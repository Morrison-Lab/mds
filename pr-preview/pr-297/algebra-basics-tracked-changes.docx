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02:43:25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del w:id="3" w:author="PR Preview" w:date="2026-01-01T00:00:00Z">
        <w:r>
          <w:delText xml:space="preserve">Show that</w:delText>
        </w:r>
      </w:del>
      <w:del w:id="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del w:id="5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3"/>
        </w:numPr>
      </w:pPr>
      <w:del w:id="6" w:author="PR Preview" w:date="2026-01-01T00:00:00Z">
        <w:r>
          <w:delText xml:space="preserve">Use part 1 to show that</w:delText>
        </w:r>
      </w:del>
      <w:del w:id="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for every</w:delText>
        </w:r>
      </w:del>
      <w:del w:id="10" w:author="PR Preview" w:date="2026-01-01T00:00:00Z">
        <w:r>
          <w:delText xml:space="preserve"> </w:delText>
        </w:r>
      </w:del>
      <m:oMath>
        <m:r>
          <m:t>x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in the interval</w:delText>
        </w:r>
      </w:del>
      <w:del w:id="1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3"/>
        </w:numPr>
      </w:pPr>
      <w:ins w:id="15" w:author="PR Preview" w:date="2026-01-01T00:00:00Z">
        <w:r>
          <w:t xml:space="preserve">Factor</w:t>
        </w:r>
      </w:ins>
      <w:ins w:id="1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completely.</w:t>
        </w:r>
      </w:ins>
    </w:p>
    <w:p>
      <w:pPr>
        <w:pStyle w:val="Compact"/>
        <w:numPr>
          <w:ilvl w:val="0"/>
          <w:numId w:val="1013"/>
        </w:numPr>
      </w:pPr>
      <w:ins w:id="19" w:author="PR Preview" w:date="2026-01-01T00:00:00Z">
        <w:r>
          <w:t xml:space="preserve">Use part 1 to compare</w:t>
        </w:r>
      </w:ins>
      <w:ins w:id="2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with</w:t>
        </w:r>
      </w:ins>
      <w:ins w:id="2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for every</w:t>
        </w:r>
      </w:ins>
      <w:ins w:id="26" w:author="PR Preview" w:date="2026-01-01T00:00:00Z">
        <w:r>
          <w:t xml:space="preserve"> </w:t>
        </w:r>
      </w:ins>
      <m:oMath>
        <m:r>
          <m:t>x</m:t>
        </m:r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in the interval</w:t>
        </w:r>
      </w:ins>
      <w:ins w:id="2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30" w:author="PR Preview" w:date="2026-01-01T00:00:00Z">
        <w:r>
          <w:t xml:space="preserve">.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Is</w:t>
        </w:r>
      </w:ins>
      <w:ins w:id="3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larger than, smaller than, or equal to</w:t>
        </w:r>
      </w:ins>
      <w:ins w:id="3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ins w:id="37" w:author="PR Preview" w:date="2026-01-01T00:00:00Z">
        <w:r>
          <w:t xml:space="preserve">,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and for which</w:t>
        </w:r>
      </w:ins>
      <w:ins w:id="40" w:author="PR Preview" w:date="2026-01-01T00:00:00Z">
        <w:r>
          <w:t xml:space="preserve"> </w:t>
        </w:r>
      </w:ins>
      <m:oMath>
        <m:r>
          <m:t>x</m:t>
        </m:r>
      </m:oMath>
      <w:ins w:id="41" w:author="PR Preview" w:date="2026-01-01T00:00:00Z">
        <w:r>
          <w:t xml:space="preserve">?</w:t>
        </w:r>
      </w:ins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del w:id="42" w:author="PR Preview" w:date="2026-01-01T00:00:00Z">
        <w:r>
          <w:delText xml:space="preserve">For</w:delText>
        </w:r>
      </w:del>
      <w:del w:id="4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4" w:author="PR Preview" w:date="2026-01-01T00:00:00Z">
        <w:r>
          <w:delText xml:space="preserve">,</w:delText>
        </w:r>
      </w:del>
      <w:del w:id="4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and</w:delText>
        </w:r>
      </w:del>
      <w:del w:id="4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del w:id="49" w:author="PR Preview" w:date="2026-01-01T00:00:00Z">
        <w:r>
          <w:delText xml:space="preserve">,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so their product is at least</w:delText>
        </w:r>
      </w:del>
      <w:del w:id="52" w:author="PR Preview" w:date="2026-01-01T00:00:00Z">
        <w:r>
          <w:delText xml:space="preserve"> </w:delText>
        </w:r>
      </w:del>
      <m:oMath>
        <m:r>
          <m:t>0</m:t>
        </m:r>
      </m:oMath>
      <w:del w:id="53" w:author="PR Preview" w:date="2026-01-01T00:00:00Z">
        <w:r>
          <w:delText xml:space="preserve">.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By part 1,</w:delText>
        </w:r>
      </w:del>
      <w:del w:id="5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del w:id="57" w:author="PR Preview" w:date="2026-01-01T00:00:00Z">
        <w:r>
          <w:delText xml:space="preserve">,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that is,</w:delText>
        </w:r>
      </w:del>
      <w:del w:id="6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del w:id="61" w:author="PR Preview" w:date="2026-01-01T00:00:00Z">
        <w:r>
          <w:delText xml:space="preserve">.</w:delText>
        </w:r>
      </w:del>
    </w:p>
    <w:p>
      <w:pPr>
        <w:numPr>
          <w:ilvl w:val="0"/>
          <w:numId w:val="1014"/>
        </w:numPr>
      </w:pPr>
      <w:ins w:id="62" w:author="PR Preview" w:date="2026-01-01T00:00:00Z">
        <w:r>
          <w:t xml:space="preserve">For</w:t>
        </w:r>
      </w:ins>
      <w:ins w:id="6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64" w:author="PR Preview" w:date="2026-01-01T00:00:00Z">
        <w:r>
          <w:t xml:space="preserve">,</w:t>
        </w:r>
      </w:ins>
      <w:ins w:id="6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and</w:t>
        </w:r>
      </w:ins>
      <w:ins w:id="6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ins w:id="69" w:author="PR Preview" w:date="2026-01-01T00:00:00Z">
        <w:r>
          <w:t xml:space="preserve">,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so their product is at least</w:t>
        </w:r>
      </w:ins>
      <w:ins w:id="72" w:author="PR Preview" w:date="2026-01-01T00:00:00Z">
        <w:r>
          <w:t xml:space="preserve"> </w:t>
        </w:r>
      </w:ins>
      <m:oMath>
        <m:r>
          <m:t>0</m:t>
        </m:r>
      </m:oMath>
      <w:ins w:id="73" w:author="PR Preview" w:date="2026-01-01T00:00:00Z">
        <w:r>
          <w:t xml:space="preserve">.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By part 1,</w:t>
        </w:r>
      </w:ins>
      <w:ins w:id="7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ins w:id="77" w:author="PR Preview" w:date="2026-01-01T00:00:00Z">
        <w:r>
          <w:t xml:space="preserve">,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that is,</w:t>
        </w:r>
      </w:ins>
      <w:ins w:id="8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ins w:id="81" w:author="PR Preview" w:date="2026-01-01T00:00:00Z">
        <w:r>
          <w:t xml:space="preserve">.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So</w:t>
        </w:r>
      </w:ins>
      <w:ins w:id="8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is never smaller than</w:t>
        </w:r>
      </w:ins>
      <w:ins w:id="8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on</w:t>
        </w:r>
      </w:ins>
      <w:ins w:id="9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91" w:author="PR Preview" w:date="2026-01-01T00:00:00Z">
        <w:r>
          <w:t xml:space="preserve">.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It equals</w:t>
        </w:r>
      </w:ins>
      <w:ins w:id="9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only when</w:t>
        </w:r>
      </w:ins>
      <w:ins w:id="9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ins w:id="98" w:author="PR Preview" w:date="2026-01-01T00:00:00Z">
        <w:r>
          <w:t xml:space="preserve">, that is, only at</w:t>
        </w:r>
      </w:ins>
      <w:ins w:id="9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100" w:author="PR Preview" w:date="2026-01-01T00:00:00Z">
        <w:r>
          <w:t xml:space="preserve">,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and it is larger than</w:t>
        </w:r>
      </w:ins>
      <w:ins w:id="10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at every other</w:t>
        </w:r>
      </w:ins>
      <w:ins w:id="10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07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2026-10-15T09:51:57Z</dcterms:created>
  <dcterms:modified xsi:type="dcterms:W3CDTF">2026-10-15T09:51:57Z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