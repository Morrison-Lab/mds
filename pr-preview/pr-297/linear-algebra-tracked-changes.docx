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00:49:40 (PDT)</w:delText>
        </w:r>
      </w:del>
    </w:p>
    <w:p>
      <w:pPr>
        <w:pStyle w:val="Date"/>
      </w:pPr>
      <w:ins w:id="2" w:author="PR Preview" w:date="2026-01-01T00:00:00Z">
        <w:r>
          <w:t xml:space="preserve">Last modified: 2026-10-15 02:43:25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2026-10-15T10:21:14Z</dcterms:created>
  <dcterms:modified xsi:type="dcterms:W3CDTF">2026-10-15T10:21:14Z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02:43:25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