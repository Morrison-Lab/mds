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Inner Products and Orthogonality</w:t>
      </w:r>
    </w:p>
    <w:p>
      <w:pPr>
        <w:pStyle w:val="Date"/>
      </w:pPr>
      <w:del w:id="1" w:author="PR Preview" w:date="2026-01-01T00:00:00Z">
        <w:r>
          <w:delText xml:space="preserve">Last modified: 2026-10-15 00:49:40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2026-10-15 02:43:25 (PDT)</w:t>
        </w:r>
      </w:ins>
    </w:p>
    <w:bookmarkStart w:id="24" w:name="sec-inner-products"/>
    <w:p>
      <w:pPr>
        <w:pStyle w:val="Heading2"/>
      </w:pPr>
      <w:r>
        <w:t xml:space="preserve">1 Inner products</w:t>
      </w:r>
    </w:p>
    <w:bookmarkStart w:id="9" w:name="def-inner-product"/>
    <w:p>
      <w:pPr>
        <w:pStyle w:val="FirstParagraph"/>
      </w:pPr>
      <w:r>
        <w:rPr>
          <w:b/>
          <w:bCs/>
        </w:rPr>
        <w:t xml:space="preserve">Definition 1 (Inner product)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inner product</w:t>
      </w:r>
      <w:r>
        <w:t xml:space="preserve"> </w:t>
      </w:r>
      <w:r>
        <w:t xml:space="preserve">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a function</w:t>
      </w:r>
      <w:r>
        <w:t xml:space="preserve"> </w:t>
      </w:r>
      <w:r>
        <w:t xml:space="preserve">that assigns to each ordered pair of vectors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 real number</w:t>
      </w:r>
      <w:r>
        <w:t xml:space="preserve"> </w:t>
      </w:r>
      <m:oMath>
        <m:d>
          <m:dPr>
            <m:begChr m:val="⟨"/>
            <m:sepChr m:val=""/>
            <m:endChr m:val="⟩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,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</m:oMath>
      <w:r>
        <w:t xml:space="preserve">,</w:t>
      </w:r>
      <w:r>
        <w:t xml:space="preserve"> </w:t>
      </w:r>
      <w:r>
        <w:t xml:space="preserve">and that has the following four properties</w:t>
      </w:r>
      <w:r>
        <w:t xml:space="preserve"> </w:t>
      </w:r>
      <w:r>
        <w:t xml:space="preserve">for all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 all real numbers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</m:oMath>
      <w:r>
        <w:t xml:space="preserve">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positivity</w:t>
      </w:r>
      <w:r>
        <w:t xml:space="preserve">:</w:t>
      </w:r>
      <w:r>
        <w:t xml:space="preserve"> </w:t>
      </w:r>
      <m:oMath>
        <m:d>
          <m:dPr>
            <m:begChr m:val="⟨"/>
            <m:sepChr m:val=""/>
            <m:endChr m:val="⟩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,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rPr>
            <m:sty m:val="p"/>
          </m:rPr>
          <m:t>≥</m:t>
        </m:r>
        <m:r>
          <m:t>0</m:t>
        </m:r>
      </m:oMath>
      <w:r>
        <w:t xml:space="preserve">;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definiteness</w:t>
      </w:r>
      <w:r>
        <w:t xml:space="preserve">:</w:t>
      </w:r>
      <w:r>
        <w:t xml:space="preserve"> </w:t>
      </w:r>
      <m:oMath>
        <m:d>
          <m:dPr>
            <m:begChr m:val="⟨"/>
            <m:sepChr m:val=""/>
            <m:endChr m:val="⟩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,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if and only if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p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;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linearity in the first slot</w:t>
      </w:r>
      <w:r>
        <w:t xml:space="preserve">:</w:t>
      </w:r>
      <w:r>
        <w:t xml:space="preserve"> </w:t>
      </w:r>
      <m:oMath>
        <m:d>
          <m:dPr>
            <m:begChr m:val="⟨"/>
            <m:sepChr m:val=""/>
            <m:endChr m:val="⟩"/>
            <m:grow/>
          </m:dPr>
          <m:e>
            <m:r>
              <m:t>a</m:t>
            </m:r>
            <m:r>
              <m:t> 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+</m:t>
            </m:r>
            <m:r>
              <m:t>b</m:t>
            </m:r>
            <m:r>
              <m:t> </m:t>
            </m:r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,</m:t>
            </m:r>
            <m:acc>
              <m:accPr>
                <m:chr m:val="̃"/>
              </m:accPr>
              <m:e>
                <m:r>
                  <m:t>z</m:t>
                </m:r>
              </m:e>
            </m:acc>
          </m:e>
        </m:d>
        <m:r>
          <m:rPr>
            <m:sty m:val="p"/>
          </m:rPr>
          <m:t>=</m:t>
        </m:r>
        <m:r>
          <m:t>a</m:t>
        </m:r>
        <m:r>
          <m:t> </m:t>
        </m:r>
        <m:d>
          <m:dPr>
            <m:begChr m:val="⟨"/>
            <m:sepChr m:val=""/>
            <m:endChr m:val="⟩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,</m:t>
            </m:r>
            <m:acc>
              <m:accPr>
                <m:chr m:val="̃"/>
              </m:accPr>
              <m:e>
                <m:r>
                  <m:t>z</m:t>
                </m:r>
              </m:e>
            </m:acc>
          </m:e>
        </m:d>
        <m:r>
          <m:rPr>
            <m:sty m:val="p"/>
          </m:rPr>
          <m:t>+</m:t>
        </m:r>
        <m:r>
          <m:t>b</m:t>
        </m:r>
        <m:r>
          <m:t> </m:t>
        </m:r>
        <m:d>
          <m:dPr>
            <m:begChr m:val="⟨"/>
            <m:sepChr m:val=""/>
            <m:endChr m:val="⟩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,</m:t>
            </m:r>
            <m:acc>
              <m:accPr>
                <m:chr m:val="̃"/>
              </m:accPr>
              <m:e>
                <m:r>
                  <m:t>z</m:t>
                </m:r>
              </m:e>
            </m:acc>
          </m:e>
        </m:d>
      </m:oMath>
      <w:r>
        <w:t xml:space="preserve">;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symmetry</w:t>
      </w:r>
      <w:r>
        <w:t xml:space="preserve">:</w:t>
      </w:r>
      <w:r>
        <w:t xml:space="preserve"> </w:t>
      </w:r>
      <m:oMath>
        <m:d>
          <m:dPr>
            <m:begChr m:val="⟨"/>
            <m:sepChr m:val=""/>
            <m:endChr m:val="⟩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,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r>
          <m:rPr>
            <m:sty m:val="p"/>
          </m:rPr>
          <m:t>=</m:t>
        </m:r>
        <m:d>
          <m:dPr>
            <m:begChr m:val="⟨"/>
            <m:sepChr m:val=""/>
            <m:endChr m:val="⟩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,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</m:oMath>
      <w:r>
        <w:t xml:space="preserve">.</w:t>
      </w:r>
    </w:p>
    <w:bookmarkEnd w:id="9"/>
    <w:bookmarkStart w:id="10" w:name="rem-inner-product-other-sources"/>
    <w:p>
      <w:pPr>
        <w:pStyle w:val="FirstParagraph"/>
      </w:pPr>
      <w:r>
        <w:rPr>
          <w:i/>
          <w:iCs/>
        </w:rPr>
        <w:t xml:space="preserve">Remark 1</w:t>
      </w:r>
      <w:r>
        <w:t xml:space="preserve"> (The definition in other sources). </w:t>
      </w:r>
      <w:r>
        <w:t xml:space="preserve">Axler (2024, Definition 6.2, p. 183)</w:t>
      </w:r>
      <w:r>
        <w:t xml:space="preserve"> </w:t>
      </w:r>
      <w:r>
        <w:t xml:space="preserve">states the same definition</w:t>
      </w:r>
      <w:r>
        <w:t xml:space="preserve"> </w:t>
      </w:r>
      <w:r>
        <w:t xml:space="preserve">for any vector space over the real or complex numbers.</w:t>
      </w:r>
      <w:r>
        <w:t xml:space="preserve"> </w:t>
      </w:r>
      <w:r>
        <w:t xml:space="preserve">Axler splits linearity in the first slot into additivity and homogeneity,</w:t>
      </w:r>
      <w:r>
        <w:t xml:space="preserve"> </w:t>
      </w:r>
      <w:r>
        <w:t xml:space="preserve">and his last property is</w:t>
      </w:r>
      <w:r>
        <w:t xml:space="preserve"> </w:t>
      </w:r>
      <w:r>
        <w:rPr>
          <w:i/>
          <w:iCs/>
        </w:rPr>
        <w:t xml:space="preserve">conjugate</w:t>
      </w:r>
      <w:r>
        <w:t xml:space="preserve"> </w:t>
      </w:r>
      <w:r>
        <w:t xml:space="preserve">symmetry,</w:t>
      </w:r>
      <w:r>
        <w:t xml:space="preserve"> </w:t>
      </w:r>
      <m:oMath>
        <m:d>
          <m:dPr>
            <m:begChr m:val="⟨"/>
            <m:sepChr m:val=""/>
            <m:endChr m:val="⟩"/>
            <m:grow/>
          </m:dPr>
          <m:e>
            <m:acc>
              <m:accPr>
                <m:chr m:val="̃"/>
              </m:accPr>
              <m:e>
                <m:r>
                  <m:t>u</m:t>
                </m:r>
              </m:e>
            </m:acc>
            <m:r>
              <m:rPr>
                <m:sty m:val="p"/>
              </m:rPr>
              <m:t>,</m:t>
            </m:r>
            <m:acc>
              <m:accPr>
                <m:chr m:val="̃"/>
              </m:accPr>
              <m:e>
                <m:r>
                  <m:t>v</m:t>
                </m:r>
              </m:e>
            </m:acc>
          </m:e>
        </m:d>
        <m:r>
          <m:rPr>
            <m:sty m:val="p"/>
          </m:rPr>
          <m:t>=</m:t>
        </m:r>
        <m:bar>
          <m:barPr>
            <m:pos m:val="top"/>
          </m:barPr>
          <m:e>
            <m:d>
              <m:dPr>
                <m:begChr m:val="⟨"/>
                <m:sepChr m:val=""/>
                <m:endChr m:val="⟩"/>
                <m:grow/>
              </m:dPr>
              <m:e>
                <m:acc>
                  <m:accPr>
                    <m:chr m:val="̃"/>
                  </m:accPr>
                  <m:e>
                    <m:r>
                      <m:t>v</m:t>
                    </m:r>
                  </m:e>
                </m:acc>
                <m:r>
                  <m:rPr>
                    <m:sty m:val="p"/>
                  </m:rPr>
                  <m:t>,</m:t>
                </m:r>
                <m:acc>
                  <m:accPr>
                    <m:chr m:val="̃"/>
                  </m:accPr>
                  <m:e>
                    <m:r>
                      <m:t>u</m:t>
                    </m:r>
                  </m:e>
                </m:acc>
              </m:e>
            </m:d>
          </m:e>
        </m:bar>
      </m:oMath>
      <w:r>
        <w:t xml:space="preserve">,</w:t>
      </w:r>
      <w:r>
        <w:t xml:space="preserve"> </w:t>
      </w:r>
      <w:r>
        <w:t xml:space="preserve">which for real numbers is the same as symmetry.</w:t>
      </w:r>
      <w:r>
        <w:t xml:space="preserve"> </w:t>
      </w:r>
      <w:r>
        <w:t xml:space="preserve">Symmetry and linearity in the first slot together give linearity in the second slot.</w:t>
      </w:r>
    </w:p>
    <w:bookmarkEnd w:id="10"/>
    <w:bookmarkStart w:id="13" w:name="exm-dot-product-inner-product"/>
    <w:p>
      <w:pPr>
        <w:pStyle w:val="BodyText"/>
      </w:pPr>
      <w:r>
        <w:rPr>
          <w:b/>
          <w:bCs/>
        </w:rPr>
        <w:t xml:space="preserve">Example 1 (The dot product is an inner product)</w:t>
      </w:r>
      <w:r>
        <w:t xml:space="preserve"> </w:t>
      </w:r>
      <w:r>
        <w:t xml:space="preserve">The dot product (1) is an inner product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w:r>
        <w:t xml:space="preserve">called the</w:t>
      </w:r>
      <w:r>
        <w:t xml:space="preserve"> </w:t>
      </w:r>
      <w:r>
        <w:rPr>
          <w:b/>
          <w:bCs/>
        </w:rPr>
        <w:t xml:space="preserve">Euclidean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standard</w:t>
      </w:r>
      <w:r>
        <w:t xml:space="preserve"> </w:t>
      </w:r>
      <w:r>
        <w:t xml:space="preserve">inner product.</w:t>
      </w:r>
      <w:r>
        <w:t xml:space="preserve"> </w:t>
      </w:r>
      <w:r>
        <w:t xml:space="preserve">Each of the four properties in</w:t>
      </w:r>
      <w:r>
        <w:t xml:space="preserve"> </w:t>
      </w:r>
      <w:hyperlink w:anchor="def-inner-product">
        <w:r>
          <w:rPr>
            <w:rStyle w:val="Hyperlink"/>
          </w:rPr>
          <w:t xml:space="preserve">Definition 1</w:t>
        </w:r>
      </w:hyperlink>
      <w:r>
        <w:t xml:space="preserve"> </w:t>
      </w:r>
      <w:r>
        <w:t xml:space="preserve">holds: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positivity</w:t>
      </w:r>
      <w:r>
        <w:t xml:space="preserve">: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p</m:t>
            </m:r>
          </m:sup>
          <m:e>
            <m:sSubSup>
              <m:e>
                <m:r>
                  <m:t>x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nary>
      </m:oMath>
      <w:r>
        <w:t xml:space="preserve"> </w:t>
      </w:r>
      <w:r>
        <w:t xml:space="preserve">is a sum of squares, so it is at least</w:t>
      </w:r>
      <w:r>
        <w:t xml:space="preserve"> </w:t>
      </w:r>
      <m:oMath>
        <m:r>
          <m:t>0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definiteness</w:t>
      </w:r>
      <w:r>
        <w:t xml:space="preserve">: a sum of squares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exactly when every term is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exactly when every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that is, when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p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linearity in the first slot</w:t>
      </w:r>
      <w:r>
        <w:t xml:space="preserve">: this property is the first-slot half of</w:t>
      </w:r>
      <w:r>
        <w:t xml:space="preserve"> </w:t>
      </w:r>
      <w:hyperlink r:id="rId11">
        <w:r>
          <w:rPr>
            <w:rStyle w:val="Hyperlink"/>
          </w:rPr>
          <w:t xml:space="preserve">Theorem 5 in Direct Sums and Orthogonal Complements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symmetry</w:t>
      </w:r>
      <w:r>
        <w:t xml:space="preserve">: this property is</w:t>
      </w:r>
      <w:r>
        <w:t xml:space="preserve"> </w:t>
      </w:r>
      <w:hyperlink r:id="rId12">
        <w:r>
          <w:rPr>
            <w:rStyle w:val="Hyperlink"/>
          </w:rPr>
          <w:t xml:space="preserve">Theorem 1 in Vectors</w:t>
        </w:r>
      </w:hyperlink>
      <w:r>
        <w:t xml:space="preserve">.</w:t>
      </w:r>
    </w:p>
    <w:p>
      <w:pPr>
        <w:pStyle w:val="FirstParagraph"/>
      </w:pPr>
      <w:r>
        <w:t xml:space="preserve">For instance, with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dot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which is positive, as positivity and definiteness require of a nonzero vector.</w:t>
      </w:r>
    </w:p>
    <w:bookmarkEnd w:id="13"/>
    <w:bookmarkStart w:id="15" w:name="def-inner-product-space"/>
    <w:p>
      <w:pPr>
        <w:pStyle w:val="BodyText"/>
      </w:pPr>
      <w:r>
        <w:rPr>
          <w:b/>
          <w:bCs/>
        </w:rPr>
        <w:t xml:space="preserve">Definition 2 (Inner product space)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inner product space</w:t>
      </w:r>
      <w:r>
        <w:t xml:space="preserve"> </w:t>
      </w:r>
      <w:r>
        <w:t xml:space="preserve">is a vector space equipped with an inner product (</w:t>
      </w:r>
      <w:hyperlink w:anchor="def-inner-product">
        <w:r>
          <w:rPr>
            <w:rStyle w:val="Hyperlink"/>
          </w:rPr>
          <w:t xml:space="preserve">Definition 1</w:t>
        </w:r>
      </w:hyperlink>
      <w:r>
        <w:t xml:space="preserve">).</w:t>
      </w:r>
      <w:r>
        <w:t xml:space="preserve"> </w:t>
      </w:r>
      <w:r>
        <w:t xml:space="preserve">For vectors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r:id="rId14">
        <w:r>
          <w:rPr>
            <w:rStyle w:val="Hyperlink"/>
          </w:rPr>
          <w:t xml:space="preserve">Definition 2 in Vectors</w:t>
        </w:r>
      </w:hyperlink>
      <w:r>
        <w:t xml:space="preserve">),</w:t>
      </w:r>
      <w:r>
        <w:t xml:space="preserve"> </w:t>
      </w:r>
      <w:r>
        <w:t xml:space="preserve">the pair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,</m:t>
        </m:r>
        <m:d>
          <m:dPr>
            <m:begChr m:val="⟨"/>
            <m:sepChr m:val=""/>
            <m:endChr m:val="⟩"/>
            <m:grow/>
          </m:dPr>
          <m:e>
            <m:r>
              <m:rPr>
                <m:sty m:val="p"/>
              </m:rPr>
              <m:t>⋅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⋅</m:t>
            </m:r>
          </m:e>
        </m:d>
        <m:r>
          <m:rPr>
            <m:sty m:val="p"/>
          </m:rPr>
          <m:t>)</m:t>
        </m:r>
      </m:oMath>
      <w:r>
        <w:t xml:space="preserve"> </w:t>
      </w:r>
      <w:r>
        <w:t xml:space="preserve">is a real inner product space.</w:t>
      </w:r>
    </w:p>
    <w:bookmarkEnd w:id="15"/>
    <w:bookmarkStart w:id="16" w:name="exm-inner-product-space"/>
    <w:p>
      <w:pPr>
        <w:pStyle w:val="BodyText"/>
      </w:pPr>
      <w:r>
        <w:rPr>
          <w:b/>
          <w:bCs/>
        </w:rPr>
        <w:t xml:space="preserve">Example 2 (Real coordinate space as an inner product space)</w:t>
      </w:r>
      <w:r>
        <w:t xml:space="preserve"> </w:t>
      </w:r>
      <w:r>
        <w:t xml:space="preserve">The Euclidean space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equipped with the standard dot product (1)</w:t>
      </w:r>
      <w:r>
        <w:t xml:space="preserve"> </w:t>
      </w:r>
      <w:r>
        <w:t xml:space="preserve">is an inner product space, because the dot product satisfies the four inner product axioms (</w:t>
      </w:r>
      <w:hyperlink w:anchor="exm-dot-product-inner-product">
        <w:r>
          <w:rPr>
            <w:rStyle w:val="Hyperlink"/>
          </w:rPr>
          <w:t xml:space="preserve">Example 1</w:t>
        </w:r>
      </w:hyperlink>
      <w:r>
        <w:t xml:space="preserve">).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, any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squared norm</w:t>
      </w:r>
      <w:r>
        <w:t xml:space="preserve"> </w:t>
      </w:r>
      <m:oMath>
        <m:d>
          <m:dPr>
            <m:begChr m:val="⟨"/>
            <m:sepChr m:val=""/>
            <m:endChr m:val="⟩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,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which is zero if and only if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Equipping the same vector space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with different inner products</w:t>
      </w:r>
      <w:r>
        <w:t xml:space="preserve"> </w:t>
      </w:r>
      <w:r>
        <w:t xml:space="preserve">yields different inner product spaces with different geometric notions of angle and distance on the same set of vectors.</w:t>
      </w:r>
    </w:p>
    <w:bookmarkEnd w:id="16"/>
    <w:bookmarkStart w:id="17" w:name="exm-weighted-inner-product"/>
    <w:p>
      <w:pPr>
        <w:pStyle w:val="BodyText"/>
      </w:pPr>
      <w:r>
        <w:rPr>
          <w:b/>
          <w:bCs/>
        </w:rPr>
        <w:t xml:space="preserve">Example 3 (A weighted inner product)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c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a vector of positive numbers, and define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d>
                <m:dPr>
                  <m:begChr m:val="⟨"/>
                  <m:sepChr m:val=""/>
                  <m:endChr m:val="⟩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,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</m:e>
            <m:sub>
              <m:acc>
                <m:accPr>
                  <m:chr m:val="̃"/>
                </m:accPr>
                <m:e>
                  <m:r>
                    <m:t>c</m:t>
                  </m:r>
                </m:e>
              </m:acc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p</m:t>
              </m:r>
            </m:sup>
            <m:e>
              <m:sSub>
                <m:e>
                  <m:r>
                    <m:t>c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t> 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This function is also an inner product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(Axler 2024, Example 6.3(b), p. 184)</w:t>
      </w:r>
      <w:r>
        <w:t xml:space="preserve">: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positivity</w:t>
      </w:r>
      <w:r>
        <w:t xml:space="preserve">:</w:t>
      </w:r>
      <w:r>
        <w:t xml:space="preserve"> </w:t>
      </w:r>
      <m:oMath>
        <m:sSub>
          <m:e>
            <m:d>
              <m:dPr>
                <m:begChr m:val="⟨"/>
                <m:sepChr m:val=""/>
                <m:endChr m:val="⟩"/>
                <m:grow/>
              </m:dPr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  <m:r>
                  <m:rPr>
                    <m:sty m:val="p"/>
                  </m:rPr>
                  <m:t>,</m:t>
                </m:r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</m:d>
          </m:e>
          <m:sub>
            <m:acc>
              <m:accPr>
                <m:chr m:val="̃"/>
              </m:accPr>
              <m:e>
                <m:r>
                  <m:t>c</m:t>
                </m:r>
              </m:e>
            </m:acc>
          </m:sub>
        </m:sSub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p</m:t>
            </m:r>
          </m:sup>
          <m:e>
            <m:sSub>
              <m:e>
                <m:r>
                  <m:t>c</m:t>
                </m:r>
              </m:e>
              <m:sub>
                <m:r>
                  <m:t>i</m:t>
                </m:r>
              </m:sub>
            </m:sSub>
          </m:e>
        </m:nary>
        <m:r>
          <m:t> </m:t>
        </m:r>
        <m:sSubSup>
          <m:e>
            <m:r>
              <m:t>x</m:t>
            </m:r>
          </m:e>
          <m:sub>
            <m:r>
              <m:t>i</m:t>
            </m:r>
          </m:sub>
          <m:sup>
            <m:r>
              <m:t>2</m:t>
            </m:r>
          </m:sup>
        </m:sSubSup>
      </m:oMath>
      <w:r>
        <w:t xml:space="preserve">,</w:t>
      </w:r>
      <w:r>
        <w:t xml:space="preserve"> </w:t>
      </w:r>
      <w:r>
        <w:t xml:space="preserve">and each term</w:t>
      </w:r>
      <w:r>
        <w:t xml:space="preserve"> </w:t>
      </w:r>
      <m:oMath>
        <m:sSub>
          <m:e>
            <m:r>
              <m:t>c</m:t>
            </m:r>
          </m:e>
          <m:sub>
            <m:r>
              <m:t>i</m:t>
            </m:r>
          </m:sub>
        </m:sSub>
        <m:r>
          <m:t> </m:t>
        </m:r>
        <m:sSubSup>
          <m:e>
            <m:r>
              <m:t>x</m:t>
            </m:r>
          </m:e>
          <m:sub>
            <m:r>
              <m:t>i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is a positive number times a square, so the sum is at least</w:t>
      </w:r>
      <w:r>
        <w:t xml:space="preserve"> </w:t>
      </w:r>
      <m:oMath>
        <m:r>
          <m:t>0</m:t>
        </m:r>
      </m:oMath>
      <w:r>
        <w:t xml:space="preserve">;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definiteness</w:t>
      </w:r>
      <w:r>
        <w:t xml:space="preserve">: a sum of nonnegative terms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exactly when every term is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c</m:t>
            </m:r>
          </m:e>
          <m:sub>
            <m:r>
              <m:t>i</m:t>
            </m:r>
          </m:sub>
        </m:sSub>
        <m:r>
          <m:t> </m:t>
        </m:r>
        <m:sSubSup>
          <m:e>
            <m:r>
              <m:t>x</m:t>
            </m:r>
          </m:e>
          <m:sub>
            <m:r>
              <m:t>i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exactly when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because</w:t>
      </w:r>
      <w:r>
        <w:t xml:space="preserve"> </w:t>
      </w:r>
      <m:oMath>
        <m:sSub>
          <m:e>
            <m:r>
              <m:t>c</m:t>
            </m:r>
          </m:e>
          <m:sub>
            <m:r>
              <m:t>i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;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d>
              <m:dPr>
                <m:begChr m:val="⟨"/>
                <m:sepChr m:val=""/>
                <m:endChr m:val="⟩"/>
                <m:grow/>
              </m:dPr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  <m:r>
                  <m:rPr>
                    <m:sty m:val="p"/>
                  </m:rPr>
                  <m:t>,</m:t>
                </m:r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</m:d>
          </m:e>
          <m:sub>
            <m:acc>
              <m:accPr>
                <m:chr m:val="̃"/>
              </m:accPr>
              <m:e>
                <m:r>
                  <m:t>c</m:t>
                </m:r>
              </m:e>
            </m:acc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exactly when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p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;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linearity in the first slot</w:t>
      </w:r>
      <w:r>
        <w:t xml:space="preserve">: see the derivation after this list;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symmetry</w:t>
      </w:r>
      <w:r>
        <w:t xml:space="preserve">:</w:t>
      </w:r>
      <w:r>
        <w:t xml:space="preserve"> </w:t>
      </w:r>
      <m:oMath>
        <m:sSub>
          <m:e>
            <m:r>
              <m:t>c</m:t>
            </m:r>
          </m:e>
          <m:sub>
            <m:r>
              <m:t>i</m:t>
            </m:r>
          </m:sub>
        </m:sSub>
        <m:r>
          <m:t> </m:t>
        </m:r>
        <m:sSub>
          <m:e>
            <m:r>
              <m:t>x</m:t>
            </m:r>
          </m:e>
          <m:sub>
            <m:r>
              <m:t>i</m:t>
            </m:r>
          </m:sub>
        </m:sSub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c</m:t>
            </m:r>
          </m:e>
          <m:sub>
            <m:r>
              <m:t>i</m:t>
            </m:r>
          </m:sub>
        </m:sSub>
        <m:r>
          <m:t> </m:t>
        </m:r>
        <m:sSub>
          <m:e>
            <m:r>
              <m:t>y</m:t>
            </m:r>
          </m:e>
          <m:sub>
            <m:r>
              <m:t>i</m:t>
            </m:r>
          </m:sub>
        </m:sSub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 each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d>
              <m:dPr>
                <m:begChr m:val="⟨"/>
                <m:sepChr m:val=""/>
                <m:endChr m:val="⟩"/>
                <m:grow/>
              </m:dPr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  <m:r>
                  <m:rPr>
                    <m:sty m:val="p"/>
                  </m:rPr>
                  <m:t>,</m:t>
                </m:r>
                <m:acc>
                  <m:accPr>
                    <m:chr m:val="̃"/>
                  </m:accPr>
                  <m:e>
                    <m:r>
                      <m:t>y</m:t>
                    </m:r>
                  </m:e>
                </m:acc>
              </m:e>
            </m:d>
          </m:e>
          <m:sub>
            <m:acc>
              <m:accPr>
                <m:chr m:val="̃"/>
              </m:accPr>
              <m:e>
                <m:r>
                  <m:t>c</m:t>
                </m:r>
              </m:e>
            </m:acc>
          </m:sub>
        </m:sSub>
        <m:r>
          <m:rPr>
            <m:sty m:val="p"/>
          </m:rPr>
          <m:t>=</m:t>
        </m:r>
        <m:sSub>
          <m:e>
            <m:d>
              <m:dPr>
                <m:begChr m:val="⟨"/>
                <m:sepChr m:val=""/>
                <m:endChr m:val="⟩"/>
                <m:grow/>
              </m:dPr>
              <m:e>
                <m:acc>
                  <m:accPr>
                    <m:chr m:val="̃"/>
                  </m:accPr>
                  <m:e>
                    <m:r>
                      <m:t>y</m:t>
                    </m:r>
                  </m:e>
                </m:acc>
                <m:r>
                  <m:rPr>
                    <m:sty m:val="p"/>
                  </m:rPr>
                  <m:t>,</m:t>
                </m:r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</m:d>
          </m:e>
          <m:sub>
            <m:acc>
              <m:accPr>
                <m:chr m:val="̃"/>
              </m:accPr>
              <m:e>
                <m:r>
                  <m:t>c</m:t>
                </m:r>
              </m:e>
            </m:acc>
          </m:sub>
        </m:sSub>
      </m:oMath>
      <w:r>
        <w:t xml:space="preserve">.</w:t>
      </w:r>
    </w:p>
    <w:p>
      <w:pPr>
        <w:pStyle w:val="FirstParagraph"/>
      </w:pPr>
      <w:r>
        <w:t xml:space="preserve">For linearity in the first slot,</w:t>
      </w:r>
      <w:r>
        <w:t xml:space="preserve"> </w:t>
      </w:r>
      <w:r>
        <w:t xml:space="preserve">take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 real numbers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d>
                    <m:dPr>
                      <m:begChr m:val="⟨"/>
                      <m:sepChr m:val=""/>
                      <m:endChr m:val="⟩"/>
                      <m:grow/>
                    </m:dPr>
                    <m:e>
                      <m:r>
                        <m:t>a</m:t>
                      </m:r>
                      <m:r>
                        <m:t> 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  <m:r>
                        <m:t> </m:t>
                      </m:r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rPr>
                          <m:sty m:val="p"/>
                        </m:rPr>
                        <m:t>,</m:t>
                      </m:r>
                      <m:acc>
                        <m:accPr>
                          <m:chr m:val="̃"/>
                        </m:accPr>
                        <m:e>
                          <m:r>
                            <m:t>z</m:t>
                          </m:r>
                        </m:e>
                      </m:acc>
                    </m:e>
                  </m:d>
                </m:e>
                <m:sub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 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</m:sub>
              </m:sSub>
              <m:r>
                <m:t> </m:t>
              </m:r>
              <m:sSub>
                <m:e>
                  <m:r>
                    <m:t>z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d>
                    <m:dPr>
                      <m:begChr m:val="⟨"/>
                      <m:sepChr m:val=""/>
                      <m:endChr m:val="⟩"/>
                      <m:grow/>
                    </m:dPr>
                    <m:e>
                      <m:r>
                        <m:rPr>
                          <m:sty m:val="p"/>
                        </m:rPr>
                        <m:t>⋅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rPr>
                          <m:sty m:val="p"/>
                        </m:rPr>
                        <m:t>⋅</m:t>
                      </m:r>
                    </m:e>
                  </m:d>
                </m:e>
                <m:sub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 </m:t>
              </m:r>
              <m:r>
                <m:rPr>
                  <m:sty m:val="p"/>
                </m:rPr>
                <m:t>(</m:t>
              </m:r>
              <m:r>
                <m:t>a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b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r>
                    <m:t>z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6 in Matrices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Definition 6 in Vectors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a</m:t>
                  </m:r>
                  <m:r>
                    <m:t> </m:t>
                  </m:r>
                  <m:sSub>
                    <m:e>
                      <m:r>
                        <m:t>c</m:t>
                      </m:r>
                    </m:e>
                    <m:sub>
                      <m:r>
                        <m:t>i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sSub>
                    <m:e>
                      <m:r>
                        <m:t>z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r>
                    <m:t> </m:t>
                  </m:r>
                  <m:sSub>
                    <m:e>
                      <m:r>
                        <m:t>c</m:t>
                      </m:r>
                    </m:e>
                    <m:sub>
                      <m:r>
                        <m:t>i</m:t>
                      </m:r>
                    </m:sub>
                  </m:sSub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sSub>
                    <m:e>
                      <m:r>
                        <m:t>z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(distribute, and commute the factors in each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r>
                    <m:t>a</m:t>
                  </m:r>
                </m:e>
              </m:nary>
              <m:r>
                <m:t> </m:t>
              </m:r>
              <m:sSub>
                <m:e>
                  <m:r>
                    <m:t>c</m:t>
                  </m:r>
                </m:e>
                <m:sub>
                  <m:r>
                    <m:t>i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b>
                <m:e>
                  <m:r>
                    <m:t>z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r>
                    <m:t>b</m:t>
                  </m:r>
                </m:e>
              </m:nary>
              <m:r>
                <m:t> </m:t>
              </m:r>
              <m:sSub>
                <m:e>
                  <m:r>
                    <m:t>c</m:t>
                  </m:r>
                </m:e>
                <m:sub>
                  <m:r>
                    <m:t>i</m:t>
                  </m:r>
                </m:sub>
              </m:sSub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sSub>
                <m:e>
                  <m:r>
                    <m:t>z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finite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b>
                <m:e>
                  <m:r>
                    <m:t>z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b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sSub>
                <m:e>
                  <m:r>
                    <m:t>z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r>
                <m:t>a</m:t>
              </m:r>
              <m:r>
                <m:rPr>
                  <m:nor/>
                  <m:sty m:val="p"/>
                </m:rPr>
                <m:t> and </m:t>
              </m:r>
              <m:r>
                <m:t>b</m:t>
              </m:r>
              <m:r>
                <m:rPr>
                  <m:nor/>
                  <m:sty m:val="p"/>
                </m:rPr>
                <m:t> out of the sums)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 </m:t>
              </m:r>
              <m:sSub>
                <m:e>
                  <m:d>
                    <m:dPr>
                      <m:begChr m:val="⟨"/>
                      <m:sepChr m:val=""/>
                      <m:endChr m:val="⟩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,</m:t>
                      </m:r>
                      <m:acc>
                        <m:accPr>
                          <m:chr m:val="̃"/>
                        </m:accPr>
                        <m:e>
                          <m:r>
                            <m:t>z</m:t>
                          </m:r>
                        </m:e>
                      </m:acc>
                    </m:e>
                  </m:d>
                </m:e>
                <m:sub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</m:sub>
              </m:sSub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sSub>
                <m:e>
                  <m:d>
                    <m:dPr>
                      <m:begChr m:val="⟨"/>
                      <m:sepChr m:val=""/>
                      <m:endChr m:val="⟩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rPr>
                          <m:sty m:val="p"/>
                        </m:rPr>
                        <m:t>,</m:t>
                      </m:r>
                      <m:acc>
                        <m:accPr>
                          <m:chr m:val="̃"/>
                        </m:accPr>
                        <m:e>
                          <m:r>
                            <m:t>z</m:t>
                          </m:r>
                        </m:e>
                      </m:acc>
                    </m:e>
                  </m:d>
                </m:e>
                <m:sub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d>
                    <m:dPr>
                      <m:begChr m:val="⟨"/>
                      <m:sepChr m:val=""/>
                      <m:endChr m:val="⟩"/>
                      <m:grow/>
                    </m:dPr>
                    <m:e>
                      <m:r>
                        <m:rPr>
                          <m:sty m:val="p"/>
                        </m:rPr>
                        <m:t>⋅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rPr>
                          <m:sty m:val="p"/>
                        </m:rPr>
                        <m:t>⋅</m:t>
                      </m:r>
                    </m:e>
                  </m:d>
                </m:e>
                <m:sub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Different inner products can give different numbers for the same pair of vectors.</w:t>
      </w:r>
      <w:r>
        <w:t xml:space="preserve"> </w:t>
      </w:r>
      <w:r>
        <w:t xml:space="preserve">With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c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4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d>
                    <m:dPr>
                      <m:begChr m:val="⟨"/>
                      <m:sepChr m:val=""/>
                      <m:endChr m:val="⟩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,</m:t>
                      </m:r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</m:e>
                <m:sub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3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d>
                    <m:dPr>
                      <m:begChr m:val="⟨"/>
                      <m:sepChr m:val=""/>
                      <m:endChr m:val="⟩"/>
                      <m:grow/>
                    </m:dPr>
                    <m:e>
                      <m:r>
                        <m:rPr>
                          <m:sty m:val="p"/>
                        </m:rPr>
                        <m:t>⋅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rPr>
                          <m:sty m:val="p"/>
                        </m:rPr>
                        <m:t>⋅</m:t>
                      </m:r>
                    </m:e>
                  </m:d>
                </m:e>
                <m:sub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while the dot product of the same vectors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dot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bookmarkEnd w:id="17"/>
    <w:bookmarkStart w:id="19" w:name="exm-not-inner-product"/>
    <w:p>
      <w:pPr>
        <w:pStyle w:val="FirstParagraph"/>
      </w:pPr>
      <w:r>
        <w:rPr>
          <w:b/>
          <w:bCs/>
        </w:rPr>
        <w:t xml:space="preserve">Example 4 (Functions that are not inner products)</w:t>
      </w:r>
      <w:r>
        <w:t xml:space="preserve"> </w:t>
      </w:r>
      <w:r>
        <w:t xml:space="preserve">Each of these functions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some of the properties in</w:t>
      </w:r>
      <w:r>
        <w:t xml:space="preserve"> </w:t>
      </w:r>
      <w:hyperlink w:anchor="def-inner-product">
        <w:r>
          <w:rPr>
            <w:rStyle w:val="Hyperlink"/>
          </w:rPr>
          <w:t xml:space="preserve">Definition 1</w:t>
        </w:r>
      </w:hyperlink>
      <w:r>
        <w:t xml:space="preserve">, but not all four:</w:t>
      </w:r>
    </w:p>
    <w:p>
      <w:pPr>
        <w:numPr>
          <w:ilvl w:val="0"/>
          <w:numId w:val="1004"/>
        </w:numPr>
      </w:pP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x</m:t>
            </m:r>
          </m:e>
          <m:sub>
            <m:r>
              <m:t>1</m:t>
            </m:r>
          </m:sub>
        </m:sSub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2</m:t>
            </m:r>
          </m:sub>
        </m:sSub>
        <m:sSub>
          <m:e>
            <m:r>
              <m:t>y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symmetric, because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y</m:t>
            </m:r>
          </m:e>
          <m:sub>
            <m:r>
              <m:t>i</m:t>
            </m:r>
          </m:sub>
        </m:sSub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and linear in the first slot, because it is a linear combination of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with coefficients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sSub>
          <m:e>
            <m:r>
              <m:t>y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It fails positivity: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It also fails definiteness: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although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2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.</w:t>
      </w:r>
    </w:p>
    <w:p>
      <w:pPr>
        <w:numPr>
          <w:ilvl w:val="0"/>
          <w:numId w:val="1004"/>
        </w:numPr>
      </w:pPr>
      <m:oMath>
        <m:r>
          <m:t>g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x</m:t>
            </m:r>
          </m:e>
          <m:sub>
            <m:r>
              <m:t>1</m:t>
            </m:r>
          </m:sub>
        </m:sSub>
        <m:sSub>
          <m:e>
            <m:r>
              <m:t>y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symmetric and linear in the first slot, for the same reasons as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and has positivity, because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It fails definiteness: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g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although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2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.</w:t>
      </w:r>
    </w:p>
    <w:p>
      <w:pPr>
        <w:numPr>
          <w:ilvl w:val="0"/>
          <w:numId w:val="1004"/>
        </w:numPr>
      </w:pPr>
      <m:oMath>
        <m:r>
          <m:t>h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sSub>
              <m:e>
                <m:r>
                  <m:t>y</m:t>
                </m:r>
              </m:e>
              <m:sub>
                <m:r>
                  <m:t>1</m:t>
                </m:r>
              </m:sub>
            </m:sSub>
          </m:e>
        </m:d>
        <m:r>
          <m:t>​</m:t>
        </m:r>
        <m:r>
          <m:rPr>
            <m:sty m:val="p"/>
          </m:rPr>
          <m:t>+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sSub>
              <m:e>
                <m:r>
                  <m:t>y</m:t>
                </m:r>
              </m:e>
              <m:sub>
                <m:r>
                  <m:t>2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is the</w:t>
      </w:r>
      <w:r>
        <w:t xml:space="preserve"> </w:t>
      </w:r>
      <w:hyperlink r:id="rId18">
        <w:r>
          <w:rPr>
            <w:rStyle w:val="Hyperlink"/>
          </w:rPr>
          <w:t xml:space="preserve">absolute value</w:t>
        </w:r>
      </w:hyperlink>
      <w:r>
        <w:t xml:space="preserve">, is symmetric, because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has positivity and definiteness, because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is a sum of squares.</w:t>
      </w:r>
      <w:r>
        <w:t xml:space="preserve"> </w:t>
      </w:r>
      <w:r>
        <w:t xml:space="preserve">It is not linear in the first slot:</w:t>
      </w:r>
      <w:r>
        <w:t xml:space="preserve"> </w:t>
      </w:r>
      <w:r>
        <w:t xml:space="preserve">take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;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h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⋅</m:t>
                  </m:r>
                  <m:r>
                    <m:t>0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while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 </m:t>
              </m:r>
              <m:r>
                <m:t>h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⋅</m:t>
                  </m:r>
                  <m:r>
                    <m:t>0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9"/>
    <w:bookmarkStart w:id="20" w:name="def-orthogonal-inner-product"/>
    <w:p>
      <w:pPr>
        <w:pStyle w:val="FirstParagraph"/>
      </w:pPr>
      <w:r>
        <w:rPr>
          <w:b/>
          <w:bCs/>
        </w:rPr>
        <w:t xml:space="preserve">Definition 3 (Orthogonality in an inner product space)</w:t>
      </w:r>
      <w:r>
        <w:t xml:space="preserve"> </w:t>
      </w:r>
      <w:r>
        <w:t xml:space="preserve">In an inner product space (</w:t>
      </w:r>
      <w:hyperlink w:anchor="def-inner-product-space">
        <w:r>
          <w:rPr>
            <w:rStyle w:val="Hyperlink"/>
          </w:rPr>
          <w:t xml:space="preserve">Definition 2</w:t>
        </w:r>
      </w:hyperlink>
      <w:r>
        <w:t xml:space="preserve">)</w:t>
      </w:r>
      <w:r>
        <w:t xml:space="preserve"> </w:t>
      </w:r>
      <w:r>
        <w:t xml:space="preserve">with inner product</w:t>
      </w:r>
      <w:r>
        <w:t xml:space="preserve"> </w:t>
      </w:r>
      <m:oMath>
        <m:d>
          <m:dPr>
            <m:begChr m:val="⟨"/>
            <m:sepChr m:val=""/>
            <m:endChr m:val="⟩"/>
            <m:grow/>
          </m:dPr>
          <m:e>
            <m:r>
              <m:rPr>
                <m:sty m:val="p"/>
              </m:rPr>
              <m:t>⋅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⋅</m:t>
            </m:r>
          </m:e>
        </m:d>
      </m:oMath>
      <w:r>
        <w:t xml:space="preserve">,</w:t>
      </w:r>
      <w:r>
        <w:t xml:space="preserve"> </w:t>
      </w:r>
      <w:r>
        <w:t xml:space="preserve">two vectors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orthogonal with respect to</w:t>
      </w:r>
      <w:r>
        <w:t xml:space="preserve"> </w:t>
      </w:r>
      <m:oMath>
        <m:d>
          <m:dPr>
            <m:begChr m:val="⟨"/>
            <m:sepChr m:val=""/>
            <m:endChr m:val="⟩"/>
            <m:grow/>
          </m:dPr>
          <m:e>
            <m:r>
              <m:rPr>
                <m:sty m:val="p"/>
              </m:rPr>
              <m:t>⋅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⋅</m:t>
            </m:r>
          </m:e>
        </m:d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⟂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, if</w:t>
      </w:r>
    </w:p>
    <w:p>
      <w:pPr>
        <w:pStyle w:val="BodyText"/>
      </w:pPr>
      <m:oMathPara>
        <m:oMathParaPr>
          <m:jc m:val="center"/>
        </m:oMathParaPr>
        <m:oMath>
          <m:d>
            <m:dPr>
              <m:begChr m:val="⟨"/>
              <m:sepChr m:val=""/>
              <m:endChr m:val="⟩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</m:e>
          </m:d>
          <m:r>
            <m:rPr>
              <m:sty m:val="p"/>
            </m:rPr>
            <m:t>=</m:t>
          </m:r>
          <m:r>
            <m:t>0</m:t>
          </m:r>
        </m:oMath>
      </m:oMathPara>
    </w:p>
    <w:p>
      <w:pPr>
        <w:pStyle w:val="FirstParagraph"/>
      </w:pPr>
      <w:r>
        <w:t xml:space="preserve">(Banerjee and Roy 2014, Definition 7.3, p. 181)</w:t>
      </w:r>
      <w:r>
        <w:t xml:space="preserve">.</w:t>
      </w:r>
    </w:p>
    <w:bookmarkEnd w:id="20"/>
    <w:bookmarkStart w:id="21" w:name="exm-orthogonal-inner-product"/>
    <w:p>
      <w:pPr>
        <w:pStyle w:val="BodyText"/>
      </w:pPr>
      <w:r>
        <w:rPr>
          <w:b/>
          <w:bCs/>
        </w:rPr>
        <w:t xml:space="preserve">Example 5 (Orthogonality depends on the inner product)</w:t>
      </w:r>
      <w:r>
        <w:t xml:space="preserve"> </w:t>
      </w:r>
      <w:r>
        <w:t xml:space="preserve">Take the weighted inner product of</w:t>
      </w:r>
      <w:r>
        <w:t xml:space="preserve"> </w:t>
      </w:r>
      <w:hyperlink w:anchor="exm-weighted-inner-product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c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d>
                    <m:dPr>
                      <m:begChr m:val="⟨"/>
                      <m:sepChr m:val=""/>
                      <m:endChr m:val="⟩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,</m:t>
                      </m:r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</m:e>
                <m:sub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d>
                    <m:dPr>
                      <m:begChr m:val="⟨"/>
                      <m:sepChr m:val=""/>
                      <m:endChr m:val="⟩"/>
                      <m:grow/>
                    </m:dPr>
                    <m:e>
                      <m:r>
                        <m:rPr>
                          <m:sty m:val="p"/>
                        </m:rPr>
                        <m:t>⋅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rPr>
                          <m:sty m:val="p"/>
                        </m:rPr>
                        <m:t>⋅</m:t>
                      </m:r>
                    </m:e>
                  </m:d>
                </m:e>
                <m:sub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are orthogonal with respect to</w:t>
      </w:r>
      <w:r>
        <w:t xml:space="preserve"> </w:t>
      </w:r>
      <m:oMath>
        <m:sSub>
          <m:e>
            <m:d>
              <m:dPr>
                <m:begChr m:val="⟨"/>
                <m:sepChr m:val=""/>
                <m:endChr m:val="⟩"/>
                <m:grow/>
              </m:dPr>
              <m:e>
                <m:r>
                  <m:rPr>
                    <m:sty m:val="p"/>
                  </m:rPr>
                  <m:t>⋅</m:t>
                </m:r>
                <m:r>
                  <m:rPr>
                    <m:sty m:val="p"/>
                  </m:rPr>
                  <m:t>,</m:t>
                </m:r>
                <m:r>
                  <m:rPr>
                    <m:sty m:val="p"/>
                  </m:rPr>
                  <m:t>⋅</m:t>
                </m:r>
              </m:e>
            </m:d>
          </m:e>
          <m:sub>
            <m:acc>
              <m:accPr>
                <m:chr m:val="̃"/>
              </m:accPr>
              <m:e>
                <m:r>
                  <m:t>c</m:t>
                </m:r>
              </m:e>
            </m:acc>
          </m:sub>
        </m:sSub>
      </m:oMath>
      <w:r>
        <w:t xml:space="preserve">.</w:t>
      </w:r>
      <w:r>
        <w:t xml:space="preserve"> </w:t>
      </w:r>
      <w:r>
        <w:t xml:space="preserve">They are not orthogonal with respect to the dot product,</w:t>
      </w:r>
      <w:r>
        <w:t xml:space="preserve"> </w:t>
      </w:r>
      <w:r>
        <w:t xml:space="preserve">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≠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21"/>
    <w:bookmarkStart w:id="23" w:name="rem-orthogonal-inner-product-dot-product"/>
    <w:p>
      <w:pPr>
        <w:pStyle w:val="FirstParagraph"/>
      </w:pPr>
      <w:r>
        <w:rPr>
          <w:i/>
          <w:iCs/>
        </w:rPr>
        <w:t xml:space="preserve">Remark 2</w:t>
      </w:r>
      <w:r>
        <w:t xml:space="preserve"> (Orthogonality for the dot product). </w:t>
      </w:r>
      <w:r>
        <w:t xml:space="preserve">With the dot product as the inner product (</w:t>
      </w:r>
      <w:hyperlink w:anchor="exm-dot-product-inner-product">
        <w:r>
          <w:rPr>
            <w:rStyle w:val="Hyperlink"/>
          </w:rPr>
          <w:t xml:space="preserve">Example 1</w:t>
        </w:r>
      </w:hyperlink>
      <w:r>
        <w:t xml:space="preserve">),</w:t>
      </w:r>
      <w:r>
        <w:t xml:space="preserve"> </w:t>
      </w:r>
      <w:r>
        <w:t xml:space="preserve">the condition of</w:t>
      </w:r>
      <w:r>
        <w:t xml:space="preserve"> </w:t>
      </w:r>
      <w:hyperlink w:anchor="def-orthogonal-inner-product">
        <w:r>
          <w:rPr>
            <w:rStyle w:val="Hyperlink"/>
          </w:rPr>
          <w:t xml:space="preserve">Definition 3</w:t>
        </w:r>
      </w:hyperlink>
      <w:r>
        <w:t xml:space="preserve"> </w:t>
      </w:r>
      <w:r>
        <w:t xml:space="preserve">is orthogonality as in</w:t>
      </w:r>
      <w:r>
        <w:t xml:space="preserve"> </w:t>
      </w:r>
      <w:hyperlink r:id="rId22">
        <w:r>
          <w:rPr>
            <w:rStyle w:val="Hyperlink"/>
          </w:rPr>
          <w:t xml:space="preserve">Definition 13 in Vectors</w:t>
        </w:r>
      </w:hyperlink>
      <w:r>
        <w:t xml:space="preserve">.</w:t>
      </w:r>
    </w:p>
    <w:bookmarkEnd w:id="23"/>
    <w:bookmarkEnd w:id="24"/>
    <w:bookmarkStart w:id="62" w:name="sec-cauchy-schwarz"/>
    <w:p>
      <w:pPr>
        <w:pStyle w:val="Heading2"/>
      </w:pPr>
      <w:r>
        <w:t xml:space="preserve">2 Cauchy-Schwarz and the triangle inequality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section is adapted from</w:t>
            </w:r>
            <w:r>
              <w:t xml:space="preserve"> </w:t>
            </w:r>
            <w:r>
              <w:t xml:space="preserve">Zhou (2024)</w:t>
            </w:r>
            <w:r>
              <w:t xml:space="preserve">,</w:t>
            </w:r>
            <w:r>
              <w:t xml:space="preserve"> </w:t>
            </w:r>
            <w:r>
              <w:t xml:space="preserve">used under the MIT License</w:t>
            </w:r>
            <w:r>
              <w:t xml:space="preserve"> </w:t>
            </w:r>
            <w:r>
              <w:t xml:space="preserve">(see the license text in</w:t>
            </w:r>
            <w:r>
              <w:t xml:space="preserve"> </w:t>
            </w:r>
            <w:hyperlink r:id="rId28">
              <w:r>
                <w:rPr>
                  <w:rStyle w:val="Hyperlink"/>
                </w:rPr>
                <w:t xml:space="preserve">Section 2 in Subspaces and Rank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The source leaves the proof of the triangle inequality to class;</w:t>
            </w:r>
            <w:r>
              <w:t xml:space="preserve"> </w:t>
            </w:r>
            <w:r>
              <w:t xml:space="preserve">it is written out here.</w:t>
            </w:r>
          </w:p>
          <w:p/>
        </w:tc>
      </w:tr>
    </w:tbl>
    <w:bookmarkStart w:id="29" w:name="thm-norm-properties"/>
    <w:p>
      <w:pPr>
        <w:pStyle w:val="BodyText"/>
      </w:pPr>
      <w:r>
        <w:rPr>
          <w:b/>
          <w:bCs/>
        </w:rPr>
        <w:t xml:space="preserve">Theorem 1 (Basic properties of the Euclidean norm)</w:t>
      </w:r>
      <w:r>
        <w:t xml:space="preserve"> </w:t>
      </w:r>
      <w:r>
        <w:t xml:space="preserve">For any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 any number</w:t>
      </w:r>
      <w:r>
        <w:t xml:space="preserve"> </w:t>
      </w:r>
      <m:oMath>
        <m:r>
          <m:t>c</m:t>
        </m:r>
      </m:oMath>
      <w:r>
        <w:t xml:space="preserve">:</w:t>
      </w:r>
    </w:p>
    <w:p>
      <w:pPr>
        <w:pStyle w:val="Compact"/>
        <w:numPr>
          <w:ilvl w:val="0"/>
          <w:numId w:val="1005"/>
        </w:numPr>
      </w:pP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≥</m:t>
        </m:r>
        <m:r>
          <m:t>0</m:t>
        </m:r>
      </m:oMath>
      <w:r>
        <w:t xml:space="preserve">, and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if and only if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;</w:t>
      </w:r>
    </w:p>
    <w:p>
      <w:pPr>
        <w:pStyle w:val="Compact"/>
        <w:numPr>
          <w:ilvl w:val="0"/>
          <w:numId w:val="1005"/>
        </w:numPr>
      </w:pP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c</m:t>
            </m:r>
            <m:r>
              <m:t> 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c</m:t>
            </m:r>
          </m:e>
        </m:d>
        <m:r>
          <m:t>​</m:t>
        </m:r>
        <m:r>
          <m:t> 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.</w:t>
      </w:r>
    </w:p>
    <w:bookmarkEnd w:id="2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Part 1.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sSubSup>
              <m:e>
                <m:r>
                  <m:t>x</m:t>
                </m:r>
              </m:e>
              <m:sub>
                <m:r>
                  <m:t>1</m:t>
                </m:r>
              </m:sub>
              <m:sup>
                <m:r>
                  <m:t>2</m:t>
                </m:r>
              </m:sup>
            </m:sSubSup>
            <m:r>
              <m:rPr>
                <m:sty m:val="p"/>
              </m:rPr>
              <m:t>+</m:t>
            </m:r>
            <m:r>
              <m:rPr>
                <m:sty m:val="p"/>
              </m:rPr>
              <m:t>⋯</m:t>
            </m:r>
            <m:r>
              <m:rPr>
                <m:sty m:val="p"/>
              </m:rPr>
              <m:t>+</m:t>
            </m:r>
            <m:sSubSup>
              <m:e>
                <m:r>
                  <m:t>x</m:t>
                </m:r>
              </m:e>
              <m:sub>
                <m:r>
                  <m:t>p</m:t>
                </m:r>
              </m:sub>
              <m:sup>
                <m:r>
                  <m:t>2</m:t>
                </m:r>
              </m:sup>
            </m:sSubSup>
          </m:e>
        </m:rad>
      </m:oMath>
      <w:r>
        <w:t xml:space="preserve"> </w:t>
      </w:r>
      <w:r>
        <w:t xml:space="preserve">(</w:t>
      </w:r>
      <w:hyperlink r:id="rId30">
        <w:r>
          <w:rPr>
            <w:rStyle w:val="Hyperlink"/>
          </w:rPr>
          <w:t xml:space="preserve">Equation 2 in Vectors</w:t>
        </w:r>
      </w:hyperlink>
      <w:r>
        <w:t xml:space="preserve">)</w:t>
      </w:r>
      <w:r>
        <w:t xml:space="preserve"> </w:t>
      </w:r>
      <w:r>
        <w:t xml:space="preserve">is the square root of a sum of squares, so it is at least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It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exactly when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p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 a sum of squares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exactly when every term is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that is, when every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w:r>
        <w:t xml:space="preserve">if some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, its square is positive and the sum is positive,</w:t>
      </w:r>
      <w:r>
        <w:t xml:space="preserve"> </w:t>
      </w:r>
      <w:r>
        <w:t xml:space="preserve">and if every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the sum is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Part 2.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t>c</m:t>
                  </m:r>
                  <m:r>
                    <m:t> 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r>
                    <m:t>c</m:t>
                  </m:r>
                  <m:r>
                    <m:t> 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Equation 2 in Vectors</m:t>
              </m:r>
              <m:r>
                <m:rPr>
                  <m:nor/>
                  <m:sty m:val="p"/>
                </m:rPr>
                <m:t>, and </m:t>
              </m:r>
              <m:r>
                <m:rPr>
                  <m:nor/>
                  <m:sty m:val="p"/>
                </m:rPr>
                <m:t>Definition 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sSup>
                        <m:e>
                          <m:r>
                            <m:t>c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nary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c</m:t>
                  </m:r>
                </m:e>
                <m:sup>
                  <m:r>
                    <m:t>2</m:t>
                  </m:r>
                </m:sup>
              </m:sSup>
              <m:sSubSup>
                <m:e>
                  <m:r>
                    <m:t>x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c</m:t>
                      </m:r>
                    </m:e>
                    <m:sup>
                      <m:r>
                        <m:t>2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sSup>
                <m:e>
                  <m:r>
                    <m:t>c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c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  <m:r>
                <m:t> </m:t>
              </m:r>
              <m:rad>
                <m:radPr>
                  <m:degHide m:val="on"/>
                </m:radPr>
                <m:deg/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square root of a product of nonnegative numbers)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c</m:t>
                  </m:r>
                </m:e>
              </m:d>
              <m:r>
                <m:t>​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c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c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, and </m:t>
              </m:r>
              <m:r>
                <m:rPr>
                  <m:nor/>
                  <m:sty m:val="p"/>
                </m:rPr>
                <m:t>Equation 2 in Vectors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32" w:name="exm-norm-properties"/>
    <w:p>
      <w:pPr>
        <w:pStyle w:val="FirstParagraph"/>
      </w:pPr>
      <w:r>
        <w:rPr>
          <w:b/>
          <w:bCs/>
        </w:rPr>
        <w:t xml:space="preserve">Example 6 (Scaling a vector scales its length)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(</w:t>
      </w:r>
      <w:hyperlink r:id="rId31">
        <w:r>
          <w:rPr>
            <w:rStyle w:val="Hyperlink"/>
          </w:rPr>
          <w:t xml:space="preserve">Example 10 in Vectors</w:t>
        </w:r>
      </w:hyperlink>
      <w:r>
        <w:t xml:space="preserve">).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  <m:r>
          <m:t> 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6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8</m:t>
        </m:r>
        <m:r>
          <m:rPr>
            <m:sty m:val="p"/>
          </m:rPr>
          <m:t>)</m:t>
        </m:r>
      </m:oMath>
      <w:r>
        <w:t xml:space="preserve"> </w:t>
      </w:r>
      <w:r>
        <w:t xml:space="preserve">has norm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ad>
                <m:radPr>
                  <m:degHide m:val="on"/>
                </m:radPr>
                <m:deg/>
                <m:e>
                  <m:r>
                    <m:t>36</m:t>
                  </m:r>
                  <m:r>
                    <m:rPr>
                      <m:sty m:val="p"/>
                    </m:rPr>
                    <m:t>+</m:t>
                  </m:r>
                  <m:r>
                    <m:t>64</m:t>
                  </m:r>
                </m:e>
              </m:rad>
              <m:r>
                <m:t>&amp;</m:t>
              </m:r>
              <m:r>
                <m:rPr>
                  <m:sty m:val="p"/>
                </m:rPr>
                <m:t>=</m:t>
              </m:r>
              <m:r>
                <m:t>10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5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as part 2 says.</w:t>
      </w:r>
      <w:r>
        <w:t xml:space="preserve"> </w:t>
      </w:r>
      <w:r>
        <w:t xml:space="preserve">Dividing by the norm gives a vector of length</w:t>
      </w:r>
      <w:r>
        <w:t xml:space="preserve"> </w:t>
      </w:r>
      <m:oMath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5</m:t>
                      </m:r>
                    </m:den>
                  </m:f>
                  <m:r>
                    <m:t> 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5</m:t>
                  </m:r>
                </m:den>
              </m:f>
              <m:r>
                <m:rPr>
                  <m:sty m:val="p"/>
                </m:rPr>
                <m:t>⋅</m:t>
              </m:r>
              <m:r>
                <m:t>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5</m:t>
            </m:r>
          </m:den>
        </m:f>
        <m:r>
          <m:t> 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0.6</m:t>
        </m:r>
        <m:r>
          <m:rPr>
            <m:sty m:val="p"/>
          </m:rPr>
          <m:t>,</m:t>
        </m:r>
        <m:r>
          <m:t>0.8</m:t>
        </m:r>
        <m:r>
          <m:rPr>
            <m:sty m:val="p"/>
          </m:rPr>
          <m:t>)</m:t>
        </m:r>
      </m:oMath>
      <w:r>
        <w:t xml:space="preserve"> </w:t>
      </w:r>
      <w:r>
        <w:t xml:space="preserve">is the unit vector in</w:t>
      </w:r>
      <w:r>
        <w:t xml:space="preserve"> </w:t>
      </w:r>
      <w:hyperlink r:id="rId31">
        <w:r>
          <w:rPr>
            <w:rStyle w:val="Hyperlink"/>
          </w:rPr>
          <w:t xml:space="preserve">Example 10 in Vectors</w:t>
        </w:r>
      </w:hyperlink>
      <w:r>
        <w:t xml:space="preserve">.</w:t>
      </w:r>
    </w:p>
    <w:bookmarkEnd w:id="32"/>
    <w:bookmarkStart w:id="33" w:name="thm-norm-sum-square"/>
    <w:p>
      <w:pPr>
        <w:pStyle w:val="BodyText"/>
      </w:pPr>
      <w:r>
        <w:rPr>
          <w:b/>
          <w:bCs/>
        </w:rPr>
        <w:t xml:space="preserve">Theorem 2 (The squared norm of a sum)</w:t>
      </w:r>
      <w:r>
        <w:t xml:space="preserve"> </w:t>
      </w:r>
      <w:r>
        <w:t xml:space="preserve">For any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2</m:t>
          </m:r>
          <m:r>
            <m:t> 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⋅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y</m:t>
                  </m:r>
                </m:e>
              </m:acc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In particular, if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⟂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(</w:t>
      </w:r>
      <w:hyperlink r:id="rId22">
        <w:r>
          <w:rPr>
            <w:rStyle w:val="Hyperlink"/>
          </w:rPr>
          <w:t xml:space="preserve">Definition 13 in Vectors</w:t>
        </w:r>
      </w:hyperlink>
      <w:r>
        <w:t xml:space="preserve">), then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+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sSup>
          <m:e>
            <m:r>
              <m:t>​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(the</w:t>
      </w:r>
      <w:r>
        <w:t xml:space="preserve"> </w:t>
      </w:r>
      <w:r>
        <w:rPr>
          <w:b/>
          <w:bCs/>
        </w:rPr>
        <w:t xml:space="preserve">Pythagorean theorem</w:t>
      </w:r>
      <w:r>
        <w:t xml:space="preserve">).</w:t>
      </w:r>
    </w:p>
    <w:bookmarkEnd w:id="3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both sides of </m:t>
              </m:r>
              <m:r>
                <m:rPr>
                  <m:nor/>
                  <m:sty m:val="p"/>
                </m:rPr>
                <m:t>Equation 2 in Vectors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Direct Sums and Orthogonal Complements</m:t>
              </m:r>
              <m:r>
                <m:rPr>
                  <m:nor/>
                  <m:sty m:val="p"/>
                </m:rPr>
                <m:t>, first slot, </m:t>
              </m:r>
              <m:r>
                <m:t>a</m:t>
              </m:r>
              <m:r>
                <m:rPr>
                  <m:nor/>
                  <m:sty m:val="p"/>
                </m:rPr>
                <m:t> and </m:t>
              </m:r>
              <m:r>
                <m:t>b</m:t>
              </m:r>
              <m:r>
                <m:rPr>
                  <m:nor/>
                  <m:sty m:val="p"/>
                </m:rPr>
                <m:t> both equal to 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Direct Sums and Orthogonal Complements</m:t>
              </m:r>
              <m:r>
                <m:rPr>
                  <m:nor/>
                  <m:sty m:val="p"/>
                </m:rPr>
                <m:t>, second slot, </m:t>
              </m:r>
              <m:r>
                <m:t>a</m:t>
              </m:r>
              <m:r>
                <m:rPr>
                  <m:nor/>
                  <m:sty m:val="p"/>
                </m:rPr>
                <m:t> and </m:t>
              </m:r>
              <m:r>
                <m:t>b</m:t>
              </m:r>
              <m:r>
                <m:rPr>
                  <m:nor/>
                  <m:sty m:val="p"/>
                </m:rPr>
                <m:t> both equal to </m:t>
              </m:r>
              <m:r>
                <m:t>1</m:t>
              </m:r>
              <m:r>
                <m:rPr>
                  <m:nor/>
                  <m:sty m:val="p"/>
                </m:rPr>
                <m:t>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 in Vectors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like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Equation 2 in Vectors</m:t>
              </m:r>
              <m:r>
                <m:rPr>
                  <m:nor/>
                  <m:sty m:val="p"/>
                </m:rPr>
                <m:t>, squared)</m:t>
              </m:r>
            </m:e>
          </m:eqArr>
        </m:oMath>
      </m:oMathPara>
    </w:p>
    <w:p>
      <w:pPr>
        <w:pStyle w:val="FirstParagraph"/>
      </w:pP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⟂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, then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 the middle term drops out.</w:t>
      </w:r>
    </w:p>
    <w:bookmarkStart w:id="34" w:name="exm-norm-sum-square"/>
    <w:p>
      <w:pPr>
        <w:pStyle w:val="BodyText"/>
      </w:pPr>
      <w:r>
        <w:rPr>
          <w:b/>
          <w:bCs/>
        </w:rPr>
        <w:t xml:space="preserve">Example 7 (Checking the expansion)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4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16</m:t>
              </m:r>
              <m:r>
                <m:rPr>
                  <m:sty m:val="p"/>
                </m:rPr>
                <m:t>+</m:t>
              </m:r>
              <m:r>
                <m:t>16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17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 the orthogonal vectors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4</m:t>
                  </m:r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25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+</m:t>
              </m:r>
              <m:r>
                <m:t>16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the</w:t>
      </w:r>
      <w:r>
        <w:t xml:space="preserve"> </w:t>
      </w:r>
      <m:oMath>
        <m:r>
          <m:t>3</m:t>
        </m:r>
      </m:oMath>
      <w:r>
        <w:t xml:space="preserve">-</w:t>
      </w:r>
      <m:oMath>
        <m:r>
          <m:t>4</m:t>
        </m:r>
      </m:oMath>
      <w:r>
        <w:t xml:space="preserve">-</w:t>
      </w:r>
      <m:oMath>
        <m:r>
          <m:t>5</m:t>
        </m:r>
      </m:oMath>
      <w:r>
        <w:t xml:space="preserve"> </w:t>
      </w:r>
      <w:r>
        <w:t xml:space="preserve">right triangle.</w:t>
      </w:r>
    </w:p>
    <w:bookmarkEnd w:id="34"/>
    <w:bookmarkStart w:id="36" w:name="thm-cauchy-schwarz"/>
    <w:p>
      <w:pPr>
        <w:pStyle w:val="BodyText"/>
      </w:pPr>
      <w:r>
        <w:rPr>
          <w:b/>
          <w:bCs/>
        </w:rPr>
        <w:t xml:space="preserve">Theorem 3 (Cauchy-Schwarz inequality)</w:t>
      </w:r>
      <w:r>
        <w:t xml:space="preserve"> </w:t>
      </w:r>
      <w:r>
        <w:t xml:space="preserve">For any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≤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d>
          <m:r>
            <m:t>​</m:t>
          </m:r>
          <m:r>
            <m:t> 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with equality exactly when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are linearly dependent</w:t>
      </w:r>
      <w:r>
        <w:t xml:space="preserve"> </w:t>
      </w:r>
      <w:r>
        <w:t xml:space="preserve">(</w:t>
      </w:r>
      <w:hyperlink r:id="rId35">
        <w:r>
          <w:rPr>
            <w:rStyle w:val="Hyperlink"/>
          </w:rPr>
          <w:t xml:space="preserve">Definition 1 in Subspaces and Rank</w:t>
        </w:r>
      </w:hyperlink>
      <w:r>
        <w:t xml:space="preserve">).</w:t>
      </w:r>
    </w:p>
    <w:bookmarkEnd w:id="3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If</w:t>
      </w:r>
      <w:r>
        <w:rPr>
          <w:b/>
          <w:bCs/>
        </w:rP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rPr>
          <w:b/>
          <w:bCs/>
        </w:rP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⋅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p>
      <w:pPr>
        <w:pStyle w:val="Compact"/>
        <w:numPr>
          <w:ilvl w:val="0"/>
          <w:numId w:val="1006"/>
        </w:numPr>
      </w:pPr>
      <w:r>
        <w:t xml:space="preserve">and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</w:t>
      </w:r>
      <w:hyperlink w:anchor="thm-norm-properties">
        <w:r>
          <w:rPr>
            <w:rStyle w:val="Hyperlink"/>
          </w:rPr>
          <w:t xml:space="preserve">Theorem 1</w:t>
        </w:r>
      </w:hyperlink>
      <w:r>
        <w:t xml:space="preserve">, part 1),</w:t>
      </w:r>
      <w:r>
        <w:t xml:space="preserve"> </w:t>
      </w:r>
      <w:r>
        <w:t xml:space="preserve">so both sides are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equality holds;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are linearly dependent, because</w:t>
      </w:r>
      <w:r>
        <w:t xml:space="preserve"> </w:t>
      </w:r>
      <m:oMath>
        <m:r>
          <m:t>0</m:t>
        </m:r>
        <m:r>
          <m:t> 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t>1</m:t>
        </m:r>
        <m:r>
          <m:t> 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</w:p>
    <w:p>
      <w:pPr>
        <w:pStyle w:val="FirstParagraph"/>
      </w:pPr>
      <w:r>
        <w:rPr>
          <w:b/>
          <w:bCs/>
        </w:rPr>
        <w:t xml:space="preserve">If</w:t>
      </w:r>
      <w:r>
        <w:rPr>
          <w:b/>
          <w:bCs/>
        </w:rP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rPr>
          <w:b/>
          <w:bCs/>
        </w:rP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thm-norm-properties">
        <w:r>
          <w:rPr>
            <w:rStyle w:val="Hyperlink"/>
          </w:rPr>
          <w:t xml:space="preserve">Theorem 1</w:t>
        </w:r>
      </w:hyperlink>
      <w:r>
        <w:t xml:space="preserve">, part 1).</w:t>
      </w:r>
      <w:r>
        <w:t xml:space="preserve"> </w:t>
      </w:r>
      <w:r>
        <w:t xml:space="preserve">Let</w:t>
      </w:r>
      <w:r>
        <w:t xml:space="preserve"> </w:t>
      </w:r>
      <m:oMath>
        <m:r>
          <m:t>t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/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sSup>
          <m:e>
            <m:r>
              <m:t>​</m:t>
            </m:r>
          </m:e>
          <m:sup>
            <m:r>
              <m:t>2</m:t>
            </m:r>
          </m:sup>
        </m:sSup>
      </m:oMath>
      <w:r>
        <w:t xml:space="preserve">. Then</w:t>
      </w:r>
    </w:p>
    <w:p>
      <w:pPr>
        <w:pStyle w:val="BodyText"/>
      </w:pPr>
      <w:bookmarkStart w:id="37" w:name="eq-cauchy-schwarz-chain"/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  <m:r>
                    <m:t> 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t> 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nor/>
                  <m:sty m:val="p"/>
                </m:rPr>
                <m:t>, entrywise)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Direct Sums and Orthogonal Complements</m:t>
              </m:r>
              <m:r>
                <m:rPr>
                  <m:nor/>
                  <m:sty m:val="p"/>
                </m:rPr>
                <m:t>, special case 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r>
                        <m:t>t</m:t>
                      </m:r>
                    </m:e>
                  </m:d>
                  <m:r>
                    <m:t>​</m:t>
                  </m:r>
                  <m:r>
                    <m:t> </m:t>
                  </m:r>
                  <m:r>
                    <m:t>​</m:t>
                  </m:r>
                  <m:d>
                    <m:dPr>
                      <m:begChr m:val="∥"/>
                      <m:sepChr m:val=""/>
                      <m:endChr m:val="∥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</m:t>
              </m:r>
              <m:r>
                <m:rPr>
                  <m:nor/>
                  <m:sty m:val="p"/>
                </m:rPr>
                <m:t>, part 2)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t>b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t>t</m:t>
              </m:r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t</m:t>
              </m:r>
              <m:r>
                <m:rPr>
                  <m:nor/>
                  <m:sty m:val="p"/>
                </m:rPr>
                <m:t> and 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t> 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​</m:t>
                  </m:r>
                  <m:d>
                    <m:dPr>
                      <m:begChr m:val="∥"/>
                      <m:sepChr m:val=""/>
                      <m:endChr m:val="∥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​</m:t>
                  </m:r>
                  <m:d>
                    <m:dPr>
                      <m:begChr m:val="∥"/>
                      <m:sepChr m:val=""/>
                      <m:endChr m:val="∥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4</m:t>
                      </m:r>
                    </m:sup>
                  </m:sSup>
                </m:den>
              </m:f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t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t> 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​</m:t>
                  </m:r>
                  <m:d>
                    <m:dPr>
                      <m:begChr m:val="∥"/>
                      <m:sepChr m:val=""/>
                      <m:endChr m:val="∥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​</m:t>
                  </m:r>
                  <m:d>
                    <m:dPr>
                      <m:begChr m:val="∥"/>
                      <m:sepChr m:val=""/>
                      <m:endChr m:val="∥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​</m:t>
                  </m:r>
                  <m:d>
                    <m:dPr>
                      <m:begChr m:val="∥"/>
                      <m:sepChr m:val=""/>
                      <m:endChr m:val="∥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last two terms)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37"/>
    </w:p>
    <w:p>
      <w:pPr>
        <w:pStyle w:val="FirstParagraph"/>
      </w:pPr>
      <w:r>
        <w:t xml:space="preserve">The left side is at least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(</w:t>
      </w:r>
      <w:hyperlink w:anchor="thm-norm-properties">
        <w:r>
          <w:rPr>
            <w:rStyle w:val="Hyperlink"/>
          </w:rPr>
          <w:t xml:space="preserve">Theorem 1</w:t>
        </w:r>
      </w:hyperlink>
      <w:r>
        <w:t xml:space="preserve">, part 1),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≤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​</m:t>
                  </m:r>
                  <m:d>
                    <m:dPr>
                      <m:begChr m:val="∥"/>
                      <m:sepChr m:val=""/>
                      <m:endChr m:val="∥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Equation 1</m:t>
              </m:r>
              <m:r>
                <m:rPr>
                  <m:nor/>
                  <m:sty m:val="p"/>
                </m:rPr>
                <m:t>)</m:t>
              </m:r>
            </m:e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​</m:t>
                  </m:r>
                  <m:d>
                    <m:dPr>
                      <m:begChr m:val="∥"/>
                      <m:sepChr m:val=""/>
                      <m:endChr m:val="∥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rPr>
                  <m:sty m:val="p"/>
                </m:rPr>
                <m:t>≤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/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to both sides)</m:t>
              </m:r>
            </m:e>
            <m:e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≤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 taking nonnegative square roots of both sides,</w:t>
      </w:r>
      <w:r>
        <w:t xml:space="preserve"> </w:t>
      </w:r>
      <w:r>
        <w:t xml:space="preserve">which preserves the inequality,</w:t>
      </w:r>
      <w:r>
        <w:t xml:space="preserve"> </w:t>
      </w:r>
      <w:r>
        <w:t xml:space="preserve">gives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⋅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r>
          <m:t>​</m:t>
        </m:r>
        <m:r>
          <m:rPr>
            <m:sty m:val="p"/>
          </m:rPr>
          <m:t>≤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t> 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When equality holds (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rPr>
          <w:b/>
          <w:bCs/>
        </w:rPr>
        <w:t xml:space="preserve">).</w:t>
      </w:r>
      <w:r>
        <w:t xml:space="preserve"> </w:t>
      </w:r>
      <w:r>
        <w:t xml:space="preserve">Both sides of the inequality are nonnegative,</w:t>
      </w:r>
      <w:r>
        <w:t xml:space="preserve"> </w:t>
      </w:r>
      <w:r>
        <w:t xml:space="preserve">so equality holds exactly when</w:t>
      </w:r>
      <w:r>
        <w:t xml:space="preserve"> </w:t>
      </w:r>
      <m:oMath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y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t> 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sSup>
          <m:e>
            <m:r>
              <m:t>​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that is (dividing by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 rearranging),</w:t>
      </w:r>
      <w:r>
        <w:t xml:space="preserve"> </w:t>
      </w:r>
      <w:r>
        <w:t xml:space="preserve">when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y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eq-cauchy-schwarz-chain">
        <w:r>
          <w:rPr>
            <w:rStyle w:val="Hyperlink"/>
          </w:rPr>
          <w:t xml:space="preserve">Equation 1</w:t>
        </w:r>
      </w:hyperlink>
      <w:r>
        <w:t xml:space="preserve">, that quantity is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−</m:t>
            </m:r>
            <m:r>
              <m:t>t</m:t>
            </m:r>
            <m:r>
              <m:t> 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sSup>
          <m:e>
            <m:r>
              <m:t>​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so equality holds exactly when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r>
          <m:t>t</m:t>
        </m:r>
        <m:r>
          <m:t> 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(</w:t>
      </w:r>
      <w:hyperlink w:anchor="thm-norm-properties">
        <w:r>
          <w:rPr>
            <w:rStyle w:val="Hyperlink"/>
          </w:rPr>
          <w:t xml:space="preserve">Theorem 1</w:t>
        </w:r>
      </w:hyperlink>
      <w:r>
        <w:t xml:space="preserve">, part 1),</w:t>
      </w:r>
      <w:r>
        <w:t xml:space="preserve"> </w:t>
      </w:r>
      <w:r>
        <w:t xml:space="preserve">that is, when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t</m:t>
        </m:r>
        <m:r>
          <m:t> 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.</w:t>
      </w:r>
    </w:p>
    <w:p>
      <w:pPr>
        <w:numPr>
          <w:ilvl w:val="0"/>
          <w:numId w:val="1007"/>
        </w:numPr>
      </w:pP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t</m:t>
        </m:r>
        <m:r>
          <m:t> 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, then</w:t>
      </w:r>
      <w:r>
        <w:t xml:space="preserve"> </w:t>
      </w:r>
      <m:oMath>
        <m:r>
          <m:t>1</m:t>
        </m:r>
        <m:r>
          <m:t> 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 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so the two vectors are linearly dependent.</w:t>
      </w:r>
    </w:p>
    <w:p>
      <w:pPr>
        <w:numPr>
          <w:ilvl w:val="0"/>
          <w:numId w:val="1007"/>
        </w:numPr>
      </w:pPr>
      <w:r>
        <w:t xml:space="preserve">Conversely, suppose</w:t>
      </w:r>
      <w:r>
        <w:t xml:space="preserve"> </w:t>
      </w:r>
      <m:oMath>
        <m:r>
          <m:t>a</m:t>
        </m:r>
        <m:r>
          <m:t> 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t>b</m:t>
        </m:r>
        <m:r>
          <m:t> 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</m:oMath>
      <w:r>
        <w:t xml:space="preserve"> </w:t>
      </w:r>
      <w:r>
        <w:t xml:space="preserve">not both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a</m:t>
        </m:r>
        <m:r>
          <m:rPr>
            <m:sty m:val="p"/>
          </m:rPr>
          <m:t>≠</m:t>
        </m:r>
        <m:r>
          <m:t>0</m:t>
        </m:r>
      </m:oMath>
      <w:r>
        <w:t xml:space="preserve">:</w:t>
      </w:r>
      <w:r>
        <w:t xml:space="preserve"> </w:t>
      </w:r>
      <w:r>
        <w:t xml:space="preserve">otherwise</w:t>
      </w:r>
      <w:r>
        <w:t xml:space="preserve"> </w:t>
      </w:r>
      <m:oMath>
        <m:r>
          <m:t>b</m:t>
        </m:r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t> 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b</m:t>
                  </m:r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contrary to assumption.</w:t>
      </w:r>
      <w:r>
        <w:t xml:space="preserve"> </w:t>
      </w:r>
      <w:r>
        <w:t xml:space="preserve">Subtracting</w:t>
      </w:r>
      <w:r>
        <w:t xml:space="preserve"> </w:t>
      </w:r>
      <m:oMath>
        <m:r>
          <m:t>b</m:t>
        </m:r>
        <m:r>
          <m:t> 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from both sides gives</w:t>
      </w:r>
      <w:r>
        <w:t xml:space="preserve"> </w:t>
      </w:r>
      <m:oMath>
        <m:r>
          <m:t>a</m:t>
        </m:r>
        <m:r>
          <m:t> 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−</m:t>
        </m:r>
        <m:r>
          <m:t>b</m:t>
        </m:r>
        <m:r>
          <m:t> 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and multiplying by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a</m:t>
            </m:r>
          </m:den>
        </m:f>
      </m:oMath>
      <w:r>
        <w:t xml:space="preserve"> </w:t>
      </w:r>
      <w:r>
        <w:t xml:space="preserve">gives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s</m:t>
        </m:r>
        <m:r>
          <m:t> 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with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b</m:t>
        </m:r>
        <m:r>
          <m:rPr>
            <m:sty m:val="p"/>
          </m:rPr>
          <m:t>/</m:t>
        </m:r>
        <m:r>
          <m:t>a</m:t>
        </m:r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s</m:t>
                  </m:r>
                  <m:r>
                    <m:t> 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=</m:t>
              </m:r>
              <m:r>
                <m:t>s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s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Direct Sums and Orthogonal Complements</m:t>
              </m:r>
              <m:r>
                <m:rPr>
                  <m:nor/>
                  <m:sty m:val="p"/>
                </m:rPr>
                <m:t>, special case 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, first slot)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s</m:t>
                  </m:r>
                </m:e>
              </m:d>
              <m:r>
                <m:t>​</m:t>
              </m:r>
              <m:r>
                <m:t> 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a</m:t>
                  </m:r>
                  <m:r>
                    <m:t>b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  <m:r>
                <m:t> 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b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s</m:t>
                  </m:r>
                </m:e>
              </m:d>
              <m:r>
                <m:t>​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Equation 2 in Vectors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s</m:t>
                      </m:r>
                    </m:e>
                  </m:d>
                  <m:r>
                    <m:t>​</m:t>
                  </m:r>
                  <m:r>
                    <m:t> </m:t>
                  </m:r>
                  <m:r>
                    <m:t>​</m:t>
                  </m:r>
                  <m:d>
                    <m:dPr>
                      <m:begChr m:val="∥"/>
                      <m:sepChr m:val=""/>
                      <m:endChr m:val="∥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t>s</m:t>
                  </m:r>
                  <m:r>
                    <m:t> 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</m:t>
              </m:r>
              <m:r>
                <m:rPr>
                  <m:nor/>
                  <m:sty m:val="p"/>
                </m:rPr>
                <m:t>, part 2)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s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 equality holds.</w:t>
      </w:r>
    </w:p>
    <w:bookmarkStart w:id="38" w:name="exm-cauchy-schwarz"/>
    <w:p>
      <w:pPr>
        <w:pStyle w:val="FirstParagraph"/>
      </w:pPr>
      <w:r>
        <w:rPr>
          <w:b/>
          <w:bCs/>
        </w:rPr>
        <w:t xml:space="preserve">Example 8 (A strict case and an equality case)</w:t>
      </w:r>
      <w:r>
        <w:t xml:space="preserve"> </w:t>
      </w:r>
      <w:r>
        <w:t xml:space="preserve"> </w:t>
      </w:r>
    </w:p>
    <w:p>
      <w:pPr>
        <w:numPr>
          <w:ilvl w:val="0"/>
          <w:numId w:val="1008"/>
        </w:numPr>
      </w:pP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8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while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t> 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5</m:t>
            </m:r>
          </m:e>
        </m:rad>
        <m:r>
          <m:rPr>
            <m:sty m:val="p"/>
          </m:rPr>
          <m:t>⋅</m:t>
        </m:r>
        <m:r>
          <m:t>5</m:t>
        </m:r>
        <m:r>
          <m:rPr>
            <m:sty m:val="p"/>
          </m:rPr>
          <m:t>≈</m:t>
        </m:r>
        <m:r>
          <m:t>11.18</m:t>
        </m:r>
      </m:oMath>
      <w:r>
        <w:t xml:space="preserve">.</w:t>
      </w:r>
      <w:r>
        <w:t xml:space="preserve"> </w:t>
      </w:r>
      <w:r>
        <w:t xml:space="preserve">The inequality is strict, and the vectors are linearly independent: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 </w:t>
      </w:r>
      <w:r>
        <w:t xml:space="preserve">is not a multiple of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 since</w:t>
      </w:r>
      <w:r>
        <w:t xml:space="preserve"> </w:t>
      </w:r>
      <m:oMath>
        <m:r>
          <m:t>3</m:t>
        </m:r>
        <m:r>
          <m:rPr>
            <m:sty m:val="p"/>
          </m:rPr>
          <m:t>⋅</m:t>
        </m:r>
        <m:r>
          <m:t>2</m:t>
        </m:r>
        <m:r>
          <m:rPr>
            <m:sty m:val="p"/>
          </m:rPr>
          <m:t>≠</m:t>
        </m:r>
        <m:r>
          <m:t>4</m:t>
        </m:r>
      </m:oMath>
      <w:r>
        <w:t xml:space="preserve">.</w:t>
      </w:r>
    </w:p>
    <w:p>
      <w:pPr>
        <w:numPr>
          <w:ilvl w:val="0"/>
          <w:numId w:val="1008"/>
        </w:numPr>
      </w:pP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4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8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10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5</m:t>
                  </m:r>
                </m:e>
              </m:rad>
              <m:r>
                <m:t> </m:t>
              </m:r>
              <m:rad>
                <m:radPr>
                  <m:degHide m:val="on"/>
                </m:radPr>
                <m:deg/>
                <m:e>
                  <m:r>
                    <m:t>20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100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 equality holds.</w:t>
      </w:r>
    </w:p>
    <w:bookmarkEnd w:id="38"/>
    <w:bookmarkStart w:id="39" w:name="thm-triangle-inequality"/>
    <w:p>
      <w:pPr>
        <w:pStyle w:val="FirstParagraph"/>
      </w:pPr>
      <w:r>
        <w:rPr>
          <w:b/>
          <w:bCs/>
        </w:rPr>
        <w:t xml:space="preserve">Theorem 4 (Triangle inequality)</w:t>
      </w:r>
      <w:r>
        <w:t xml:space="preserve"> </w:t>
      </w:r>
      <w:r>
        <w:t xml:space="preserve">For any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≤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+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3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number is at most its absolute value)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3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​</m:t>
                  </m:r>
                  <m:d>
                    <m:dPr>
                      <m:begChr m:val="∥"/>
                      <m:sepChr m:val=""/>
                      <m:endChr m:val="∥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t>​</m:t>
                  </m:r>
                  <m:d>
                    <m:dPr>
                      <m:begChr m:val="∥"/>
                      <m:sepChr m:val=""/>
                      <m:endChr m:val="∥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square)</m:t>
              </m:r>
            </m:e>
          </m:eqArr>
        </m:oMath>
      </m:oMathPara>
    </w:p>
    <w:p>
      <w:pPr>
        <w:pStyle w:val="FirstParagraph"/>
      </w:pPr>
      <w:r>
        <w:t xml:space="preserve">Both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+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+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are nonnegative (</w:t>
      </w:r>
      <w:hyperlink w:anchor="thm-norm-properties">
        <w:r>
          <w:rPr>
            <w:rStyle w:val="Hyperlink"/>
          </w:rPr>
          <w:t xml:space="preserve">Theorem 1</w:t>
        </w:r>
      </w:hyperlink>
      <w:r>
        <w:t xml:space="preserve">),</w:t>
      </w:r>
      <w:r>
        <w:t xml:space="preserve"> </w:t>
      </w:r>
      <w:r>
        <w:t xml:space="preserve">and for nonnegative numbers</w:t>
      </w:r>
      <w:r>
        <w:t xml:space="preserve"> </w:t>
      </w:r>
      <m:oMath>
        <m:sSup>
          <m:e>
            <m:r>
              <m:t>a</m:t>
            </m:r>
          </m:e>
          <m:sup>
            <m:r>
              <m:t>2</m:t>
            </m:r>
          </m:sup>
        </m:sSup>
        <m:r>
          <m:rPr>
            <m:sty m:val="p"/>
          </m:rPr>
          <m:t>≤</m:t>
        </m:r>
        <m:sSup>
          <m:e>
            <m:r>
              <m:t>b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implies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b</m:t>
        </m:r>
      </m:oMath>
      <w:r>
        <w:t xml:space="preserve">.</w:t>
      </w:r>
    </w:p>
    <w:bookmarkStart w:id="40" w:name="exm-triangle-inequality"/>
    <w:p>
      <w:pPr>
        <w:pStyle w:val="BodyText"/>
      </w:pPr>
      <w:r>
        <w:rPr>
          <w:b/>
          <w:bCs/>
        </w:rPr>
        <w:t xml:space="preserve">Example 9 (A strict case and an equality case)</w:t>
      </w:r>
      <w:r>
        <w:t xml:space="preserve"> </w:t>
      </w:r>
      <w:r>
        <w:t xml:space="preserve"> </w:t>
      </w:r>
    </w:p>
    <w:p>
      <w:pPr>
        <w:numPr>
          <w:ilvl w:val="0"/>
          <w:numId w:val="1009"/>
        </w:numPr>
      </w:pP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4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while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7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9"/>
        </w:numPr>
      </w:pP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 which point the same way: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 equality holds.</w:t>
      </w:r>
    </w:p>
    <w:bookmarkEnd w:id="40"/>
    <w:bookmarkStart w:id="41" w:name="def-norm"/>
    <w:p>
      <w:pPr>
        <w:pStyle w:val="FirstParagraph"/>
      </w:pPr>
      <w:r>
        <w:rPr>
          <w:b/>
          <w:bCs/>
        </w:rPr>
        <w:t xml:space="preserve">Definition 4 (Norm (normed vector space))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norm</w:t>
      </w:r>
      <w:r>
        <w:t xml:space="preserve"> </w:t>
      </w:r>
      <w:r>
        <w:t xml:space="preserve">on a real vector space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is a function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  <m:r>
          <m:rPr>
            <m:sty m:val="p"/>
          </m:rPr>
          <m:t>:</m:t>
        </m:r>
        <m:r>
          <m:t>V</m:t>
        </m:r>
        <m:r>
          <m:rPr>
            <m:sty m:val="p"/>
          </m:rPr>
          <m:t>→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 </w:t>
      </w:r>
      <w:r>
        <w:t xml:space="preserve">that assigns to each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r>
          <m:t>V</m:t>
        </m:r>
      </m:oMath>
      <w:r>
        <w:t xml:space="preserve"> </w:t>
      </w:r>
      <w:r>
        <w:t xml:space="preserve">a nonnegative real number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satisfies the following three axioms for all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r>
          <m:t>V</m:t>
        </m:r>
      </m:oMath>
      <w:r>
        <w:t xml:space="preserve"> </w:t>
      </w:r>
      <w:r>
        <w:t xml:space="preserve">and all scalars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: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Positivity and definiteness</w:t>
      </w:r>
      <w:r>
        <w:t xml:space="preserve">: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≥</m:t>
        </m:r>
        <m:r>
          <m:t>0</m:t>
        </m:r>
      </m:oMath>
      <w:r>
        <w:t xml:space="preserve">, and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if and only if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;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Absolute homogeneity</w:t>
      </w:r>
      <w:r>
        <w:t xml:space="preserve">: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c</m:t>
            </m:r>
            <m:r>
              <m:t> 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c</m:t>
            </m:r>
          </m:e>
        </m:d>
        <m:r>
          <m:t>​</m:t>
        </m:r>
        <m:r>
          <m:t> 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;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Subadditivity (triangle inequality)</w:t>
      </w:r>
      <w:r>
        <w:t xml:space="preserve">: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+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r>
          <m:t>​</m:t>
        </m:r>
        <m:r>
          <m:rPr>
            <m:sty m:val="p"/>
          </m:rPr>
          <m:t>≤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+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r>
          <m:t>​</m:t>
        </m:r>
      </m:oMath>
      <w:r>
        <w:t xml:space="preserve">.</w:t>
      </w:r>
    </w:p>
    <w:p>
      <w:pPr>
        <w:pStyle w:val="FirstParagraph"/>
      </w:pPr>
      <w:r>
        <w:t xml:space="preserve">A vector space equipped with a norm is called a</w:t>
      </w:r>
      <w:r>
        <w:t xml:space="preserve"> </w:t>
      </w:r>
      <w:r>
        <w:rPr>
          <w:b/>
          <w:bCs/>
        </w:rPr>
        <w:t xml:space="preserve">normed vector space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normed space</w:t>
      </w:r>
      <w:r>
        <w:t xml:space="preserve">).</w:t>
      </w:r>
    </w:p>
    <w:bookmarkEnd w:id="41"/>
    <w:bookmarkStart w:id="43" w:name="exm-norm-euclidean"/>
    <w:p>
      <w:pPr>
        <w:pStyle w:val="BodyText"/>
      </w:pPr>
      <w:r>
        <w:rPr>
          <w:b/>
          <w:bCs/>
        </w:rPr>
        <w:t xml:space="preserve">Example 10 (Euclidean space as a normed vector space)</w:t>
      </w:r>
      <w:r>
        <w:t xml:space="preserve"> </w:t>
      </w:r>
      <w:r>
        <w:t xml:space="preserve">The Euclidean space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equipped with the Euclidean norm (</w:t>
      </w:r>
      <w:hyperlink r:id="rId42">
        <w:r>
          <w:rPr>
            <w:rStyle w:val="Hyperlink"/>
          </w:rPr>
          <w:t xml:space="preserve">Definition 14 in Vectors</w:t>
        </w:r>
      </w:hyperlink>
      <w:r>
        <w:t xml:space="preserve">)</w:t>
      </w:r>
      <w:r>
        <w:t xml:space="preserve"> </w:t>
      </w:r>
      <w:r>
        <w:t xml:space="preserve">is a normed vector space:</w:t>
      </w:r>
    </w:p>
    <w:p>
      <w:pPr>
        <w:pStyle w:val="Compact"/>
        <w:numPr>
          <w:ilvl w:val="0"/>
          <w:numId w:val="1011"/>
        </w:numPr>
      </w:pPr>
      <w:r>
        <w:t xml:space="preserve">Positivity and absolute homogeneity hold by</w:t>
      </w:r>
      <w:r>
        <w:t xml:space="preserve"> </w:t>
      </w:r>
      <w:hyperlink w:anchor="thm-norm-properties">
        <w:r>
          <w:rPr>
            <w:rStyle w:val="Hyperlink"/>
          </w:rPr>
          <w:t xml:space="preserve">Theorem 1</w:t>
        </w:r>
      </w:hyperlink>
      <w:r>
        <w:t xml:space="preserve">.</w:t>
      </w:r>
    </w:p>
    <w:p>
      <w:pPr>
        <w:pStyle w:val="Compact"/>
        <w:numPr>
          <w:ilvl w:val="0"/>
          <w:numId w:val="1011"/>
        </w:numPr>
      </w:pPr>
      <w:r>
        <w:t xml:space="preserve">The triangle inequality holds by</w:t>
      </w:r>
      <w:r>
        <w:t xml:space="preserve"> </w:t>
      </w:r>
      <w:hyperlink w:anchor="thm-triangle-inequality">
        <w:r>
          <w:rPr>
            <w:rStyle w:val="Hyperlink"/>
          </w:rPr>
          <w:t xml:space="preserve">Theorem 4</w:t>
        </w:r>
      </w:hyperlink>
      <w:r>
        <w:t xml:space="preserve">.</w:t>
      </w:r>
    </w:p>
    <w:p>
      <w:pPr>
        <w:pStyle w:val="FirstParagraph"/>
      </w:pPr>
      <w:r>
        <w:t xml:space="preserve">Every inner product space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,</m:t>
        </m:r>
        <m:d>
          <m:dPr>
            <m:begChr m:val="⟨"/>
            <m:sepChr m:val=""/>
            <m:endChr m:val="⟩"/>
            <m:grow/>
          </m:dPr>
          <m:e>
            <m:r>
              <m:rPr>
                <m:sty m:val="p"/>
              </m:rPr>
              <m:t>⋅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⋅</m:t>
            </m:r>
          </m:e>
        </m:d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inner-product-space">
        <w:r>
          <w:rPr>
            <w:rStyle w:val="Hyperlink"/>
          </w:rPr>
          <w:t xml:space="preserve">Definition 2</w:t>
        </w:r>
      </w:hyperlink>
      <w:r>
        <w:t xml:space="preserve">)</w:t>
      </w:r>
      <w:r>
        <w:t xml:space="preserve"> </w:t>
      </w:r>
      <w:r>
        <w:t xml:space="preserve">naturally defines an induced norm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ad>
          <m:radPr>
            <m:degHide m:val="on"/>
          </m:radPr>
          <m:deg/>
          <m:e>
            <m:d>
              <m:dPr>
                <m:begChr m:val="⟨"/>
                <m:sepChr m:val=""/>
                <m:endChr m:val="⟩"/>
                <m:grow/>
              </m:dPr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  <m:r>
                  <m:rPr>
                    <m:sty m:val="p"/>
                  </m:rPr>
                  <m:t>,</m:t>
                </m:r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</m:d>
          </m:e>
        </m:rad>
      </m:oMath>
      <w:r>
        <w:t xml:space="preserve">,</w:t>
      </w:r>
      <w:r>
        <w:t xml:space="preserve"> </w:t>
      </w:r>
      <w:r>
        <w:t xml:space="preserve">which satisfies all three norm axioms.</w:t>
      </w:r>
    </w:p>
    <w:bookmarkEnd w:id="43"/>
    <w:bookmarkStart w:id="44" w:name="def-vector-p-norm"/>
    <w:p>
      <w:pPr>
        <w:pStyle w:val="BodyText"/>
      </w:pPr>
      <w:r>
        <w:rPr>
          <w:b/>
          <w:bCs/>
        </w:rPr>
        <w:t xml:space="preserve">Definition 5 (Vector</w:t>
      </w:r>
      <w:r>
        <w:rPr>
          <w:b/>
          <w:bCs/>
        </w:rPr>
        <w:t xml:space="preserve"> </w:t>
      </w:r>
      <m:oMath>
        <m:r>
          <m:t>p</m:t>
        </m:r>
      </m:oMath>
      <w:r>
        <w:rPr>
          <w:b/>
          <w:bCs/>
        </w:rPr>
        <w:t xml:space="preserve">-norm (</w:t>
      </w:r>
      <m:oMath>
        <m:sSub>
          <m:e>
            <m:r>
              <m:t>ℓ</m:t>
            </m:r>
          </m:e>
          <m:sub>
            <m:r>
              <m:t>p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norm,</w:t>
      </w:r>
      <w:r>
        <w:rPr>
          <w:b/>
          <w:bCs/>
        </w:rPr>
        <w:t xml:space="preserve"> </w:t>
      </w:r>
      <m:oMath>
        <m:sSub>
          <m:e>
            <m:r>
              <m:t>ℓ</m:t>
            </m:r>
          </m:e>
          <m:sub>
            <m:r>
              <m:t>1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norm,</w:t>
      </w:r>
      <w:r>
        <w:rPr>
          <w:b/>
          <w:bCs/>
        </w:rPr>
        <w:t xml:space="preserve"> </w:t>
      </w:r>
      <m:oMath>
        <m:sSub>
          <m:e>
            <m:r>
              <m:t>ℓ</m:t>
            </m:r>
          </m:e>
          <m:sub>
            <m:r>
              <m:t>2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norm, infinity norm))</w:t>
      </w:r>
      <w:r>
        <w:t xml:space="preserve"> </w:t>
      </w:r>
      <w:r>
        <w:t xml:space="preserve">For a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 any real number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1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vector</w:t>
      </w:r>
      <w:r>
        <w:rPr>
          <w:b/>
          <w:bCs/>
        </w:rPr>
        <w:t xml:space="preserve"> </w:t>
      </w:r>
      <m:oMath>
        <m:r>
          <m:t>p</m:t>
        </m:r>
      </m:oMath>
      <w:r>
        <w:rPr>
          <w:b/>
          <w:bCs/>
        </w:rPr>
        <w:t xml:space="preserve">-norm</w:t>
      </w:r>
      <w:r>
        <w:t xml:space="preserve"> </w:t>
      </w:r>
      <w:r>
        <w:t xml:space="preserve">(or</w:t>
      </w:r>
      <w:r>
        <w:t xml:space="preserve"> </w:t>
      </w:r>
      <m:oMath>
        <m:sSub>
          <m:e>
            <m:r>
              <m:t>ℓ</m:t>
            </m:r>
          </m:e>
          <m:sub>
            <m:r>
              <m:t>p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norm</w:t>
      </w:r>
      <w:r>
        <w:t xml:space="preserve">, traditionally named with parameter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but denoted here with exponent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to avoid clashing with the ambient vector dimension</w:t>
      </w:r>
      <w:r>
        <w:t xml:space="preserve"> </w:t>
      </w:r>
      <m:oMath>
        <m:r>
          <m:t>p</m:t>
        </m:r>
      </m:oMath>
      <w:r>
        <w:t xml:space="preserve">) is: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d>
          <m:sSub>
            <m:e>
              <m:r>
                <m:t>​</m:t>
              </m:r>
            </m:e>
            <m:sub>
              <m:r>
                <m:t>k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k</m:t>
                  </m:r>
                </m:sup>
              </m:sSup>
            </m:e>
          </m:d>
          <m:sSup>
            <m:e>
              <m:r>
                <m:t>​</m:t>
              </m:r>
            </m:e>
            <m:sup>
              <m:r>
                <m:t>1</m:t>
              </m:r>
              <m:r>
                <m:rPr>
                  <m:sty m:val="p"/>
                </m:rPr>
                <m:t>/</m:t>
              </m:r>
              <m:r>
                <m:t>k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cases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are named the</w:t>
      </w:r>
      <w:r>
        <w:t xml:space="preserve"> </w:t>
      </w:r>
      <m:oMath>
        <m:sSub>
          <m:e>
            <m:r>
              <m:t>ℓ</m:t>
            </m:r>
          </m:e>
          <m:sub>
            <m:r>
              <m:t>1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norm</w:t>
      </w:r>
      <w:r>
        <w:t xml:space="preserve"> </w:t>
      </w:r>
      <w:r>
        <w:t xml:space="preserve">(also the</w:t>
      </w:r>
      <w:r>
        <w:t xml:space="preserve"> </w:t>
      </w:r>
      <w:r>
        <w:rPr>
          <w:b/>
          <w:bCs/>
        </w:rPr>
        <w:t xml:space="preserve">taxicab norm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Manhattan norm</w:t>
      </w:r>
      <w:r>
        <w:t xml:space="preserve">)</w:t>
      </w:r>
      <w:r>
        <w:t xml:space="preserve"> </w:t>
      </w:r>
      <w:r>
        <w:t xml:space="preserve">and the</w:t>
      </w:r>
      <w:r>
        <w:t xml:space="preserve"> </w:t>
      </w:r>
      <m:oMath>
        <m:sSub>
          <m:e>
            <m:r>
              <m:t>ℓ</m:t>
            </m:r>
          </m:e>
          <m:sub>
            <m:r>
              <m:t>2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norm</w:t>
      </w:r>
      <w:r>
        <w:t xml:space="preserve">.</w:t>
      </w:r>
    </w:p>
    <w:bookmarkEnd w:id="44"/>
    <w:bookmarkStart w:id="45" w:name="exm-vector-p-norm"/>
    <w:p>
      <w:pPr>
        <w:pStyle w:val="BodyText"/>
      </w:pPr>
      <w:r>
        <w:rPr>
          <w:b/>
          <w:bCs/>
        </w:rPr>
        <w:t xml:space="preserve">Example 11 (Calculating</w:t>
      </w:r>
      <w:r>
        <w:rPr>
          <w:b/>
          <w:bCs/>
        </w:rPr>
        <w:t xml:space="preserve"> </w:t>
      </w:r>
      <m:oMath>
        <m:sSub>
          <m:e>
            <m:r>
              <m:t>ℓ</m:t>
            </m:r>
          </m:e>
          <m:sub>
            <m:r>
              <m:t>1</m:t>
            </m:r>
          </m:sub>
        </m:sSub>
      </m:oMath>
      <w:r>
        <w:rPr>
          <w:b/>
          <w:bCs/>
        </w:rPr>
        <w:t xml:space="preserve">,</w:t>
      </w:r>
      <w:r>
        <w:rPr>
          <w:b/>
          <w:bCs/>
        </w:rPr>
        <w:t xml:space="preserve"> </w:t>
      </w:r>
      <m:oMath>
        <m:sSub>
          <m:e>
            <m:r>
              <m:t>ℓ</m:t>
            </m:r>
          </m:e>
          <m:sub>
            <m:r>
              <m:t>2</m:t>
            </m:r>
          </m:sub>
        </m:sSub>
      </m:oMath>
      <w:r>
        <w:rPr>
          <w:b/>
          <w:bCs/>
        </w:rPr>
        <w:t xml:space="preserve">, and</w:t>
      </w:r>
      <w:r>
        <w:rPr>
          <w:b/>
          <w:bCs/>
        </w:rPr>
        <w:t xml:space="preserve"> </w:t>
      </w:r>
      <m:oMath>
        <m:sSub>
          <m:e>
            <m:r>
              <m:t>ℓ</m:t>
            </m:r>
          </m:e>
          <m:sub>
            <m:r>
              <m:rPr>
                <m:sty m:val="p"/>
              </m:rPr>
              <m:t>∞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norms)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4</m:t>
        </m:r>
        <m:r>
          <m:rPr>
            <m:sty m:val="p"/>
          </m:rPr>
          <m:t>)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numPr>
          <w:ilvl w:val="0"/>
          <w:numId w:val="1012"/>
        </w:numPr>
      </w:pPr>
      <m:oMath>
        <m:sSub>
          <m:e>
            <m:r>
              <m:t>ℓ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norm: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b>
                <m:e>
                  <m:r>
                    <m:t>​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3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4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7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2"/>
        </w:numPr>
      </w:pPr>
      <m:oMath>
        <m:sSub>
          <m:e>
            <m:r>
              <m:t>ℓ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norm: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b>
                <m:e>
                  <m:r>
                    <m:t>​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3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4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9</m:t>
                  </m:r>
                  <m:r>
                    <m:rPr>
                      <m:sty m:val="p"/>
                    </m:rPr>
                    <m:t>+</m:t>
                  </m:r>
                  <m:r>
                    <m:t>16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25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2"/>
        </w:numPr>
      </w:pPr>
      <m:oMath>
        <m:sSub>
          <m:e>
            <m:r>
              <m:t>ℓ</m:t>
            </m:r>
          </m:e>
          <m:sub>
            <m:r>
              <m:rPr>
                <m:sty m:val="p"/>
              </m:rPr>
              <m:t>∞</m:t>
            </m:r>
          </m:sub>
        </m:sSub>
      </m:oMath>
      <w:r>
        <w:t xml:space="preserve"> </w:t>
      </w:r>
      <w:r>
        <w:t xml:space="preserve">norm: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b>
                <m:e>
                  <m:r>
                    <m:t>​</m:t>
                  </m:r>
                </m:e>
                <m:sub>
                  <m:r>
                    <m:rPr>
                      <m:sty m:val="p"/>
                    </m:rPr>
                    <m:t>∞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max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3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4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Notice that</w:t>
      </w:r>
      <w:r>
        <w:t xml:space="preserve"> </w:t>
      </w:r>
      <m:oMath>
        <m:r>
          <m:t>4</m:t>
        </m:r>
        <m:r>
          <m:rPr>
            <m:sty m:val="p"/>
          </m:rPr>
          <m:t>≤</m:t>
        </m:r>
        <m:r>
          <m:t>5</m:t>
        </m:r>
        <m:r>
          <m:rPr>
            <m:sty m:val="p"/>
          </m:rPr>
          <m:t>≤</m:t>
        </m:r>
        <m:r>
          <m:t>7</m:t>
        </m:r>
      </m:oMath>
      <w:r>
        <w:t xml:space="preserve">. For any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 the norms satisfy the chain of inequalities: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d>
          <m:sSub>
            <m:e>
              <m:r>
                <m:t>​</m:t>
              </m:r>
            </m:e>
            <m:sub>
              <m:r>
                <m:rPr>
                  <m:sty m:val="p"/>
                </m:rPr>
                <m:t>∞</m:t>
              </m:r>
            </m:sub>
          </m:sSub>
          <m:r>
            <m:rPr>
              <m:sty m:val="p"/>
            </m:rPr>
            <m:t>≤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d>
          <m:sSub>
            <m:e>
              <m:r>
                <m:t>​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≤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d>
          <m:sSub>
            <m:e>
              <m:r>
                <m:t>​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≤</m:t>
          </m:r>
          <m:rad>
            <m:radPr>
              <m:degHide m:val="on"/>
            </m:radPr>
            <m:deg/>
            <m:e>
              <m:r>
                <m:t>p</m:t>
              </m:r>
            </m:e>
          </m:rad>
          <m:r>
            <m:t> 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d>
          <m:sSub>
            <m:e>
              <m:r>
                <m:t>​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≤</m:t>
          </m:r>
          <m:r>
            <m:t>p</m:t>
          </m:r>
          <m:r>
            <m:t> 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d>
          <m:sSub>
            <m:e>
              <m:r>
                <m:t>​</m:t>
              </m:r>
            </m:e>
            <m:sub>
              <m:r>
                <m:rPr>
                  <m:sty m:val="p"/>
                </m:rPr>
                <m:t>∞</m:t>
              </m:r>
            </m:sub>
          </m:sSub>
          <m:r>
            <m:rPr>
              <m:sty m:val="p"/>
            </m:rPr>
            <m:t>.</m:t>
          </m:r>
        </m:oMath>
      </m:oMathPara>
    </w:p>
    <w:bookmarkEnd w:id="45"/>
    <w:bookmarkStart w:id="46" w:name="rem-vector-norms-sparsity"/>
    <w:p>
      <w:pPr>
        <w:pStyle w:val="FirstParagraph"/>
      </w:pPr>
      <w:r>
        <w:rPr>
          <w:i/>
          <w:iCs/>
        </w:rPr>
        <w:t xml:space="preserve">Remark 3</w:t>
      </w:r>
      <w:r>
        <w:t xml:space="preserve"> (Unit balls and regularization in machine learning). </w:t>
      </w:r>
      <w:r>
        <w:t xml:space="preserve">The unit ball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under the</w:t>
      </w:r>
      <w:r>
        <w:t xml:space="preserve"> </w:t>
      </w:r>
      <m:oMath>
        <m:sSub>
          <m:e>
            <m:r>
              <m:t>ℓ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norm is 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∈</m:t>
            </m:r>
            <m:sSup>
              <m:e>
                <m:r>
                  <m:rPr>
                    <m:scr m:val="double-struck"/>
                    <m:sty m:val="p"/>
                  </m:rPr>
                  <m:t>R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:</m:t>
            </m:r>
            <m:r>
              <m:t>​</m:t>
            </m:r>
            <m:d>
              <m:dPr>
                <m:begChr m:val="∥"/>
                <m:sepChr m:val=""/>
                <m:endChr m:val="∥"/>
                <m:grow/>
              </m:dPr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</m:d>
            <m:sSub>
              <m:e>
                <m:r>
                  <m:t>​</m:t>
                </m:r>
              </m:e>
              <m:sub>
                <m:r>
                  <m:t>k</m:t>
                </m:r>
              </m:sub>
            </m:sSub>
            <m:r>
              <m:rPr>
                <m:sty m:val="p"/>
              </m:rPr>
              <m:t>≤</m:t>
            </m:r>
            <m:r>
              <m:t>1</m:t>
            </m:r>
          </m:e>
        </m:d>
        <m:r>
          <m:t>​</m:t>
        </m:r>
      </m:oMath>
      <w:r>
        <w:t xml:space="preserve">:</w:t>
      </w:r>
    </w:p>
    <w:p>
      <w:pPr>
        <w:pStyle w:val="Compact"/>
        <w:numPr>
          <w:ilvl w:val="0"/>
          <w:numId w:val="1013"/>
        </w:numPr>
      </w:pPr>
      <w:r>
        <w:t xml:space="preserve">For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1</m:t>
        </m:r>
      </m:oMath>
      <w:r>
        <w:t xml:space="preserve">, the unit ball is a diamond (cross-polytope) with sharp vertices along the coordinate axes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±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±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For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, the unit ball is the smooth round Euclidean unit disk.</w:t>
      </w:r>
    </w:p>
    <w:p>
      <w:pPr>
        <w:pStyle w:val="Compact"/>
        <w:numPr>
          <w:ilvl w:val="0"/>
          <w:numId w:val="1013"/>
        </w:numPr>
      </w:pPr>
      <w:r>
        <w:t xml:space="preserve">For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, the unit ball is an axis-aligned square with vertices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±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±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FirstParagraph"/>
      </w:pPr>
      <w:r>
        <w:t xml:space="preserve">In regression and machine learning, adding an</w:t>
      </w:r>
      <w:r>
        <w:t xml:space="preserve"> </w:t>
      </w:r>
      <m:oMath>
        <m:sSub>
          <m:e>
            <m:r>
              <m:t>ℓ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penalty (Lasso regularization) to an objective function encourages sparse solutions:</w:t>
      </w:r>
      <w:r>
        <w:t xml:space="preserve"> </w:t>
      </w:r>
      <w:r>
        <w:t xml:space="preserve">the level curves of the loss function tend to make contact with the sharp corners of the</w:t>
      </w:r>
      <w:r>
        <w:t xml:space="preserve"> </w:t>
      </w:r>
      <m:oMath>
        <m:sSub>
          <m:e>
            <m:r>
              <m:t>ℓ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unit ball on the coordinate axes, setting irrelevant feature weights exactly to zero.</w:t>
      </w:r>
      <w:r>
        <w:t xml:space="preserve"> </w:t>
      </w:r>
      <w:r>
        <w:t xml:space="preserve">In contrast, the smooth spherical</w:t>
      </w:r>
      <w:r>
        <w:t xml:space="preserve"> </w:t>
      </w:r>
      <m:oMath>
        <m:sSub>
          <m:e>
            <m:r>
              <m:t>ℓ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penalty (Ridge regularization) shrinks all weights toward zero without setting them exactly to zero.</w:t>
      </w:r>
    </w:p>
    <w:bookmarkEnd w:id="46"/>
    <w:bookmarkStart w:id="47" w:name="def-infinity-norm"/>
    <w:p>
      <w:pPr>
        <w:pStyle w:val="BodyText"/>
      </w:pPr>
      <w:r>
        <w:rPr>
          <w:b/>
          <w:bCs/>
        </w:rPr>
        <w:t xml:space="preserve">Definition 6 (Infinity norm (</w:t>
      </w:r>
      <m:oMath>
        <m:sSub>
          <m:e>
            <m:r>
              <m:t>ℓ</m:t>
            </m:r>
          </m:e>
          <m:sub>
            <m:r>
              <m:rPr>
                <m:sty m:val="p"/>
              </m:rPr>
              <m:t>∞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norm, maximum norm, Chebyshev norm))</w:t>
      </w:r>
      <w:r>
        <w:t xml:space="preserve"> </w:t>
      </w:r>
      <w:r>
        <w:t xml:space="preserve">For a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infinity norm</w:t>
      </w:r>
      <w:r>
        <w:t xml:space="preserve"> </w:t>
      </w:r>
      <w:r>
        <w:t xml:space="preserve">(also the</w:t>
      </w:r>
      <w:r>
        <w:t xml:space="preserve"> </w:t>
      </w:r>
      <m:oMath>
        <m:sSub>
          <m:e>
            <m:r>
              <m:t>ℓ</m:t>
            </m:r>
          </m:e>
          <m:sub>
            <m:r>
              <m:rPr>
                <m:sty m:val="p"/>
              </m:rPr>
              <m:t>∞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norm</w:t>
      </w:r>
      <w:r>
        <w:t xml:space="preserve">,</w:t>
      </w:r>
      <w:r>
        <w:t xml:space="preserve"> </w:t>
      </w:r>
      <w:r>
        <w:rPr>
          <w:b/>
          <w:bCs/>
        </w:rPr>
        <w:t xml:space="preserve">maximum norm</w:t>
      </w:r>
      <w:r>
        <w:t xml:space="preserve">, or</w:t>
      </w:r>
      <w:r>
        <w:t xml:space="preserve"> </w:t>
      </w:r>
      <w:r>
        <w:rPr>
          <w:b/>
          <w:bCs/>
        </w:rPr>
        <w:t xml:space="preserve">Chebyshev norm</w:t>
      </w:r>
      <w:r>
        <w:t xml:space="preserve">) is defined separately from the</w:t>
      </w:r>
      <w:r>
        <w:t xml:space="preserve"> </w:t>
      </w:r>
      <m:oMath>
        <m:r>
          <m:t>p</m:t>
        </m:r>
      </m:oMath>
      <w:r>
        <w:t xml:space="preserve">-norms (</w:t>
      </w:r>
      <w:hyperlink w:anchor="def-vector-p-norm">
        <w:r>
          <w:rPr>
            <w:rStyle w:val="Hyperlink"/>
          </w:rPr>
          <w:t xml:space="preserve">Definition 5</w:t>
        </w:r>
      </w:hyperlink>
      <w:r>
        <w:t xml:space="preserve">) by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d>
          <m:sSub>
            <m:e>
              <m:r>
                <m:t>​</m:t>
              </m:r>
            </m:e>
            <m:sub>
              <m:r>
                <m:rPr>
                  <m:sty m:val="p"/>
                </m:rPr>
                <m:t>∞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max</m:t>
              </m:r>
            </m:e>
            <m:lim>
              <m:r>
                <m:t>1</m:t>
              </m:r>
              <m:r>
                <m:rPr>
                  <m:sty m:val="p"/>
                </m:rPr>
                <m:t>≤</m:t>
              </m:r>
              <m:r>
                <m:t>i</m:t>
              </m:r>
              <m:r>
                <m:rPr>
                  <m:sty m:val="p"/>
                </m:rPr>
                <m:t>≤</m:t>
              </m:r>
              <m:r>
                <m:t>p</m:t>
              </m:r>
            </m:lim>
          </m:limLow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47"/>
    <w:bookmarkStart w:id="48" w:name="thm-vector-p-norm"/>
    <w:p>
      <w:pPr>
        <w:pStyle w:val="FirstParagraph"/>
      </w:pPr>
      <w:r>
        <w:rPr>
          <w:b/>
          <w:bCs/>
        </w:rPr>
        <w:t xml:space="preserve">Theorem 5 (The</w:t>
      </w:r>
      <w:r>
        <w:rPr>
          <w:b/>
          <w:bCs/>
        </w:rPr>
        <w:t xml:space="preserve"> </w:t>
      </w:r>
      <m:oMath>
        <m:sSub>
          <m:e>
            <m:r>
              <m:t>ℓ</m:t>
            </m:r>
          </m:e>
          <m:sub>
            <m:r>
              <m:t>1</m:t>
            </m:r>
          </m:sub>
        </m:sSub>
      </m:oMath>
      <w:r>
        <w:rPr>
          <w:b/>
          <w:bCs/>
        </w:rPr>
        <w:t xml:space="preserve">,</w:t>
      </w:r>
      <w:r>
        <w:rPr>
          <w:b/>
          <w:bCs/>
        </w:rPr>
        <w:t xml:space="preserve"> </w:t>
      </w:r>
      <m:oMath>
        <m:sSub>
          <m:e>
            <m:r>
              <m:t>ℓ</m:t>
            </m:r>
          </m:e>
          <m:sub>
            <m:r>
              <m:t>2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and infinity norms, and the norm axioms)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</w:p>
    <w:p>
      <w:pPr>
        <w:pStyle w:val="Compact"/>
        <w:numPr>
          <w:ilvl w:val="0"/>
          <w:numId w:val="1014"/>
        </w:numPr>
      </w:pP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sSub>
          <m:e>
            <m:r>
              <m:t>​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p</m:t>
            </m:r>
          </m:sup>
          <m:e>
            <m:r>
              <m:t>​</m:t>
            </m:r>
          </m:e>
        </m:nary>
        <m:d>
          <m:dPr>
            <m:begChr m:val="|"/>
            <m:sepChr m:val=""/>
            <m:endChr m:val="|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, and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sSub>
          <m:e>
            <m:r>
              <m:t>​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ad>
          <m:radPr>
            <m:degHide m:val="on"/>
          </m:radPr>
          <m:deg/>
          <m:e>
            <m:nary>
              <m:naryPr>
                <m:chr m:val="∑"/>
                <m:limLoc m:val="undOvr"/>
                <m:subHide m:val="off"/>
                <m:supHide m:val="off"/>
              </m:naryPr>
              <m:sub>
                <m:r>
                  <m:t>i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</m:sub>
              <m:sup>
                <m:r>
                  <m:t>p</m:t>
                </m:r>
              </m:sup>
              <m:e>
                <m:sSubSup>
                  <m:e>
                    <m:r>
                      <m:t>x</m:t>
                    </m:r>
                  </m:e>
                  <m:sub>
                    <m:r>
                      <m:t>i</m:t>
                    </m:r>
                  </m:sub>
                  <m:sup>
                    <m:r>
                      <m:t>2</m:t>
                    </m:r>
                  </m:sup>
                </m:sSubSup>
              </m:e>
            </m:nary>
          </m:e>
        </m:rad>
      </m:oMath>
      <w:r>
        <w:t xml:space="preserve">,</w:t>
      </w:r>
      <w:r>
        <w:t xml:space="preserve"> </w:t>
      </w:r>
      <w:r>
        <w:t xml:space="preserve">which is the Euclidean norm (</w:t>
      </w:r>
      <w:hyperlink r:id="rId42">
        <w:r>
          <w:rPr>
            <w:rStyle w:val="Hyperlink"/>
          </w:rPr>
          <w:t xml:space="preserve">Definition 14 in Vectors</w:t>
        </w:r>
      </w:hyperlink>
      <w:r>
        <w:t xml:space="preserve">).</w:t>
      </w:r>
    </w:p>
    <w:p>
      <w:pPr>
        <w:pStyle w:val="Compact"/>
        <w:numPr>
          <w:ilvl w:val="0"/>
          <w:numId w:val="1014"/>
        </w:numPr>
      </w:pP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sSub>
          <m:e>
            <m:r>
              <m:t>​</m:t>
            </m:r>
          </m:e>
          <m:sub>
            <m:r>
              <m:rPr>
                <m:sty m:val="p"/>
              </m:rPr>
              <m:t>∞</m:t>
            </m:r>
          </m:sub>
        </m:sSub>
        <m:r>
          <m:rPr>
            <m:sty m:val="p"/>
          </m:rPr>
          <m:t>=</m:t>
        </m:r>
        <m:sSub>
          <m:e>
            <m:r>
              <m:rPr>
                <m:sty m:val="p"/>
              </m:rPr>
              <m:t>lim</m:t>
            </m:r>
          </m:e>
          <m:sub>
            <m:r>
              <m:t>k</m:t>
            </m:r>
            <m:r>
              <m:rPr>
                <m:sty m:val="p"/>
              </m:rPr>
              <m:t>→</m:t>
            </m:r>
            <m:r>
              <m:rPr>
                <m:sty m:val="p"/>
              </m:rPr>
              <m:t>∞</m:t>
            </m:r>
          </m:sub>
        </m:sSub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sSub>
          <m:e>
            <m:r>
              <m:t>​</m:t>
            </m:r>
          </m:e>
          <m:sub>
            <m:r>
              <m:t>k</m:t>
            </m:r>
          </m:sub>
        </m:sSub>
      </m:oMath>
      <w:r>
        <w:t xml:space="preserve">.</w:t>
      </w:r>
    </w:p>
    <w:p>
      <w:pPr>
        <w:pStyle w:val="Compact"/>
        <w:numPr>
          <w:ilvl w:val="0"/>
          <w:numId w:val="1014"/>
        </w:numPr>
      </w:pPr>
      <w:r>
        <w:t xml:space="preserve">For every real number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1</m:t>
        </m:r>
      </m:oMath>
      <w:r>
        <w:t xml:space="preserve">, and for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p"/>
              </m:rPr>
              <m:t>⋅</m:t>
            </m:r>
          </m:e>
        </m:d>
        <m:sSub>
          <m:e>
            <m:r>
              <m:t>​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is a norm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w:anchor="def-norm">
        <w:r>
          <w:rPr>
            <w:rStyle w:val="Hyperlink"/>
          </w:rPr>
          <w:t xml:space="preserve">Definition 4</w:t>
        </w:r>
      </w:hyperlink>
      <w:r>
        <w:t xml:space="preserve">).</w:t>
      </w:r>
    </w:p>
    <w:bookmarkEnd w:id="4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Part 1.</w:t>
      </w:r>
      <w:r>
        <w:t xml:space="preserve"> </w:t>
      </w:r>
      <w:r>
        <w:t xml:space="preserve">Setting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in</w:t>
      </w:r>
      <w:r>
        <w:t xml:space="preserve"> </w:t>
      </w:r>
      <w:hyperlink w:anchor="def-vector-p-norm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nary>
              <m:naryPr>
                <m:chr m:val="∑"/>
                <m:limLoc m:val="undOvr"/>
                <m:subHide m:val="off"/>
                <m:supHide m:val="off"/>
              </m:naryPr>
              <m:sub>
                <m:r>
                  <m:t>i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</m:sub>
              <m:sup>
                <m:r>
                  <m:t>p</m:t>
                </m:r>
              </m:sup>
              <m:e>
                <m:r>
                  <m:t>​</m:t>
                </m:r>
              </m:e>
            </m:nary>
            <m:d>
              <m:dPr>
                <m:begChr m:val="|"/>
                <m:sepChr m:val=""/>
                <m:endChr m:val="|"/>
                <m:grow/>
              </m:dPr>
              <m:e>
                <m:sSub>
                  <m:e>
                    <m:r>
                      <m:t>x</m:t>
                    </m:r>
                  </m:e>
                  <m:sub>
                    <m:r>
                      <m:t>i</m:t>
                    </m:r>
                  </m:sub>
                </m:sSub>
              </m:e>
            </m:d>
            <m:r>
              <m:t>​</m:t>
            </m:r>
          </m:e>
        </m:d>
        <m:sSup>
          <m:e>
            <m:r>
              <m:t>​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1</m:t>
            </m:r>
          </m:sup>
        </m:sSup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p</m:t>
            </m:r>
          </m:sup>
          <m:e>
            <m:r>
              <m:t>​</m:t>
            </m:r>
          </m:e>
        </m:nary>
        <m:d>
          <m:dPr>
            <m:begChr m:val="|"/>
            <m:sepChr m:val=""/>
            <m:endChr m:val="|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Setting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nary>
              <m:naryPr>
                <m:chr m:val="∑"/>
                <m:limLoc m:val="undOvr"/>
                <m:subHide m:val="off"/>
                <m:supHide m:val="off"/>
              </m:naryPr>
              <m:sub>
                <m:r>
                  <m:t>i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</m:sub>
              <m:sup>
                <m:r>
                  <m:t>p</m:t>
                </m:r>
              </m:sup>
              <m:e>
                <m:r>
                  <m:t>​</m:t>
                </m:r>
              </m:e>
            </m:nary>
            <m:d>
              <m:dPr>
                <m:begChr m:val="|"/>
                <m:sepChr m:val=""/>
                <m:endChr m:val="|"/>
                <m:grow/>
              </m:dPr>
              <m:e>
                <m:sSub>
                  <m:e>
                    <m:r>
                      <m:t>x</m:t>
                    </m:r>
                  </m:e>
                  <m:sub>
                    <m:r>
                      <m:t>i</m:t>
                    </m:r>
                  </m:sub>
                </m:sSub>
              </m:e>
            </m:d>
            <m:sSup>
              <m:e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sSup>
          <m:e>
            <m:r>
              <m:t>​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i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for every real number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Part 2.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 every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sSub>
          <m:e>
            <m:r>
              <m:t>​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, and so is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sSub>
          <m:e>
            <m:r>
              <m:t>​</m:t>
            </m:r>
          </m:e>
          <m:sub>
            <m:r>
              <m:rPr>
                <m:sty m:val="p"/>
              </m:rPr>
              <m:t>∞</m:t>
            </m:r>
          </m:sub>
        </m:sSub>
      </m:oMath>
      <w:r>
        <w:t xml:space="preserve">.</w:t>
      </w:r>
      <w:r>
        <w:t xml:space="preserve"> </w:t>
      </w:r>
      <w:r>
        <w:t xml:space="preserve">Otherwise, let</w:t>
      </w:r>
      <w:r>
        <w:t xml:space="preserve"> </w:t>
      </w:r>
      <m:oMath>
        <m:r>
          <m:t>M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rPr>
                <m:sty m:val="p"/>
              </m:rPr>
              <m:t>max</m:t>
            </m:r>
          </m:e>
          <m:sub>
            <m:r>
              <m:t>i</m:t>
            </m:r>
          </m:sub>
        </m:sSub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, and pick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M</m:t>
        </m:r>
      </m:oMath>
      <w:r>
        <w:t xml:space="preserve">.</w:t>
      </w:r>
      <w:r>
        <w:t xml:space="preserve"> </w:t>
      </w:r>
      <w:r>
        <w:t xml:space="preserve">Every term of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p</m:t>
            </m:r>
          </m:sup>
          <m:e>
            <m:r>
              <m:t>​</m:t>
            </m:r>
          </m:e>
        </m:nary>
        <m:d>
          <m:dPr>
            <m:begChr m:val="|"/>
            <m:sepChr m:val=""/>
            <m:endChr m:val="|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sSup>
          <m:e>
            <m:r>
              <m:t>​</m:t>
            </m:r>
          </m:e>
          <m:sup>
            <m:r>
              <m:t>k</m:t>
            </m:r>
          </m:sup>
        </m:sSup>
      </m:oMath>
      <w:r>
        <w:t xml:space="preserve"> </w:t>
      </w:r>
      <w:r>
        <w:t xml:space="preserve">is at most</w:t>
      </w:r>
      <w:r>
        <w:t xml:space="preserve"> </w:t>
      </w:r>
      <m:oMath>
        <m:sSup>
          <m:e>
            <m:r>
              <m:t>M</m:t>
            </m:r>
          </m:e>
          <m:sup>
            <m:r>
              <m:t>k</m:t>
            </m:r>
          </m:sup>
        </m:sSup>
      </m:oMath>
      <w:r>
        <w:t xml:space="preserve">, and the</w:t>
      </w:r>
      <w:r>
        <w:t xml:space="preserve"> </w:t>
      </w:r>
      <m:oMath>
        <m:r>
          <m:t>j</m:t>
        </m:r>
      </m:oMath>
      <w:r>
        <w:t xml:space="preserve">th term equals</w:t>
      </w:r>
      <w:r>
        <w:t xml:space="preserve"> </w:t>
      </w:r>
      <m:oMath>
        <m:sSup>
          <m:e>
            <m:r>
              <m:t>M</m:t>
            </m:r>
          </m:e>
          <m:sup>
            <m:r>
              <m:t>k</m:t>
            </m:r>
          </m:sup>
        </m:sSup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M</m:t>
              </m:r>
            </m:e>
            <m:sup>
              <m:r>
                <m:t>k</m:t>
              </m:r>
            </m:sup>
          </m:sSup>
          <m:r>
            <m:rPr>
              <m:sty m:val="p"/>
            </m:rPr>
            <m:t>≤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p</m:t>
              </m:r>
            </m:sup>
            <m:e>
              <m:r>
                <m:t>​</m:t>
              </m:r>
            </m:e>
          </m:nary>
          <m:d>
            <m:dPr>
              <m:begChr m:val="|"/>
              <m:sepChr m:val=""/>
              <m:endChr m:val="|"/>
              <m:grow/>
            </m:dPr>
            <m:e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d>
          <m:sSup>
            <m:e>
              <m:r>
                <m:t>​</m:t>
              </m:r>
            </m:e>
            <m:sup>
              <m:r>
                <m:t>k</m:t>
              </m:r>
            </m:sup>
          </m:sSup>
          <m:r>
            <m:rPr>
              <m:sty m:val="p"/>
            </m:rPr>
            <m:t>≤</m:t>
          </m:r>
          <m:r>
            <m:t>p</m:t>
          </m:r>
          <m:r>
            <m:t> </m:t>
          </m:r>
          <m:sSup>
            <m:e>
              <m:r>
                <m:t>M</m:t>
              </m:r>
            </m:e>
            <m:sup>
              <m:r>
                <m:t>k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Taking the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k</m:t>
        </m:r>
      </m:oMath>
      <w:r>
        <w:t xml:space="preserve"> </w:t>
      </w:r>
      <w:r>
        <w:t xml:space="preserve">power, which preserves order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 gives</w:t>
      </w:r>
    </w:p>
    <w:p>
      <w:pPr>
        <w:pStyle w:val="BodyText"/>
      </w:pPr>
      <m:oMathPara>
        <m:oMathParaPr>
          <m:jc m:val="center"/>
        </m:oMathParaPr>
        <m:oMath>
          <m:r>
            <m:t>M</m:t>
          </m:r>
          <m:r>
            <m:rPr>
              <m:sty m:val="p"/>
            </m:rPr>
            <m:t>≤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d>
          <m:sSub>
            <m:e>
              <m:r>
                <m:t>​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≤</m:t>
          </m:r>
          <m:sSup>
            <m:e>
              <m:r>
                <m:t>p</m:t>
              </m:r>
            </m:e>
            <m:sup>
              <m:r>
                <m:t>1</m:t>
              </m:r>
              <m:r>
                <m:rPr>
                  <m:sty m:val="p"/>
                </m:rPr>
                <m:t>/</m:t>
              </m:r>
              <m:r>
                <m:t>k</m:t>
              </m:r>
            </m:sup>
          </m:sSup>
          <m:r>
            <m:t>M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As</w:t>
      </w:r>
      <w:r>
        <w:t xml:space="preserve"> </w:t>
      </w:r>
      <m:oMath>
        <m:r>
          <m:t>k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m:oMath>
        <m:sSup>
          <m:e>
            <m:r>
              <m:t>p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k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f>
              <m:fPr>
                <m:type m:val="bar"/>
              </m:fPr>
              <m:num>
                <m:r>
                  <m:rPr>
                    <m:sty m:val="p"/>
                  </m:rPr>
                  <m:t>ln</m:t>
                </m:r>
                <m:r>
                  <m:t>p</m:t>
                </m:r>
              </m:num>
              <m:den>
                <m:r>
                  <m:t>k</m:t>
                </m:r>
              </m:den>
            </m:f>
          </m:e>
        </m:d>
        <m:r>
          <m:t>​</m:t>
        </m:r>
        <m:r>
          <m:rPr>
            <m:sty m:val="p"/>
          </m:rPr>
          <m:t>→</m:t>
        </m:r>
        <m:r>
          <m:t>1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sSub>
          <m:e>
            <m:r>
              <m:t>​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is squeezed between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 a quantity that tends to</w:t>
      </w:r>
      <w:r>
        <w:t xml:space="preserve"> </w:t>
      </w:r>
      <m:oMath>
        <m:r>
          <m:t>M</m:t>
        </m:r>
      </m:oMath>
      <w:r>
        <w:t xml:space="preserve">.</w:t>
      </w:r>
      <w:r>
        <w:t xml:space="preserve"> </w:t>
      </w:r>
      <w:r>
        <w:t xml:space="preserve">Thus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sSub>
          <m:e>
            <m:r>
              <m:t>​</m:t>
            </m:r>
          </m:e>
          <m:sub>
            <m:r>
              <m:t>k</m:t>
            </m:r>
          </m:sub>
        </m:sSub>
        <m:r>
          <m:rPr>
            <m:sty m:val="p"/>
          </m:rPr>
          <m:t>→</m:t>
        </m:r>
        <m:r>
          <m:t>M</m:t>
        </m:r>
        <m:r>
          <m:rPr>
            <m:sty m:val="p"/>
          </m:rPr>
          <m:t>=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sSub>
          <m:e>
            <m:r>
              <m:t>​</m:t>
            </m:r>
          </m:e>
          <m:sub>
            <m:r>
              <m:rPr>
                <m:sty m:val="p"/>
              </m:rPr>
              <m:t>∞</m:t>
            </m:r>
          </m:sub>
        </m:sSub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Part 3, finite</w:t>
      </w:r>
      <w:r>
        <w:rPr>
          <w:b/>
          <w:bCs/>
        </w:rPr>
        <w:t xml:space="preserve"> </w:t>
      </w:r>
      <m:oMath>
        <m:r>
          <m:t>k</m:t>
        </m:r>
      </m:oMath>
      <w:r>
        <w:rPr>
          <w:b/>
          <w:bCs/>
        </w:rPr>
        <w:t xml:space="preserve">.</w:t>
      </w:r>
    </w:p>
    <w:p>
      <w:pPr>
        <w:numPr>
          <w:ilvl w:val="0"/>
          <w:numId w:val="1015"/>
        </w:numPr>
      </w:pPr>
      <w:r>
        <w:rPr>
          <w:i/>
          <w:iCs/>
        </w:rPr>
        <w:t xml:space="preserve">Positivity and definiteness.</w:t>
      </w:r>
      <w:r>
        <w:t xml:space="preserve"> </w:t>
      </w:r>
      <w:r>
        <w:t xml:space="preserve">Each term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sSup>
          <m:e>
            <m:r>
              <m:t>​</m:t>
            </m:r>
          </m:e>
          <m:sup>
            <m:r>
              <m:t>k</m:t>
            </m:r>
          </m:sup>
        </m:sSup>
      </m:oMath>
      <w:r>
        <w:t xml:space="preserve"> </w:t>
      </w:r>
      <w:r>
        <w:t xml:space="preserve">is at least</w:t>
      </w:r>
      <w:r>
        <w:t xml:space="preserve"> </w:t>
      </w:r>
      <m:oMath>
        <m:r>
          <m:t>0</m:t>
        </m:r>
      </m:oMath>
      <w:r>
        <w:t xml:space="preserve">, so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sSub>
          <m:e>
            <m:r>
              <m:t>​</m:t>
            </m:r>
          </m:e>
          <m:sub>
            <m:r>
              <m:t>k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The sum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p</m:t>
            </m:r>
          </m:sup>
          <m:e>
            <m:r>
              <m:t>​</m:t>
            </m:r>
          </m:e>
        </m:nary>
        <m:d>
          <m:dPr>
            <m:begChr m:val="|"/>
            <m:sepChr m:val=""/>
            <m:endChr m:val="|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sSup>
          <m:e>
            <m:r>
              <m:t>​</m:t>
            </m:r>
          </m:e>
          <m:sup>
            <m:r>
              <m:t>k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exactly when every term is</w:t>
      </w:r>
      <w:r>
        <w:t xml:space="preserve"> </w:t>
      </w:r>
      <m:oMath>
        <m:r>
          <m:t>0</m:t>
        </m:r>
      </m:oMath>
      <w:r>
        <w:t xml:space="preserve">, that is, when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</w:p>
    <w:p>
      <w:pPr>
        <w:numPr>
          <w:ilvl w:val="0"/>
          <w:numId w:val="1015"/>
        </w:numPr>
      </w:pPr>
      <w:r>
        <w:rPr>
          <w:i/>
          <w:iCs/>
        </w:rPr>
        <w:t xml:space="preserve">Absolute homogeneity.</w:t>
      </w:r>
      <w:r>
        <w:t xml:space="preserve"> </w:t>
      </w:r>
      <w:r>
        <w:t xml:space="preserve">For a number</w:t>
      </w:r>
      <w:r>
        <w:t xml:space="preserve"> </w:t>
      </w:r>
      <m:oMath>
        <m:r>
          <m:t>c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t>c</m:t>
                  </m:r>
                  <m:r>
                    <m:t> 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b>
                <m:e>
                  <m:r>
                    <m:t>​</m:t>
                  </m:r>
                </m:e>
                <m:sub>
                  <m:r>
                    <m:t>k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r>
                        <m:t>​</m:t>
                      </m:r>
                    </m:e>
                  </m:nary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c</m:t>
                      </m:r>
                      <m:r>
                        <m:t> 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k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k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c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k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r>
                        <m:t>​</m:t>
                      </m:r>
                    </m:e>
                  </m:nary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k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k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c</m:t>
                  </m:r>
                  <m:r>
                    <m:t> 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c</m:t>
                  </m:r>
                </m:e>
              </m:d>
              <m:r>
                <m:t>​</m:t>
              </m:r>
              <m:r>
                <m:t> 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nor/>
                  <m:sty m:val="p"/>
                </m:rPr>
                <m:t>, and factor out 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c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k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c</m:t>
                  </m:r>
                </m:e>
              </m:d>
              <m:r>
                <m:t>​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b>
                <m:e>
                  <m:r>
                    <m:t>​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(take the 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k</m:t>
              </m:r>
              <m:r>
                <m:rPr>
                  <m:nor/>
                  <m:sty m:val="p"/>
                </m:rPr>
                <m:t> power of each factor)</m:t>
              </m:r>
            </m:e>
          </m:eqArr>
        </m:oMath>
      </m:oMathPara>
    </w:p>
    <w:p>
      <w:pPr>
        <w:numPr>
          <w:ilvl w:val="0"/>
          <w:numId w:val="1015"/>
        </w:numPr>
      </w:pPr>
      <w:r>
        <w:rPr>
          <w:i/>
          <w:iCs/>
        </w:rPr>
        <w:t xml:space="preserve">Triangle inequality.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or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 both sides of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+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sSub>
          <m:e>
            <m:r>
              <m:t>​</m:t>
            </m:r>
          </m:e>
          <m:sub>
            <m:r>
              <m:t>k</m:t>
            </m:r>
          </m:sub>
        </m:sSub>
        <m:r>
          <m:rPr>
            <m:sty m:val="p"/>
          </m:rPr>
          <m:t>≤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sSub>
          <m:e>
            <m:r>
              <m:t>​</m:t>
            </m:r>
          </m:e>
          <m:sub>
            <m:r>
              <m:t>k</m:t>
            </m:r>
          </m:sub>
        </m:sSub>
        <m:r>
          <m:rPr>
            <m:sty m:val="p"/>
          </m:rPr>
          <m:t>+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sSub>
          <m:e>
            <m:r>
              <m:t>​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are equal.</w:t>
      </w:r>
      <w:r>
        <w:t xml:space="preserve"> </w:t>
      </w:r>
      <w:r>
        <w:t xml:space="preserve">Otherwise, let</w:t>
      </w:r>
      <w:r>
        <w:t xml:space="preserve"> </w:t>
      </w:r>
      <m:oMath>
        <m:r>
          <m:t>a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sSub>
          <m:e>
            <m:r>
              <m:t>​</m:t>
            </m:r>
          </m:e>
          <m:sub>
            <m:r>
              <m:t>k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b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sSub>
          <m:e>
            <m:r>
              <m:t>​</m:t>
            </m:r>
          </m:e>
          <m:sub>
            <m:r>
              <m:t>k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λ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a</m:t>
            </m:r>
          </m:num>
          <m:den>
            <m:r>
              <m:t>a</m:t>
            </m:r>
            <m:r>
              <m:rPr>
                <m:sty m:val="p"/>
              </m:rPr>
              <m:t>+</m:t>
            </m:r>
            <m:r>
              <m:t>b</m:t>
            </m:r>
          </m:den>
        </m:f>
      </m:oMath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/</m:t>
        </m:r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/</m:t>
        </m:r>
        <m:r>
          <m:t>b</m:t>
        </m:r>
      </m:oMath>
      <w:r>
        <w:t xml:space="preserve">.</w:t>
      </w:r>
      <w:r>
        <w:t xml:space="preserve"> </w:t>
      </w:r>
      <w:r>
        <w:t xml:space="preserve">By absolute homogeneity,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</m:d>
        <m:sSub>
          <m:e>
            <m:r>
              <m:t>​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</m:d>
        <m:sSub>
          <m:e>
            <m:r>
              <m:t>​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</m:num>
            <m:den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</m:den>
          </m:f>
          <m:r>
            <m:rPr>
              <m:sty m:val="p"/>
            </m:rPr>
            <m:t>=</m:t>
          </m:r>
          <m:r>
            <m:t>λ</m:t>
          </m:r>
          <m:r>
            <m:t> </m:t>
          </m:r>
          <m:acc>
            <m:accPr>
              <m:chr m:val="̃"/>
            </m:accPr>
            <m:e>
              <m:r>
                <m:t>u</m:t>
              </m:r>
            </m:e>
          </m:acc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λ</m:t>
          </m:r>
          <m:r>
            <m:rPr>
              <m:sty m:val="p"/>
            </m:rPr>
            <m:t>)</m:t>
          </m:r>
          <m:r>
            <m:t> </m:t>
          </m:r>
          <m:acc>
            <m:accPr>
              <m:chr m:val="̃"/>
            </m:accPr>
            <m:e>
              <m:r>
                <m:t>v</m:t>
              </m:r>
            </m:e>
          </m:acc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0"/>
        </w:numPr>
      </w:pPr>
      <w:r>
        <w:t xml:space="preserve">The function</w:t>
      </w:r>
      <w:r>
        <w:t xml:space="preserve"> </w:t>
      </w:r>
      <m:oMath>
        <m:r>
          <m:t>s</m:t>
        </m:r>
        <m:r>
          <m:rPr>
            <m:sty m:val="p"/>
          </m:rPr>
          <m:t>↦</m:t>
        </m:r>
        <m:sSup>
          <m:e>
            <m:r>
              <m:t>s</m:t>
            </m:r>
          </m:e>
          <m:sup>
            <m:r>
              <m:t>k</m:t>
            </m:r>
          </m:sup>
        </m:sSup>
      </m:oMath>
      <w:r>
        <w:t xml:space="preserve"> </w:t>
      </w:r>
      <w:r>
        <w:t xml:space="preserve">is non-decreasing and convex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 </w:t>
      </w:r>
      <w:r>
        <w:t xml:space="preserve">(its second derivative</w:t>
      </w:r>
      <w:r>
        <w:t xml:space="preserve"> </w:t>
      </w:r>
      <m:oMath>
        <m:r>
          <m:t>k</m:t>
        </m:r>
        <m:r>
          <m:rPr>
            <m:sty m:val="p"/>
          </m:rPr>
          <m:t>(</m:t>
        </m:r>
        <m:r>
          <m:t>k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sSup>
          <m:e>
            <m:r>
              <m:t>s</m:t>
            </m:r>
          </m:e>
          <m:sup>
            <m:r>
              <m:t>k</m:t>
            </m:r>
            <m:r>
              <m:rPr>
                <m:sty m:val="p"/>
              </m:rPr>
              <m:t>−</m:t>
            </m:r>
            <m:r>
              <m:t>2</m:t>
            </m:r>
          </m:sup>
        </m:sSup>
      </m:oMath>
      <w:r>
        <w:t xml:space="preserve"> </w:t>
      </w:r>
      <w:r>
        <w:t xml:space="preserve">is nonnegative).</w:t>
      </w:r>
      <w:r>
        <w:t xml:space="preserve"> </w:t>
      </w:r>
      <w:r>
        <w:t xml:space="preserve">So for each coordinate</w:t>
      </w:r>
      <w:r>
        <w:t xml:space="preserve"> </w:t>
      </w:r>
      <m:oMath>
        <m:r>
          <m:t>i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λ</m:t>
                  </m:r>
                  <m:sSub>
                    <m:e>
                      <m:r>
                        <m:t>u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rPr>
                      <m:sty m:val="p"/>
                    </m:rPr>
                    <m:t>)</m:t>
                  </m:r>
                  <m:sSub>
                    <m:e>
                      <m:r>
                        <m:t>v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k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≤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λ</m:t>
                  </m:r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sSub>
                        <m:e>
                          <m:r>
                            <m:t>u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rPr>
                      <m:sty m:val="p"/>
                    </m:rPr>
                    <m:t>)</m:t>
                  </m:r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sSub>
                        <m:e>
                          <m:r>
                            <m:t>v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k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(triangle inequality for numbers; </m:t>
              </m:r>
              <m:sSup>
                <m:e>
                  <m:r>
                    <m:t>s</m:t>
                  </m:r>
                </m:e>
                <m:sup>
                  <m:r>
                    <m:t>k</m:t>
                  </m:r>
                </m:sup>
              </m:sSup>
              <m:r>
                <m:rPr>
                  <m:nor/>
                  <m:sty m:val="p"/>
                </m:rPr>
                <m:t> is non-decreasing)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λ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u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k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λ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v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k</m:t>
                  </m:r>
                </m:sup>
              </m:sSup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s</m:t>
                  </m:r>
                </m:e>
                <m:sup>
                  <m:r>
                    <m:t>k</m:t>
                  </m:r>
                </m:sup>
              </m:sSup>
              <m:r>
                <m:rPr>
                  <m:nor/>
                  <m:sty m:val="p"/>
                </m:rPr>
                <m:t> is convex)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Summing over</w:t>
      </w:r>
      <w:r>
        <w:t xml:space="preserve"> </w:t>
      </w:r>
      <m:oMath>
        <m:r>
          <m:t>i</m:t>
        </m:r>
      </m:oMath>
      <w:r>
        <w:t xml:space="preserve">, and using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p</m:t>
            </m:r>
          </m:sup>
          <m:e>
            <m:r>
              <m:t>​</m:t>
            </m:r>
          </m:e>
        </m:nary>
        <m:d>
          <m:dPr>
            <m:begChr m:val="|"/>
            <m:sepChr m:val=""/>
            <m:endChr m:val="|"/>
            <m:grow/>
          </m:dPr>
          <m:e>
            <m:sSub>
              <m:e>
                <m:r>
                  <m:t>u</m:t>
                </m:r>
              </m:e>
              <m:sub>
                <m:r>
                  <m:t>i</m:t>
                </m:r>
              </m:sub>
            </m:sSub>
          </m:e>
        </m:d>
        <m:sSup>
          <m:e>
            <m:r>
              <m:t>​</m:t>
            </m:r>
          </m:e>
          <m:sup>
            <m:r>
              <m:t>k</m:t>
            </m:r>
          </m:sup>
        </m:sSup>
        <m:r>
          <m:rPr>
            <m:sty m:val="p"/>
          </m:rPr>
          <m:t>=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</m:d>
        <m:sSubSup>
          <m:e>
            <m:r>
              <m:t>​</m:t>
            </m:r>
          </m:e>
          <m:sub>
            <m:r>
              <m:t>k</m:t>
            </m:r>
          </m:sub>
          <m:sup>
            <m:r>
              <m:t>k</m:t>
            </m:r>
          </m:sup>
        </m:sSubSup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 likewise for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r>
                <m:t>λ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λ</m:t>
              </m:r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</m:e>
          </m:d>
          <m:sSubSup>
            <m:e>
              <m:r>
                <m:t>​</m:t>
              </m:r>
            </m:e>
            <m:sub>
              <m:r>
                <m:t>k</m:t>
              </m:r>
            </m:sub>
            <m:sup>
              <m:r>
                <m:t>k</m:t>
              </m:r>
            </m:sup>
          </m:sSubSup>
          <m:r>
            <m:rPr>
              <m:sty m:val="p"/>
            </m:rPr>
            <m:t>≤</m:t>
          </m:r>
          <m:r>
            <m:t>λ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λ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+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sSub>
          <m:e>
            <m:r>
              <m:t>​</m:t>
            </m:r>
          </m:e>
          <m:sub>
            <m:r>
              <m:t>k</m:t>
            </m:r>
          </m:sub>
        </m:sSub>
        <m:r>
          <m:rPr>
            <m:sty m:val="p"/>
          </m:rPr>
          <m:t>/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1</m:t>
        </m:r>
      </m:oMath>
      <w:r>
        <w:t xml:space="preserve"> </w:t>
      </w:r>
      <w:r>
        <w:t xml:space="preserve">by absolute homogeneity, that is,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+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sSub>
          <m:e>
            <m:r>
              <m:t>​</m:t>
            </m:r>
          </m:e>
          <m:sub>
            <m:r>
              <m:t>k</m:t>
            </m:r>
          </m:sub>
        </m:sSub>
        <m:r>
          <m:rPr>
            <m:sty m:val="p"/>
          </m:rPr>
          <m:t>≤</m:t>
        </m:r>
        <m:r>
          <m:t>a</m:t>
        </m:r>
        <m:r>
          <m:rPr>
            <m:sty m:val="p"/>
          </m:rPr>
          <m:t>+</m:t>
        </m:r>
        <m:r>
          <m:t>b</m:t>
        </m:r>
      </m:oMath>
      <w:r>
        <w:t xml:space="preserve">.</w:t>
      </w:r>
    </w:p>
    <w:p>
      <w:pPr>
        <w:pStyle w:val="FirstParagraph"/>
      </w:pPr>
      <w:r>
        <w:rPr>
          <w:b/>
          <w:bCs/>
        </w:rPr>
        <w:t xml:space="preserve">Part 3,</w:t>
      </w:r>
      <w:r>
        <w:rPr>
          <w:b/>
          <w:bCs/>
        </w:rPr>
        <w:t xml:space="preserve"> </w:t>
      </w:r>
      <m:oMath>
        <m:r>
          <m:t>k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Every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is at least</w:t>
      </w:r>
      <w:r>
        <w:t xml:space="preserve"> </w:t>
      </w:r>
      <m:oMath>
        <m:r>
          <m:t>0</m:t>
        </m:r>
      </m:oMath>
      <w:r>
        <w:t xml:space="preserve">, and the largest of them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exactly when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  <w:r>
        <w:t xml:space="preserve"> </w:t>
      </w:r>
      <w:r>
        <w:t xml:space="preserve">For a number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m:oMath>
        <m:sSub>
          <m:e>
            <m:r>
              <m:rPr>
                <m:sty m:val="p"/>
              </m:rPr>
              <m:t>max</m:t>
            </m:r>
          </m:e>
          <m:sub>
            <m:r>
              <m:t>i</m:t>
            </m:r>
          </m:sub>
        </m:sSub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c</m:t>
            </m:r>
            <m:r>
              <m:t> </m:t>
            </m:r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c</m:t>
            </m:r>
          </m:e>
        </m:d>
        <m:r>
          <m:t>​</m:t>
        </m:r>
        <m:sSub>
          <m:e>
            <m:r>
              <m:rPr>
                <m:sty m:val="p"/>
              </m:rPr>
              <m:t>max</m:t>
            </m:r>
          </m:e>
          <m:sub>
            <m:r>
              <m:t>i</m:t>
            </m:r>
          </m:sub>
        </m:sSub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For each</w:t>
      </w:r>
      <w:r>
        <w:t xml:space="preserve"> </w:t>
      </w:r>
      <m:oMath>
        <m:r>
          <m:t>i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≤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(triangle inequality for numbers)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b>
                <m:e>
                  <m:r>
                    <m:t>​</m:t>
                  </m:r>
                </m:e>
                <m:sub>
                  <m:r>
                    <m:rPr>
                      <m:sty m:val="p"/>
                    </m:rPr>
                    <m:t>∞</m:t>
                  </m:r>
                </m:sub>
              </m:sSub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sSub>
                <m:e>
                  <m:r>
                    <m:t>​</m:t>
                  </m:r>
                </m:e>
                <m:sub>
                  <m:r>
                    <m:rPr>
                      <m:sty m:val="p"/>
                    </m:rPr>
                    <m:t>∞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is at most the maximum)</m:t>
              </m:r>
            </m:e>
          </m:eqArr>
        </m:oMath>
      </m:oMathPara>
    </w:p>
    <w:p>
      <w:pPr>
        <w:pStyle w:val="FirstParagraph"/>
      </w:pPr>
      <w:r>
        <w:t xml:space="preserve">and taking the maximum over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on the left gives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+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sSub>
          <m:e>
            <m:r>
              <m:t>​</m:t>
            </m:r>
          </m:e>
          <m:sub>
            <m:r>
              <m:rPr>
                <m:sty m:val="p"/>
              </m:rPr>
              <m:t>∞</m:t>
            </m:r>
          </m:sub>
        </m:sSub>
        <m:r>
          <m:rPr>
            <m:sty m:val="p"/>
          </m:rPr>
          <m:t>≤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sSub>
          <m:e>
            <m:r>
              <m:t>​</m:t>
            </m:r>
          </m:e>
          <m:sub>
            <m:r>
              <m:rPr>
                <m:sty m:val="p"/>
              </m:rPr>
              <m:t>∞</m:t>
            </m:r>
          </m:sub>
        </m:sSub>
        <m:r>
          <m:rPr>
            <m:sty m:val="p"/>
          </m:rPr>
          <m:t>+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sSub>
          <m:e>
            <m:r>
              <m:t>​</m:t>
            </m:r>
          </m:e>
          <m:sub>
            <m:r>
              <m:rPr>
                <m:sty m:val="p"/>
              </m:rPr>
              <m:t>∞</m:t>
            </m:r>
          </m:sub>
        </m:sSub>
      </m:oMath>
      <w:r>
        <w:t xml:space="preserve">.</w:t>
      </w:r>
    </w:p>
    <w:bookmarkStart w:id="49" w:name="exm-vector-p-norm-limit"/>
    <w:p>
      <w:pPr>
        <w:pStyle w:val="BodyText"/>
      </w:pPr>
      <w:r>
        <w:rPr>
          <w:b/>
          <w:bCs/>
        </w:rPr>
        <w:t xml:space="preserve">Example 12 (The</w:t>
      </w:r>
      <w:r>
        <w:rPr>
          <w:b/>
          <w:bCs/>
        </w:rPr>
        <w:t xml:space="preserve"> </w:t>
      </w:r>
      <m:oMath>
        <m:sSub>
          <m:e>
            <m:r>
              <m:t>ℓ</m:t>
            </m:r>
          </m:e>
          <m:sub>
            <m:r>
              <m:t>k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norm approaches the maximum norm as</w:t>
      </w:r>
      <w:r>
        <w:rPr>
          <w:b/>
          <w:bCs/>
        </w:rPr>
        <w:t xml:space="preserve"> </w:t>
      </w:r>
      <m:oMath>
        <m:r>
          <m:t>k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grows)</w:t>
      </w:r>
      <w:r>
        <w:t xml:space="preserve"> </w:t>
      </w:r>
      <w:r>
        <w:t xml:space="preserve">Take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4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</m:oMath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 code computes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sSub>
          <m:e>
            <m:r>
              <m:t>​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for several values of</w:t>
      </w:r>
      <w:r>
        <w:t xml:space="preserve"> </w:t>
      </w:r>
      <m:oMath>
        <m:r>
          <m:t>k</m:t>
        </m:r>
      </m:oMath>
      <w:r>
        <w:t xml:space="preserve">, including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 </w:t>
      </w:r>
      <w:r>
        <w:t xml:space="preserve">as the maximum,</w:t>
      </w:r>
      <w:r>
        <w:t xml:space="preserve"> </w:t>
      </w:r>
      <w:r>
        <w:t xml:space="preserve">and checks the triangle inequality 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at each of them.</w:t>
      </w:r>
    </w:p>
    <w:p>
      <w:pPr>
        <w:pStyle w:val="SourceCode"/>
      </w:pPr>
      <w:r>
        <w:rPr>
          <w:rStyle w:val="NormalTok"/>
        </w:rPr>
        <w:t xml:space="preserve">lk_norm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(x, k) {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is.infinite</w:t>
      </w:r>
      <w:r>
        <w:rPr>
          <w:rStyle w:val="NormalTok"/>
        </w:rPr>
        <w:t xml:space="preserve">(k))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(x))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(x)</w:t>
      </w:r>
      <w:r>
        <w:rPr>
          <w:rStyle w:val="SpecialCharTok"/>
        </w:rPr>
        <w:t xml:space="preserve">^</w:t>
      </w:r>
      <w:r>
        <w:rPr>
          <w:rStyle w:val="NormalTok"/>
        </w:rPr>
        <w:t xml:space="preserve">k)</w:t>
      </w:r>
      <w:r>
        <w:rPr>
          <w:rStyle w:val="SpecialCharTok"/>
        </w:rPr>
        <w:t xml:space="preserve">^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k)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ks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8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64</w:t>
      </w:r>
      <w:r>
        <w:rPr>
          <w:rStyle w:val="NormalTok"/>
        </w:rPr>
        <w:t xml:space="preserve">, </w:t>
      </w:r>
      <w:r>
        <w:rPr>
          <w:rStyle w:val="ConstantTok"/>
        </w:rPr>
        <w:t xml:space="preserve">Inf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norms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(ks,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(k) </w:t>
      </w:r>
      <w:r>
        <w:rPr>
          <w:rStyle w:val="FunctionTok"/>
        </w:rPr>
        <w:t xml:space="preserve">lk_norm</w:t>
      </w:r>
      <w:r>
        <w:rPr>
          <w:rStyle w:val="NormalTok"/>
        </w:rPr>
        <w:t xml:space="preserve">(x, k))</w:t>
      </w:r>
      <w:r>
        <w:br/>
      </w:r>
      <w:r>
        <w:rPr>
          <w:rStyle w:val="NormalTok"/>
        </w:rPr>
        <w:t xml:space="preserve">triangle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ks,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(k) </w:t>
      </w:r>
      <w:r>
        <w:rPr>
          <w:rStyle w:val="FunctionTok"/>
        </w:rPr>
        <w:t xml:space="preserve">lk_norm</w:t>
      </w:r>
      <w:r>
        <w:rPr>
          <w:rStyle w:val="NormalTok"/>
        </w:rPr>
        <w:t xml:space="preserve">(x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y, k)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lk_norm</w:t>
      </w:r>
      <w:r>
        <w:rPr>
          <w:rStyle w:val="NormalTok"/>
        </w:rPr>
        <w:t xml:space="preserve">(x, k)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lk_norm</w:t>
      </w:r>
      <w:r>
        <w:rPr>
          <w:rStyle w:val="NormalTok"/>
        </w:rPr>
        <w:t xml:space="preserve">(y, k)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ks, </w:t>
      </w:r>
      <w:r>
        <w:rPr>
          <w:rStyle w:val="AttributeTok"/>
        </w:rPr>
        <w:t xml:space="preserve">norm =</w:t>
      </w:r>
      <w:r>
        <w:rPr>
          <w:rStyle w:val="NormalTok"/>
        </w:rPr>
        <w:t xml:space="preserve"> norms, </w:t>
      </w:r>
      <w:r>
        <w:rPr>
          <w:rStyle w:val="AttributeTok"/>
        </w:rPr>
        <w:t xml:space="preserve">triangle_holds =</w:t>
      </w:r>
      <w:r>
        <w:rPr>
          <w:rStyle w:val="NormalTok"/>
        </w:rPr>
        <w:t xml:space="preserve"> triangle)</w:t>
      </w:r>
      <w:r>
        <w:br/>
      </w:r>
      <w:r>
        <w:rPr>
          <w:rStyle w:val="CommentTok"/>
        </w:rPr>
        <w:t xml:space="preserve">#&gt; # A tibble: 8 × 3</w:t>
      </w:r>
      <w:r>
        <w:br/>
      </w:r>
      <w:r>
        <w:rPr>
          <w:rStyle w:val="CommentTok"/>
        </w:rPr>
        <w:t xml:space="preserve">#&gt;       k  norm triangle_holds</w:t>
      </w:r>
      <w:r>
        <w:br/>
      </w:r>
      <w:r>
        <w:rPr>
          <w:rStyle w:val="CommentTok"/>
        </w:rPr>
        <w:t xml:space="preserve">#&gt;   &lt;dbl&gt; &lt;dbl&gt; &lt;lgl&gt;         </w:t>
      </w:r>
      <w:r>
        <w:br/>
      </w:r>
      <w:r>
        <w:rPr>
          <w:rStyle w:val="CommentTok"/>
        </w:rPr>
        <w:t xml:space="preserve">#&gt; 1     1  7    TRUE          </w:t>
      </w:r>
      <w:r>
        <w:br/>
      </w:r>
      <w:r>
        <w:rPr>
          <w:rStyle w:val="CommentTok"/>
        </w:rPr>
        <w:t xml:space="preserve">#&gt; 2     2  5    TRUE          </w:t>
      </w:r>
      <w:r>
        <w:br/>
      </w:r>
      <w:r>
        <w:rPr>
          <w:rStyle w:val="CommentTok"/>
        </w:rPr>
        <w:t xml:space="preserve">#&gt; 3     4  4.28 TRUE          </w:t>
      </w:r>
      <w:r>
        <w:br/>
      </w:r>
      <w:r>
        <w:rPr>
          <w:rStyle w:val="CommentTok"/>
        </w:rPr>
        <w:t xml:space="preserve">#&gt; 4     8  4.05 TRUE          </w:t>
      </w:r>
      <w:r>
        <w:br/>
      </w:r>
      <w:r>
        <w:rPr>
          <w:rStyle w:val="CommentTok"/>
        </w:rPr>
        <w:t xml:space="preserve">#&gt; 5    16  4.00 TRUE          </w:t>
      </w:r>
      <w:r>
        <w:br/>
      </w:r>
      <w:r>
        <w:rPr>
          <w:rStyle w:val="CommentTok"/>
        </w:rPr>
        <w:t xml:space="preserve">#&gt; 6    32  4.00 TRUE          </w:t>
      </w:r>
      <w:r>
        <w:br/>
      </w:r>
      <w:r>
        <w:rPr>
          <w:rStyle w:val="CommentTok"/>
        </w:rPr>
        <w:t xml:space="preserve">#&gt; 7    64  4.00 TRUE          </w:t>
      </w:r>
      <w:r>
        <w:br/>
      </w:r>
      <w:r>
        <w:rPr>
          <w:rStyle w:val="CommentTok"/>
        </w:rPr>
        <w:t xml:space="preserve">#&gt; 8   Inf  4    TRUE</w:t>
      </w:r>
    </w:p>
    <w:p>
      <w:pPr>
        <w:pStyle w:val="FirstParagraph"/>
      </w:pPr>
      <w:r>
        <w:t xml:space="preserve">By part 1 of</w:t>
      </w:r>
      <w:r>
        <w:t xml:space="preserve"> </w:t>
      </w:r>
      <w:hyperlink w:anchor="thm-vector-p-norm">
        <w:r>
          <w:rPr>
            <w:rStyle w:val="Hyperlink"/>
          </w:rPr>
          <w:t xml:space="preserve">Theorem 5</w:t>
        </w:r>
      </w:hyperlink>
      <w:r>
        <w:t xml:space="preserve">, the</w:t>
      </w:r>
      <w:r>
        <w:t xml:space="preserve"> </w:t>
      </w:r>
      <m:oMath>
        <m:sSub>
          <m:e>
            <m:r>
              <m:t>ℓ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norm 7 equals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3</m:t>
            </m:r>
          </m:e>
        </m:d>
        <m:r>
          <m:t>​</m:t>
        </m:r>
        <m:r>
          <m:rPr>
            <m:sty m:val="p"/>
          </m:rPr>
          <m:t>+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rPr>
                <m:sty m:val="p"/>
              </m:rPr>
              <m:t>−</m:t>
            </m:r>
            <m:r>
              <m:t>4</m:t>
            </m:r>
          </m:e>
        </m:d>
        <m:r>
          <m:t>​</m:t>
        </m:r>
        <m:r>
          <m:rPr>
            <m:sty m:val="p"/>
          </m:rPr>
          <m:t>=</m:t>
        </m:r>
        <m:r>
          <m:t>7</m:t>
        </m:r>
      </m:oMath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m:oMath>
        <m:sSub>
          <m:e>
            <m:r>
              <m:t>ℓ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norm 5 equals</w:t>
      </w:r>
      <w:r>
        <w:t xml:space="preserve"> </w:t>
      </w:r>
      <m:oMath>
        <m:rad>
          <m:radPr>
            <m:degHide m:val="on"/>
          </m:radPr>
          <m:deg/>
          <m:e>
            <m:sSup>
              <m:e>
                <m:r>
                  <m:t>3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4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</m:e>
        </m:rad>
        <m:r>
          <m:rPr>
            <m:sty m:val="p"/>
          </m:rPr>
          <m:t>=</m:t>
        </m:r>
        <m:r>
          <m:t>5</m:t>
        </m:r>
      </m:oMath>
      <w:r>
        <w:t xml:space="preserve">.</w:t>
      </w:r>
      <w:r>
        <w:t xml:space="preserve"> </w:t>
      </w:r>
      <w:r>
        <w:t xml:space="preserve">By part 2, the norms approach the maximum norm 4:</w:t>
      </w:r>
      <w:r>
        <w:t xml:space="preserve"> </w:t>
      </w:r>
      <w:r>
        <w:t xml:space="preserve">at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64</m:t>
        </m:r>
      </m:oMath>
      <w:r>
        <w:t xml:space="preserve"> </w:t>
      </w:r>
      <w:r>
        <w:t xml:space="preserve">the</w:t>
      </w:r>
      <w:r>
        <w:t xml:space="preserve"> </w:t>
      </w:r>
      <m:oMath>
        <m:sSub>
          <m:e>
            <m:r>
              <m:t>ℓ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norm is within</w:t>
      </w:r>
      <w:r>
        <w:t xml:space="preserve"> </w:t>
      </w:r>
      <w:r>
        <w:t xml:space="preserve">0.00000000063 of it.</w:t>
      </w:r>
      <w:r>
        <w:t xml:space="preserve"> </w:t>
      </w:r>
      <w:r>
        <w:t xml:space="preserve">By part 3, the triangle inequality holds at all 8 of the 8 values of</w:t>
      </w:r>
      <w:r>
        <w:t xml:space="preserve"> </w:t>
      </w:r>
      <m:oMath>
        <m:r>
          <m:t>k</m:t>
        </m:r>
      </m:oMath>
      <w:r>
        <w:t xml:space="preserve">.</w:t>
      </w:r>
    </w:p>
    <w:bookmarkEnd w:id="49"/>
    <w:bookmarkStart w:id="50" w:name="def-cosine-sine"/>
    <w:p>
      <w:pPr>
        <w:pStyle w:val="BodyText"/>
      </w:pPr>
      <w:r>
        <w:rPr>
          <w:b/>
          <w:bCs/>
        </w:rPr>
        <w:t xml:space="preserve">Definition 7 (Cosine and sine)</w:t>
      </w:r>
      <w:r>
        <w:t xml:space="preserve"> </w:t>
      </w:r>
      <w:r>
        <w:t xml:space="preserve">The</w:t>
      </w:r>
      <w:r>
        <w:t xml:space="preserve"> </w:t>
      </w:r>
      <w:r>
        <w:rPr>
          <w:i/>
          <w:iCs/>
        </w:rPr>
        <w:t xml:space="preserve">unit circle</w:t>
      </w:r>
      <w:r>
        <w:t xml:space="preserve"> </w:t>
      </w:r>
      <w:r>
        <w:t xml:space="preserve">is the set of points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in the plane with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π</m:t>
        </m:r>
        <m:r>
          <m:rPr>
            <m:sty m:val="p"/>
          </m:rPr>
          <m:t>≈</m:t>
        </m:r>
        <m:r>
          <m:t>3.14159</m:t>
        </m:r>
      </m:oMath>
      <w:r>
        <w:t xml:space="preserve"> </w:t>
      </w:r>
      <w:r>
        <w:t xml:space="preserve">is half of its circumference.</w:t>
      </w:r>
      <w:r>
        <w:t xml:space="preserve"> </w:t>
      </w:r>
      <w:r>
        <w:t xml:space="preserve">For a real number</w:t>
      </w:r>
      <w:r>
        <w:t xml:space="preserve"> </w:t>
      </w:r>
      <m:oMath>
        <m:r>
          <m:t>θ</m:t>
        </m:r>
      </m:oMath>
      <w:r>
        <w:t xml:space="preserve">, start at the point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 move a distance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θ</m:t>
            </m:r>
          </m:e>
        </m:d>
        <m:r>
          <m:t>​</m:t>
        </m:r>
      </m:oMath>
      <w:r>
        <w:t xml:space="preserve"> </w:t>
      </w:r>
      <w:r>
        <w:t xml:space="preserve">along the unit circle,</w:t>
      </w:r>
      <w:r>
        <w:t xml:space="preserve"> </w:t>
      </w:r>
      <w:r>
        <w:t xml:space="preserve">counterclockwise if</w:t>
      </w:r>
      <w:r>
        <w:t xml:space="preserve"> </w:t>
      </w:r>
      <m:oMath>
        <m:r>
          <m:t>θ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 clockwise if</w:t>
      </w:r>
      <w:r>
        <w:t xml:space="preserve"> </w:t>
      </w:r>
      <m:oMath>
        <m:r>
          <m:t>θ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  <w:r>
        <w:t xml:space="preserve"> </w:t>
      </w:r>
      <w:r>
        <w:t xml:space="preserve">The point reached is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cos</m:t>
        </m:r>
        <m:r>
          <m:t>θ</m:t>
        </m:r>
        <m:r>
          <m:rPr>
            <m:sty m:val="p"/>
          </m:rPr>
          <m:t>,</m:t>
        </m:r>
        <m:r>
          <m:rPr>
            <m:sty m:val="p"/>
          </m:rPr>
          <m:t>sin</m:t>
        </m:r>
        <m:r>
          <m:t>θ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its first coordinate is the</w:t>
      </w:r>
      <w:r>
        <w:t xml:space="preserve"> </w:t>
      </w:r>
      <w:r>
        <w:rPr>
          <w:b/>
          <w:bCs/>
        </w:rPr>
        <w:t xml:space="preserve">cosine</w:t>
      </w:r>
      <w:r>
        <w:t xml:space="preserve"> </w:t>
      </w:r>
      <w:r>
        <w:t xml:space="preserve">of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and its second coordinate is the</w:t>
      </w:r>
      <w:r>
        <w:t xml:space="preserve"> </w:t>
      </w:r>
      <w:r>
        <w:rPr>
          <w:b/>
          <w:bCs/>
        </w:rPr>
        <w:t xml:space="preserve">sine</w:t>
      </w:r>
      <w:r>
        <w:t xml:space="preserve"> </w:t>
      </w:r>
      <w:r>
        <w:t xml:space="preserve">of</w:t>
      </w:r>
      <w:r>
        <w:t xml:space="preserve"> </w:t>
      </w:r>
      <m:oMath>
        <m:r>
          <m:t>θ</m:t>
        </m:r>
      </m:oMath>
      <w:r>
        <w:t xml:space="preserve">.</w:t>
      </w:r>
    </w:p>
    <w:bookmarkEnd w:id="50"/>
    <w:bookmarkStart w:id="51" w:name="exm-cosine-sine"/>
    <w:p>
      <w:pPr>
        <w:pStyle w:val="BodyText"/>
      </w:pPr>
      <w:r>
        <w:rPr>
          <w:b/>
          <w:bCs/>
        </w:rPr>
        <w:t xml:space="preserve">Example 13 (Cosines and sines of some angles)</w:t>
      </w:r>
      <w:r>
        <w:t xml:space="preserve"> </w:t>
      </w:r>
      <w:r>
        <w:t xml:space="preserve"> </w:t>
      </w:r>
    </w:p>
    <w:p>
      <w:pPr>
        <w:numPr>
          <w:ilvl w:val="0"/>
          <w:numId w:val="1016"/>
        </w:numPr>
      </w:pPr>
      <m:oMath>
        <m:r>
          <m:t>θ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stays at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cos</m:t>
        </m:r>
        <m:r>
          <m:t>0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sin</m:t>
        </m:r>
        <m:r>
          <m:t>0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numPr>
          <w:ilvl w:val="0"/>
          <w:numId w:val="1016"/>
        </w:numPr>
      </w:pPr>
      <m:oMath>
        <m:r>
          <m:t>θ</m:t>
        </m:r>
        <m:r>
          <m:rPr>
            <m:sty m:val="p"/>
          </m:rPr>
          <m:t>=</m:t>
        </m:r>
        <m:r>
          <m:t>π</m:t>
        </m:r>
      </m:oMath>
      <w:r>
        <w:t xml:space="preserve"> </w:t>
      </w:r>
      <w:r>
        <w:t xml:space="preserve">goes half way around the circle, to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cos</m:t>
        </m:r>
        <m:r>
          <m:t>π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sin</m:t>
        </m:r>
        <m:r>
          <m:t>π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numPr>
          <w:ilvl w:val="0"/>
          <w:numId w:val="1016"/>
        </w:numPr>
      </w:pPr>
      <m:oMath>
        <m:r>
          <m:t>θ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goes a quarter of the way round, to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cos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sin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numPr>
          <w:ilvl w:val="0"/>
          <w:numId w:val="1016"/>
        </w:numPr>
      </w:pPr>
      <m:oMath>
        <m:r>
          <m:t>θ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4</m:t>
        </m:r>
      </m:oMath>
      <w:r>
        <w:t xml:space="preserve"> </w:t>
      </w:r>
      <w:r>
        <w:t xml:space="preserve">goes an eighth of the way round,</w:t>
      </w:r>
      <w:r>
        <w:t xml:space="preserve"> </w:t>
      </w:r>
      <w:r>
        <w:t xml:space="preserve">to the point of the circle with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There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r>
          <m:t>1</m:t>
        </m:r>
      </m:oMath>
      <w:r>
        <w:t xml:space="preserve">, so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r>
          <m:rPr>
            <m:sty m:val="p"/>
          </m:rPr>
          <m:t>≈</m:t>
        </m:r>
        <m:r>
          <m:t>0.7071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cos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/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sin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/</m:t>
              </m:r>
              <m:r>
                <m:t>4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Angles are also measured in</w:t>
      </w:r>
      <w:r>
        <w:t xml:space="preserve"> </w:t>
      </w:r>
      <w:r>
        <w:rPr>
          <w:i/>
          <w:iCs/>
        </w:rPr>
        <w:t xml:space="preserve">degrees</w:t>
      </w:r>
      <w:r>
        <w:t xml:space="preserve">, with a full turn of</w:t>
      </w:r>
      <w:r>
        <w:t xml:space="preserve"> </w:t>
      </w:r>
      <m:oMath>
        <m:r>
          <m:t>2</m:t>
        </m:r>
        <m:r>
          <m:t>π</m:t>
        </m:r>
      </m:oMath>
      <w:r>
        <w:t xml:space="preserve"> </w:t>
      </w:r>
      <w:r>
        <w:t xml:space="preserve">equal to</w:t>
      </w:r>
      <w:r>
        <w:t xml:space="preserve"> </w:t>
      </w:r>
      <m:oMath>
        <m:r>
          <m:t>360</m:t>
        </m:r>
      </m:oMath>
      <w:r>
        <w:t xml:space="preserve"> </w:t>
      </w:r>
      <w:r>
        <w:t xml:space="preserve">degrees,</w:t>
      </w:r>
      <w:r>
        <w:t xml:space="preserve"> </w:t>
      </w:r>
      <w:r>
        <w:t xml:space="preserve">so</w:t>
      </w:r>
      <w:r>
        <w:t xml:space="preserve"> </w:t>
      </w:r>
      <m:oMath>
        <m:r>
          <m:t>π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90</m:t>
        </m:r>
      </m:oMath>
      <w:r>
        <w:t xml:space="preserve"> </w:t>
      </w:r>
      <w:r>
        <w:t xml:space="preserve">degrees and</w:t>
      </w:r>
      <w:r>
        <w:t xml:space="preserve"> </w:t>
      </w:r>
      <m:oMath>
        <m:r>
          <m:t>π</m:t>
        </m:r>
        <m:r>
          <m:rPr>
            <m:sty m:val="p"/>
          </m:rPr>
          <m:t>/</m:t>
        </m:r>
        <m:r>
          <m:t>4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45</m:t>
        </m:r>
      </m:oMath>
      <w:r>
        <w:t xml:space="preserve"> </w:t>
      </w:r>
      <w:r>
        <w:t xml:space="preserve">degrees.</w:t>
      </w:r>
    </w:p>
    <w:bookmarkEnd w:id="51"/>
    <w:bookmarkStart w:id="52" w:name="def-angle"/>
    <w:p>
      <w:pPr>
        <w:pStyle w:val="BodyText"/>
      </w:pPr>
      <w:r>
        <w:rPr>
          <w:b/>
          <w:bCs/>
        </w:rPr>
        <w:t xml:space="preserve">Definition 8 (Angle between two vectors)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angle</w:t>
      </w:r>
      <w:r>
        <w:t xml:space="preserve"> </w:t>
      </w:r>
      <w:r>
        <w:t xml:space="preserve">between two nonzero vectors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the unique number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]</m:t>
        </m:r>
      </m:oMath>
      <w:r>
        <w:t xml:space="preserve"> </w:t>
      </w:r>
      <w:r>
        <w:t xml:space="preserve">whose cosine (</w:t>
      </w:r>
      <w:hyperlink w:anchor="def-cosine-sine">
        <w:r>
          <w:rPr>
            <w:rStyle w:val="Hyperlink"/>
          </w:rPr>
          <w:t xml:space="preserve">Definition 7</w:t>
        </w:r>
      </w:hyperlink>
      <w:r>
        <w:t xml:space="preserve">) satisfies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cos</m:t>
          </m:r>
          <m:r>
            <m:t>θ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</m:num>
            <m:den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</m:den>
          </m:f>
          <m:r>
            <m:rPr>
              <m:sty m:val="p"/>
            </m:rPr>
            <m:t>.</m:t>
          </m:r>
        </m:oMath>
      </m:oMathPara>
    </w:p>
    <w:bookmarkEnd w:id="52"/>
    <w:bookmarkStart w:id="53" w:name="rem-angle-well-defined"/>
    <w:p>
      <w:pPr>
        <w:pStyle w:val="FirstParagraph"/>
      </w:pPr>
      <w:r>
        <w:rPr>
          <w:i/>
          <w:iCs/>
        </w:rPr>
        <w:t xml:space="preserve">Remark 4</w:t>
      </w:r>
      <w:r>
        <w:t xml:space="preserve"> (Why the angle is well defined). </w:t>
      </w:r>
      <w:r>
        <w:t xml:space="preserve">The denominator is positive, because both vectors are nonzero (</w:t>
      </w:r>
      <w:hyperlink w:anchor="thm-norm-properties">
        <w:r>
          <w:rPr>
            <w:rStyle w:val="Hyperlink"/>
          </w:rPr>
          <w:t xml:space="preserve">Theorem 1</w:t>
        </w:r>
      </w:hyperlink>
      <w:r>
        <w:t xml:space="preserve">),</w:t>
      </w:r>
      <w:r>
        <w:t xml:space="preserve"> </w:t>
      </w:r>
      <w:r>
        <w:t xml:space="preserve">and by</w:t>
      </w:r>
      <w:r>
        <w:t xml:space="preserve"> </w:t>
      </w:r>
      <w:hyperlink w:anchor="thm-cauchy-schwarz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the ratio lies between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cos</m:t>
        </m:r>
      </m:oMath>
      <w:r>
        <w:t xml:space="preserve"> </w:t>
      </w:r>
      <w:r>
        <w:t xml:space="preserve">is decreasing from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 takes each value in</w:t>
      </w:r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exactly once,</w:t>
      </w:r>
      <w:r>
        <w:t xml:space="preserve"> </w:t>
      </w:r>
      <w:r>
        <w:t xml:space="preserve">so there is exactly one such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The angle is</w:t>
      </w:r>
      <w:r>
        <w:t xml:space="preserve"> </w:t>
      </w:r>
      <m:oMath>
        <m:r>
          <m:t>π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exactly when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 for nonzero vectors, orthogonal (</w:t>
      </w:r>
      <w:hyperlink r:id="rId22">
        <w:r>
          <w:rPr>
            <w:rStyle w:val="Hyperlink"/>
          </w:rPr>
          <w:t xml:space="preserve">Definition 13 in Vectors</w:t>
        </w:r>
      </w:hyperlink>
      <w:r>
        <w:t xml:space="preserve">) means at a right angle.</w:t>
      </w:r>
    </w:p>
    <w:bookmarkEnd w:id="53"/>
    <w:bookmarkStart w:id="54" w:name="exm-angle"/>
    <w:p>
      <w:pPr>
        <w:pStyle w:val="BodyText"/>
      </w:pPr>
      <w:r>
        <w:rPr>
          <w:b/>
          <w:bCs/>
        </w:rPr>
        <w:t xml:space="preserve">Example 14 (Some angles in the plane)</w:t>
      </w:r>
      <w:r>
        <w:t xml:space="preserve"> </w:t>
      </w:r>
      <w:r>
        <w:t xml:space="preserve"> </w:t>
      </w:r>
    </w:p>
    <w:p>
      <w:pPr>
        <w:numPr>
          <w:ilvl w:val="0"/>
          <w:numId w:val="1017"/>
        </w:numPr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m:oMath>
        <m:r>
          <m:rPr>
            <m:sty m:val="p"/>
          </m:rPr>
          <m:t>cos</m:t>
        </m:r>
        <m:r>
          <m:t>θ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1</m:t>
            </m:r>
            <m:r>
              <m:rPr>
                <m:sty m:val="p"/>
              </m:rPr>
              <m:t>⋅</m:t>
            </m:r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</m:oMath>
      <w:r>
        <w:t xml:space="preserve">, so</w:t>
      </w:r>
      <w:r>
        <w:t xml:space="preserve"> </w:t>
      </w:r>
      <m:oMath>
        <m:r>
          <m:t>θ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4</m:t>
        </m:r>
      </m:oMath>
      <w:r>
        <w:t xml:space="preserve">.</w:t>
      </w:r>
    </w:p>
    <w:p>
      <w:pPr>
        <w:numPr>
          <w:ilvl w:val="0"/>
          <w:numId w:val="1017"/>
        </w:numPr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cos</m:t>
              </m:r>
              <m:r>
                <m:t>θ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5</m:t>
                      </m:r>
                    </m:e>
                  </m:rad>
                  <m:r>
                    <m:t> </m:t>
                  </m:r>
                  <m:rad>
                    <m:radPr>
                      <m:degHide m:val="on"/>
                    </m:radPr>
                    <m:deg/>
                    <m:e>
                      <m:r>
                        <m:t>5</m:t>
                      </m:r>
                    </m:e>
                  </m:rad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r>
          <m:t>θ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</w:p>
    <w:p>
      <w:pPr>
        <w:numPr>
          <w:ilvl w:val="0"/>
          <w:numId w:val="1017"/>
        </w:numPr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cos</m:t>
              </m:r>
              <m:r>
                <m:t>θ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r>
          <m:t>θ</m:t>
        </m:r>
        <m:r>
          <m:rPr>
            <m:sty m:val="p"/>
          </m:rPr>
          <m:t>=</m:t>
        </m:r>
        <m:r>
          <m:t>π</m:t>
        </m:r>
      </m:oMath>
      <w:r>
        <w:t xml:space="preserve">.</w:t>
      </w:r>
    </w:p>
    <w:p>
      <w:pPr>
        <w:numPr>
          <w:ilvl w:val="0"/>
          <w:numId w:val="1017"/>
        </w:numPr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: there is no angle,</w:t>
      </w:r>
      <w:r>
        <w:t xml:space="preserve"> </w:t>
      </w:r>
      <w:r>
        <w:t xml:space="preserve">because the ratio would divide by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54"/>
    <w:bookmarkStart w:id="55" w:name="def-cosine-similarity"/>
    <w:p>
      <w:pPr>
        <w:pStyle w:val="FirstParagraph"/>
      </w:pPr>
      <w:r>
        <w:rPr>
          <w:b/>
          <w:bCs/>
        </w:rPr>
        <w:t xml:space="preserve">Definition 9 (Cosine similarity)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cosine similarity</w:t>
      </w:r>
      <w:r>
        <w:t xml:space="preserve"> </w:t>
      </w:r>
      <w:r>
        <w:t xml:space="preserve">between two nonzero vectors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w:r>
        <w:t xml:space="preserve">their dot product divided by the product of their lengths: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cossim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,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</m:num>
            <m:den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</m:den>
          </m:f>
          <m:r>
            <m:rPr>
              <m:sty m:val="p"/>
            </m:rPr>
            <m:t>.</m:t>
          </m:r>
        </m:oMath>
      </m:oMathPara>
    </w:p>
    <w:bookmarkEnd w:id="55"/>
    <w:bookmarkStart w:id="56" w:name="exm-cosine-similarity"/>
    <w:p>
      <w:pPr>
        <w:pStyle w:val="FirstParagraph"/>
      </w:pPr>
      <w:r>
        <w:rPr>
          <w:b/>
          <w:bCs/>
        </w:rPr>
        <w:t xml:space="preserve">Example 15 (Cosine similarity of parallel, orthogonal, and arbitrary vectors)</w:t>
      </w:r>
      <w:r>
        <w:t xml:space="preserve"> </w:t>
      </w:r>
      <w:r>
        <w:t xml:space="preserve">For vectors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numPr>
          <w:ilvl w:val="0"/>
          <w:numId w:val="1018"/>
        </w:numPr>
      </w:pPr>
      <w:r>
        <w:t xml:space="preserve">Parallel vectors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cossim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rPr>
                      <m:sty m:val="p"/>
                    </m:rPr>
                    <m:t>+</m:t>
                  </m:r>
                  <m:r>
                    <m:t>8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5</m:t>
                      </m:r>
                    </m:e>
                  </m:rad>
                  <m:r>
                    <m:t> </m:t>
                  </m:r>
                  <m:rad>
                    <m:radPr>
                      <m:degHide m:val="on"/>
                    </m:radPr>
                    <m:deg/>
                    <m:e>
                      <m:r>
                        <m:t>20</m:t>
                      </m:r>
                    </m:e>
                  </m:rad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10</m:t>
                  </m:r>
                </m:num>
                <m:den>
                  <m:r>
                    <m:t>10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8"/>
        </w:numPr>
      </w:pPr>
      <w:r>
        <w:t xml:space="preserve">Orthogonal vectors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cossim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5</m:t>
                      </m:r>
                    </m:e>
                  </m:rad>
                  <m:r>
                    <m:t> </m:t>
                  </m:r>
                  <m:rad>
                    <m:radPr>
                      <m:degHide m:val="on"/>
                    </m:radPr>
                    <m:deg/>
                    <m:e>
                      <m:r>
                        <m:t>5</m:t>
                      </m:r>
                    </m:e>
                  </m:rad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</m:t>
                  </m:r>
                </m:num>
                <m:den>
                  <m:r>
                    <m:t>5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8"/>
        </w:numPr>
      </w:pPr>
      <w:r>
        <w:t xml:space="preserve">Arbitrary vectors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cossim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0</m:t>
                  </m:r>
                  <m:r>
                    <m:rPr>
                      <m:sty m:val="p"/>
                    </m:rPr>
                    <m:t>⋅</m:t>
                  </m:r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When both vectors have unit Euclidean norm (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),</w:t>
      </w:r>
      <w:r>
        <w:t xml:space="preserve"> </w:t>
      </w:r>
      <w:r>
        <w:t xml:space="preserve">cosine similarity equals their inner product:</w:t>
      </w:r>
      <w:r>
        <w:t xml:space="preserve"> </w:t>
      </w:r>
      <m:oMath>
        <m:r>
          <m:rPr>
            <m:sty m:val="p"/>
          </m:rPr>
          <m:t>cossim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d>
          <m:dPr>
            <m:begChr m:val="⟨"/>
            <m:sepChr m:val=""/>
            <m:endChr m:val="⟩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,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</m:oMath>
      <w:r>
        <w:t xml:space="preserve">.</w:t>
      </w:r>
    </w:p>
    <w:bookmarkEnd w:id="56"/>
    <w:bookmarkStart w:id="57" w:name="cor-cosine-similarity-angle"/>
    <w:p>
      <w:pPr>
        <w:pStyle w:val="BodyText"/>
      </w:pPr>
      <w:r>
        <w:rPr>
          <w:b/>
          <w:bCs/>
        </w:rPr>
        <w:t xml:space="preserve">Corollary 1 (Cosine similarity is the cosine of the angle)</w:t>
      </w:r>
      <w:r>
        <w:t xml:space="preserve"> </w:t>
      </w:r>
      <w:r>
        <w:t xml:space="preserve">For nonzero vectors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with angle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between them (</w:t>
      </w:r>
      <w:hyperlink w:anchor="def-angle">
        <w:r>
          <w:rPr>
            <w:rStyle w:val="Hyperlink"/>
          </w:rPr>
          <w:t xml:space="preserve">Definition 8</w:t>
        </w:r>
      </w:hyperlink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cossim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,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cos</m:t>
          </m:r>
          <m:r>
            <m:t>θ</m:t>
          </m:r>
          <m:r>
            <m:rPr>
              <m:sty m:val="p"/>
            </m:rPr>
            <m:t>.</m:t>
          </m:r>
        </m:oMath>
      </m:oMathPara>
    </w:p>
    <w:bookmarkEnd w:id="5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ratio that</w:t>
      </w:r>
      <w:r>
        <w:t xml:space="preserve"> </w:t>
      </w:r>
      <w:hyperlink w:anchor="def-angle">
        <w:r>
          <w:rPr>
            <w:rStyle w:val="Hyperlink"/>
          </w:rPr>
          <w:t xml:space="preserve">Definition 8</w:t>
        </w:r>
      </w:hyperlink>
      <w:r>
        <w:t xml:space="preserve"> </w:t>
      </w:r>
      <w:r>
        <w:t xml:space="preserve">sets equal to</w:t>
      </w:r>
      <w:r>
        <w:t xml:space="preserve"> </w:t>
      </w:r>
      <m:oMath>
        <m:r>
          <m:rPr>
            <m:sty m:val="p"/>
          </m:rPr>
          <m:t>cos</m:t>
        </m:r>
        <m:r>
          <m:t>θ</m:t>
        </m:r>
      </m:oMath>
      <w:r>
        <w:t xml:space="preserve"> </w:t>
      </w:r>
      <w:r>
        <w:t xml:space="preserve">is the ratio that</w:t>
      </w:r>
      <w:r>
        <w:t xml:space="preserve"> </w:t>
      </w:r>
      <w:hyperlink w:anchor="def-cosine-similarity">
        <w:r>
          <w:rPr>
            <w:rStyle w:val="Hyperlink"/>
          </w:rPr>
          <w:t xml:space="preserve">Definition 9</w:t>
        </w:r>
      </w:hyperlink>
      <w:r>
        <w:t xml:space="preserve"> </w:t>
      </w:r>
      <w:r>
        <w:t xml:space="preserve">defines as</w:t>
      </w:r>
      <w:r>
        <w:t xml:space="preserve"> </w:t>
      </w:r>
      <m:oMath>
        <m:r>
          <m:rPr>
            <m:sty m:val="p"/>
          </m:rPr>
          <m:t>cossim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.</w:t>
      </w:r>
    </w:p>
    <w:bookmarkStart w:id="58" w:name="X64c41f557e7f698c947bb0d906d626137043d1e"/>
    <w:p>
      <w:pPr>
        <w:pStyle w:val="BodyText"/>
      </w:pPr>
      <w:r>
        <w:rPr>
          <w:b/>
          <w:bCs/>
        </w:rPr>
        <w:t xml:space="preserve">Definition 10 (Cosine similarity in an inner product space)</w:t>
      </w:r>
      <w:r>
        <w:t xml:space="preserve"> </w:t>
      </w:r>
      <w:r>
        <w:t xml:space="preserve">In a general real inner product space (</w:t>
      </w:r>
      <w:hyperlink w:anchor="def-inner-product-space">
        <w:r>
          <w:rPr>
            <w:rStyle w:val="Hyperlink"/>
          </w:rPr>
          <w:t xml:space="preserve">Definition 2</w:t>
        </w:r>
      </w:hyperlink>
      <w:r>
        <w:t xml:space="preserve">) with inner product</w:t>
      </w:r>
      <w:r>
        <w:t xml:space="preserve"> </w:t>
      </w:r>
      <m:oMath>
        <m:d>
          <m:dPr>
            <m:begChr m:val="⟨"/>
            <m:sepChr m:val=""/>
            <m:endChr m:val="⟩"/>
            <m:grow/>
          </m:dPr>
          <m:e>
            <m:r>
              <m:rPr>
                <m:sty m:val="p"/>
              </m:rPr>
              <m:t>⋅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⋅</m:t>
            </m:r>
          </m:e>
        </m:d>
      </m:oMath>
      <w:r>
        <w:t xml:space="preserve"> </w:t>
      </w:r>
      <w:r>
        <w:t xml:space="preserve">and induced norm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, the</w:t>
      </w:r>
      <w:r>
        <w:t xml:space="preserve"> </w:t>
      </w:r>
      <w:r>
        <w:rPr>
          <w:b/>
          <w:bCs/>
        </w:rPr>
        <w:t xml:space="preserve">cosine similarity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cossim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,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d>
                <m:dPr>
                  <m:begChr m:val="⟨"/>
                  <m:sepChr m:val=""/>
                  <m:endChr m:val="⟩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,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</m:num>
            <m:den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</m:den>
          </m:f>
          <m:r>
            <m:rPr>
              <m:sty m:val="p"/>
            </m:rPr>
            <m:t>.</m:t>
          </m:r>
        </m:oMath>
      </m:oMathPara>
    </w:p>
    <w:bookmarkEnd w:id="58"/>
    <w:bookmarkStart w:id="60" w:name="thm-pearson-cosine-centered"/>
    <w:p>
      <w:pPr>
        <w:pStyle w:val="FirstParagraph"/>
      </w:pPr>
      <w:r>
        <w:rPr>
          <w:b/>
          <w:bCs/>
        </w:rPr>
        <w:t xml:space="preserve">Theorem 6 (Pearson correlation is the cosine similarity of the centered vectors)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be two vectors that are not constant,</w:t>
      </w:r>
      <w:r>
        <w:t xml:space="preserve"> </w:t>
      </w:r>
      <w:r>
        <w:t xml:space="preserve">with means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  <w:r>
        <w:t xml:space="preserve"> </w:t>
      </w:r>
      <w:r>
        <w:t xml:space="preserve">Write</w:t>
      </w:r>
      <w:r>
        <w:t xml:space="preserve"> </w:t>
      </w:r>
      <m:oMath>
        <m:acc>
          <m:accPr>
            <m:chr m:val="̃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r>
          <m:t> </m:t>
        </m:r>
        <m:acc>
          <m:accPr>
            <m:chr m:val="̃"/>
          </m:accPr>
          <m:e>
            <m:r>
              <m:t>1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−</m:t>
        </m:r>
        <m:acc>
          <m:accPr>
            <m:chr m:val="‾"/>
          </m:accPr>
          <m:e>
            <m:r>
              <m:t>y</m:t>
            </m:r>
          </m:e>
        </m:acc>
        <m:r>
          <m:t> </m:t>
        </m:r>
        <m:acc>
          <m:accPr>
            <m:chr m:val="̃"/>
          </m:accPr>
          <m:e>
            <m:r>
              <m:t>1</m:t>
            </m:r>
          </m:e>
        </m:acc>
      </m:oMath>
      <w:r>
        <w:t xml:space="preserve"> </w:t>
      </w:r>
      <w:r>
        <w:t xml:space="preserve">for the</w:t>
      </w:r>
      <w:r>
        <w:t xml:space="preserve"> </w:t>
      </w:r>
      <w:r>
        <w:rPr>
          <w:b/>
          <w:bCs/>
        </w:rPr>
        <w:t xml:space="preserve">centered</w:t>
      </w:r>
      <w:r>
        <w:t xml:space="preserve"> </w:t>
      </w:r>
      <w:r>
        <w:t xml:space="preserve">vectors, whose means are zero.</w:t>
      </w:r>
      <w:r>
        <w:t xml:space="preserve"> </w:t>
      </w:r>
      <w:r>
        <w:t xml:space="preserve">Then the</w:t>
      </w:r>
      <w:r>
        <w:t xml:space="preserve"> </w:t>
      </w:r>
      <w:hyperlink r:id="rId59">
        <w:r>
          <w:rPr>
            <w:rStyle w:val="Hyperlink"/>
          </w:rPr>
          <w:t xml:space="preserve">Pearson correlation coefficient</w:t>
        </w:r>
      </w:hyperlink>
      <w:r>
        <w:t xml:space="preserve"> </w:t>
      </w:r>
      <m:oMath>
        <m:r>
          <m:t>r</m:t>
        </m:r>
      </m:oMath>
      <w:r>
        <w:t xml:space="preserve"> </w:t>
      </w:r>
      <w:r>
        <w:t xml:space="preserve">of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pairs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the cosine similarity (</w:t>
      </w:r>
      <w:hyperlink w:anchor="def-cosine-similarity">
        <w:r>
          <w:rPr>
            <w:rStyle w:val="Hyperlink"/>
          </w:rPr>
          <w:t xml:space="preserve">Definition 9</w:t>
        </w:r>
      </w:hyperlink>
      <w:r>
        <w:t xml:space="preserve">) of the centered vectors:</w:t>
      </w:r>
    </w:p>
    <w:p>
      <w:pPr>
        <w:pStyle w:val="BodyText"/>
      </w:pPr>
      <m:oMathPara>
        <m:oMathParaPr>
          <m:jc m:val="center"/>
        </m:oMathParaPr>
        <m:oMath>
          <m:r>
            <m:t>r</m:t>
          </m:r>
          <m:r>
            <m:rPr>
              <m:sty m:val="p"/>
            </m:rPr>
            <m:t>=</m:t>
          </m:r>
          <m:r>
            <m:rPr>
              <m:sty m:val="p"/>
            </m:rPr>
            <m:t>cossim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acc>
          <m:r>
            <m:rPr>
              <m:sty m:val="p"/>
            </m:rPr>
            <m:t>,</m:t>
          </m:r>
          <m:acc>
            <m:accPr>
              <m:chr m:val="̃"/>
            </m:accPr>
            <m:e>
              <m:acc>
                <m:accPr>
                  <m:chr m:val="̃"/>
                </m:accPr>
                <m:e>
                  <m:r>
                    <m:t>y</m:t>
                  </m:r>
                </m:e>
              </m:acc>
            </m:e>
          </m:acc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6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Entry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̃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</m:oMath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, and entry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̃"/>
          </m:accPr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</m:acc>
      </m:oMath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y</m:t>
            </m:r>
          </m:e>
        </m:acc>
      </m:oMath>
      <w:r>
        <w:t xml:space="preserve">.</w:t>
      </w:r>
      <w:r>
        <w:t xml:space="preserve"> </w:t>
      </w:r>
      <w:r>
        <w:t xml:space="preserve">Neither centered vector is zero, because neither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nor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is constant, so the cosine similarity is defined.</w:t>
      </w:r>
      <w:r>
        <w:t xml:space="preserve"> </w:t>
      </w:r>
      <w:r>
        <w:t xml:space="preserve">The three pieces of the cosine similarity are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  <m:r>
                <m:rPr>
                  <m:sty m:val="p"/>
                </m:rPr>
                <m:t>,</m:t>
              </m:r>
            </m:e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by the definitions of the dot product and the Euclidean norm.</w:t>
      </w:r>
      <w:r>
        <w:t xml:space="preserve"> </w:t>
      </w:r>
      <w:r>
        <w:t xml:space="preserve">Dividing the first by the product of the other two gives the formula for</w:t>
      </w:r>
      <w:r>
        <w:t xml:space="preserve"> </w:t>
      </w:r>
      <m:oMath>
        <m:r>
          <m:t>r</m:t>
        </m:r>
      </m:oMath>
      <w:r>
        <w:t xml:space="preserve">.</w:t>
      </w:r>
    </w:p>
    <w:bookmarkStart w:id="61" w:name="exm-pearson-cosine-centered"/>
    <w:p>
      <w:pPr>
        <w:pStyle w:val="BodyText"/>
      </w:pPr>
      <w:r>
        <w:rPr>
          <w:b/>
          <w:bCs/>
        </w:rPr>
        <w:t xml:space="preserve">Example 16 (Centering changes the cosine similarity)</w:t>
      </w:r>
      <w:r>
        <w:t xml:space="preserve"> </w:t>
      </w:r>
      <w:r>
        <w:t xml:space="preserve">Take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Their means are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2</m:t>
        </m:r>
      </m:oMath>
      <w:r>
        <w:t xml:space="preserve">, so</w:t>
      </w:r>
      <w:r>
        <w:t xml:space="preserve"> </w:t>
      </w:r>
      <m:oMath>
        <m:acc>
          <m:accPr>
            <m:chr m:val="̃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rPr>
            <m:sty m:val="p"/>
          </m:rPr>
          <m:t>cossim</m:t>
        </m:r>
        <m:r>
          <m:rPr>
            <m:sty m:val="p"/>
          </m:rPr>
          <m:t>(</m:t>
        </m:r>
        <m:acc>
          <m:accPr>
            <m:chr m:val="̃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  <m:r>
          <m:rPr>
            <m:sty m:val="p"/>
          </m:rPr>
          <m:t>,</m:t>
        </m:r>
        <m:acc>
          <m:accPr>
            <m:chr m:val="̃"/>
          </m:accPr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</w:p>
    <w:p>
      <w:pPr>
        <w:pStyle w:val="BodyText"/>
      </w:pPr>
      <w:r>
        <w:t xml:space="preserve">Without centering,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r>
          <m:t>6</m:t>
        </m:r>
        <m:r>
          <m:rPr>
            <m:sty m:val="p"/>
          </m:rPr>
          <m:t>+</m:t>
        </m:r>
        <m:r>
          <m:t>6</m:t>
        </m:r>
        <m:r>
          <m:rPr>
            <m:sty m:val="p"/>
          </m:rPr>
          <m:t>=</m:t>
        </m:r>
        <m:r>
          <m:t>13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14</m:t>
            </m:r>
          </m:e>
        </m:rad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cossim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13</m:t>
        </m:r>
        <m:r>
          <m:rPr>
            <m:sty m:val="p"/>
          </m:rPr>
          <m:t>/</m:t>
        </m:r>
        <m:r>
          <m:t>14</m:t>
        </m:r>
      </m:oMath>
      <w:r>
        <w:t xml:space="preserve">.</w:t>
      </w:r>
      <w:r>
        <w:t xml:space="preserve"> </w:t>
      </w:r>
      <w:r>
        <w:t xml:space="preserve">The uncentered value is close to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mostly because both vectors have positive entries and the same mean, not because they move together.</w:t>
      </w:r>
    </w:p>
    <w:bookmarkEnd w:id="61"/>
    <w:bookmarkEnd w:id="62"/>
    <w:bookmarkStart w:id="94" w:name="sec-gram-schmidt"/>
    <w:p>
      <w:pPr>
        <w:pStyle w:val="Heading2"/>
      </w:pPr>
      <w:r>
        <w:t xml:space="preserve">3 Orthonormal bases and Gram-Schmidt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6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6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Like</w:t>
            </w:r>
            <w:r>
              <w:t xml:space="preserve"> </w:t>
            </w:r>
            <w:hyperlink w:anchor="sec-cauchy-schwarz">
              <w:r>
                <w:rPr>
                  <w:rStyle w:val="Hyperlink"/>
                </w:rPr>
                <w:t xml:space="preserve">Section 2</w:t>
              </w:r>
            </w:hyperlink>
            <w:r>
              <w:t xml:space="preserve">, this section is adapted from</w:t>
            </w:r>
            <w:r>
              <w:t xml:space="preserve"> </w:t>
            </w:r>
            <w:r>
              <w:t xml:space="preserve">Zhou (2024)</w:t>
            </w:r>
            <w:r>
              <w:t xml:space="preserve">,</w:t>
            </w:r>
            <w:r>
              <w:t xml:space="preserve"> </w:t>
            </w:r>
            <w:r>
              <w:t xml:space="preserve">used under the MIT License</w:t>
            </w:r>
            <w:r>
              <w:t xml:space="preserve"> </w:t>
            </w:r>
            <w:r>
              <w:t xml:space="preserve">(see the license text in</w:t>
            </w:r>
            <w:r>
              <w:t xml:space="preserve"> </w:t>
            </w:r>
            <w:hyperlink r:id="rId28">
              <w:r>
                <w:rPr>
                  <w:rStyle w:val="Hyperlink"/>
                </w:rPr>
                <w:t xml:space="preserve">Section 2 in Subspaces and Rank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The source leaves the proof that orthonormal vectors are linearly independent to class;</w:t>
            </w:r>
            <w:r>
              <w:t xml:space="preserve"> </w:t>
            </w:r>
            <w:r>
              <w:t xml:space="preserve">it is written out here.</w:t>
            </w:r>
          </w:p>
          <w:p/>
        </w:tc>
      </w:tr>
    </w:tbl>
    <w:bookmarkStart w:id="65" w:name="thm-dot-linear-sum"/>
    <w:p>
      <w:pPr>
        <w:pStyle w:val="BodyText"/>
      </w:pPr>
      <w:r>
        <w:rPr>
          <w:b/>
          <w:bCs/>
        </w:rPr>
        <w:t xml:space="preserve">Theorem 7 (The dot product of a vector with a linear combination)</w:t>
      </w:r>
      <w:r>
        <w:t xml:space="preserve"> </w:t>
      </w:r>
      <w:r>
        <w:t xml:space="preserve">For vectors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 numbers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k</m:t>
            </m:r>
          </m:sub>
        </m:sSub>
      </m:oMath>
      <w:r>
        <w:t xml:space="preserve">, with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1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⋅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sSub>
                <m:e>
                  <m:r>
                    <m:t>c</m:t>
                  </m:r>
                </m:e>
                <m:sub>
                  <m:r>
                    <m:t>j</m:t>
                  </m:r>
                </m:sub>
              </m:sSub>
            </m:e>
          </m:nary>
          <m:r>
            <m:t> 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⋅</m:t>
          </m:r>
          <m:sSub>
            <m:e>
              <m:acc>
                <m:accPr>
                  <m:chr m:val="̃"/>
                </m:accPr>
                <m:e>
                  <m:r>
                    <m:t>u</m:t>
                  </m:r>
                </m:e>
              </m:acc>
            </m:e>
            <m:sub>
              <m:r>
                <m:t>j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6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Write</w:t>
      </w:r>
      <w:r>
        <w:t xml:space="preserve"> </w:t>
      </w:r>
      <m:oMath>
        <m:sSub>
          <m:e>
            <m:r>
              <m:t>u</m:t>
            </m:r>
          </m:e>
          <m:sub>
            <m:r>
              <m:t>j</m:t>
            </m:r>
            <m:r>
              <m:t>i</m:t>
            </m:r>
          </m:sub>
        </m:sSub>
      </m:oMath>
      <w:r>
        <w:t xml:space="preserve"> </w:t>
      </w:r>
      <w:r>
        <w:t xml:space="preserve">for entry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j</m:t>
            </m:r>
          </m:sub>
        </m:sSub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k</m:t>
                      </m:r>
                    </m:sup>
                    <m:e>
                      <m:sSub>
                        <m:e>
                          <m:r>
                            <m:t>c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e>
                  </m:nary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u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sSub>
                <m:e>
                  <m:r>
                    <m:t>u</m:t>
                  </m:r>
                </m:e>
                <m:sub>
                  <m:r>
                    <m:t>j</m:t>
                  </m:r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Vectors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Definition 8 in Vectors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k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nary>
              <m:sSub>
                <m:e>
                  <m:r>
                    <m:t>c</m:t>
                  </m:r>
                </m:e>
                <m:sub>
                  <m:r>
                    <m:t>j</m:t>
                  </m:r>
                </m:sub>
              </m:sSub>
              <m:sSub>
                <m:e>
                  <m:r>
                    <m:t>u</m:t>
                  </m:r>
                </m:e>
                <m:sub>
                  <m:r>
                    <m:t>j</m:t>
                  </m:r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each 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over the inner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nary>
              <m:sSub>
                <m:e>
                  <m:r>
                    <m:t>c</m:t>
                  </m:r>
                </m:e>
                <m:sub>
                  <m:r>
                    <m:t>j</m:t>
                  </m:r>
                </m:sub>
              </m:sSub>
              <m:sSub>
                <m:e>
                  <m:r>
                    <m:t>u</m:t>
                  </m:r>
                </m:e>
                <m:sub>
                  <m:r>
                    <m:t>j</m:t>
                  </m:r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(swap the order of the finite sums)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sSub>
                        <m:e>
                          <m:r>
                            <m:t>c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e>
                  </m:nary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b>
                <m:e>
                  <m:r>
                    <m:t>u</m:t>
                  </m:r>
                </m:e>
                <m:sub>
                  <m:r>
                    <m:t>j</m:t>
                  </m:r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(commute the factors in each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u</m:t>
                  </m:r>
                </m:e>
                <m:sub>
                  <m:r>
                    <m:t>j</m:t>
                  </m:r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sSub>
                <m:e>
                  <m:r>
                    <m:t>c</m:t>
                  </m:r>
                </m:e>
                <m:sub>
                  <m:r>
                    <m:t>j</m:t>
                  </m:r>
                </m:sub>
              </m:sSub>
              <m:r>
                <m:rPr>
                  <m:nor/>
                  <m:sty m:val="p"/>
                </m:rPr>
                <m:t> out of the inner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Vectors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66" w:name="exm-dot-linear-sum"/>
    <w:p>
      <w:pPr>
        <w:pStyle w:val="FirstParagraph"/>
      </w:pPr>
      <w:r>
        <w:rPr>
          <w:b/>
          <w:bCs/>
        </w:rPr>
        <w:t xml:space="preserve">Example 17 (Dotting with a combination of three vectors)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and take the combination</w:t>
      </w:r>
      <w:r>
        <w:t xml:space="preserve"> </w:t>
      </w:r>
      <m:oMath>
        <m:r>
          <m:t>2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4</m:t>
        </m:r>
        <m:r>
          <m:t> 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Directly,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12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thm-dot-linear-sum">
        <w:r>
          <w:rPr>
            <w:rStyle w:val="Hyperlink"/>
          </w:rPr>
          <w:t xml:space="preserve">Theorem 7</w:t>
        </w:r>
      </w:hyperlink>
      <w:r>
        <w:t xml:space="preserve">,</w:t>
      </w:r>
      <w:r>
        <w:t xml:space="preserve"> </w:t>
      </w:r>
      <m:oMath>
        <m:r>
          <m:t>2</m:t>
        </m:r>
        <m:r>
          <m:rPr>
            <m:sty m:val="p"/>
          </m:rPr>
          <m:t>⋅</m:t>
        </m:r>
        <m:r>
          <m:t>1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⋅</m:t>
        </m:r>
        <m:r>
          <m:t>2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⋅</m:t>
        </m:r>
        <m:r>
          <m:t>3</m:t>
        </m:r>
        <m:r>
          <m:rPr>
            <m:sty m:val="p"/>
          </m:rPr>
          <m:t>=</m:t>
        </m:r>
        <m:r>
          <m:t>12</m:t>
        </m:r>
      </m:oMath>
      <w:r>
        <w:t xml:space="preserve">, the same number.</w:t>
      </w:r>
    </w:p>
    <w:bookmarkEnd w:id="66"/>
    <w:bookmarkStart w:id="68" w:name="thm-orthonormal-independent"/>
    <w:p>
      <w:pPr>
        <w:pStyle w:val="BodyText"/>
      </w:pPr>
      <w:r>
        <w:rPr>
          <w:b/>
          <w:bCs/>
        </w:rPr>
        <w:t xml:space="preserve">Theorem 8 (Orthonormal vectors are linearly independent)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are orthonormal (</w:t>
      </w:r>
      <w:hyperlink r:id="rId67">
        <w:r>
          <w:rPr>
            <w:rStyle w:val="Hyperlink"/>
          </w:rPr>
          <w:t xml:space="preserve">Definition 17 in Vectors</w:t>
        </w:r>
      </w:hyperlink>
      <w:r>
        <w:t xml:space="preserve">),</w:t>
      </w:r>
      <w:r>
        <w:t xml:space="preserve"> </w:t>
      </w:r>
      <w:r>
        <w:t xml:space="preserve">then they are linearly independent (</w:t>
      </w:r>
      <w:hyperlink r:id="rId35">
        <w:r>
          <w:rPr>
            <w:rStyle w:val="Hyperlink"/>
          </w:rPr>
          <w:t xml:space="preserve">Definition 1 in Subspaces and Rank</w:t>
        </w:r>
      </w:hyperlink>
      <w:r>
        <w:t xml:space="preserve">).</w:t>
      </w:r>
    </w:p>
    <w:bookmarkEnd w:id="6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Suppose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k</m:t>
            </m:r>
          </m:sup>
          <m:e>
            <m:sSub>
              <m:e>
                <m:r>
                  <m:t>c</m:t>
                </m:r>
              </m:e>
              <m:sub>
                <m:r>
                  <m:t>j</m:t>
                </m:r>
              </m:sub>
            </m:sSub>
          </m:e>
        </m:nary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and fix any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between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k</m:t>
        </m:r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(every term of the dot product is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k</m:t>
                      </m:r>
                    </m:sup>
                    <m:e>
                      <m:sSub>
                        <m:e>
                          <m:r>
                            <m:t>c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e>
                  </m:nary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q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supposed equation)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c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nor/>
                  <m:sty m:val="p"/>
                </m:rPr>
                <m:t> is </m:t>
              </m:r>
              <m:r>
                <m:t>1</m:t>
              </m:r>
              <m:r>
                <m:rPr>
                  <m:nor/>
                  <m:sty m:val="p"/>
                </m:rPr>
                <m:t> if </m:t>
              </m:r>
              <m:r>
                <m:t>j</m:t>
              </m:r>
              <m:r>
                <m:rPr>
                  <m:sty m:val="p"/>
                </m:rPr>
                <m:t>=</m:t>
              </m:r>
              <m:r>
                <m:t>i</m:t>
              </m:r>
              <m:r>
                <m:rPr>
                  <m:nor/>
                  <m:sty m:val="p"/>
                </m:rPr>
                <m:t> and </m:t>
              </m:r>
              <m:r>
                <m:t>0</m:t>
              </m:r>
              <m:r>
                <m:rPr>
                  <m:nor/>
                  <m:sty m:val="p"/>
                </m:rPr>
                <m:t> otherwise)</m:t>
              </m:r>
            </m:e>
          </m:eqArr>
        </m:oMath>
      </m:oMathPara>
    </w:p>
    <w:p>
      <w:pPr>
        <w:pStyle w:val="FirstParagraph"/>
      </w:pPr>
      <w:r>
        <w:t xml:space="preserve">So every</w:t>
      </w:r>
      <w:r>
        <w:t xml:space="preserve"> </w:t>
      </w:r>
      <m:oMath>
        <m:sSub>
          <m:e>
            <m:r>
              <m:t>c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Start w:id="69" w:name="exm-orthonormal-independent"/>
    <w:p>
      <w:pPr>
        <w:pStyle w:val="BodyText"/>
      </w:pPr>
      <w:r>
        <w:rPr>
          <w:b/>
          <w:bCs/>
        </w:rPr>
        <w:t xml:space="preserve">Example 18 (Three orthonormal vectors 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̃"/>
                </m:accPr>
                <m:e>
                  <m:r>
                    <m:t>q</m:t>
                  </m:r>
                </m:e>
              </m:acc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0</m:t>
          </m:r>
          <m:r>
            <m:rPr>
              <m:sty m:val="p"/>
            </m:rPr>
            <m:t>,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</m:t>
          </m:r>
          <m:sSub>
            <m:e>
              <m:acc>
                <m:accPr>
                  <m:chr m:val="̃"/>
                </m:accPr>
                <m:e>
                  <m:r>
                    <m:t>q</m:t>
                  </m:r>
                </m:e>
              </m:acc>
            </m:e>
            <m:sub>
              <m:r>
                <m:t>2</m:t>
              </m:r>
            </m:sub>
          </m:sSub>
          <m:r>
            <m:rPr>
              <m:sty m:val="p"/>
            </m:rPr>
            <m:t>=</m:t>
          </m:r>
          <m:f>
            <m:fPr>
              <m:type m:val="lin"/>
            </m:fPr>
            <m:num>
              <m:r>
                <m:t>1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</m:den>
          </m:f>
          <m:r>
            <m:t> 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,</m:t>
          </m:r>
          <m:r>
            <m:t>0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</m:t>
          </m:r>
          <m:sSub>
            <m:e>
              <m:acc>
                <m:accPr>
                  <m:chr m:val="̃"/>
                </m:accPr>
                <m:e>
                  <m:r>
                    <m:t>q</m:t>
                  </m:r>
                </m:e>
              </m:acc>
            </m:e>
            <m:sub>
              <m:r>
                <m:t>3</m:t>
              </m:r>
            </m:sub>
          </m:sSub>
          <m:r>
            <m:rPr>
              <m:sty m:val="p"/>
            </m:rPr>
            <m:t>=</m:t>
          </m:r>
          <m:f>
            <m:fPr>
              <m:type m:val="lin"/>
            </m:fPr>
            <m:num>
              <m:r>
                <m:t>1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</m:den>
          </m:f>
          <m:r>
            <m:t> 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,</m:t>
          </m:r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,</m:t>
          </m:r>
          <m:r>
            <m:t>0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Each has norm</w:t>
      </w:r>
      <w:r>
        <w:t xml:space="preserve"> </w:t>
      </w:r>
      <m:oMath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q</m:t>
                          </m:r>
                        </m:e>
                      </m:acc>
                    </m:e>
                    <m:sub>
                      <m:r>
                        <m:t>2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likewise for the others.</w:t>
      </w:r>
      <w:r>
        <w:t xml:space="preserve"> </w:t>
      </w:r>
      <w:r>
        <w:t xml:space="preserve">They are mutually orthogonal: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⋅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⋅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</m:oMath>
      <w:r>
        <w:t xml:space="preserve"> </w:t>
      </w:r>
      <w:r>
        <w:t xml:space="preserve">has its only nonzero entry where the others have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3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So by</w:t>
      </w:r>
      <w:r>
        <w:t xml:space="preserve"> </w:t>
      </w:r>
      <w:hyperlink w:anchor="thm-orthonormal-independent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they are linearly independent,</w:t>
      </w:r>
      <w:r>
        <w:t xml:space="preserve"> </w:t>
      </w:r>
      <w:r>
        <w:t xml:space="preserve">with no need to solve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3</m:t>
            </m:r>
          </m:sub>
        </m:sSub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3</m:t>
            </m:r>
          </m:sub>
        </m:sSub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</w:p>
    <w:p>
      <w:pPr>
        <w:pStyle w:val="BodyText"/>
      </w:pPr>
      <w:r>
        <w:t xml:space="preserve">The converse fails: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are linearly independent,</w:t>
      </w:r>
      <w:r>
        <w:t xml:space="preserve"> </w:t>
      </w:r>
      <w:r>
        <w:t xml:space="preserve">since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only if</w:t>
      </w:r>
      <w:r>
        <w:t xml:space="preserve"> </w:t>
      </w:r>
      <m:oMath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then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but they are not orthonormal, since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≠</m:t>
        </m:r>
        <m:r>
          <m:t>0</m:t>
        </m:r>
      </m:oMath>
      <w:r>
        <w:t xml:space="preserve">.</w:t>
      </w:r>
    </w:p>
    <w:bookmarkEnd w:id="69"/>
    <w:bookmarkStart w:id="71" w:name="def-orthonormal-basis"/>
    <w:p>
      <w:pPr>
        <w:pStyle w:val="BodyText"/>
      </w:pPr>
      <w:r>
        <w:rPr>
          <w:b/>
          <w:bCs/>
        </w:rPr>
        <w:t xml:space="preserve">Definition 11 (Orthonormal basis)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orthonormal basis</w:t>
      </w:r>
      <w:r>
        <w:t xml:space="preserve"> </w:t>
      </w:r>
      <w:r>
        <w:t xml:space="preserve">of a subspace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a basis 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r:id="rId70">
        <w:r>
          <w:rPr>
            <w:rStyle w:val="Hyperlink"/>
          </w:rPr>
          <w:t xml:space="preserve">Definition 6 in Subspaces and Rank</w:t>
        </w:r>
      </w:hyperlink>
      <w:r>
        <w:t xml:space="preserve">)</w:t>
      </w:r>
      <w:r>
        <w:t xml:space="preserve"> </w:t>
      </w:r>
      <w:r>
        <w:t xml:space="preserve">whose vectors are orthonormal (</w:t>
      </w:r>
      <w:hyperlink r:id="rId67">
        <w:r>
          <w:rPr>
            <w:rStyle w:val="Hyperlink"/>
          </w:rPr>
          <w:t xml:space="preserve">Definition 17 in Vectors</w:t>
        </w:r>
      </w:hyperlink>
      <w:r>
        <w:t xml:space="preserve">).</w:t>
      </w:r>
    </w:p>
    <w:bookmarkEnd w:id="71"/>
    <w:bookmarkStart w:id="75" w:name="exm-orthonormal-basis"/>
    <w:p>
      <w:pPr>
        <w:pStyle w:val="BodyText"/>
      </w:pPr>
      <w:r>
        <w:rPr>
          <w:b/>
          <w:bCs/>
        </w:rPr>
        <w:t xml:space="preserve">Example 19 (Orthonormal bases of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9"/>
        </w:numPr>
      </w:pPr>
      <w:r>
        <w:t xml:space="preserve">The indicator vectors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3</m:t>
            </m:r>
          </m:sub>
        </m:sSub>
      </m:oMath>
      <w:r>
        <w:t xml:space="preserve"> </w:t>
      </w:r>
      <w:r>
        <w:t xml:space="preserve">are orthonormal</w:t>
      </w:r>
    </w:p>
    <w:p>
      <w:pPr>
        <w:pStyle w:val="Compact"/>
        <w:numPr>
          <w:ilvl w:val="1"/>
          <w:numId w:val="1006"/>
        </w:numPr>
      </w:pPr>
      <w:r>
        <w:t xml:space="preserve">and a basis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(</w:t>
      </w:r>
      <w:hyperlink r:id="rId72">
        <w:r>
          <w:rPr>
            <w:rStyle w:val="Hyperlink"/>
          </w:rPr>
          <w:t xml:space="preserve">Example 16 in Subspaces and Rank</w:t>
        </w:r>
      </w:hyperlink>
      <w:r>
        <w:t xml:space="preserve">).</w:t>
      </w:r>
    </w:p>
    <w:p>
      <w:pPr>
        <w:pStyle w:val="Compact"/>
        <w:numPr>
          <w:ilvl w:val="0"/>
          <w:numId w:val="1019"/>
        </w:numPr>
      </w:pPr>
      <w:r>
        <w:t xml:space="preserve">The vectors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3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w:hyperlink w:anchor="exm-orthonormal-independent">
        <w:r>
          <w:rPr>
            <w:rStyle w:val="Hyperlink"/>
          </w:rPr>
          <w:t xml:space="preserve">Example 18</w:t>
        </w:r>
      </w:hyperlink>
      <w:r>
        <w:t xml:space="preserve"> </w:t>
      </w:r>
      <w:r>
        <w:t xml:space="preserve">are orthonormal and linearly independent,</w:t>
      </w:r>
      <w:r>
        <w:t xml:space="preserve"> </w:t>
      </w:r>
      <w:r>
        <w:t xml:space="preserve">so they are a basis of their span (</w:t>
      </w:r>
      <w:hyperlink r:id="rId70">
        <w:r>
          <w:rPr>
            <w:rStyle w:val="Hyperlink"/>
          </w:rPr>
          <w:t xml:space="preserve">Definition 6 in Subspaces and Rank</w:t>
        </w:r>
      </w:hyperlink>
      <w:r>
        <w:t xml:space="preserve">),</w:t>
      </w:r>
      <w:r>
        <w:t xml:space="preserve"> </w:t>
      </w:r>
      <w:r>
        <w:t xml:space="preserve">which therefore has dimension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(</w:t>
      </w:r>
      <w:hyperlink r:id="rId73">
        <w:r>
          <w:rPr>
            <w:rStyle w:val="Hyperlink"/>
          </w:rPr>
          <w:t xml:space="preserve">Definition 8 in Subspaces and Rank</w:t>
        </w:r>
      </w:hyperlink>
      <w:r>
        <w:t xml:space="preserve">)</w:t>
      </w:r>
      <w:r>
        <w:t xml:space="preserve"> </w:t>
      </w:r>
      <w:r>
        <w:t xml:space="preserve">and is all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(</w:t>
      </w:r>
      <w:hyperlink r:id="rId74">
        <w:r>
          <w:rPr>
            <w:rStyle w:val="Hyperlink"/>
          </w:rPr>
          <w:t xml:space="preserve">Theorem 11 in Subspaces and Rank</w:t>
        </w:r>
      </w:hyperlink>
      <w:r>
        <w:t xml:space="preserve">,</w:t>
      </w:r>
      <w:r>
        <w:t xml:space="preserve"> </w:t>
      </w:r>
      <w:hyperlink r:id="rId72">
        <w:r>
          <w:rPr>
            <w:rStyle w:val="Hyperlink"/>
          </w:rPr>
          <w:t xml:space="preserve">Example 16 in Subspaces and Rank</w:t>
        </w:r>
      </w:hyperlink>
      <w:r>
        <w:t xml:space="preserve">).</w:t>
      </w:r>
      <w:r>
        <w:t xml:space="preserve"> </w:t>
      </w:r>
      <w:r>
        <w:t xml:space="preserve">So they are an orthonormal basis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too.</w:t>
      </w:r>
    </w:p>
    <w:bookmarkEnd w:id="75"/>
    <w:bookmarkStart w:id="78" w:name="exm-not-orthonormal-basis"/>
    <w:p>
      <w:pPr>
        <w:pStyle w:val="FirstParagraph"/>
      </w:pPr>
      <w:r>
        <w:rPr>
          <w:b/>
          <w:bCs/>
        </w:rPr>
        <w:t xml:space="preserve">Example 20 (Bases that are not orthonormal, and orthonormal lists that are not bases)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20"/>
        </w:numPr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a basis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</w:t>
      </w:r>
      <w:hyperlink r:id="rId76">
        <w:r>
          <w:rPr>
            <w:rStyle w:val="Hyperlink"/>
          </w:rPr>
          <w:t xml:space="preserve">Example 11 in Subspaces and Rank</w:t>
        </w:r>
      </w:hyperlink>
      <w:r>
        <w:t xml:space="preserve">).</w:t>
      </w:r>
      <w:r>
        <w:t xml:space="preserve"> </w:t>
      </w:r>
      <w:r>
        <w:t xml:space="preserve">It is not an orthonormal basis, since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20"/>
        </w:numPr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orthonormal but not a basis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:</w:t>
      </w:r>
      <w:r>
        <w:t xml:space="preserve"> </w:t>
      </w:r>
      <w:r>
        <w:t xml:space="preserve">its span is the plane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</w:t>
      </w:r>
      <w:hyperlink r:id="rId77">
        <w:r>
          <w:rPr>
            <w:rStyle w:val="Hyperlink"/>
          </w:rPr>
          <w:t xml:space="preserve">Example 6 in Subspaces and Rank</w:t>
        </w:r>
      </w:hyperlink>
      <w:r>
        <w:t xml:space="preserve">),</w:t>
      </w:r>
      <w:r>
        <w:t xml:space="preserve"> </w:t>
      </w:r>
      <w:r>
        <w:t xml:space="preserve">which does not contain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bookmarkEnd w:id="78"/>
    <w:bookmarkStart w:id="79" w:name="thm-orthonormal-expansion"/>
    <w:p>
      <w:pPr>
        <w:pStyle w:val="FirstParagraph"/>
      </w:pPr>
      <w:r>
        <w:rPr>
          <w:b/>
          <w:bCs/>
        </w:rPr>
        <w:t xml:space="preserve">Theorem 9 (Coordinates in an orthonormal basis are dot products)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is an orthonormal basis of a subspace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w:anchor="def-orthonormal-basis">
        <w:r>
          <w:rPr>
            <w:rStyle w:val="Hyperlink"/>
          </w:rPr>
          <w:t xml:space="preserve">Definition 11</w:t>
        </w:r>
      </w:hyperlink>
      <w:r>
        <w:t xml:space="preserve">), then every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satisfies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acc>
                <m:accPr>
                  <m:chr m:val="̃"/>
                </m:accPr>
                <m:e>
                  <m:r>
                    <m:t>q</m:t>
                  </m:r>
                </m:e>
              </m:acc>
            </m:e>
            <m:sub>
              <m:r>
                <m:t>i</m:t>
              </m:r>
            </m:sub>
          </m:sSub>
          <m:r>
            <m:rPr>
              <m:sty m:val="p"/>
            </m:rPr>
            <m:t>⋅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t> </m:t>
          </m:r>
          <m:sSub>
            <m:e>
              <m:acc>
                <m:accPr>
                  <m:chr m:val="̃"/>
                </m:accPr>
                <m:e>
                  <m:r>
                    <m:t>q</m:t>
                  </m:r>
                </m:e>
              </m:acc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bookmarkEnd w:id="7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basis spans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k</m:t>
            </m:r>
          </m:sup>
          <m:e>
            <m:sSub>
              <m:e>
                <m:r>
                  <m:t>c</m:t>
                </m:r>
              </m:e>
              <m:sub>
                <m:r>
                  <m:t>j</m:t>
                </m:r>
              </m:sub>
            </m:sSub>
          </m:e>
        </m:nary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for some numbers</w:t>
      </w:r>
      <w:r>
        <w:t xml:space="preserve"> </w:t>
      </w:r>
      <m:oMath>
        <m:sSub>
          <m:e>
            <m:r>
              <m:t>c</m:t>
            </m:r>
          </m:e>
          <m:sub>
            <m:r>
              <m:t>j</m:t>
            </m:r>
          </m:sub>
        </m:sSub>
      </m:oMath>
      <w:r>
        <w:t xml:space="preserve">.</w:t>
      </w:r>
      <w:r>
        <w:t xml:space="preserve"> </w:t>
      </w:r>
      <w:r>
        <w:t xml:space="preserve">For each</w:t>
      </w:r>
      <w:r>
        <w:t xml:space="preserve"> </w:t>
      </w:r>
      <m:oMath>
        <m:r>
          <m:t>i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k</m:t>
                      </m:r>
                    </m:sup>
                    <m:e>
                      <m:sSub>
                        <m:e>
                          <m:r>
                            <m:t>c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e>
                  </m:nary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q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c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17 in Vectors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each coefficient</w:t>
      </w:r>
      <w:r>
        <w:t xml:space="preserve"> </w:t>
      </w:r>
      <m:oMath>
        <m:sSub>
          <m:e>
            <m:r>
              <m:t>c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⋅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.</w:t>
      </w:r>
    </w:p>
    <w:bookmarkStart w:id="80" w:name="exm-orthonormal-expansion"/>
    <w:p>
      <w:pPr>
        <w:pStyle w:val="BodyText"/>
      </w:pPr>
      <w:r>
        <w:rPr>
          <w:b/>
          <w:bCs/>
        </w:rPr>
        <w:t xml:space="preserve">Example 21 (Expanding a vector in an orthonormal basis)</w:t>
      </w:r>
      <w:r>
        <w:t xml:space="preserve"> </w:t>
      </w:r>
      <w:r>
        <w:t xml:space="preserve">With the orthonormal basis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3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from</w:t>
      </w:r>
      <w:r>
        <w:t xml:space="preserve"> </w:t>
      </w:r>
      <w:hyperlink w:anchor="exm-orthonormal-basis">
        <w:r>
          <w:rPr>
            <w:rStyle w:val="Hyperlink"/>
          </w:rPr>
          <w:t xml:space="preserve">Example 19</w:t>
        </w:r>
      </w:hyperlink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⋅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3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3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3</m:t>
                  </m:r>
                </m:sub>
              </m:sSub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3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3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,</m:t>
                  </m:r>
                  <m:f>
                    <m:fPr>
                      <m:type m:val="lin"/>
                    </m:fPr>
                    <m:num>
                      <m:r>
                        <m:t>3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,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out each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entrywise)</m:t>
              </m:r>
            </m:e>
          </m:eqArr>
        </m:oMath>
      </m:oMathPara>
    </w:p>
    <w:p>
      <w:pPr>
        <w:pStyle w:val="FirstParagraph"/>
      </w:pPr>
      <w:r>
        <w:t xml:space="preserve">which is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 as</w:t>
      </w:r>
      <w:r>
        <w:t xml:space="preserve"> </w:t>
      </w:r>
      <w:hyperlink w:anchor="thm-orthonormal-expansion">
        <w:r>
          <w:rPr>
            <w:rStyle w:val="Hyperlink"/>
          </w:rPr>
          <w:t xml:space="preserve">Theorem 9</w:t>
        </w:r>
      </w:hyperlink>
      <w:r>
        <w:t xml:space="preserve"> </w:t>
      </w:r>
      <w:r>
        <w:t xml:space="preserve">says.</w:t>
      </w:r>
    </w:p>
    <w:bookmarkEnd w:id="80"/>
    <w:bookmarkStart w:id="81" w:name="def-gram-schmidt"/>
    <w:p>
      <w:pPr>
        <w:pStyle w:val="BodyText"/>
      </w:pPr>
      <w:r>
        <w:rPr>
          <w:b/>
          <w:bCs/>
        </w:rPr>
        <w:t xml:space="preserve">Definition 12 (Gram-Schmidt process)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Gram-Schmidt process</w:t>
      </w:r>
      <w:r>
        <w:t xml:space="preserve"> </w:t>
      </w:r>
      <w:r>
        <w:t xml:space="preserve">takes vectors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and, 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k</m:t>
        </m:r>
      </m:oMath>
      <w:r>
        <w:t xml:space="preserve"> </w:t>
      </w:r>
      <w:r>
        <w:t xml:space="preserve">in turn: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Orthogonalize: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</m:acc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−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⋅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t> 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(for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the sum is empty, so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</m:oMath>
      <w:r>
        <w:t xml:space="preserve">);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Test: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</m:acc>
          </m:e>
          <m:sub>
            <m:r>
              <m:t>i</m:t>
            </m:r>
          </m:sub>
        </m:sSub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 stop;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Normalize: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acc>
              <m:accPr>
                <m:chr m:val="̃"/>
              </m:accPr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</m:acc>
          </m:e>
          <m:sub>
            <m:r>
              <m:t>i</m:t>
            </m:r>
          </m:sub>
        </m:sSub>
        <m:r>
          <m:rPr>
            <m:sty m:val="p"/>
          </m:rPr>
          <m:t>/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sSub>
              <m:e>
                <m:acc>
                  <m:accPr>
                    <m:chr m:val="̃"/>
                  </m:accPr>
                  <m:e>
                    <m:acc>
                      <m:accPr>
                        <m:chr m:val="̃"/>
                      </m:accPr>
                      <m:e>
                        <m:r>
                          <m:t>q</m:t>
                        </m:r>
                      </m:e>
                    </m:acc>
                  </m:e>
                </m:acc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.</w:t>
      </w:r>
    </w:p>
    <w:p>
      <w:pPr>
        <w:pStyle w:val="FirstParagraph"/>
      </w:pPr>
      <w:r>
        <w:t xml:space="preserve">The output is the list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produced before the process stops,</w:t>
      </w:r>
      <w:r>
        <w:t xml:space="preserve"> </w:t>
      </w:r>
      <w:r>
        <w:t xml:space="preserve">or all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of them if it never stops.</w:t>
      </w:r>
    </w:p>
    <w:bookmarkEnd w:id="81"/>
    <w:bookmarkStart w:id="82" w:name="exm-gram-schmidt"/>
    <w:p>
      <w:pPr>
        <w:pStyle w:val="BodyText"/>
      </w:pPr>
      <w:r>
        <w:rPr>
          <w:b/>
          <w:bCs/>
        </w:rPr>
        <w:t xml:space="preserve">Example 22 (Two steps of Gram-Schmidt 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p>
      <w:pPr>
        <w:numPr>
          <w:ilvl w:val="0"/>
          <w:numId w:val="1022"/>
        </w:numPr>
      </w:pPr>
      <w:r>
        <w:rPr>
          <w:b/>
          <w:bCs/>
        </w:rPr>
        <w:t xml:space="preserve">Step 1.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 with norm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</w:p>
    <w:p>
      <w:pPr>
        <w:numPr>
          <w:ilvl w:val="0"/>
          <w:numId w:val="1022"/>
        </w:numPr>
      </w:pPr>
      <w:r>
        <w:rPr>
          <w:b/>
          <w:bCs/>
        </w:rPr>
        <w:t xml:space="preserve">Step 2.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acc>
                        <m:accPr>
                          <m:chr m:val="̃"/>
                        </m:accPr>
                        <m:e>
                          <m:r>
                            <m:t>q</m:t>
                          </m:r>
                        </m:e>
                      </m:acc>
                    </m:e>
                  </m:acc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(orthogonalize)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,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out)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entrywise)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with norm</w:t>
      </w:r>
      <w:r>
        <w:t xml:space="preserve"> </w:t>
      </w:r>
      <m:oMath>
        <m:rad>
          <m:radPr>
            <m:degHide m:val="on"/>
          </m:radPr>
          <m:deg/>
          <m:e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4</m:t>
                </m:r>
              </m:den>
            </m:f>
            <m:r>
              <m:rPr>
                <m:sty m:val="p"/>
              </m:rPr>
              <m:t>+</m:t>
            </m:r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4</m:t>
                </m:r>
              </m:den>
            </m:f>
            <m:r>
              <m:rPr>
                <m:sty m:val="p"/>
              </m:rPr>
              <m:t>+</m:t>
            </m:r>
            <m:r>
              <m:t>1</m:t>
            </m:r>
          </m:e>
        </m:rad>
        <m:r>
          <m:rPr>
            <m:sty m:val="p"/>
          </m:rPr>
          <m:t>=</m:t>
        </m:r>
        <m:rad>
          <m:radPr>
            <m:degHide m:val="on"/>
          </m:radPr>
          <m:deg/>
          <m:e>
            <m:f>
              <m:fPr>
                <m:type m:val="lin"/>
              </m:fPr>
              <m:num>
                <m:r>
                  <m:t>3</m:t>
                </m:r>
              </m:num>
              <m:den>
                <m:r>
                  <m:t>2</m:t>
                </m:r>
              </m:den>
            </m:f>
          </m:e>
        </m:rad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f>
                    <m:fPr>
                      <m:type m:val="lin"/>
                    </m:fPr>
                    <m:num>
                      <m:r>
                        <m:t>2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rad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6</m:t>
                      </m:r>
                    </m:e>
                  </m:rad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As a check,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12</m:t>
                      </m:r>
                    </m:e>
                  </m:rad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82"/>
    <w:bookmarkStart w:id="83" w:name="exm-gram-schmidt-stops"/>
    <w:p>
      <w:pPr>
        <w:pStyle w:val="FirstParagraph"/>
      </w:pPr>
      <w:r>
        <w:rPr>
          <w:b/>
          <w:bCs/>
        </w:rPr>
        <w:t xml:space="preserve">Example 23 (Gram-Schmidt stops on dependent vectors)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Step 1 gives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5</m:t>
                </m:r>
              </m:e>
            </m:rad>
          </m:den>
        </m:f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In step 2,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5</m:t>
                      </m:r>
                    </m:e>
                  </m:rad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8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10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5</m:t>
                      </m:r>
                    </m:e>
                  </m:rad>
                </m:den>
              </m:f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acc>
                        <m:accPr>
                          <m:chr m:val="̃"/>
                        </m:accPr>
                        <m:e>
                          <m:r>
                            <m:t>q</m:t>
                          </m:r>
                        </m:e>
                      </m:acc>
                    </m:e>
                  </m:acc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10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5</m:t>
                      </m:r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5</m:t>
                      </m:r>
                    </m:e>
                  </m:rad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 the process stops: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2</m:t>
            </m:r>
          </m:sub>
        </m:sSub>
      </m:oMath>
      <w:r>
        <w:t xml:space="preserve"> </w:t>
      </w:r>
      <w:r>
        <w:t xml:space="preserve">is a multiple of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</m:oMath>
      <w:r>
        <w:t xml:space="preserve">.</w:t>
      </w:r>
    </w:p>
    <w:bookmarkEnd w:id="83"/>
    <w:bookmarkStart w:id="84" w:name="thm-gram-schmidt"/>
    <w:p>
      <w:pPr>
        <w:pStyle w:val="BodyText"/>
      </w:pPr>
      <w:r>
        <w:rPr>
          <w:b/>
          <w:bCs/>
        </w:rPr>
        <w:t xml:space="preserve">Theorem 10 (What Gram-Schmidt produces)</w:t>
      </w:r>
      <w:r>
        <w:t xml:space="preserve"> </w:t>
      </w:r>
      <w:r>
        <w:t xml:space="preserve">Run the Gram-Schmidt process (</w:t>
      </w:r>
      <w:hyperlink w:anchor="def-gram-schmidt">
        <w:r>
          <w:rPr>
            <w:rStyle w:val="Hyperlink"/>
          </w:rPr>
          <w:t xml:space="preserve">Definition 12</w:t>
        </w:r>
      </w:hyperlink>
      <w:r>
        <w:t xml:space="preserve">) on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</w:p>
    <w:p>
      <w:pPr>
        <w:pStyle w:val="Compact"/>
        <w:numPr>
          <w:ilvl w:val="0"/>
          <w:numId w:val="1023"/>
        </w:numPr>
      </w:pPr>
      <w:r>
        <w:t xml:space="preserve">If it has produced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without stopping,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are orthonormal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a</m:t>
                    </m:r>
                  </m:e>
                </m:acc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acc>
                  <m:accPr>
                    <m:chr m:val="̃"/>
                  </m:accPr>
                  <m:e>
                    <m:r>
                      <m:t>a</m:t>
                    </m:r>
                  </m:e>
                </m:acc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.</w:t>
      </w:r>
    </w:p>
    <w:p>
      <w:pPr>
        <w:pStyle w:val="Compact"/>
        <w:numPr>
          <w:ilvl w:val="0"/>
          <w:numId w:val="1023"/>
        </w:numPr>
      </w:pPr>
      <w:r>
        <w:t xml:space="preserve">If it reaches step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(that is, it did not stop at steps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i</m:t>
        </m:r>
        <m:r>
          <m:rPr>
            <m:sty m:val="p"/>
          </m:rPr>
          <m:t>−</m:t>
        </m:r>
        <m:r>
          <m:t>1</m:t>
        </m:r>
      </m:oMath>
      <w:r>
        <w:t xml:space="preserve">),</w:t>
      </w:r>
      <w:r>
        <w:t xml:space="preserve"> </w:t>
      </w:r>
      <w:r>
        <w:t xml:space="preserve">it stops there</w:t>
      </w:r>
      <w:r>
        <w:t xml:space="preserve"> </w:t>
      </w:r>
      <w:r>
        <w:t xml:space="preserve">exactly when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∈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a</m:t>
                    </m:r>
                  </m:e>
                </m:acc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acc>
                  <m:accPr>
                    <m:chr m:val="̃"/>
                  </m:accPr>
                  <m:e>
                    <m:r>
                      <m:t>a</m:t>
                    </m:r>
                  </m:e>
                </m:acc>
              </m:e>
              <m:sub>
                <m:r>
                  <m:t>i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</m:sub>
            </m:sSub>
          </m:e>
        </m:d>
        <m:r>
          <m:t>​</m:t>
        </m:r>
      </m:oMath>
      <w:r>
        <w:t xml:space="preserve">.</w:t>
      </w:r>
    </w:p>
    <w:p>
      <w:pPr>
        <w:pStyle w:val="Compact"/>
        <w:numPr>
          <w:ilvl w:val="0"/>
          <w:numId w:val="1023"/>
        </w:numPr>
      </w:pPr>
      <w:r>
        <w:t xml:space="preserve">It completes all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steps</w:t>
      </w:r>
      <w:r>
        <w:t xml:space="preserve"> </w:t>
      </w:r>
      <w:r>
        <w:t xml:space="preserve">exactly when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are linearly independent;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is an orthonormal basis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a</m:t>
                    </m:r>
                  </m:e>
                </m:acc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acc>
                  <m:accPr>
                    <m:chr m:val="̃"/>
                  </m:accPr>
                  <m:e>
                    <m:r>
                      <m:t>a</m:t>
                    </m:r>
                  </m:e>
                </m:acc>
              </m:e>
              <m:sub>
                <m:r>
                  <m:t>k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(</w:t>
      </w:r>
      <w:hyperlink w:anchor="def-orthonormal-basis">
        <w:r>
          <w:rPr>
            <w:rStyle w:val="Hyperlink"/>
          </w:rPr>
          <w:t xml:space="preserve">Definition 11</w:t>
        </w:r>
      </w:hyperlink>
      <w:r>
        <w:t xml:space="preserve">).</w:t>
      </w:r>
    </w:p>
    <w:bookmarkEnd w:id="8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Parts 1 and 2, by</w:t>
      </w:r>
      <w:r>
        <w:rPr>
          <w:b/>
          <w:bCs/>
        </w:rPr>
        <w:t xml:space="preserve"> </w:t>
      </w:r>
      <w:hyperlink r:id="rId85">
        <w:r>
          <w:rPr>
            <w:rStyle w:val="Hyperlink"/>
            <w:b/>
            <w:bCs/>
          </w:rPr>
          <w:t xml:space="preserve">induction</w:t>
        </w:r>
      </w:hyperlink>
      <w:r>
        <w:rPr>
          <w:b/>
          <w:bCs/>
        </w:rPr>
        <w:t xml:space="preserve"> </w:t>
      </w:r>
      <w:r>
        <w:rPr>
          <w:b/>
          <w:bCs/>
        </w:rPr>
        <w:t xml:space="preserve">on</w:t>
      </w:r>
      <w:r>
        <w:rPr>
          <w:b/>
          <w:bCs/>
        </w:rPr>
        <w:t xml:space="preserve"> </w:t>
      </w:r>
      <m:oMath>
        <m:r>
          <m:t>i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Before step</w:t>
      </w:r>
      <w:r>
        <w:t xml:space="preserve"> </w:t>
      </w:r>
      <m:oMath>
        <m:r>
          <m:t>1</m:t>
        </m:r>
      </m:oMath>
      <w:r>
        <w:t xml:space="preserve">, the list of</w:t>
      </w:r>
      <w:r>
        <w:t xml:space="preserve"> </w:t>
      </w:r>
      <m:oMath>
        <m:acc>
          <m:accPr>
            <m:chr m:val="̃"/>
          </m:accPr>
          <m:e>
            <m:r>
              <m:t>q</m:t>
            </m:r>
          </m:e>
        </m:acc>
      </m:oMath>
      <w:r>
        <w:t xml:space="preserve">’s is empty,</w:t>
      </w:r>
      <w:r>
        <w:t xml:space="preserve"> </w:t>
      </w:r>
      <w:r>
        <w:t xml:space="preserve">which is orthonormal, and both spans are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(</w:t>
      </w:r>
      <w:hyperlink r:id="rId86">
        <w:r>
          <w:rPr>
            <w:rStyle w:val="Hyperlink"/>
          </w:rPr>
          <w:t xml:space="preserve">Definition 5 in Subspaces and Rank</w:t>
        </w:r>
      </w:hyperlink>
      <w:r>
        <w:t xml:space="preserve">).</w:t>
      </w:r>
      <w:r>
        <w:t xml:space="preserve"> </w:t>
      </w:r>
      <w:r>
        <w:t xml:space="preserve">Suppose part 1 holds after step</w:t>
      </w:r>
      <w:r>
        <w:t xml:space="preserve"> </w:t>
      </w:r>
      <m:oMath>
        <m:r>
          <m:t>i</m:t>
        </m:r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w:r>
        <w:t xml:space="preserve">and write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b>
                  <m:r>
                    <m:t>i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span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a</m:t>
                          </m:r>
                        </m:e>
                      </m:acc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a</m:t>
                          </m:r>
                        </m:e>
                      </m:acc>
                    </m:e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span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q</m:t>
                          </m:r>
                        </m:e>
                      </m:acc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q</m:t>
                          </m:r>
                        </m:e>
                      </m:acc>
                    </m:e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orthonormal vectors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are linearly independent</w:t>
      </w:r>
      <w:r>
        <w:t xml:space="preserve"> </w:t>
      </w:r>
      <w:r>
        <w:t xml:space="preserve">(</w:t>
      </w:r>
      <w:hyperlink w:anchor="thm-orthonormal-independent">
        <w:r>
          <w:rPr>
            <w:rStyle w:val="Hyperlink"/>
          </w:rPr>
          <w:t xml:space="preserve">Theorem 8</w:t>
        </w:r>
      </w:hyperlink>
      <w:r>
        <w:t xml:space="preserve">) and span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so they are an orthonormal basis of it.</w:t>
      </w:r>
    </w:p>
    <w:p>
      <w:pPr>
        <w:pStyle w:val="BodyText"/>
      </w:pPr>
      <m:oMath>
        <m:sSub>
          <m:e>
            <m:acc>
              <m:accPr>
                <m:chr m:val="̃"/>
              </m:accPr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</m:acc>
          </m:e>
          <m:sub>
            <m:r>
              <m:t>i</m:t>
            </m:r>
          </m:sub>
        </m:sSub>
      </m:oMath>
      <w:r>
        <w:rPr>
          <w:i/>
          <w:iCs/>
        </w:rPr>
        <w:t xml:space="preserve"> </w:t>
      </w:r>
      <w:r>
        <w:rPr>
          <w:i/>
          <w:iCs/>
        </w:rPr>
        <w:t xml:space="preserve">is orthogonal to the earlier</w:t>
      </w:r>
      <w:r>
        <w:rPr>
          <w:i/>
          <w:iCs/>
        </w:rPr>
        <w:t xml:space="preserve"> </w:t>
      </w:r>
      <m:oMath>
        <m:acc>
          <m:accPr>
            <m:chr m:val="̃"/>
          </m:accPr>
          <m:e>
            <m:r>
              <m:t>q</m:t>
            </m:r>
          </m:e>
        </m:acc>
      </m:oMath>
      <w:r>
        <w:rPr>
          <w:i/>
          <w:iCs/>
        </w:rPr>
        <w:t xml:space="preserve">’s.</w:t>
      </w:r>
      <w:r>
        <w:t xml:space="preserve"> </w:t>
      </w:r>
      <w:r>
        <w:t xml:space="preserve">For each</w:t>
      </w:r>
      <w:r>
        <w:t xml:space="preserve"> </w:t>
      </w:r>
      <m:oMath>
        <m:r>
          <m:t>l</m:t>
        </m:r>
        <m:r>
          <m:rPr>
            <m:sty m:val="p"/>
          </m:rPr>
          <m:t>&lt;</m:t>
        </m:r>
        <m:r>
          <m:t>i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l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acc>
                        <m:accPr>
                          <m:chr m:val="̃"/>
                        </m:accPr>
                        <m:e>
                          <m:r>
                            <m:t>q</m:t>
                          </m:r>
                        </m:e>
                      </m:acc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l</m:t>
                  </m:r>
                </m:sub>
              </m:sSub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t> 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a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i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  <m:e>
                      <m:r>
                        <m:t>​</m:t>
                      </m:r>
                    </m:e>
                  </m:nary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q</m:t>
                              </m:r>
                            </m:e>
                          </m:acc>
                        </m:e>
                        <m:sub>
                          <m:r>
                            <m:t>j</m:t>
                          </m:r>
                        </m:sub>
                      </m:sSub>
                      <m:r>
                        <m:rPr>
                          <m:sty m:val="p"/>
                        </m:rPr>
                        <m:t>⋅</m:t>
                      </m:r>
                      <m:sSub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a</m:t>
                              </m:r>
                            </m:e>
                          </m:acc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t> 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q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12</m:t>
              </m:r>
              <m:r>
                <m:rPr>
                  <m:nor/>
                  <m:sty m:val="p"/>
                </m:rPr>
                <m:t>, as a linear combination)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l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i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q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⋅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a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l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l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i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l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t> 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nor/>
                  <m:sty m:val="p"/>
                </m:rPr>
                <m:t>, and pull the minus signs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l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l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(only the </m:t>
              </m:r>
              <m:r>
                <m:t>j</m:t>
              </m:r>
              <m:r>
                <m:rPr>
                  <m:sty m:val="p"/>
                </m:rPr>
                <m:t>=</m:t>
              </m:r>
              <m:r>
                <m:t>l</m:t>
              </m:r>
              <m:r>
                <m:rPr>
                  <m:nor/>
                  <m:sty m:val="p"/>
                </m:rPr>
                <m:t> term survives, </m:t>
              </m:r>
              <m:r>
                <m:rPr>
                  <m:nor/>
                  <m:sty m:val="p"/>
                </m:rPr>
                <m:t>Definition 17 in Vectors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Part 2 at step</w:t>
      </w:r>
      <w:r>
        <w:rPr>
          <w:i/>
          <w:iCs/>
        </w:rPr>
        <w:t xml:space="preserve"> </w:t>
      </w:r>
      <m:oMath>
        <m:r>
          <m:t>i</m:t>
        </m:r>
      </m:oMath>
      <w:r>
        <w:rPr>
          <w:i/>
          <w:iCs/>
        </w:rP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</m:acc>
          </m:e>
          <m:sub>
            <m:r>
              <m:t>i</m:t>
            </m:r>
          </m:sub>
        </m:sSub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 then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j</m:t>
            </m:r>
            <m:r>
              <m:rPr>
                <m:sty m:val="p"/>
              </m:rPr>
              <m:t>&lt;</m:t>
            </m:r>
            <m:r>
              <m:t>i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⋅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t> 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Conversely, if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, then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j</m:t>
            </m:r>
            <m:r>
              <m:rPr>
                <m:sty m:val="p"/>
              </m:rPr>
              <m:t>&lt;</m:t>
            </m:r>
            <m:r>
              <m:t>i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⋅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t> 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(</w:t>
      </w:r>
      <w:hyperlink w:anchor="thm-orthonormal-expansion">
        <w:r>
          <w:rPr>
            <w:rStyle w:val="Hyperlink"/>
          </w:rPr>
          <w:t xml:space="preserve">Theorem 9</w:t>
        </w:r>
      </w:hyperlink>
      <w:r>
        <w:t xml:space="preserve">), so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</m:acc>
          </m:e>
          <m:sub>
            <m:r>
              <m:t>i</m:t>
            </m:r>
          </m:sub>
        </m:sSub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Part 1 at step</w:t>
      </w:r>
      <w:r>
        <w:rPr>
          <w:i/>
          <w:iCs/>
        </w:rPr>
        <w:t xml:space="preserve"> </w:t>
      </w:r>
      <m:oMath>
        <m:r>
          <m:t>i</m:t>
        </m:r>
      </m:oMath>
      <w:r>
        <w:rPr>
          <w:i/>
          <w:iCs/>
        </w:rPr>
        <w:t xml:space="preserve">, if the process does not stop.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</m:acc>
          </m:e>
          <m:sub>
            <m:r>
              <m:t>i</m:t>
            </m:r>
          </m:sub>
        </m:sSub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 so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sSub>
              <m:e>
                <m:acc>
                  <m:accPr>
                    <m:chr m:val="̃"/>
                  </m:accPr>
                  <m:e>
                    <m:acc>
                      <m:accPr>
                        <m:chr m:val="̃"/>
                      </m:accPr>
                      <m:e>
                        <m:r>
                          <m:t>q</m:t>
                        </m:r>
                      </m:e>
                    </m:acc>
                  </m:e>
                </m:acc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</m:acc>
          </m:e>
          <m:sub>
            <m:r>
              <m:t>i</m:t>
            </m:r>
          </m:sub>
        </m:sSub>
        <m:r>
          <m:rPr>
            <m:sty m:val="p"/>
          </m:rPr>
          <m:t>/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sSub>
              <m:e>
                <m:acc>
                  <m:accPr>
                    <m:chr m:val="̃"/>
                  </m:accPr>
                  <m:e>
                    <m:acc>
                      <m:accPr>
                        <m:chr m:val="̃"/>
                      </m:accPr>
                      <m:e>
                        <m:r>
                          <m:t>q</m:t>
                        </m:r>
                      </m:e>
                    </m:acc>
                  </m:e>
                </m:acc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has</w:t>
      </w:r>
      <w:r>
        <w:t xml:space="preserve"> </w:t>
      </w:r>
      <w:r>
        <w:t xml:space="preserve">norm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sSub>
              <m:e>
                <m:acc>
                  <m:accPr>
                    <m:chr m:val="̃"/>
                  </m:accPr>
                  <m:e>
                    <m:acc>
                      <m:accPr>
                        <m:chr m:val="̃"/>
                      </m:accPr>
                      <m:e>
                        <m:r>
                          <m:t>q</m:t>
                        </m:r>
                      </m:e>
                    </m:acc>
                  </m:e>
                </m:acc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/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sSub>
              <m:e>
                <m:acc>
                  <m:accPr>
                    <m:chr m:val="̃"/>
                  </m:accPr>
                  <m:e>
                    <m:acc>
                      <m:accPr>
                        <m:chr m:val="̃"/>
                      </m:accPr>
                      <m:e>
                        <m:r>
                          <m:t>q</m:t>
                        </m:r>
                      </m:e>
                    </m:acc>
                  </m:e>
                </m:acc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(</w:t>
      </w:r>
      <w:hyperlink w:anchor="thm-norm-properties">
        <w:r>
          <w:rPr>
            <w:rStyle w:val="Hyperlink"/>
          </w:rPr>
          <w:t xml:space="preserve">Theorem 1</w:t>
        </w:r>
      </w:hyperlink>
      <w:r>
        <w:t xml:space="preserve">)</w:t>
      </w:r>
      <w:r>
        <w:t xml:space="preserve"> </w:t>
      </w:r>
      <w:r>
        <w:t xml:space="preserve">and for</w:t>
      </w:r>
      <w:r>
        <w:t xml:space="preserve"> </w:t>
      </w:r>
      <m:oMath>
        <m:r>
          <m:t>l</m:t>
        </m:r>
        <m:r>
          <m:rPr>
            <m:sty m:val="p"/>
          </m:rPr>
          <m:t>&lt;</m:t>
        </m:r>
        <m:r>
          <m:t>i</m:t>
        </m:r>
      </m:oMath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l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​</m:t>
                  </m:r>
                  <m:d>
                    <m:dPr>
                      <m:begChr m:val="∥"/>
                      <m:sepChr m:val=""/>
                      <m:endChr m:val="∥"/>
                      <m:grow/>
                    </m:dPr>
                    <m:e>
                      <m:sSub>
                        <m:e>
                          <m:acc>
                            <m:accPr>
                              <m:chr m:val="̃"/>
                            </m:accPr>
                            <m:e>
                              <m:acc>
                                <m:accPr>
                                  <m:chr m:val="̃"/>
                                </m:accPr>
                                <m:e>
                                  <m:r>
                                    <m:t>q</m:t>
                                  </m:r>
                                </m:e>
                              </m:acc>
                            </m:e>
                          </m:acc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l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acc>
                        <m:accPr>
                          <m:chr m:val="̃"/>
                        </m:accPr>
                        <m:e>
                          <m:r>
                            <m:t>q</m:t>
                          </m:r>
                        </m:e>
                      </m:acc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Direct Sums and Orthogonal Complements</m:t>
              </m:r>
              <m:r>
                <m:rPr>
                  <m:nor/>
                  <m:sty m:val="p"/>
                </m:rPr>
                <m:t>, special case 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acc>
                        <m:accPr>
                          <m:chr m:val="̃"/>
                        </m:accPr>
                        <m:e>
                          <m:r>
                            <m:t>q</m:t>
                          </m:r>
                        </m:e>
                      </m:acc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is orthogonal to 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l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⋅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l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too (</w:t>
      </w:r>
      <w:hyperlink r:id="rId12">
        <w:r>
          <w:rPr>
            <w:rStyle w:val="Hyperlink"/>
          </w:rPr>
          <w:t xml:space="preserve">Theorem 1 in Vectors</w:t>
        </w:r>
      </w:hyperlink>
      <w:r>
        <w:t xml:space="preserve">).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are orthonormal.</w:t>
      </w:r>
      <w:r>
        <w:t xml:space="preserve"> </w:t>
      </w:r>
      <w:r>
        <w:t xml:space="preserve">For the spans:</w:t>
      </w:r>
    </w:p>
    <w:p>
      <w:pPr>
        <w:pStyle w:val="Compact"/>
        <w:numPr>
          <w:ilvl w:val="0"/>
          <w:numId w:val="1024"/>
        </w:numPr>
      </w:pP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sSub>
              <m:e>
                <m:acc>
                  <m:accPr>
                    <m:chr m:val="̃"/>
                  </m:accPr>
                  <m:e>
                    <m:acc>
                      <m:accPr>
                        <m:chr m:val="̃"/>
                      </m:accPr>
                      <m:e>
                        <m:r>
                          <m:t>q</m:t>
                        </m:r>
                      </m:e>
                    </m:acc>
                  </m:e>
                </m:acc>
              </m:e>
              <m:sub>
                <m:r>
                  <m:t>i</m:t>
                </m:r>
              </m:sub>
            </m:sSub>
          </m:e>
        </m:d>
        <m:r>
          <m:t>​</m:t>
        </m:r>
        <m:r>
          <m:t> 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+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j</m:t>
            </m:r>
            <m:r>
              <m:rPr>
                <m:sty m:val="p"/>
              </m:rPr>
              <m:t>&lt;</m:t>
            </m:r>
            <m:r>
              <m:t>i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⋅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t> 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is in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so is each of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, which lie 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  <m:sub>
                <m:r>
                  <m:t>i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</m:sub>
            </m:sSub>
          </m:e>
        </m:d>
        <m:r>
          <m:t>​</m:t>
        </m:r>
        <m:r>
          <m:rPr>
            <m:sty m:val="p"/>
          </m:rPr>
          <m:t>⊆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.</w:t>
      </w:r>
    </w:p>
    <w:p>
      <w:pPr>
        <w:pStyle w:val="Compact"/>
        <w:numPr>
          <w:ilvl w:val="0"/>
          <w:numId w:val="1024"/>
        </w:numPr>
      </w:pP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a</m:t>
                    </m:r>
                  </m:e>
                </m:acc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−</m:t>
            </m:r>
            <m:nary>
              <m:naryPr>
                <m:chr m:val="∑"/>
                <m:limLoc m:val="undOvr"/>
                <m:subHide m:val="off"/>
                <m:supHide m:val="on"/>
              </m:naryPr>
              <m:sub>
                <m:r>
                  <m:t>j</m:t>
                </m:r>
                <m:r>
                  <m:rPr>
                    <m:sty m:val="p"/>
                  </m:rPr>
                  <m:t>&lt;</m:t>
                </m:r>
                <m:r>
                  <m:t>i</m:t>
                </m:r>
              </m:sub>
              <m:sup>
                <m:r>
                  <m:t>​</m:t>
                </m:r>
              </m:sup>
              <m:e>
                <m:r>
                  <m:rPr>
                    <m:sty m:val="p"/>
                  </m:rPr>
                  <m:t>(</m:t>
                </m:r>
              </m:e>
            </m:nary>
            <m:sSub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  <m:sub>
                <m:r>
                  <m:t>j</m:t>
                </m:r>
              </m:sub>
            </m:sSub>
            <m:r>
              <m:rPr>
                <m:sty m:val="p"/>
              </m:rPr>
              <m:t>⋅</m:t>
            </m:r>
            <m:sSub>
              <m:e>
                <m:acc>
                  <m:accPr>
                    <m:chr m:val="̃"/>
                  </m:accPr>
                  <m:e>
                    <m:r>
                      <m:t>a</m:t>
                    </m:r>
                  </m:e>
                </m:acc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)</m:t>
            </m:r>
            <m:r>
              <m:t> </m:t>
            </m:r>
            <m:sSub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  <m:sub>
                <m:r>
                  <m:t>j</m:t>
                </m:r>
              </m:sub>
            </m:sSub>
          </m:e>
        </m:d>
        <m:r>
          <m:t>​</m:t>
        </m:r>
        <m:r>
          <m:rPr>
            <m:sty m:val="p"/>
          </m:rPr>
          <m:t>/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sSub>
              <m:e>
                <m:acc>
                  <m:accPr>
                    <m:chr m:val="̃"/>
                  </m:accPr>
                  <m:e>
                    <m:acc>
                      <m:accPr>
                        <m:chr m:val="̃"/>
                      </m:accPr>
                      <m:e>
                        <m:r>
                          <m:t>q</m:t>
                        </m:r>
                      </m:e>
                    </m:acc>
                  </m:e>
                </m:acc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is in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a</m:t>
                    </m:r>
                  </m:e>
                </m:acc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acc>
                  <m:accPr>
                    <m:chr m:val="̃"/>
                  </m:accPr>
                  <m:e>
                    <m:r>
                      <m:t>a</m:t>
                    </m:r>
                  </m:e>
                </m:acc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because each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r>
          <m:t>j</m:t>
        </m:r>
        <m:r>
          <m:rPr>
            <m:sty m:val="p"/>
          </m:rPr>
          <m:t>&lt;</m:t>
        </m:r>
        <m:r>
          <m:t>i</m:t>
        </m:r>
      </m:oMath>
      <w:r>
        <w:t xml:space="preserve"> </w:t>
      </w:r>
      <w:r>
        <w:t xml:space="preserve">lies 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;</w:t>
      </w:r>
      <w:r>
        <w:t xml:space="preserve"> </w:t>
      </w:r>
      <w:r>
        <w:t xml:space="preserve">and so is each of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.</w:t>
      </w:r>
    </w:p>
    <w:p>
      <w:pPr>
        <w:pStyle w:val="FirstParagraph"/>
      </w:pPr>
      <w:r>
        <w:t xml:space="preserve">A span is a subspace (</w:t>
      </w:r>
      <w:hyperlink r:id="rId87">
        <w:r>
          <w:rPr>
            <w:rStyle w:val="Hyperlink"/>
          </w:rPr>
          <w:t xml:space="preserve">Theorem 2 in Subspaces and Rank</w:t>
        </w:r>
      </w:hyperlink>
      <w:r>
        <w:t xml:space="preserve">),</w:t>
      </w:r>
      <w:r>
        <w:t xml:space="preserve"> </w:t>
      </w:r>
      <w:r>
        <w:t xml:space="preserve">so it contains every linear combination of vectors in it;</w:t>
      </w:r>
      <w:r>
        <w:t xml:space="preserve"> </w:t>
      </w:r>
      <w:r>
        <w:t xml:space="preserve">each span therefore contains the other, and they are equal.</w:t>
      </w:r>
    </w:p>
    <w:p>
      <w:pPr>
        <w:pStyle w:val="BodyText"/>
      </w:pPr>
      <w:r>
        <w:rPr>
          <w:b/>
          <w:bCs/>
        </w:rPr>
        <w:t xml:space="preserve">Part 3.</w:t>
      </w:r>
      <w:r>
        <w:t xml:space="preserve"> </w:t>
      </w:r>
      <w:r>
        <w:t xml:space="preserve">If the process completes, then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∉</m:t>
        </m:r>
        <m:r>
          <m:rPr>
            <m:sty m:val="p"/>
          </m:rPr>
          <m:t>span</m:t>
        </m:r>
      </m:oMath>
      <w:r>
        <w:t xml:space="preserve"> </w:t>
      </w:r>
      <w:r>
        <w:t xml:space="preserve">of the empty list,</w:t>
      </w:r>
      <w:r>
        <w:t xml:space="preserve"> </w:t>
      </w:r>
      <w:r>
        <w:t xml:space="preserve">and for each</w:t>
      </w:r>
      <w:r>
        <w:t xml:space="preserve"> </w:t>
      </w:r>
      <m:oMath>
        <m:r>
          <m:t>i</m:t>
        </m:r>
        <m:r>
          <m:rPr>
            <m:sty m:val="p"/>
          </m:rPr>
          <m:t>≥</m:t>
        </m:r>
        <m:r>
          <m:t>2</m:t>
        </m:r>
      </m:oMath>
      <w:r>
        <w:t xml:space="preserve">,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∉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a</m:t>
                    </m:r>
                  </m:e>
                </m:acc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acc>
                  <m:accPr>
                    <m:chr m:val="̃"/>
                  </m:accPr>
                  <m:e>
                    <m:r>
                      <m:t>a</m:t>
                    </m:r>
                  </m:e>
                </m:acc>
              </m:e>
              <m:sub>
                <m:r>
                  <m:t>i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(part 2).</w:t>
      </w:r>
      <w:r>
        <w:t xml:space="preserve"> </w:t>
      </w:r>
      <w:r>
        <w:t xml:space="preserve">Applying</w:t>
      </w:r>
      <w:r>
        <w:t xml:space="preserve"> </w:t>
      </w:r>
      <w:hyperlink r:id="rId88">
        <w:r>
          <w:rPr>
            <w:rStyle w:val="Hyperlink"/>
          </w:rPr>
          <w:t xml:space="preserve">Theorem 8 in Subspaces and Rank</w:t>
        </w:r>
      </w:hyperlink>
      <w:r>
        <w:t xml:space="preserve"> </w:t>
      </w:r>
      <m:oMath>
        <m:r>
          <m:t>k</m:t>
        </m:r>
      </m:oMath>
      <w:r>
        <w:t xml:space="preserve"> </w:t>
      </w:r>
      <w:r>
        <w:t xml:space="preserve">times, starting from the empty list,</w:t>
      </w:r>
      <w:r>
        <w:t xml:space="preserve"> </w:t>
      </w:r>
      <w:r>
        <w:t xml:space="preserve">shows that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are linearly independent.</w:t>
      </w:r>
      <w:r>
        <w:t xml:space="preserve"> </w:t>
      </w:r>
      <w:r>
        <w:t xml:space="preserve">Conversely, if they are linearly independent,</w:t>
      </w:r>
      <w:r>
        <w:t xml:space="preserve"> </w:t>
      </w:r>
      <w:r>
        <w:t xml:space="preserve">no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is a linear combination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j</m:t>
            </m:r>
            <m:r>
              <m:rPr>
                <m:sty m:val="p"/>
              </m:rPr>
              <m:t>&lt;</m:t>
            </m:r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c</m:t>
                </m:r>
              </m:e>
              <m:sub>
                <m:r>
                  <m:t>j</m:t>
                </m:r>
              </m:sub>
            </m:sSub>
          </m:e>
        </m:nary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of the earlier ones,</w:t>
      </w:r>
      <w:r>
        <w:t xml:space="preserve"> </w:t>
      </w:r>
      <w:r>
        <w:t xml:space="preserve">because then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j</m:t>
            </m:r>
            <m:r>
              <m:rPr>
                <m:sty m:val="p"/>
              </m:rPr>
              <m:t>&lt;</m:t>
            </m:r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c</m:t>
                </m:r>
              </m:e>
              <m:sub>
                <m:r>
                  <m:t>j</m:t>
                </m:r>
              </m:sub>
            </m:sSub>
          </m:e>
        </m:nary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−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would be a combination with a nonzero coefficient;</w:t>
      </w:r>
      <w:r>
        <w:t xml:space="preserve"> </w:t>
      </w:r>
      <w:r>
        <w:t xml:space="preserve">so by part 2 the process never stops.</w:t>
      </w:r>
      <w:r>
        <w:t xml:space="preserve"> </w:t>
      </w:r>
      <w:r>
        <w:t xml:space="preserve">When it completes,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are orthonormal, hence linearly independent</w:t>
      </w:r>
      <w:r>
        <w:t xml:space="preserve"> </w:t>
      </w:r>
      <w:r>
        <w:t xml:space="preserve">(</w:t>
      </w:r>
      <w:hyperlink w:anchor="thm-orthonormal-independent">
        <w:r>
          <w:rPr>
            <w:rStyle w:val="Hyperlink"/>
          </w:rPr>
          <w:t xml:space="preserve">Theorem 8</w:t>
        </w:r>
      </w:hyperlink>
      <w:r>
        <w:t xml:space="preserve">),</w:t>
      </w:r>
      <w:r>
        <w:t xml:space="preserve"> </w:t>
      </w:r>
      <w:r>
        <w:t xml:space="preserve">and span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a</m:t>
                    </m:r>
                  </m:e>
                </m:acc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acc>
                  <m:accPr>
                    <m:chr m:val="̃"/>
                  </m:accPr>
                  <m:e>
                    <m:r>
                      <m:t>a</m:t>
                    </m:r>
                  </m:e>
                </m:acc>
              </m:e>
              <m:sub>
                <m:r>
                  <m:t>k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(part 1),</w:t>
      </w:r>
      <w:r>
        <w:t xml:space="preserve"> </w:t>
      </w:r>
      <w:r>
        <w:t xml:space="preserve">so they are an orthonormal basis of it.</w:t>
      </w:r>
    </w:p>
    <w:bookmarkStart w:id="89" w:name="exm-thm-gram-schmidt"/>
    <w:p>
      <w:pPr>
        <w:pStyle w:val="BodyText"/>
      </w:pPr>
      <w:r>
        <w:rPr>
          <w:b/>
          <w:bCs/>
        </w:rPr>
        <w:t xml:space="preserve">Example 24 (Finishing an orthonormal basis of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Continue</w:t>
      </w:r>
      <w:r>
        <w:t xml:space="preserve"> </w:t>
      </w:r>
      <w:hyperlink w:anchor="exm-gram-schmidt">
        <w:r>
          <w:rPr>
            <w:rStyle w:val="Hyperlink"/>
          </w:rPr>
          <w:t xml:space="preserve">Example 22</w:t>
        </w:r>
      </w:hyperlink>
      <w:r>
        <w:t xml:space="preserve"> </w:t>
      </w:r>
      <w:r>
        <w:t xml:space="preserve">with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⋅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3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3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6</m:t>
                      </m:r>
                    </m:e>
                  </m:rad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6</m:t>
                      </m:r>
                    </m:e>
                  </m:rad>
                </m:den>
              </m:f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acc>
                        <m:accPr>
                          <m:chr m:val="̃"/>
                        </m:accPr>
                        <m:e>
                          <m:r>
                            <m:t>q</m:t>
                          </m:r>
                        </m:e>
                      </m:acc>
                    </m:e>
                  </m:acc>
                </m:e>
                <m:sub>
                  <m:r>
                    <m:t>3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6</m:t>
                      </m:r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6</m:t>
                      </m:r>
                    </m:e>
                  </m:rad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(orthogonalize)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6</m:t>
                  </m:r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scalars)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6</m:t>
                      </m:r>
                    </m:den>
                  </m:f>
                  <m:r>
                    <m:rPr>
                      <m:sty m:val="p"/>
                    </m:rPr>
                    <m:t>,</m:t>
                  </m:r>
                  <m:r>
                    <m:t> 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6</m:t>
                      </m:r>
                    </m:den>
                  </m:f>
                  <m:r>
                    <m:rPr>
                      <m:sty m:val="p"/>
                    </m:rPr>
                    <m:t>,</m:t>
                  </m:r>
                  <m:r>
                    <m:t> 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0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2</m:t>
                      </m:r>
                    </m:num>
                    <m:den>
                      <m:r>
                        <m:t>6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entrywise)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2</m:t>
                      </m:r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,</m:t>
                  </m:r>
                  <m:f>
                    <m:fPr>
                      <m:type m:val="lin"/>
                    </m:fPr>
                    <m:num>
                      <m:r>
                        <m:t>2</m:t>
                      </m:r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,</m:t>
                  </m:r>
                  <m:f>
                    <m:fPr>
                      <m:type m:val="lin"/>
                    </m:fPr>
                    <m:num>
                      <m:r>
                        <m:t>2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with norm</w:t>
      </w:r>
      <w:r>
        <w:t xml:space="preserve"> </w:t>
      </w:r>
      <m:oMath>
        <m:rad>
          <m:radPr>
            <m:degHide m:val="on"/>
          </m:radPr>
          <m:deg/>
          <m:e>
            <m:r>
              <m:t>3</m:t>
            </m:r>
            <m:r>
              <m:rPr>
                <m:sty m:val="p"/>
              </m:rPr>
              <m:t>⋅</m:t>
            </m:r>
            <m:f>
              <m:fPr>
                <m:type m:val="lin"/>
              </m:fPr>
              <m:num>
                <m:r>
                  <m:t>4</m:t>
                </m:r>
              </m:num>
              <m:den>
                <m:r>
                  <m:t>9</m:t>
                </m:r>
              </m:den>
            </m:f>
          </m:e>
        </m:rad>
        <m:r>
          <m:rPr>
            <m:sty m:val="p"/>
          </m:rPr>
          <m:t>=</m:t>
        </m:r>
        <m:f>
          <m:fPr>
            <m:type m:val="lin"/>
          </m:fPr>
          <m:num>
            <m:r>
              <m:t>2</m:t>
            </m:r>
          </m:num>
          <m:den>
            <m:rad>
              <m:radPr>
                <m:degHide m:val="on"/>
              </m:radPr>
              <m:deg/>
              <m:e>
                <m:r>
                  <m:t>3</m:t>
                </m:r>
              </m:e>
            </m:rad>
          </m:den>
        </m:f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3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3</m:t>
                </m:r>
              </m:e>
            </m:rad>
          </m:den>
        </m:f>
        <m:r>
          <m:t> 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process did not stop,</w:t>
      </w:r>
      <w:r>
        <w:t xml:space="preserve"> </w:t>
      </w:r>
      <w:r>
        <w:t xml:space="preserve">so by</w:t>
      </w:r>
      <w:r>
        <w:t xml:space="preserve"> </w:t>
      </w:r>
      <w:hyperlink w:anchor="thm-gram-schmidt">
        <w:r>
          <w:rPr>
            <w:rStyle w:val="Hyperlink"/>
          </w:rPr>
          <w:t xml:space="preserve">Theorem 10</w:t>
        </w:r>
      </w:hyperlink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3</m:t>
            </m:r>
          </m:sub>
        </m:sSub>
      </m:oMath>
      <w:r>
        <w:t xml:space="preserve"> </w:t>
      </w:r>
      <w:r>
        <w:t xml:space="preserve">are linearly independent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3</m:t>
            </m:r>
          </m:sub>
        </m:sSub>
      </m:oMath>
      <w:r>
        <w:t xml:space="preserve"> </w:t>
      </w:r>
      <w:r>
        <w:t xml:space="preserve">is an orthonormal basis of their span.</w:t>
      </w:r>
      <w:r>
        <w:t xml:space="preserve"> </w:t>
      </w:r>
      <w:r>
        <w:t xml:space="preserve">That span therefore has dimension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(</w:t>
      </w:r>
      <w:hyperlink r:id="rId73">
        <w:r>
          <w:rPr>
            <w:rStyle w:val="Hyperlink"/>
          </w:rPr>
          <w:t xml:space="preserve">Definition 8 in Subspaces and Rank</w:t>
        </w:r>
      </w:hyperlink>
      <w:r>
        <w:t xml:space="preserve">),</w:t>
      </w:r>
      <w:r>
        <w:t xml:space="preserve"> </w:t>
      </w:r>
      <w:r>
        <w:t xml:space="preserve">so it is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(</w:t>
      </w:r>
      <w:hyperlink r:id="rId74">
        <w:r>
          <w:rPr>
            <w:rStyle w:val="Hyperlink"/>
          </w:rPr>
          <w:t xml:space="preserve">Theorem 11 in Subspaces and Rank</w:t>
        </w:r>
      </w:hyperlink>
      <w:r>
        <w:t xml:space="preserve">,</w:t>
      </w:r>
      <w:r>
        <w:t xml:space="preserve"> </w:t>
      </w:r>
      <w:hyperlink r:id="rId72">
        <w:r>
          <w:rPr>
            <w:rStyle w:val="Hyperlink"/>
          </w:rPr>
          <w:t xml:space="preserve">Example 16 in Subspaces and Rank</w:t>
        </w:r>
      </w:hyperlink>
      <w:r>
        <w:t xml:space="preserve">).</w:t>
      </w:r>
      <w:r>
        <w:t xml:space="preserve"> </w:t>
      </w:r>
      <w:r>
        <w:t xml:space="preserve">As a check,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3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6</m:t>
                      </m:r>
                    </m:e>
                  </m:rad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3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18</m:t>
                      </m:r>
                    </m:e>
                  </m:rad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89"/>
    <w:bookmarkStart w:id="90" w:name="cor-orthonormal-basis-exists"/>
    <w:p>
      <w:pPr>
        <w:pStyle w:val="FirstParagraph"/>
      </w:pPr>
      <w:r>
        <w:rPr>
          <w:b/>
          <w:bCs/>
        </w:rPr>
        <w:t xml:space="preserve">Corollary 2 (Every subspace has an orthonormal basis)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be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Every orthonormal list of vectors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extends to an orthonormal basis 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w:anchor="def-orthonormal-basis">
        <w:r>
          <w:rPr>
            <w:rStyle w:val="Hyperlink"/>
          </w:rPr>
          <w:t xml:space="preserve">Definition 11</w:t>
        </w:r>
      </w:hyperlink>
      <w:r>
        <w:t xml:space="preserve">).</w:t>
      </w:r>
      <w:r>
        <w:t xml:space="preserve"> </w:t>
      </w:r>
      <w:r>
        <w:t xml:space="preserve">Starting from the empty list shows that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has an orthonormal basis.</w:t>
      </w:r>
    </w:p>
    <w:bookmarkEnd w:id="9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r</m:t>
            </m:r>
          </m:sub>
        </m:sSub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be orthonormal.</w:t>
      </w:r>
      <w:r>
        <w:t xml:space="preserve"> </w:t>
      </w:r>
      <w:r>
        <w:t xml:space="preserve">They are linearly independent (</w:t>
      </w:r>
      <w:hyperlink w:anchor="thm-orthonormal-independent">
        <w:r>
          <w:rPr>
            <w:rStyle w:val="Hyperlink"/>
          </w:rPr>
          <w:t xml:space="preserve">Theorem 8</w:t>
        </w:r>
      </w:hyperlink>
      <w:r>
        <w:t xml:space="preserve">),</w:t>
      </w:r>
      <w:r>
        <w:t xml:space="preserve"> </w:t>
      </w:r>
      <w:r>
        <w:t xml:space="preserve">so they extend to a basis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r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r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d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r:id="rId91">
        <w:r>
          <w:rPr>
            <w:rStyle w:val="Hyperlink"/>
          </w:rPr>
          <w:t xml:space="preserve">Theorem 9 in Subspaces and Rank</w:t>
        </w:r>
      </w:hyperlink>
      <w:r>
        <w:t xml:space="preserve">).</w:t>
      </w:r>
      <w:r>
        <w:t xml:space="preserve"> </w:t>
      </w:r>
      <w:r>
        <w:t xml:space="preserve">Run the Gram-Schmidt process on this basis.</w:t>
      </w:r>
      <w:r>
        <w:t xml:space="preserve"> </w:t>
      </w:r>
      <w:r>
        <w:t xml:space="preserve">It is linearly independent, so the process completes,</w:t>
      </w:r>
      <w:r>
        <w:t xml:space="preserve"> </w:t>
      </w:r>
      <w:r>
        <w:t xml:space="preserve">and the output is an orthonormal basis of its span, which is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w:anchor="thm-gram-schmidt">
        <w:r>
          <w:rPr>
            <w:rStyle w:val="Hyperlink"/>
          </w:rPr>
          <w:t xml:space="preserve">Theorem 10</w:t>
        </w:r>
      </w:hyperlink>
      <w:r>
        <w:t xml:space="preserve">, part 3).</w:t>
      </w:r>
    </w:p>
    <w:p>
      <w:pPr>
        <w:pStyle w:val="BodyText"/>
      </w:pPr>
      <w:r>
        <w:t xml:space="preserve">The first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outputs are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r</m:t>
            </m:r>
          </m:sub>
        </m:sSub>
      </m:oMath>
      <w:r>
        <w:t xml:space="preserve"> </w:t>
      </w:r>
      <w:r>
        <w:t xml:space="preserve">themselves,</w:t>
      </w:r>
      <w:r>
        <w:t xml:space="preserve"> </w:t>
      </w:r>
      <w:r>
        <w:t xml:space="preserve">by</w:t>
      </w:r>
      <w:r>
        <w:t xml:space="preserve"> </w:t>
      </w:r>
      <w:hyperlink r:id="rId85">
        <w:r>
          <w:rPr>
            <w:rStyle w:val="Hyperlink"/>
          </w:rPr>
          <w:t xml:space="preserve">induction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t>i</m:t>
        </m:r>
        <m:r>
          <m:rPr>
            <m:sty m:val="p"/>
          </m:rPr>
          <m:t>≤</m:t>
        </m:r>
        <m:r>
          <m:t>r</m:t>
        </m:r>
      </m:oMath>
      <w:r>
        <w:t xml:space="preserve">.</w:t>
      </w:r>
      <w:r>
        <w:t xml:space="preserve"> </w:t>
      </w:r>
      <w:r>
        <w:t xml:space="preserve">Suppose the outputs before step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are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(for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there are none, and the sum below is empty).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acc>
                        <m:accPr>
                          <m:chr m:val="̃"/>
                        </m:accPr>
                        <m:e>
                          <m:r>
                            <m:t>q</m:t>
                          </m:r>
                        </m:e>
                      </m:acc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&lt;</m:t>
                  </m:r>
                  <m:r>
                    <m:t>i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because each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⋅</m:t>
        </m:r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;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</m:acc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 because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u</m:t>
                    </m:r>
                  </m:e>
                </m:acc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so the process does not stop;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/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u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So the orthonormal basis contains the starting list.</w:t>
      </w:r>
    </w:p>
    <w:bookmarkStart w:id="93" w:name="exm-orthonormal-basis-exists"/>
    <w:p>
      <w:pPr>
        <w:pStyle w:val="BodyText"/>
      </w:pPr>
      <w:r>
        <w:rPr>
          <w:b/>
          <w:bCs/>
        </w:rPr>
        <w:t xml:space="preserve">Example 25 (Extending one unit vector to an orthonormal basis of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Start from the unit vector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Extend it to a basis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as in</w:t>
      </w:r>
      <w:r>
        <w:t xml:space="preserve"> </w:t>
      </w:r>
      <w:hyperlink r:id="rId92">
        <w:r>
          <w:rPr>
            <w:rStyle w:val="Hyperlink"/>
          </w:rPr>
          <w:t xml:space="preserve">Example 18 in Subspaces and Rank</w:t>
        </w:r>
      </w:hyperlink>
      <w:r>
        <w:t xml:space="preserve">,</w:t>
      </w:r>
      <w:r>
        <w:t xml:space="preserve"> </w:t>
      </w:r>
      <w:r>
        <w:t xml:space="preserve">starting from the empty list: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1</m:t>
            </m:r>
          </m:sub>
        </m:sSub>
      </m:oMath>
      <w:r>
        <w:t xml:space="preserve"> </w:t>
      </w:r>
      <w:r>
        <w:t xml:space="preserve">is not in the span of the empty list,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, because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u</m:t>
                    </m:r>
                  </m:e>
                </m:acc>
              </m:e>
              <m:sub>
                <m:r>
                  <m:t>1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;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not in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u</m:t>
                    </m:r>
                  </m:e>
                </m:acc>
              </m:e>
              <m:sub>
                <m:r>
                  <m:t>1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because every multiple of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1</m:t>
            </m:r>
          </m:sub>
        </m:sSub>
      </m:oMath>
      <w:r>
        <w:t xml:space="preserve"> </w:t>
      </w:r>
      <w:r>
        <w:t xml:space="preserve">has equal first and second entries,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 in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u</m:t>
                    </m:r>
                  </m:e>
                </m:acc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because every combination of those two vectors has third entry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are linearly independent (</w:t>
      </w:r>
      <w:hyperlink r:id="rId88">
        <w:r>
          <w:rPr>
            <w:rStyle w:val="Hyperlink"/>
          </w:rPr>
          <w:t xml:space="preserve">Theorem 8 in Subspaces and Rank</w:t>
        </w:r>
      </w:hyperlink>
      <w:r>
        <w:t xml:space="preserve">),</w:t>
      </w:r>
      <w:r>
        <w:t xml:space="preserve"> </w:t>
      </w:r>
      <w:r>
        <w:t xml:space="preserve">and three linearly independent vectors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are a basis of it</w:t>
      </w:r>
      <w:r>
        <w:t xml:space="preserve"> </w:t>
      </w:r>
      <w:r>
        <w:t xml:space="preserve">(they are a basis of their span, which has dimension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(</w:t>
      </w:r>
      <w:hyperlink r:id="rId73">
        <w:r>
          <w:rPr>
            <w:rStyle w:val="Hyperlink"/>
          </w:rPr>
          <w:t xml:space="preserve">Definition 8 in Subspaces and Rank</w:t>
        </w:r>
      </w:hyperlink>
      <w:r>
        <w:t xml:space="preserve">)</w:t>
      </w:r>
      <w:r>
        <w:t xml:space="preserve"> </w:t>
      </w:r>
      <w:r>
        <w:t xml:space="preserve">and so is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(</w:t>
      </w:r>
      <w:hyperlink r:id="rId74">
        <w:r>
          <w:rPr>
            <w:rStyle w:val="Hyperlink"/>
          </w:rPr>
          <w:t xml:space="preserve">Theorem 11 in Subspaces and Rank</w:t>
        </w:r>
      </w:hyperlink>
      <w:r>
        <w:t xml:space="preserve">,</w:t>
      </w:r>
      <w:r>
        <w:t xml:space="preserve"> </w:t>
      </w:r>
      <w:hyperlink r:id="rId72">
        <w:r>
          <w:rPr>
            <w:rStyle w:val="Hyperlink"/>
          </w:rPr>
          <w:t xml:space="preserve">Example 16 in Subspaces and Rank</w:t>
        </w:r>
      </w:hyperlink>
      <w:r>
        <w:t xml:space="preserve">)).</w:t>
      </w:r>
      <w:r>
        <w:t xml:space="preserve"> </w:t>
      </w:r>
      <w:r>
        <w:t xml:space="preserve">Gram-Schmidt on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:</w:t>
      </w:r>
    </w:p>
    <w:p>
      <w:pPr>
        <w:numPr>
          <w:ilvl w:val="0"/>
          <w:numId w:val="1025"/>
        </w:numPr>
      </w:pP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1</m:t>
            </m:r>
          </m:sub>
        </m:sSub>
      </m:oMath>
      <w:r>
        <w:t xml:space="preserve">.</w:t>
      </w:r>
    </w:p>
    <w:p>
      <w:pPr>
        <w:numPr>
          <w:ilvl w:val="0"/>
          <w:numId w:val="1025"/>
        </w:numPr>
      </w:pP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⋅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acc>
                        <m:accPr>
                          <m:chr m:val="̃"/>
                        </m:accPr>
                        <m:e>
                          <m:r>
                            <m:t>q</m:t>
                          </m:r>
                        </m:e>
                      </m:acc>
                    </m:e>
                  </m:acc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with norm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</m:oMath>
      <w:r>
        <w:t xml:space="preserve">, 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</w:p>
    <w:p>
      <w:pPr>
        <w:numPr>
          <w:ilvl w:val="0"/>
          <w:numId w:val="1025"/>
        </w:numPr>
      </w:pP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orthogonal to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2</m:t>
            </m:r>
          </m:sub>
        </m:sSub>
      </m:oMath>
      <w:r>
        <w:t xml:space="preserve">, so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</m:acc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 which already has norm</w:t>
      </w:r>
      <w:r>
        <w:t xml:space="preserve"> </w:t>
      </w:r>
      <m:oMath>
        <m:r>
          <m:t>1</m:t>
        </m:r>
      </m:oMath>
      <w:r>
        <w:t xml:space="preserve">, 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FirstParagraph"/>
      </w:pPr>
      <w:r>
        <w:t xml:space="preserve">The result is the orthonormal basis of</w:t>
      </w:r>
      <w:r>
        <w:t xml:space="preserve"> </w:t>
      </w:r>
      <w:hyperlink w:anchor="exm-orthonormal-basis">
        <w:r>
          <w:rPr>
            <w:rStyle w:val="Hyperlink"/>
          </w:rPr>
          <w:t xml:space="preserve">Example 19</w:t>
        </w:r>
      </w:hyperlink>
      <w:r>
        <w:t xml:space="preserve">, in a different order.</w:t>
      </w:r>
    </w:p>
    <w:bookmarkEnd w:id="93"/>
    <w:bookmarkEnd w:id="94"/>
    <w:bookmarkStart w:id="110" w:name="outer-product"/>
    <w:p>
      <w:pPr>
        <w:pStyle w:val="Heading2"/>
      </w:pPr>
      <w:r>
        <w:t xml:space="preserve">4 Outer product</w:t>
      </w:r>
    </w:p>
    <w:bookmarkStart w:id="96" w:name="def-outer-product"/>
    <w:p>
      <w:pPr>
        <w:pStyle w:val="FirstParagraph"/>
      </w:pPr>
      <w:r>
        <w:rPr>
          <w:b/>
          <w:bCs/>
        </w:rPr>
        <w:t xml:space="preserve">Definition 13 (Outer product)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outer product</w:t>
      </w:r>
      <w:r>
        <w:t xml:space="preserve"> </w:t>
      </w:r>
      <w:r>
        <w:t xml:space="preserve">of a vector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of length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 a vector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of length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 product (</w:t>
      </w:r>
      <w:hyperlink r:id="rId95">
        <w:r>
          <w:rPr>
            <w:rStyle w:val="Hyperlink"/>
          </w:rPr>
          <w:t xml:space="preserve">Definition 7 in Matrices</w:t>
        </w:r>
      </w:hyperlink>
      <w:r>
        <w:t xml:space="preserve">)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t> </m:t>
        </m:r>
        <m:sSup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of the column vector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with the row vector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Its entries are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limLow>
                <m:e>
                  <m:limLow>
                    <m:e>
                      <m:acc>
                        <m:accPr>
                          <m:chr m:val="̃"/>
                        </m:accPr>
                        <m:e>
                          <m:r>
                            <m:t>u</m:t>
                          </m:r>
                        </m:e>
                      </m:acc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m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t> </m:t>
              </m:r>
              <m:limLow>
                <m:e>
                  <m:limLow>
                    <m:e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v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1</m:t>
                  </m:r>
                  <m:r>
                    <m:rPr>
                      <m:sty m:val="p"/>
                    </m:rPr>
                    <m:t>×</m:t>
                  </m:r>
                  <m:r>
                    <m:t>n</m:t>
                  </m:r>
                </m:lim>
              </m:limLow>
            </m:e>
          </m:d>
          <m:sSub>
            <m:e>
              <m:r>
                <m:t>​</m:t>
              </m:r>
            </m:e>
            <m:sub>
              <m:r>
                <m:t>i</m:t>
              </m:r>
              <m:r>
                <m:t>j</m:t>
              </m:r>
            </m:sub>
          </m:sSub>
          <m:r>
            <m:rPr>
              <m:sty m:val="p"/>
            </m:rPr>
            <m:t>=</m:t>
          </m:r>
          <m:sSub>
            <m:e>
              <m:r>
                <m:t>u</m:t>
              </m:r>
            </m:e>
            <m:sub>
              <m:r>
                <m:t>i</m:t>
              </m:r>
            </m:sub>
          </m:sSub>
          <m:sSub>
            <m:e>
              <m:r>
                <m:t>v</m:t>
              </m:r>
            </m:e>
            <m:sub>
              <m:r>
                <m:t>j</m:t>
              </m:r>
            </m:sub>
          </m:sSub>
          <m:r>
            <m:t>  </m:t>
          </m:r>
          <m:r>
            <m:rPr>
              <m:nor/>
              <m:sty m:val="p"/>
            </m:rPr>
            <m:t>(definition of matrix multiplication; the sum has one term)</m:t>
          </m:r>
        </m:oMath>
      </m:oMathPara>
    </w:p>
    <w:bookmarkEnd w:id="96"/>
    <w:bookmarkStart w:id="97" w:name="exm-outer-product"/>
    <w:p>
      <w:pPr>
        <w:pStyle w:val="FirstParagraph"/>
      </w:pPr>
      <w:r>
        <w:rPr>
          <w:b/>
          <w:bCs/>
        </w:rPr>
        <w:t xml:space="preserve">Example 26 (An outer product)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4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4</m:t>
                        </m:r>
                      </m:e>
                      <m:e>
                        <m:r>
                          <m:t>5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outer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4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5</m:t>
                        </m:r>
                      </m:e>
                    </m:m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4</m:t>
                        </m:r>
                      </m:e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5</m:t>
                        </m:r>
                      </m:e>
                    </m:m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4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5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(entry </m:t>
              </m:r>
              <m:r>
                <m:rPr>
                  <m:sty m:val="p"/>
                </m:rPr>
                <m:t>(</m:t>
              </m:r>
              <m:r>
                <m:t>i</m:t>
              </m:r>
              <m:r>
                <m:rPr>
                  <m:sty m:val="p"/>
                </m:rPr>
                <m:t>,</m:t>
              </m:r>
              <m:r>
                <m:t>j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is </m:t>
              </m:r>
              <m:sSub>
                <m:e>
                  <m:r>
                    <m:t>u</m:t>
                  </m:r>
                </m:e>
                <m:sub>
                  <m:r>
                    <m:t>i</m:t>
                  </m:r>
                </m:sub>
              </m:sSub>
              <m:sSub>
                <m:e>
                  <m:r>
                    <m:t>v</m:t>
                  </m:r>
                </m:e>
                <m:sub>
                  <m:r>
                    <m:t>j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4</m:t>
                        </m:r>
                      </m:e>
                      <m:e>
                        <m:r>
                          <m:t>5</m:t>
                        </m:r>
                      </m:e>
                    </m:mr>
                    <m:mr>
                      <m:e>
                        <m:r>
                          <m:t>8</m:t>
                        </m:r>
                      </m:e>
                      <m:e>
                        <m:r>
                          <m:t>10</m:t>
                        </m:r>
                      </m:e>
                    </m:mr>
                    <m:mr>
                      <m:e>
                        <m:r>
                          <m:t>12</m:t>
                        </m:r>
                      </m:e>
                      <m:e>
                        <m:r>
                          <m:t>15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bookmarkEnd w:id="97"/>
    <w:bookmarkStart w:id="99" w:name="rem-outer-vs-dot-product"/>
    <w:p>
      <w:pPr>
        <w:pStyle w:val="FirstParagraph"/>
      </w:pPr>
      <w:r>
        <w:rPr>
          <w:i/>
          <w:iCs/>
        </w:rPr>
        <w:t xml:space="preserve">Remark 5</w:t>
      </w:r>
      <w:r>
        <w:t xml:space="preserve"> (Outer product and dot product). </w:t>
      </w:r>
      <w:r>
        <w:t xml:space="preserve">The dot product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(</w:t>
      </w:r>
      <w:hyperlink r:id="rId98">
        <w:r>
          <w:rPr>
            <w:rStyle w:val="Hyperlink"/>
          </w:rPr>
          <w:t xml:space="preserve">Example 6 in Matrices</w:t>
        </w:r>
      </w:hyperlink>
      <w:r>
        <w:t xml:space="preserve">)</w:t>
      </w:r>
      <w:r>
        <w:t xml:space="preserve"> </w:t>
      </w:r>
      <w:r>
        <w:t xml:space="preserve">needs two vectors of the same length and gives a number.</w:t>
      </w:r>
      <w:r>
        <w:t xml:space="preserve"> </w:t>
      </w:r>
      <w:r>
        <w:t xml:space="preserve">The outer product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t> </m:t>
        </m:r>
        <m:sSup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takes vectors of any two lengths and gives a matrix</w:t>
      </w:r>
      <w:r>
        <w:t xml:space="preserve"> </w:t>
      </w:r>
      <w:r>
        <w:t xml:space="preserve">(Banerjee and Roy 2014, chap. 1, p. 11)</w:t>
      </w:r>
      <w:r>
        <w:t xml:space="preserve">.</w:t>
      </w:r>
    </w:p>
    <w:p>
      <w:pPr>
        <w:pStyle w:val="BodyText"/>
      </w:pPr>
      <w:r>
        <w:t xml:space="preserve">For example,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4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</m:oMath>
      <w:r>
        <w:t xml:space="preserve"> </w:t>
      </w:r>
      <w:r>
        <w:t xml:space="preserve">in</w:t>
      </w:r>
      <w:r>
        <w:t xml:space="preserve"> </w:t>
      </w:r>
      <w:hyperlink w:anchor="exm-outer-product">
        <w:r>
          <w:rPr>
            <w:rStyle w:val="Hyperlink"/>
          </w:rPr>
          <w:t xml:space="preserve">Example 26</w:t>
        </w:r>
      </w:hyperlink>
      <w:r>
        <w:t xml:space="preserve"> </w:t>
      </w:r>
      <w:r>
        <w:t xml:space="preserve">have different lengths,</w:t>
      </w:r>
      <w:r>
        <w:t xml:space="preserve"> </w:t>
      </w:r>
      <w:r>
        <w:t xml:space="preserve">so they have no dot product,</w:t>
      </w:r>
      <w:r>
        <w:t xml:space="preserve"> </w:t>
      </w:r>
      <w:r>
        <w:t xml:space="preserve">but their outer product is a</w:t>
      </w:r>
      <w:r>
        <w:t xml:space="preserve"> </w:t>
      </w:r>
      <m:oMath>
        <m:r>
          <m:t>3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matrix.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a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have the same length, both products exist: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11</m:t>
              </m:r>
            </m:e>
            <m:e>
              <m:acc>
                <m:accPr>
                  <m:chr m:val="̃"/>
                </m:accPr>
                <m:e>
                  <m:r>
                    <m:t>a</m:t>
                  </m:r>
                </m:e>
              </m:acc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3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4</m:t>
                        </m:r>
                      </m:e>
                    </m:m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3</m:t>
                        </m:r>
                      </m:e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4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4</m:t>
                        </m:r>
                      </m:e>
                    </m:mr>
                    <m:mr>
                      <m:e>
                        <m:r>
                          <m:t>6</m:t>
                        </m:r>
                      </m:e>
                      <m:e>
                        <m:r>
                          <m:t>8</m:t>
                        </m:r>
                      </m:e>
                    </m:mr>
                  </m:m>
                </m:e>
              </m:d>
            </m:e>
          </m:eqArr>
        </m:oMath>
      </m:oMathPara>
    </w:p>
    <w:bookmarkEnd w:id="99"/>
    <w:bookmarkStart w:id="101" w:name="thm-outer-product-rank"/>
    <w:p>
      <w:pPr>
        <w:pStyle w:val="FirstParagraph"/>
      </w:pPr>
      <w:r>
        <w:rPr>
          <w:b/>
          <w:bCs/>
        </w:rPr>
        <w:t xml:space="preserve">Theorem 11 (An outer product has rank one)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is a nonzero vector of length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is a nonzero vector of length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u</m:t>
            </m:r>
          </m:e>
        </m:acc>
        <m:r>
          <m:t> </m:t>
        </m:r>
        <m:sSup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(</w:t>
      </w:r>
      <w:hyperlink r:id="rId100">
        <w:r>
          <w:rPr>
            <w:rStyle w:val="Hyperlink"/>
          </w:rPr>
          <w:t xml:space="preserve">Definition 2 in Subspaces and Rank</w:t>
        </w:r>
      </w:hyperlink>
      <w:r>
        <w:t xml:space="preserve">).</w:t>
      </w:r>
    </w:p>
    <w:bookmarkEnd w:id="10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t> </m:t>
        </m:r>
        <m:sSup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has entries</w:t>
      </w:r>
      <w:r>
        <w:t xml:space="preserve"> </w:t>
      </w:r>
      <m:oMath>
        <m:sSub>
          <m:e>
            <m:r>
              <m:t>u</m:t>
            </m:r>
          </m:e>
          <m:sub>
            <m:r>
              <m:t>1</m:t>
            </m:r>
          </m:sub>
        </m:sSub>
        <m:sSub>
          <m:e>
            <m:r>
              <m:t>v</m:t>
            </m:r>
          </m:e>
          <m:sub>
            <m:r>
              <m:t>j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u</m:t>
            </m:r>
          </m:e>
          <m:sub>
            <m:r>
              <m:t>m</m:t>
            </m:r>
          </m:sub>
        </m:sSub>
        <m:sSub>
          <m:e>
            <m:r>
              <m:t>v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so it is the vector</w:t>
      </w:r>
      <w:r>
        <w:t xml:space="preserve"> </w:t>
      </w:r>
      <m:oMath>
        <m:sSub>
          <m:e>
            <m:r>
              <m:t>v</m:t>
            </m:r>
          </m:e>
          <m:sub>
            <m:r>
              <m:t>j</m:t>
            </m:r>
          </m:sub>
        </m:sSub>
        <m:acc>
          <m:accPr>
            <m:chr m:val="̃"/>
          </m:accPr>
          <m:e>
            <m:r>
              <m:t>u</m:t>
            </m:r>
          </m:e>
        </m:acc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The rank is at least one.</w:t>
      </w:r>
      <w:r>
        <w:t xml:space="preserve"> </w:t>
      </w:r>
      <w:r>
        <w:t xml:space="preserve">Because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 some entry</w:t>
      </w:r>
      <w:r>
        <w:t xml:space="preserve"> </w:t>
      </w:r>
      <m:oMath>
        <m:sSub>
          <m:e>
            <m:r>
              <m:t>v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nonzero.</w:t>
      </w:r>
      <w:r>
        <w:t xml:space="preserve"> </w:t>
      </w:r>
      <w:r>
        <w:t xml:space="preserve">Then column</w:t>
      </w:r>
      <w:r>
        <w:t xml:space="preserve"> </w:t>
      </w:r>
      <m:oMath>
        <m:r>
          <m:t>j</m:t>
        </m:r>
      </m:oMath>
      <w:r>
        <w:t xml:space="preserve">,</w:t>
      </w:r>
      <w:r>
        <w:t xml:space="preserve"> </w:t>
      </w:r>
      <m:oMath>
        <m:sSub>
          <m:e>
            <m:r>
              <m:t>v</m:t>
            </m:r>
          </m:e>
          <m:sub>
            <m:r>
              <m:t>j</m:t>
            </m:r>
          </m:sub>
        </m:sSub>
        <m:acc>
          <m:accPr>
            <m:chr m:val="̃"/>
          </m:accPr>
          <m:e>
            <m:r>
              <m:t>u</m:t>
            </m:r>
          </m:e>
        </m:acc>
      </m:oMath>
      <w:r>
        <w:t xml:space="preserve">, is a nonzero vector,</w:t>
      </w:r>
      <w:r>
        <w:t xml:space="preserve"> </w:t>
      </w:r>
      <w:r>
        <w:t xml:space="preserve">and a single nonzero vector is linearly independent (</w:t>
      </w:r>
      <w:hyperlink r:id="rId35">
        <w:r>
          <w:rPr>
            <w:rStyle w:val="Hyperlink"/>
          </w:rPr>
          <w:t xml:space="preserve">Definition 1 in Subspaces and Rank</w:t>
        </w:r>
      </w:hyperlink>
      <w:r>
        <w:t xml:space="preserve">):</w:t>
      </w:r>
      <w:r>
        <w:t xml:space="preserve"> </w:t>
      </w:r>
      <m:oMath>
        <m:r>
          <m:t>c</m:t>
        </m:r>
        <m:r>
          <m:t> </m:t>
        </m:r>
        <m:r>
          <m:rPr>
            <m:sty m:val="p"/>
          </m:rPr>
          <m:t>(</m:t>
        </m:r>
        <m:sSub>
          <m:e>
            <m:r>
              <m:t>v</m:t>
            </m:r>
          </m:e>
          <m:sub>
            <m:r>
              <m:t>j</m:t>
            </m:r>
          </m:sub>
        </m:sSub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forces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The rank is at most one.</w:t>
      </w:r>
      <w:r>
        <w:t xml:space="preserve"> </w:t>
      </w:r>
      <w:r>
        <w:t xml:space="preserve">Take any two columns</w:t>
      </w:r>
      <w:r>
        <w:t xml:space="preserve"> </w:t>
      </w:r>
      <m:oMath>
        <m:r>
          <m:t>j</m:t>
        </m:r>
        <m:r>
          <m:rPr>
            <m:sty m:val="p"/>
          </m:rPr>
          <m:t>≠</m:t>
        </m:r>
        <m:r>
          <m:t>k</m:t>
        </m:r>
      </m:oMath>
      <w:r>
        <w:t xml:space="preserve">.</w:t>
      </w:r>
      <w:r>
        <w:t xml:space="preserve"> </w:t>
      </w:r>
      <w:r>
        <w:t xml:space="preserve">If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v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v</m:t>
                  </m:r>
                </m:e>
                <m:sub>
                  <m:r>
                    <m:t>k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both columns are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⋅</m:t>
        </m:r>
        <m:r>
          <m:rPr>
            <m:sty m:val="p"/>
          </m:rPr>
          <m:t>(</m:t>
        </m:r>
        <m:sSub>
          <m:e>
            <m:r>
              <m:t>v</m:t>
            </m:r>
          </m:e>
          <m:sub>
            <m:r>
              <m:t>j</m:t>
            </m:r>
          </m:sub>
        </m:sSub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)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⋅</m:t>
        </m:r>
        <m:r>
          <m:rPr>
            <m:sty m:val="p"/>
          </m:rPr>
          <m:t>(</m:t>
        </m:r>
        <m:sSub>
          <m:e>
            <m:r>
              <m:t>v</m:t>
            </m:r>
          </m:e>
          <m:sub>
            <m:r>
              <m:t>k</m:t>
            </m:r>
          </m:sub>
        </m:sSub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  <w:r>
        <w:t xml:space="preserve"> </w:t>
      </w:r>
      <w:r>
        <w:t xml:space="preserve">Otherwise, use the coefficients</w:t>
      </w:r>
      <w:r>
        <w:t xml:space="preserve"> </w:t>
      </w:r>
      <m:oMath>
        <m:sSub>
          <m:e>
            <m:r>
              <m:t>c</m:t>
            </m:r>
          </m:e>
          <m:sub>
            <m:r>
              <m:t>j</m:t>
            </m:r>
          </m:sub>
        </m:sSub>
        <m:r>
          <m:rPr>
            <m:sty m:val="p"/>
          </m:rPr>
          <m:t>=</m:t>
        </m:r>
        <m:sSub>
          <m:e>
            <m:r>
              <m:t>v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c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sSub>
          <m:e>
            <m:r>
              <m:t>v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which are not both zero: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v</m:t>
                  </m:r>
                </m:e>
                <m:sub>
                  <m:r>
                    <m:t>k</m:t>
                  </m:r>
                </m:sub>
              </m:sSub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v</m:t>
                  </m:r>
                </m:e>
                <m:sub>
                  <m:r>
                    <m:t>j</m:t>
                  </m:r>
                </m:sub>
              </m:sSub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v</m:t>
                  </m:r>
                </m:e>
                <m:sub>
                  <m:r>
                    <m:t>j</m:t>
                  </m:r>
                </m:sub>
              </m:sSub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v</m:t>
                  </m:r>
                </m:e>
                <m:sub>
                  <m:r>
                    <m:t>k</m:t>
                  </m:r>
                </m:sub>
              </m:sSub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v</m:t>
                  </m:r>
                </m:e>
                <m:sub>
                  <m:r>
                    <m:t>k</m:t>
                  </m:r>
                </m:sub>
              </m:sSub>
              <m:sSub>
                <m:e>
                  <m:r>
                    <m:t>v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v</m:t>
                  </m:r>
                </m:e>
                <m:sub>
                  <m:r>
                    <m:t>j</m:t>
                  </m:r>
                </m:sub>
              </m:sSub>
              <m:sSub>
                <m:e>
                  <m:r>
                    <m:t>v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the scalar multiples of 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(multiplication of numbers is commutative)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zero multiple of a vector is 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Either way, every pair of columns has a combination</w:t>
      </w:r>
      <w:r>
        <w:t xml:space="preserve"> </w:t>
      </w:r>
      <w:r>
        <w:t xml:space="preserve">with coefficients that are not all zero and that equals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  <w:r>
        <w:t xml:space="preserve"> </w:t>
      </w:r>
      <w:r>
        <w:t xml:space="preserve">Now take any set of two or more columns.</w:t>
      </w:r>
      <w:r>
        <w:t xml:space="preserve"> </w:t>
      </w:r>
      <w:r>
        <w:t xml:space="preserve">It contains a pair</w:t>
      </w:r>
      <w:r>
        <w:t xml:space="preserve"> </w:t>
      </w:r>
      <m:oMath>
        <m:r>
          <m:t>j</m:t>
        </m:r>
        <m:r>
          <m:rPr>
            <m:sty m:val="p"/>
          </m:rPr>
          <m:t>≠</m:t>
        </m:r>
        <m:r>
          <m:t>k</m:t>
        </m:r>
      </m:oMath>
      <w:r>
        <w:t xml:space="preserve">.</w:t>
      </w:r>
      <w:r>
        <w:t xml:space="preserve"> </w:t>
      </w:r>
      <w:r>
        <w:t xml:space="preserve">Use that pair’s coefficients for columns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k</m:t>
        </m:r>
      </m:oMath>
      <w:r>
        <w:t xml:space="preserve">,</w:t>
      </w:r>
      <w:r>
        <w:t xml:space="preserve"> </w:t>
      </w:r>
      <w:r>
        <w:t xml:space="preserve">and the coefficient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for every other column in the set.</w:t>
      </w:r>
      <w:r>
        <w:t xml:space="preserve"> </w:t>
      </w:r>
      <w:r>
        <w:t xml:space="preserve">This combination equals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and its coefficients are not all zero,</w:t>
      </w:r>
      <w:r>
        <w:t xml:space="preserve"> </w:t>
      </w:r>
      <w:r>
        <w:t xml:space="preserve">so the set is not linearly independent (</w:t>
      </w:r>
      <w:hyperlink r:id="rId35">
        <w:r>
          <w:rPr>
            <w:rStyle w:val="Hyperlink"/>
          </w:rPr>
          <w:t xml:space="preserve">Definition 1 in Subspaces and Rank</w:t>
        </w:r>
      </w:hyperlink>
      <w:r>
        <w:t xml:space="preserve">).</w:t>
      </w:r>
      <w:r>
        <w:t xml:space="preserve"> </w:t>
      </w:r>
      <w:r>
        <w:t xml:space="preserve">The largest linearly independent set of columns therefore has one column.</w:t>
      </w:r>
    </w:p>
    <w:bookmarkStart w:id="102" w:name="exm-outer-product-rank"/>
    <w:p>
      <w:pPr>
        <w:pStyle w:val="BodyText"/>
      </w:pPr>
      <w:r>
        <w:rPr>
          <w:b/>
          <w:bCs/>
        </w:rPr>
        <w:t xml:space="preserve">Example 27 (The rank of an outer product)</w:t>
      </w:r>
      <w:r>
        <w:t xml:space="preserve"> </w:t>
      </w:r>
      <w:r>
        <w:t xml:space="preserve">In</w:t>
      </w:r>
      <w:r>
        <w:t xml:space="preserve"> </w:t>
      </w:r>
      <w:hyperlink w:anchor="exm-outer-product">
        <w:r>
          <w:rPr>
            <w:rStyle w:val="Hyperlink"/>
          </w:rPr>
          <w:t xml:space="preserve">Example 26</w:t>
        </w:r>
      </w:hyperlink>
      <w:r>
        <w:t xml:space="preserve">,</w:t>
      </w:r>
      <w:r>
        <w:t xml:space="preserve"> </w:t>
      </w:r>
      <w:r>
        <w:t xml:space="preserve">the second column</w:t>
      </w:r>
      <w:r>
        <w:t xml:space="preserve"> </w:t>
      </w:r>
      <m:oMath>
        <m:r>
          <m:rPr>
            <m:sty m:val="p"/>
          </m:rPr>
          <m:t>(</m:t>
        </m:r>
        <m:r>
          <m:t>5</m:t>
        </m:r>
        <m:r>
          <m:rPr>
            <m:sty m:val="p"/>
          </m:rPr>
          <m:t>,</m:t>
        </m:r>
        <m:r>
          <m:t>10</m:t>
        </m:r>
        <m:r>
          <m:rPr>
            <m:sty m:val="p"/>
          </m:rPr>
          <m:t>,</m:t>
        </m:r>
        <m:r>
          <m:t>15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t> </m:t>
        </m:r>
        <m:sSup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m:oMath>
        <m:f>
          <m:fPr>
            <m:type m:val="bar"/>
          </m:fPr>
          <m:num>
            <m:r>
              <m:t>5</m:t>
            </m:r>
          </m:num>
          <m:den>
            <m:r>
              <m:t>4</m:t>
            </m:r>
          </m:den>
        </m:f>
      </m:oMath>
      <w:r>
        <w:t xml:space="preserve"> </w:t>
      </w:r>
      <w:r>
        <w:t xml:space="preserve">times the first column</w:t>
      </w:r>
      <w:r>
        <w:t xml:space="preserve"> </w:t>
      </w:r>
      <m:oMath>
        <m:r>
          <m:rPr>
            <m:sty m:val="p"/>
          </m:rPr>
          <m:t>(</m:t>
        </m:r>
        <m:r>
          <m:t>4</m:t>
        </m:r>
        <m:r>
          <m:rPr>
            <m:sty m:val="p"/>
          </m:rPr>
          <m:t>,</m:t>
        </m:r>
        <m:r>
          <m:t>8</m:t>
        </m:r>
        <m:r>
          <m:rPr>
            <m:sty m:val="p"/>
          </m:rPr>
          <m:t>,</m:t>
        </m:r>
        <m:r>
          <m:t>12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because the columns are</w:t>
      </w:r>
      <w:r>
        <w:t xml:space="preserve"> </w:t>
      </w:r>
      <m:oMath>
        <m:sSub>
          <m:e>
            <m:r>
              <m:t>v</m:t>
            </m:r>
          </m:e>
          <m:sub>
            <m:r>
              <m:t>1</m:t>
            </m:r>
          </m:sub>
        </m:sSub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=</m:t>
        </m:r>
        <m:r>
          <m:t>4</m:t>
        </m:r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v</m:t>
            </m:r>
          </m:e>
          <m:sub>
            <m:r>
              <m:t>2</m:t>
            </m:r>
          </m:sub>
        </m:sSub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=</m:t>
        </m:r>
        <m:r>
          <m:t>5</m:t>
        </m:r>
        <m:acc>
          <m:accPr>
            <m:chr m:val="̃"/>
          </m:accPr>
          <m:e>
            <m:r>
              <m:t>u</m:t>
            </m:r>
          </m:e>
        </m:acc>
      </m:oMath>
      <w:r>
        <w:t xml:space="preserve">.</w:t>
      </w:r>
      <w:r>
        <w:t xml:space="preserve"> </w:t>
      </w:r>
      <w:r>
        <w:t xml:space="preserve">So the two columns are not linearly independent,</w:t>
      </w:r>
      <w:r>
        <w:t xml:space="preserve"> </w:t>
      </w:r>
      <w:r>
        <w:t xml:space="preserve">and the</w:t>
      </w:r>
      <w:r>
        <w:t xml:space="preserve"> </w:t>
      </w:r>
      <m:oMath>
        <m:r>
          <m:t>3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 has rank</w:t>
      </w:r>
      <w:r>
        <w:t xml:space="preserve"> </w:t>
      </w:r>
      <m:oMath>
        <m:r>
          <m:t>1</m:t>
        </m:r>
      </m:oMath>
      <w:r>
        <w:t xml:space="preserve">.</w:t>
      </w:r>
    </w:p>
    <w:bookmarkEnd w:id="102"/>
    <w:bookmarkStart w:id="109" w:name="refs"/>
    <w:bookmarkStart w:id="104" w:name="ref-axler2024linear"/>
    <w:p>
      <w:pPr>
        <w:pStyle w:val="Bibliography"/>
      </w:pPr>
      <w:r>
        <w:t xml:space="preserve">Axler, Sheldon. 2024.</w:t>
      </w:r>
      <w:r>
        <w:t xml:space="preserve"> </w:t>
      </w:r>
      <w:r>
        <w:rPr>
          <w:i/>
          <w:iCs/>
        </w:rPr>
        <w:t xml:space="preserve">Linear Algebra Done Right</w:t>
      </w:r>
      <w:r>
        <w:t xml:space="preserve">. 4th ed. Undergraduate Texts in Mathematics. Springer.</w:t>
      </w:r>
      <w:r>
        <w:t xml:space="preserve"> </w:t>
      </w:r>
      <w:hyperlink r:id="rId103">
        <w:r>
          <w:rPr>
            <w:rStyle w:val="Hyperlink"/>
          </w:rPr>
          <w:t xml:space="preserve">https://doi.org/10.1007/978-3-031-41026-0</w:t>
        </w:r>
      </w:hyperlink>
      <w:r>
        <w:t xml:space="preserve">.</w:t>
      </w:r>
    </w:p>
    <w:bookmarkEnd w:id="104"/>
    <w:bookmarkStart w:id="106" w:name="ref-banerjee2014linear"/>
    <w:p>
      <w:pPr>
        <w:pStyle w:val="Bibliography"/>
      </w:pPr>
      <w:r>
        <w:t xml:space="preserve">Banerjee, Sudipto, and Anindya Roy. 2014.</w:t>
      </w:r>
      <w:r>
        <w:t xml:space="preserve"> </w:t>
      </w:r>
      <w:r>
        <w:rPr>
          <w:i/>
          <w:iCs/>
        </w:rPr>
        <w:t xml:space="preserve">Linear Algebra and Matrix Analysis for Statistics</w:t>
      </w:r>
      <w:r>
        <w:t xml:space="preserve">. Vol. 181. Crc Press Boca Raton.</w:t>
      </w:r>
      <w:r>
        <w:t xml:space="preserve"> </w:t>
      </w:r>
      <w:hyperlink r:id="rId105">
        <w:r>
          <w:rPr>
            <w:rStyle w:val="Hyperlink"/>
          </w:rPr>
          <w:t xml:space="preserve">https://www.routledge.com/Linear-Algebra-and-Matrix-Analysis-for-Statistics/Banerjee-Roy/p/book/9781420095388</w:t>
        </w:r>
      </w:hyperlink>
      <w:r>
        <w:t xml:space="preserve">.</w:t>
      </w:r>
    </w:p>
    <w:bookmarkEnd w:id="106"/>
    <w:bookmarkStart w:id="108" w:name="ref-zhou2024vector"/>
    <w:p>
      <w:pPr>
        <w:pStyle w:val="Bibliography"/>
      </w:pPr>
      <w:r>
        <w:t xml:space="preserve">Zhou, Hua. 2024.</w:t>
      </w:r>
      <w:r>
        <w:t xml:space="preserve"> </w:t>
      </w:r>
      <w:r>
        <w:rPr>
          <w:i/>
          <w:iCs/>
        </w:rPr>
        <w:t xml:space="preserve">Vectors</w:t>
      </w:r>
      <w:r>
        <w:t xml:space="preserve">. Lecture notes for Biostat 216, Mathematical Methods for Biostatistics, University of California, Los Angeles.</w:t>
      </w:r>
      <w:r>
        <w:t xml:space="preserve"> </w:t>
      </w:r>
      <w:hyperlink r:id="rId107">
        <w:r>
          <w:rPr>
            <w:rStyle w:val="Hyperlink"/>
          </w:rPr>
          <w:t xml:space="preserve">https://ucla-biostat-216.github.io/2024fall/slides/02-vector/02-vector.html</w:t>
        </w:r>
      </w:hyperlink>
      <w:r>
        <w:t xml:space="preserve">.</w:t>
      </w:r>
    </w:p>
    <w:bookmarkEnd w:id="108"/>
    <w:bookmarkEnd w:id="109"/>
    <w:bookmarkEnd w:id="11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331">
    <w:nsid w:val="00A99331"/>
    <w:multiLevelType w:val="multilevel"/>
    <w:lvl w:ilvl="0">
      <w:start w:val="1"/>
      <w:numFmt w:val="decimal"/>
      <w:lvlText w:val="(%1)"/>
      <w:lvlJc w:val="left"/>
      <w:pPr>
        <w:ind w:left="720" w:hanging="360"/>
      </w:pPr>
    </w:lvl>
    <w:lvl w:ilvl="1">
      <w:start w:val="1"/>
      <w:numFmt w:val="decimal"/>
      <w:lvlText w:val="(%2)"/>
      <w:lvlJc w:val="left"/>
      <w:pPr>
        <w:ind w:left="1440" w:hanging="360"/>
      </w:pPr>
    </w:lvl>
    <w:lvl w:ilvl="2">
      <w:start w:val="1"/>
      <w:numFmt w:val="decimal"/>
      <w:lvlText w:val="(%3)"/>
      <w:lvlJc w:val="left"/>
      <w:pPr>
        <w:ind w:left="2160" w:hanging="360"/>
      </w:pPr>
    </w:lvl>
    <w:lvl w:ilvl="3">
      <w:start w:val="1"/>
      <w:numFmt w:val="decimal"/>
      <w:lvlText w:val="(%4)"/>
      <w:lvlJc w:val="left"/>
      <w:pPr>
        <w:ind w:left="2880" w:hanging="360"/>
      </w:pPr>
    </w:lvl>
    <w:lvl w:ilvl="4">
      <w:start w:val="1"/>
      <w:numFmt w:val="decimal"/>
      <w:lvlText w:val="(%5)"/>
      <w:lvlJc w:val="left"/>
      <w:pPr>
        <w:ind w:left="3600" w:hanging="360"/>
      </w:pPr>
    </w:lvl>
    <w:lvl w:ilvl="5">
      <w:start w:val="1"/>
      <w:numFmt w:val="decimal"/>
      <w:lvlText w:val="(%6)"/>
      <w:lvlJc w:val="left"/>
      <w:pPr>
        <w:ind w:left="4320" w:hanging="360"/>
      </w:pPr>
    </w:lvl>
    <w:lvl w:ilvl="6">
      <w:start w:val="1"/>
      <w:numFmt w:val="decimal"/>
      <w:lvlText w:val="(%7)"/>
      <w:lvlJc w:val="left"/>
      <w:pPr>
        <w:ind w:left="5040" w:hanging="360"/>
      </w:pPr>
    </w:lvl>
    <w:lvl w:ilvl="7">
      <w:start w:val="1"/>
      <w:numFmt w:val="decimal"/>
      <w:lvlText w:val="(%8)"/>
      <w:lvlJc w:val="left"/>
      <w:pPr>
        <w:ind w:left="5760" w:hanging="360"/>
      </w:pPr>
    </w:lvl>
    <w:lvl w:ilvl="8">
      <w:start w:val="1"/>
      <w:numFmt w:val="decimal"/>
      <w:lvlText w:val="(%9)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3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2">
    <w:abstractNumId w:val="991"/>
  </w:num>
  <w:num w:numId="102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4">
    <w:abstractNumId w:val="991"/>
  </w:num>
  <w:num w:numId="102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25" Type="http://schemas.openxmlformats.org/officeDocument/2006/relationships/image" Target="media/rId25.png"/><Relationship Id="rId18" Type="http://schemas.openxmlformats.org/officeDocument/2006/relationships/hyperlink" Target="algebra-basics.html#def-absolute-value" TargetMode="External"/><Relationship Id="rId103" Type="http://schemas.openxmlformats.org/officeDocument/2006/relationships/hyperlink" Target="https://doi.org/10.1007/978-3-031-41026-0" TargetMode="External"/><Relationship Id="rId59" Type="http://schemas.openxmlformats.org/officeDocument/2006/relationships/hyperlink" Target="https://morrison-lab.github.io/sds/exploratory-descriptive.html#def-pearson-r" TargetMode="External"/><Relationship Id="rId107" Type="http://schemas.openxmlformats.org/officeDocument/2006/relationships/hyperlink" Target="https://ucla-biostat-216.github.io/2024fall/slides/02-vector/02-vector.html" TargetMode="External"/><Relationship Id="rId105" Type="http://schemas.openxmlformats.org/officeDocument/2006/relationships/hyperlink" Target="https://www.routledge.com/Linear-Algebra-and-Matrix-Analysis-for-Statistics/Banerjee-Roy/p/book/9781420095388" TargetMode="External"/><Relationship Id="rId11" Type="http://schemas.openxmlformats.org/officeDocument/2006/relationships/hyperlink" Target="linear-algebra-direct-sums.html#thm-dot-linear" TargetMode="External"/><Relationship Id="rId95" Type="http://schemas.openxmlformats.org/officeDocument/2006/relationships/hyperlink" Target="linear-algebra-matrices.html#def-matrix-mult" TargetMode="External"/><Relationship Id="rId98" Type="http://schemas.openxmlformats.org/officeDocument/2006/relationships/hyperlink" Target="linear-algebra-matrices.html#exm-dot-product-matmul" TargetMode="External"/><Relationship Id="rId70" Type="http://schemas.openxmlformats.org/officeDocument/2006/relationships/hyperlink" Target="linear-algebra-subspaces.html#def-basis" TargetMode="External"/><Relationship Id="rId73" Type="http://schemas.openxmlformats.org/officeDocument/2006/relationships/hyperlink" Target="linear-algebra-subspaces.html#def-dimension" TargetMode="External"/><Relationship Id="rId35" Type="http://schemas.openxmlformats.org/officeDocument/2006/relationships/hyperlink" Target="linear-algebra-subspaces.html#def-linearly-independent" TargetMode="External"/><Relationship Id="rId100" Type="http://schemas.openxmlformats.org/officeDocument/2006/relationships/hyperlink" Target="linear-algebra-subspaces.html#def-rank" TargetMode="External"/><Relationship Id="rId86" Type="http://schemas.openxmlformats.org/officeDocument/2006/relationships/hyperlink" Target="linear-algebra-subspaces.html#def-span" TargetMode="External"/><Relationship Id="rId76" Type="http://schemas.openxmlformats.org/officeDocument/2006/relationships/hyperlink" Target="linear-algebra-subspaces.html#exm-basis" TargetMode="External"/><Relationship Id="rId72" Type="http://schemas.openxmlformats.org/officeDocument/2006/relationships/hyperlink" Target="linear-algebra-subspaces.html#exm-dimension" TargetMode="External"/><Relationship Id="rId92" Type="http://schemas.openxmlformats.org/officeDocument/2006/relationships/hyperlink" Target="linear-algebra-subspaces.html#exm-extend-basis" TargetMode="External"/><Relationship Id="rId77" Type="http://schemas.openxmlformats.org/officeDocument/2006/relationships/hyperlink" Target="linear-algebra-subspaces.html#exm-span" TargetMode="External"/><Relationship Id="rId28" Type="http://schemas.openxmlformats.org/officeDocument/2006/relationships/hyperlink" Target="linear-algebra-subspaces.html#sec-subspaces" TargetMode="External"/><Relationship Id="rId88" Type="http://schemas.openxmlformats.org/officeDocument/2006/relationships/hyperlink" Target="linear-algebra-subspaces.html#thm-add-outside-span" TargetMode="External"/><Relationship Id="rId91" Type="http://schemas.openxmlformats.org/officeDocument/2006/relationships/hyperlink" Target="linear-algebra-subspaces.html#thm-extend-basis" TargetMode="External"/><Relationship Id="rId87" Type="http://schemas.openxmlformats.org/officeDocument/2006/relationships/hyperlink" Target="linear-algebra-subspaces.html#thm-span-subspace" TargetMode="External"/><Relationship Id="rId74" Type="http://schemas.openxmlformats.org/officeDocument/2006/relationships/hyperlink" Target="linear-algebra-subspaces.html#thm-subspace-equal-dim" TargetMode="External"/><Relationship Id="rId42" Type="http://schemas.openxmlformats.org/officeDocument/2006/relationships/hyperlink" Target="linear-algebra-vectors.html#def-euclidean-norm" TargetMode="External"/><Relationship Id="rId22" Type="http://schemas.openxmlformats.org/officeDocument/2006/relationships/hyperlink" Target="linear-algebra-vectors.html#def-orthogonal-vectors" TargetMode="External"/><Relationship Id="rId67" Type="http://schemas.openxmlformats.org/officeDocument/2006/relationships/hyperlink" Target="linear-algebra-vectors.html#def-orthonormal-vectors" TargetMode="External"/><Relationship Id="rId14" Type="http://schemas.openxmlformats.org/officeDocument/2006/relationships/hyperlink" Target="linear-algebra-vectors.html#def-real-coordinate-space" TargetMode="External"/><Relationship Id="rId30" Type="http://schemas.openxmlformats.org/officeDocument/2006/relationships/hyperlink" Target="linear-algebra-vectors.html#eq-l2-norm" TargetMode="External"/><Relationship Id="rId31" Type="http://schemas.openxmlformats.org/officeDocument/2006/relationships/hyperlink" Target="linear-algebra-vectors.html#exm-euclidean-norm" TargetMode="External"/><Relationship Id="rId12" Type="http://schemas.openxmlformats.org/officeDocument/2006/relationships/hyperlink" Target="linear-algebra-vectors.html#thm-lincom-symmetric" TargetMode="External"/><Relationship Id="rId85" Type="http://schemas.openxmlformats.org/officeDocument/2006/relationships/hyperlink" Target="proof-writing.qmd#def-proof-by-induction" TargetMode="External"/></Relationships>
</file>

<file path=word/_rels/footnotes.xml.rels><?xml version='1.0' encoding='UTF-8' standalone='yes'?>
<Relationships xmlns="http://schemas.openxmlformats.org/package/2006/relationships"><Relationship Id="rId18" Type="http://schemas.openxmlformats.org/officeDocument/2006/relationships/hyperlink" Target="algebra-basics.html#def-absolute-value" TargetMode="External"/><Relationship Id="rId103" Type="http://schemas.openxmlformats.org/officeDocument/2006/relationships/hyperlink" Target="https://doi.org/10.1007/978-3-031-41026-0" TargetMode="External"/><Relationship Id="rId59" Type="http://schemas.openxmlformats.org/officeDocument/2006/relationships/hyperlink" Target="https://morrison-lab.github.io/sds/exploratory-descriptive.html#def-pearson-r" TargetMode="External"/><Relationship Id="rId107" Type="http://schemas.openxmlformats.org/officeDocument/2006/relationships/hyperlink" Target="https://ucla-biostat-216.github.io/2024fall/slides/02-vector/02-vector.html" TargetMode="External"/><Relationship Id="rId105" Type="http://schemas.openxmlformats.org/officeDocument/2006/relationships/hyperlink" Target="https://www.routledge.com/Linear-Algebra-and-Matrix-Analysis-for-Statistics/Banerjee-Roy/p/book/9781420095388" TargetMode="External"/><Relationship Id="rId11" Type="http://schemas.openxmlformats.org/officeDocument/2006/relationships/hyperlink" Target="linear-algebra-direct-sums.html#thm-dot-linear" TargetMode="External"/><Relationship Id="rId95" Type="http://schemas.openxmlformats.org/officeDocument/2006/relationships/hyperlink" Target="linear-algebra-matrices.html#def-matrix-mult" TargetMode="External"/><Relationship Id="rId98" Type="http://schemas.openxmlformats.org/officeDocument/2006/relationships/hyperlink" Target="linear-algebra-matrices.html#exm-dot-product-matmul" TargetMode="External"/><Relationship Id="rId70" Type="http://schemas.openxmlformats.org/officeDocument/2006/relationships/hyperlink" Target="linear-algebra-subspaces.html#def-basis" TargetMode="External"/><Relationship Id="rId73" Type="http://schemas.openxmlformats.org/officeDocument/2006/relationships/hyperlink" Target="linear-algebra-subspaces.html#def-dimension" TargetMode="External"/><Relationship Id="rId35" Type="http://schemas.openxmlformats.org/officeDocument/2006/relationships/hyperlink" Target="linear-algebra-subspaces.html#def-linearly-independent" TargetMode="External"/><Relationship Id="rId100" Type="http://schemas.openxmlformats.org/officeDocument/2006/relationships/hyperlink" Target="linear-algebra-subspaces.html#def-rank" TargetMode="External"/><Relationship Id="rId86" Type="http://schemas.openxmlformats.org/officeDocument/2006/relationships/hyperlink" Target="linear-algebra-subspaces.html#def-span" TargetMode="External"/><Relationship Id="rId76" Type="http://schemas.openxmlformats.org/officeDocument/2006/relationships/hyperlink" Target="linear-algebra-subspaces.html#exm-basis" TargetMode="External"/><Relationship Id="rId72" Type="http://schemas.openxmlformats.org/officeDocument/2006/relationships/hyperlink" Target="linear-algebra-subspaces.html#exm-dimension" TargetMode="External"/><Relationship Id="rId92" Type="http://schemas.openxmlformats.org/officeDocument/2006/relationships/hyperlink" Target="linear-algebra-subspaces.html#exm-extend-basis" TargetMode="External"/><Relationship Id="rId77" Type="http://schemas.openxmlformats.org/officeDocument/2006/relationships/hyperlink" Target="linear-algebra-subspaces.html#exm-span" TargetMode="External"/><Relationship Id="rId28" Type="http://schemas.openxmlformats.org/officeDocument/2006/relationships/hyperlink" Target="linear-algebra-subspaces.html#sec-subspaces" TargetMode="External"/><Relationship Id="rId88" Type="http://schemas.openxmlformats.org/officeDocument/2006/relationships/hyperlink" Target="linear-algebra-subspaces.html#thm-add-outside-span" TargetMode="External"/><Relationship Id="rId91" Type="http://schemas.openxmlformats.org/officeDocument/2006/relationships/hyperlink" Target="linear-algebra-subspaces.html#thm-extend-basis" TargetMode="External"/><Relationship Id="rId87" Type="http://schemas.openxmlformats.org/officeDocument/2006/relationships/hyperlink" Target="linear-algebra-subspaces.html#thm-span-subspace" TargetMode="External"/><Relationship Id="rId74" Type="http://schemas.openxmlformats.org/officeDocument/2006/relationships/hyperlink" Target="linear-algebra-subspaces.html#thm-subspace-equal-dim" TargetMode="External"/><Relationship Id="rId42" Type="http://schemas.openxmlformats.org/officeDocument/2006/relationships/hyperlink" Target="linear-algebra-vectors.html#def-euclidean-norm" TargetMode="External"/><Relationship Id="rId22" Type="http://schemas.openxmlformats.org/officeDocument/2006/relationships/hyperlink" Target="linear-algebra-vectors.html#def-orthogonal-vectors" TargetMode="External"/><Relationship Id="rId67" Type="http://schemas.openxmlformats.org/officeDocument/2006/relationships/hyperlink" Target="linear-algebra-vectors.html#def-orthonormal-vectors" TargetMode="External"/><Relationship Id="rId14" Type="http://schemas.openxmlformats.org/officeDocument/2006/relationships/hyperlink" Target="linear-algebra-vectors.html#def-real-coordinate-space" TargetMode="External"/><Relationship Id="rId30" Type="http://schemas.openxmlformats.org/officeDocument/2006/relationships/hyperlink" Target="linear-algebra-vectors.html#eq-l2-norm" TargetMode="External"/><Relationship Id="rId31" Type="http://schemas.openxmlformats.org/officeDocument/2006/relationships/hyperlink" Target="linear-algebra-vectors.html#exm-euclidean-norm" TargetMode="External"/><Relationship Id="rId12" Type="http://schemas.openxmlformats.org/officeDocument/2006/relationships/hyperlink" Target="linear-algebra-vectors.html#thm-lincom-symmetric" TargetMode="External"/><Relationship Id="rId85" Type="http://schemas.openxmlformats.org/officeDocument/2006/relationships/hyperlink" Target="proof-writing.qmd#def-proof-by-induction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Inner Products and Orthogonality</dc:title>
  <dc:creator/>
  <cp:keywords/>
  <dcterms:created xsi:type="dcterms:W3CDTF">2026-10-15T10:09:29Z</dcterms:created>
  <dcterms:modified xsi:type="dcterms:W3CDTF">2026-10-15T10:09:29Z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02:43:25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