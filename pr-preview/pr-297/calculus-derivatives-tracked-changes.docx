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Derivatives and Taylor Series</w:t>
      </w:r>
    </w:p>
    <w:p>
      <w:pPr>
        <w:pStyle w:val="Date"/>
      </w:pPr>
      <w:del w:id="1" w:author="PR Preview" w:date="2026-01-01T00:00:00Z">
        <w:r>
          <w:delText xml:space="preserve">Last modified: 2026-10-15 00:49:40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02:43:25 (PDT)</w:t>
        </w:r>
      </w:ins>
    </w:p>
    <w:bookmarkStart w:id="189" w:name="sec-derivatives"/>
    <w:p>
      <w:pPr>
        <w:pStyle w:val="Heading2"/>
      </w:pPr>
      <w:r>
        <w:t xml:space="preserve">1 Derivatives</w:t>
      </w:r>
    </w:p>
    <w:bookmarkStart w:id="38" w:name="sec-limits-derivatives"/>
    <w:p>
      <w:pPr>
        <w:pStyle w:val="Heading3"/>
      </w:pPr>
      <w:r>
        <w:t xml:space="preserve">1.1 Limits and derivatives</w:t>
      </w:r>
    </w:p>
    <w:bookmarkStart w:id="13" w:name="def-limit"/>
    <w:p>
      <w:pPr>
        <w:pStyle w:val="FirstParagraph"/>
      </w:pPr>
      <w:r>
        <w:rPr>
          <w:b/>
          <w:bCs/>
        </w:rPr>
        <w:t xml:space="preserve">Definition 1 (Limit of a function at a point)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</w:t>
      </w:r>
      <w:r>
        <w:t xml:space="preserve"> </w:t>
      </w:r>
      <w:hyperlink r:id="rId9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defined at every point of an</w:t>
      </w:r>
      <w:r>
        <w:t xml:space="preserve"> </w:t>
      </w:r>
      <w:hyperlink r:id="rId10">
        <w:r>
          <w:rPr>
            <w:rStyle w:val="Hyperlink"/>
          </w:rPr>
          <w:t xml:space="preserve">open interval</w:t>
        </w:r>
      </w:hyperlink>
      <w:r>
        <w:t xml:space="preserve"> </w:t>
      </w:r>
      <w:r>
        <w:t xml:space="preserve">around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except possibly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itself,</w:t>
      </w:r>
      <w:r>
        <w:t xml:space="preserve"> </w:t>
      </w:r>
      <w:r>
        <w:t xml:space="preserve">and let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be a</w:t>
      </w:r>
      <w:r>
        <w:t xml:space="preserve"> </w:t>
      </w:r>
      <w:hyperlink r:id="rId11">
        <w:r>
          <w:rPr>
            <w:rStyle w:val="Hyperlink"/>
          </w:rPr>
          <w:t xml:space="preserve">real number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limit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approaches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L</m:t>
              </m:r>
            </m:e>
          </m:d>
          <m:r>
            <m:t>​</m:t>
          </m:r>
          <m:r>
            <m:rPr>
              <m:sty m:val="p"/>
            </m:rPr>
            <m:t>&lt;</m:t>
          </m:r>
          <m:r>
            <m:t>ε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x</m:t>
          </m:r>
          <m:r>
            <m:rPr>
              <m:nor/>
              <m:sty m:val="p"/>
            </m:rPr>
            <m:t> with </m:t>
          </m:r>
          <m:r>
            <m:t>0</m:t>
          </m:r>
          <m:r>
            <m:rPr>
              <m:sty m:val="p"/>
            </m:rPr>
            <m:t>&lt;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r>
                <m:t>c</m:t>
              </m:r>
            </m:e>
          </m:d>
          <m:r>
            <m:t>​</m:t>
          </m:r>
          <m:r>
            <m:rPr>
              <m:sty m:val="p"/>
            </m:rPr>
            <m:t>&lt;</m:t>
          </m:r>
          <m:r>
            <m:t>δ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Here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r:id="rId12">
        <w:r>
          <w:rPr>
            <w:rStyle w:val="Hyperlink"/>
          </w:rPr>
          <w:t xml:space="preserve">absolute value</w:t>
        </w:r>
      </w:hyperlink>
      <w:r>
        <w:t xml:space="preserve">.</w:t>
      </w:r>
      <w:r>
        <w:t xml:space="preserve"> </w:t>
      </w:r>
      <w:r>
        <w:t xml:space="preserve">When such a real number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exists, the limit</w:t>
      </w:r>
      <w:r>
        <w:t xml:space="preserve"> </w:t>
      </w:r>
      <w:r>
        <w:rPr>
          <w:b/>
          <w:bCs/>
        </w:rPr>
        <w:t xml:space="preserve">exists</w:t>
      </w:r>
      <w:r>
        <w:t xml:space="preserve">;</w:t>
      </w:r>
      <w:r>
        <w:t xml:space="preserve"> </w:t>
      </w:r>
      <w:r>
        <w:t xml:space="preserve">otherwise, the limit does not exist.</w:t>
      </w:r>
      <w:r>
        <w:t xml:space="preserve"> </w:t>
      </w:r>
      <w:r>
        <w:t xml:space="preserve">The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, if it is defined, plays no role.</w:t>
      </w:r>
    </w:p>
    <w:bookmarkEnd w:id="13"/>
    <w:bookmarkStart w:id="15" w:name="exm-limit"/>
    <w:p>
      <w:pPr>
        <w:pStyle w:val="BodyText"/>
      </w:pPr>
      <w:r>
        <w:rPr>
          <w:b/>
          <w:bCs/>
        </w:rPr>
        <w:t xml:space="preserve">Example 1 (The limit of</w:t>
      </w:r>
      <w:r>
        <w:rPr>
          <w:b/>
          <w:bCs/>
        </w:rPr>
        <w:t xml:space="preserve"> </w:t>
      </w:r>
      <m:oMath>
        <m:r>
          <m:t>3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2</m:t>
        </m:r>
      </m:oMath>
      <w:r>
        <w:rPr>
          <w:b/>
          <w:bCs/>
        </w:rPr>
        <w:t xml:space="preserve">)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2</m:t>
            </m:r>
          </m:sub>
        </m:sSub>
        <m:r>
          <m:rPr>
            <m:sty m:val="p"/>
          </m:rPr>
          <m:t>(</m:t>
        </m:r>
        <m:r>
          <m:t>3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 take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ε</m:t>
        </m:r>
        <m:r>
          <m:rPr>
            <m:sty m:val="p"/>
          </m:rPr>
          <m:t>/</m:t>
        </m:r>
        <m:r>
          <m:t>3</m:t>
        </m:r>
      </m:oMath>
      <w:r>
        <w:t xml:space="preserve">.</w:t>
      </w:r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  <w:r>
        <w:t xml:space="preserve"> </w:t>
      </w:r>
      <w:r>
        <w:t xml:space="preserve">using the</w:t>
      </w:r>
      <w:r>
        <w:t xml:space="preserve"> </w:t>
      </w:r>
      <w:hyperlink r:id="rId14">
        <w:r>
          <w:rPr>
            <w:rStyle w:val="Hyperlink"/>
          </w:rPr>
          <w:t xml:space="preserve">distributive law</w:t>
        </w:r>
      </w:hyperlink>
      <w:r>
        <w:t xml:space="preserve"> </w:t>
      </w:r>
      <w:r>
        <w:t xml:space="preserve">in the second line,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, since </m:t>
              </m:r>
              <m:r>
                <m:t>3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3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ε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t>δ</m:t>
              </m:r>
              <m:r>
                <m:rPr>
                  <m:sty m:val="p"/>
                </m:rPr>
                <m:t>=</m:t>
              </m:r>
              <m:r>
                <m:t>ε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ε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For example, with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0.1</m:t>
        </m:r>
      </m:oMath>
      <w:r>
        <w:t xml:space="preserve">,</w:t>
      </w:r>
      <w:r>
        <w:t xml:space="preserve"> </w:t>
      </w:r>
      <w:r>
        <w:t xml:space="preserve">the point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2.05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2.05</m:t>
            </m:r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&lt;</m:t>
        </m:r>
        <m:r>
          <m:t>0.1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⋅</m:t>
                  </m:r>
                  <m:r>
                    <m:t>2.05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7.15</m:t>
                  </m:r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0.15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0.3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5"/>
    <w:bookmarkStart w:id="16" w:name="def-one-sided-limit"/>
    <w:p>
      <w:pPr>
        <w:pStyle w:val="FirstParagraph"/>
      </w:pPr>
      <w:r>
        <w:rPr>
          <w:b/>
          <w:bCs/>
        </w:rPr>
        <w:t xml:space="preserve">Definition 2 (One-sided limits)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and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 real number.</w:t>
      </w:r>
    </w:p>
    <w:p>
      <w:pPr>
        <w:pStyle w:val="Compact"/>
        <w:numPr>
          <w:ilvl w:val="0"/>
          <w:numId w:val="1001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right-hand limit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L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c</m:t>
        </m:r>
        <m:r>
          <m:rPr>
            <m:sty m:val="p"/>
          </m:rPr>
          <m:t>+</m:t>
        </m:r>
        <m:r>
          <m:t>δ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left-hand limit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L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−</m:t>
        </m:r>
        <m:r>
          <m:t>δ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c</m:t>
        </m:r>
      </m:oMath>
      <w:r>
        <w:t xml:space="preserve">.</w:t>
      </w:r>
    </w:p>
    <w:p>
      <w:pPr>
        <w:pStyle w:val="FirstParagraph"/>
      </w:pPr>
      <w:r>
        <w:t xml:space="preserve">These are the</w:t>
      </w:r>
      <w:r>
        <w:t xml:space="preserve"> </w:t>
      </w:r>
      <w:r>
        <w:rPr>
          <w:b/>
          <w:bCs/>
        </w:rPr>
        <w:t xml:space="preserve">one-sided limits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bookmarkEnd w:id="16"/>
    <w:bookmarkStart w:id="17" w:name="exm-one-sided-limit"/>
    <w:p>
      <w:pPr>
        <w:pStyle w:val="BodyText"/>
      </w:pPr>
      <w:r>
        <w:rPr>
          <w:b/>
          <w:bCs/>
        </w:rPr>
        <w:t xml:space="preserve">Example 2 (One-sided limits of a step function)</w:t>
      </w:r>
      <w:r>
        <w:t xml:space="preserve"> </w:t>
      </w:r>
      <w:r>
        <w:t xml:space="preserve">Let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 because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because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The one-sided limits differ, since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 exist.</w:t>
      </w:r>
    </w:p>
    <w:bookmarkEnd w:id="17"/>
    <w:bookmarkStart w:id="18" w:name="rem-one-sided-limit-and-limit"/>
    <w:p>
      <w:pPr>
        <w:pStyle w:val="BodyText"/>
      </w:pPr>
      <w:r>
        <w:rPr>
          <w:i/>
          <w:iCs/>
        </w:rPr>
        <w:t xml:space="preserve">Remark 1</w:t>
      </w:r>
      <w:r>
        <w:t xml:space="preserve"> (A limit exists exactly when both one-sided limits exist and are equal). </w:t>
      </w:r>
      <w:r>
        <w:t xml:space="preserve">The limit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limit">
        <w:r>
          <w:rPr>
            <w:rStyle w:val="Hyperlink"/>
          </w:rPr>
          <w:t xml:space="preserve">Definition 1</w:t>
        </w:r>
      </w:hyperlink>
      <w:r>
        <w:t xml:space="preserve">) exists</w:t>
      </w:r>
      <w:r>
        <w:t xml:space="preserve"> </w:t>
      </w:r>
      <w:r>
        <w:t xml:space="preserve">exactly when both one-sided limits (</w:t>
      </w:r>
      <w:hyperlink w:anchor="def-one-sided-limit">
        <w:r>
          <w:rPr>
            <w:rStyle w:val="Hyperlink"/>
          </w:rPr>
          <w:t xml:space="preserve">Definition 2</w:t>
        </w:r>
      </w:hyperlink>
      <w:r>
        <w:t xml:space="preserve">) exist and are equal,</w:t>
      </w:r>
      <w:r>
        <w:t xml:space="preserve"> </w:t>
      </w:r>
      <w:r>
        <w:t xml:space="preserve">and then all three are equal.</w:t>
      </w:r>
    </w:p>
    <w:bookmarkEnd w:id="18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2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introduces limits and derivatives: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hyperlink r:id="rId22">
              <w:r>
                <w:rPr>
                  <w:rStyle w:val="Hyperlink"/>
                </w:rPr>
                <w:t xml:space="preserve">Calculating Limits</w:t>
              </w:r>
            </w:hyperlink>
          </w:p>
          <w:p>
            <w:pPr>
              <w:pStyle w:val="Compact"/>
              <w:numPr>
                <w:ilvl w:val="0"/>
                <w:numId w:val="1003"/>
              </w:numPr>
            </w:pPr>
            <w:hyperlink r:id="rId23">
              <w:r>
                <w:rPr>
                  <w:rStyle w:val="Hyperlink"/>
                </w:rPr>
                <w:t xml:space="preserve">Exercises on Limits</w:t>
              </w:r>
            </w:hyperlink>
          </w:p>
          <w:p>
            <w:pPr>
              <w:pStyle w:val="Compact"/>
              <w:numPr>
                <w:ilvl w:val="0"/>
                <w:numId w:val="1003"/>
              </w:numPr>
            </w:pPr>
            <w:hyperlink r:id="rId24">
              <w:r>
                <w:rPr>
                  <w:rStyle w:val="Hyperlink"/>
                </w:rPr>
                <w:t xml:space="preserve">Intro to Differential Calculus</w:t>
              </w:r>
            </w:hyperlink>
          </w:p>
          <w:p>
            <w:pPr>
              <w:pStyle w:val="Compact"/>
              <w:numPr>
                <w:ilvl w:val="0"/>
                <w:numId w:val="1003"/>
              </w:numPr>
            </w:pPr>
            <w:hyperlink r:id="rId25">
              <w:r>
                <w:rPr>
                  <w:rStyle w:val="Hyperlink"/>
                </w:rPr>
                <w:t xml:space="preserve">How Derivatives Arise from Limits</w:t>
              </w:r>
            </w:hyperlink>
          </w:p>
          <w:p>
            <w:pPr>
              <w:pStyle w:val="Compact"/>
              <w:numPr>
                <w:ilvl w:val="0"/>
                <w:numId w:val="1003"/>
              </w:numPr>
            </w:pPr>
            <w:hyperlink r:id="rId26">
              <w:r>
                <w:rPr>
                  <w:rStyle w:val="Hyperlink"/>
                </w:rPr>
                <w:t xml:space="preserve">Derivative Notation</w:t>
              </w:r>
            </w:hyperlink>
          </w:p>
          <w:p/>
        </w:tc>
      </w:tr>
    </w:tbl>
    <w:bookmarkStart w:id="28" w:name="def-difference-quotient"/>
    <w:p>
      <w:pPr>
        <w:pStyle w:val="FirstParagraph"/>
      </w:pPr>
      <w:r>
        <w:rPr>
          <w:b/>
          <w:bCs/>
        </w:rPr>
        <w:t xml:space="preserve">Definition 3 (Difference quotient)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real-valued function of one variable, defined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 at</w:t>
      </w:r>
      <w:r>
        <w:t xml:space="preserve"> </w:t>
      </w:r>
      <m:oMath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, with</w:t>
      </w:r>
      <w:r>
        <w:t xml:space="preserve"> </w:t>
      </w:r>
      <m:oMath>
        <m:r>
          <m:t>h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difference quotient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with increment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</m:num>
            <m:den>
              <m:r>
                <m:t>h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27">
        <w:r>
          <w:rPr>
            <w:rStyle w:val="Hyperlink"/>
          </w:rPr>
          <w:t xml:space="preserve">slope</w:t>
        </w:r>
      </w:hyperlink>
      <w:r>
        <w:t xml:space="preserve"> </w:t>
      </w:r>
      <w:r>
        <w:t xml:space="preserve">of the line through the points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.</w:t>
      </w:r>
    </w:p>
    <w:bookmarkEnd w:id="28"/>
    <w:bookmarkStart w:id="29" w:name="exm-difference-quotient"/>
    <w:p>
      <w:pPr>
        <w:pStyle w:val="BodyText"/>
      </w:pPr>
      <w:r>
        <w:rPr>
          <w:b/>
          <w:bCs/>
        </w:rPr>
        <w:t xml:space="preserve">Example 3 (The difference quotient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into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h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tends to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(</w:t>
      </w:r>
      <w:hyperlink w:anchor="def-limit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With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0.1</m:t>
        </m:r>
      </m:oMath>
      <w:r>
        <w:t xml:space="preserve"> </w:t>
      </w:r>
      <w:r>
        <w:t xml:space="preserve">the difference quotient is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0.1</m:t>
        </m:r>
        <m:r>
          <m:rPr>
            <m:sty m:val="p"/>
          </m:rPr>
          <m:t>=</m:t>
        </m:r>
        <m:r>
          <m:t>2.1</m:t>
        </m:r>
      </m:oMath>
      <w:r>
        <w:t xml:space="preserve">:</w:t>
      </w:r>
      <w:r>
        <w:t xml:space="preserve"> </w:t>
      </w:r>
      <w:r>
        <w:t xml:space="preserve">the line through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1.1</m:t>
        </m:r>
        <m:r>
          <m:rPr>
            <m:sty m:val="p"/>
          </m:rPr>
          <m:t>,</m:t>
        </m:r>
        <m:r>
          <m:t>1.21</m:t>
        </m:r>
        <m:r>
          <m:rPr>
            <m:sty m:val="p"/>
          </m:rPr>
          <m:t>)</m:t>
        </m:r>
      </m:oMath>
      <w:r>
        <w:t xml:space="preserve"> </w:t>
      </w:r>
      <w:r>
        <w:t xml:space="preserve">has slope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1.21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0.1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0.21</m:t>
                  </m:r>
                </m:num>
                <m:den>
                  <m:r>
                    <m:t>0.1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2.1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9"/>
    <w:bookmarkStart w:id="30" w:name="def-differentiable"/>
    <w:p>
      <w:pPr>
        <w:pStyle w:val="FirstParagraph"/>
      </w:pPr>
      <w:r>
        <w:rPr>
          <w:b/>
          <w:bCs/>
        </w:rPr>
        <w:t xml:space="preserve">Definition 4 (Differentiable function)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differentiable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if the limit (</w:t>
      </w:r>
      <w:hyperlink w:anchor="def-limit">
        <w:r>
          <w:rPr>
            <w:rStyle w:val="Hyperlink"/>
          </w:rPr>
          <w:t xml:space="preserve">Definition 1</w:t>
        </w:r>
      </w:hyperlink>
      <w:r>
        <w:t xml:space="preserve">) of the difference quotient (</w:t>
      </w:r>
      <w:hyperlink w:anchor="def-difference-quotient">
        <w:r>
          <w:rPr>
            <w:rStyle w:val="Hyperlink"/>
          </w:rPr>
          <w:t xml:space="preserve">Definition 3</w:t>
        </w:r>
      </w:hyperlink>
      <w:r>
        <w:t xml:space="preserve">) 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h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</m:num>
            <m:den>
              <m:r>
                <m:t>h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exists and is finite.</w:t>
      </w:r>
      <w:r>
        <w:t xml:space="preserve"> </w:t>
      </w:r>
      <w:r>
        <w:t xml:space="preserve">The number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erivative">
        <w:r>
          <w:rPr>
            <w:rStyle w:val="Hyperlink"/>
          </w:rPr>
          <w:t xml:space="preserve">Definition 5</w:t>
        </w:r>
      </w:hyperlink>
      <w:r>
        <w:t xml:space="preserve">).</w:t>
      </w:r>
    </w:p>
    <w:p>
      <w:pPr>
        <w:pStyle w:val="BodyText"/>
      </w:pPr>
      <w:r>
        <w:t xml:space="preserve">(Larson and Edwards 2018, sec. 2.1, p. 100)</w:t>
      </w:r>
    </w:p>
    <w:bookmarkEnd w:id="30"/>
    <w:bookmarkStart w:id="31" w:name="exm-differentiable"/>
    <w:p>
      <w:pPr>
        <w:pStyle w:val="BodyText"/>
      </w:pPr>
      <w:r>
        <w:rPr>
          <w:b/>
          <w:bCs/>
        </w:rPr>
        <w:t xml:space="preserve">Example 4 (A differentiable function, and a limit that is not finite)</w:t>
      </w:r>
      <w:r>
        <w:t xml:space="preserve"> </w:t>
      </w:r>
      <w:r>
        <w:t xml:space="preserve"> </w:t>
      </w:r>
    </w:p>
    <w:p>
      <w:pPr>
        <w:numPr>
          <w:ilvl w:val="0"/>
          <w:numId w:val="1004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3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9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h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6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tends to the finite limit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</w:p>
    <w:p>
      <w:pPr>
        <w:numPr>
          <w:ilvl w:val="0"/>
          <w:numId w:val="1004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deg>
            <m:r>
              <m:t>3</m:t>
            </m:r>
          </m:deg>
          <m:e>
            <m:r>
              <m:t>x</m:t>
            </m:r>
          </m:e>
        </m:rad>
      </m:oMath>
      <w:r>
        <w:t xml:space="preserve"> </w:t>
      </w:r>
      <w:r>
        <w:t xml:space="preserve">is not differentiable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the difference quotient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ad>
                    <m:deg>
                      <m:r>
                        <m:t>3</m:t>
                      </m:r>
                    </m:deg>
                    <m:e>
                      <m:r>
                        <m:t>h</m:t>
                      </m:r>
                    </m:e>
                  </m:rad>
                </m:num>
                <m:den>
                  <m:r>
                    <m:t>h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ad>
                    <m:deg>
                      <m:r>
                        <m:t>3</m:t>
                      </m:r>
                    </m:deg>
                    <m:e>
                      <m:r>
                        <m:t>h</m:t>
                      </m:r>
                    </m:e>
                  </m:rad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grows without bound 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,</w:t>
      </w:r>
      <w:r>
        <w:t xml:space="preserve"> </w:t>
      </w:r>
      <w:r>
        <w:t xml:space="preserve">so the limit is not finite.</w:t>
      </w:r>
    </w:p>
    <w:bookmarkEnd w:id="31"/>
    <w:bookmarkStart w:id="32" w:name="def-derivative"/>
    <w:p>
      <w:pPr>
        <w:pStyle w:val="FirstParagraph"/>
      </w:pPr>
      <w:r>
        <w:rPr>
          <w:b/>
          <w:bCs/>
        </w:rPr>
        <w:t xml:space="preserve">Definition 5 (Derivative)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the number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function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whose value at each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Writing the derivative with a prime, as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is</w:t>
      </w:r>
      <w:r>
        <w:t xml:space="preserve"> </w:t>
      </w:r>
      <w:r>
        <w:rPr>
          <w:b/>
          <w:bCs/>
        </w:rPr>
        <w:t xml:space="preserve">Lagrange’s notation</w:t>
      </w:r>
      <w:r>
        <w:t xml:space="preserve">.</w:t>
      </w:r>
      <w:r>
        <w:t xml:space="preserve"> </w:t>
      </w:r>
      <w:r>
        <w:t xml:space="preserve">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also written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  <m:r>
              <m:t>f</m:t>
            </m:r>
          </m:num>
          <m:den>
            <m:r>
              <m:t>d</m:t>
            </m:r>
            <m:r>
              <m:t>x</m:t>
            </m:r>
          </m:den>
        </m:f>
      </m:oMath>
      <w:r>
        <w:t xml:space="preserve"> </w:t>
      </w:r>
      <w:r>
        <w:t xml:space="preserve">or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w:r>
        <w:rPr>
          <w:b/>
          <w:bCs/>
        </w:rPr>
        <w:t xml:space="preserve">Leibniz notation</w:t>
      </w:r>
      <w:r>
        <w:t xml:space="preserve">.</w:t>
      </w:r>
    </w:p>
    <w:bookmarkEnd w:id="32"/>
    <w:bookmarkStart w:id="33" w:name="exm-derivative"/>
    <w:p>
      <w:pPr>
        <w:pStyle w:val="BodyText"/>
      </w:pPr>
      <w:r>
        <w:rPr>
          <w:b/>
          <w:bCs/>
        </w:rPr>
        <w:t xml:space="preserve">Example 5 (The derivative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the computation in</w:t>
      </w:r>
      <w:r>
        <w:t xml:space="preserve"> </w:t>
      </w:r>
      <w:hyperlink w:anchor="exm-differentiable">
        <w:r>
          <w:rPr>
            <w:rStyle w:val="Hyperlink"/>
          </w:rPr>
          <w:t xml:space="preserve">Example 4</w:t>
        </w:r>
      </w:hyperlink>
      <w:r>
        <w:t xml:space="preserve">, with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replaced by any real number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  <m:r>
          <m:rPr>
            <m:sty m:val="p"/>
          </m:rPr>
          <m:t>=</m:t>
        </m:r>
        <m:r>
          <m:t>2</m:t>
        </m:r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, which tends to</w:t>
      </w:r>
      <w:r>
        <w:t xml:space="preserve"> </w:t>
      </w:r>
      <m:oMath>
        <m:r>
          <m:t>2</m:t>
        </m:r>
        <m:r>
          <m:t>c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  <w:r>
        <w:t xml:space="preserve"> </w:t>
      </w:r>
      <w:r>
        <w:t xml:space="preserve">So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.</w:t>
      </w:r>
    </w:p>
    <w:bookmarkEnd w:id="33"/>
    <w:bookmarkStart w:id="34" w:name="def-one-sided-derivative"/>
    <w:p>
      <w:pPr>
        <w:pStyle w:val="BodyText"/>
      </w:pPr>
      <w:r>
        <w:rPr>
          <w:b/>
          <w:bCs/>
        </w:rPr>
        <w:t xml:space="preserve">Definition 6 (One-sided derivatives)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defined at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right-hand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right-hand limit (</w:t>
      </w:r>
      <w:hyperlink w:anchor="def-one-sided-limit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h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</m:oMath>
      <w:r>
        <w:t xml:space="preserve"> </w:t>
      </w:r>
      <w:r>
        <w:t xml:space="preserve">of the difference quotient (</w:t>
      </w:r>
      <w:hyperlink w:anchor="def-difference-quotient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when that limit exists and is finite.</w:t>
      </w:r>
    </w:p>
    <w:p>
      <w:pPr>
        <w:pStyle w:val="Compact"/>
        <w:numPr>
          <w:ilvl w:val="0"/>
          <w:numId w:val="1005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left-hand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left-hand limit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h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</m:oMath>
      <w:r>
        <w:t xml:space="preserve">,</w:t>
      </w:r>
      <w:r>
        <w:t xml:space="preserve"> </w:t>
      </w:r>
      <w:r>
        <w:t xml:space="preserve">when that limit exists and is finite.</w:t>
      </w:r>
    </w:p>
    <w:p>
      <w:pPr>
        <w:pStyle w:val="FirstParagraph"/>
      </w:pPr>
      <w:r>
        <w:t xml:space="preserve">These are the</w:t>
      </w:r>
      <w:r>
        <w:t xml:space="preserve"> </w:t>
      </w:r>
      <w:r>
        <w:rPr>
          <w:b/>
          <w:bCs/>
        </w:rPr>
        <w:t xml:space="preserve">one-sided derivatives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bookmarkEnd w:id="34"/>
    <w:bookmarkStart w:id="35" w:name="exm-one-sided-derivative"/>
    <w:p>
      <w:pPr>
        <w:pStyle w:val="BodyText"/>
      </w:pPr>
      <w:r>
        <w:rPr>
          <w:b/>
          <w:bCs/>
        </w:rPr>
        <w:t xml:space="preserve">Example 6 (One-sided derivatives of</w:t>
      </w:r>
      <w:r>
        <w:rPr>
          <w:b/>
          <w:bCs/>
        </w:rP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, the</w:t>
      </w:r>
      <w:r>
        <w:t xml:space="preserve"> </w:t>
      </w:r>
      <w:hyperlink r:id="rId12">
        <w:r>
          <w:rPr>
            <w:rStyle w:val="Hyperlink"/>
          </w:rPr>
          <w:t xml:space="preserve">absolute value</w:t>
        </w:r>
      </w:hyperlink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06"/>
        </w:numPr>
      </w:pP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=</m:t>
        </m:r>
        <m:r>
          <m:t>h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h</m:t>
                  </m:r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</m:num>
                <m:den>
                  <m:r>
                    <m:t>h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right-hand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numPr>
          <w:ilvl w:val="0"/>
          <w:numId w:val="1006"/>
        </w:numPr>
      </w:pP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h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h</m:t>
                  </m:r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</m:num>
                <m:den>
                  <m:r>
                    <m:t>h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left-hand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</w:p>
    <w:p>
      <w:pPr>
        <w:pStyle w:val="FirstParagraph"/>
      </w:pPr>
      <w:r>
        <w:t xml:space="preserve">For example,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lin"/>
          </m:fPr>
          <m:num>
            <m:r>
              <m:t>0.5</m:t>
            </m:r>
          </m:num>
          <m:den>
            <m:r>
              <m:t>0.5</m:t>
            </m:r>
          </m:den>
        </m:f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0.5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lin"/>
          </m:fPr>
          <m:num>
            <m:r>
              <m:t>0.5</m:t>
            </m:r>
          </m:num>
          <m:den>
            <m:r>
              <m:rPr>
                <m:sty m:val="p"/>
              </m:rPr>
              <m:t>−</m:t>
            </m:r>
            <m:r>
              <m:t>0.5</m:t>
            </m:r>
          </m:den>
        </m:f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The one-sided derivatives differ, since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35"/>
    <w:bookmarkStart w:id="36" w:name="def-second-derivative"/>
    <w:p>
      <w:pPr>
        <w:pStyle w:val="BodyText"/>
      </w:pPr>
      <w:r>
        <w:rPr>
          <w:b/>
          <w:bCs/>
        </w:rPr>
        <w:t xml:space="preserve">Definition 7 (Second derivative)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real-valued function of one variable</w:t>
      </w:r>
      <w:r>
        <w:t xml:space="preserve"> </w:t>
      </w:r>
      <w:r>
        <w:t xml:space="preserve">whose derivative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(</w:t>
      </w:r>
      <w:hyperlink w:anchor="def-derivative">
        <w:r>
          <w:rPr>
            <w:rStyle w:val="Hyperlink"/>
          </w:rPr>
          <w:t xml:space="preserve">Definition 5</w:t>
        </w:r>
      </w:hyperlink>
      <w:r>
        <w:t xml:space="preserve">) exists</w:t>
      </w:r>
      <w:r>
        <w:t xml:space="preserve"> </w:t>
      </w:r>
      <w:r>
        <w:t xml:space="preserve">at every point of an</w:t>
      </w:r>
      <w:r>
        <w:t xml:space="preserve"> </w:t>
      </w:r>
      <w:hyperlink r:id="rId10">
        <w:r>
          <w:rPr>
            <w:rStyle w:val="Hyperlink"/>
          </w:rPr>
          <w:t xml:space="preserve">open interval</w:t>
        </w:r>
      </w:hyperlink>
      <w:r>
        <w:t xml:space="preserve"> </w:t>
      </w:r>
      <w:r>
        <w:t xml:space="preserve">containing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differentiable (</w:t>
      </w:r>
      <w:hyperlink w:anchor="def-differentiable">
        <w:r>
          <w:rPr>
            <w:rStyle w:val="Hyperlink"/>
          </w:rPr>
          <w:t xml:space="preserve">Definition 4</w:t>
        </w:r>
      </w:hyperlink>
      <w:r>
        <w:t xml:space="preserve">) at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its derivative there, written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f>
          <m:fPr>
            <m:type m:val="bar"/>
          </m:fPr>
          <m:num>
            <m:sSup>
              <m:e>
                <m:r>
                  <m:t>d</m:t>
                </m:r>
              </m:e>
              <m:sup>
                <m:r>
                  <m:t>2</m:t>
                </m:r>
              </m:sup>
            </m:sSup>
            <m:r>
              <m:t>f</m:t>
            </m:r>
          </m:num>
          <m:den>
            <m:r>
              <m:t>d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second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bookmarkEnd w:id="36"/>
    <w:bookmarkStart w:id="37" w:name="exm-second-derivative"/>
    <w:p>
      <w:pPr>
        <w:pStyle w:val="BodyText"/>
      </w:pPr>
      <w:r>
        <w:rPr>
          <w:b/>
          <w:bCs/>
        </w:rPr>
        <w:t xml:space="preserve">Example 7 (The second derivative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, the power rule (</w:t>
      </w:r>
      <w:hyperlink w:anchor="thm-deriv-polynomial">
        <w:r>
          <w:rPr>
            <w:rStyle w:val="Hyperlink"/>
          </w:rPr>
          <w:t xml:space="preserve">Theorem 3</w:t>
        </w:r>
      </w:hyperlink>
      <w:r>
        <w:t xml:space="preserve">) gives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differentiating again, with the constant multiple rule (</w:t>
      </w:r>
      <w:hyperlink w:anchor="thm-deriv-const-factor">
        <w:r>
          <w:rPr>
            <w:rStyle w:val="Hyperlink"/>
          </w:rPr>
          <w:t xml:space="preserve">Theorem 2</w:t>
        </w:r>
      </w:hyperlink>
      <w:r>
        <w:t xml:space="preserve">),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12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6</m:t>
        </m:r>
      </m:oMath>
      <w:r>
        <w:t xml:space="preserve">.</w:t>
      </w:r>
    </w:p>
    <w:bookmarkEnd w:id="37"/>
    <w:bookmarkEnd w:id="38"/>
    <w:bookmarkStart w:id="101" w:name="sec-derivative-rules"/>
    <w:p>
      <w:pPr>
        <w:pStyle w:val="Heading3"/>
      </w:pPr>
      <w:r>
        <w:t xml:space="preserve">1.2 Derivative rules</w:t>
      </w:r>
    </w:p>
    <w:bookmarkStart w:id="39" w:name="thm-deriv-const"/>
    <w:p>
      <w:pPr>
        <w:pStyle w:val="FirstParagraph"/>
      </w:pPr>
      <w:r>
        <w:rPr>
          <w:b/>
          <w:bCs/>
        </w:rPr>
        <w:t xml:space="preserve">Theorem 1 (Constant rule)</w:t>
      </w:r>
      <w:r>
        <w:t xml:space="preserve"> </w:t>
      </w:r>
      <w:r>
        <w:t xml:space="preserve">If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t>c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39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hyperlink r:id="rId42">
              <w:r>
                <w:rPr>
                  <w:rStyle w:val="Hyperlink"/>
                </w:rPr>
                <w:t xml:space="preserve">The Derivative of a Constant</w:t>
              </w:r>
            </w:hyperlink>
          </w:p>
          <w:p/>
        </w:tc>
      </w:tr>
    </w:tbl>
    <w:bookmarkStart w:id="43" w:name="thm-deriv-const-factor"/>
    <w:p>
      <w:pPr>
        <w:pStyle w:val="FirstParagraph"/>
      </w:pPr>
      <w:r>
        <w:rPr>
          <w:b/>
          <w:bCs/>
        </w:rPr>
        <w:t xml:space="preserve">Theorem 2 (Constant multiple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x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t>a</m:t>
          </m:r>
          <m:r>
            <m:t>y</m:t>
          </m:r>
          <m:r>
            <m:rPr>
              <m:sty m:val="p"/>
            </m:rPr>
            <m:t>=</m:t>
          </m:r>
          <m:r>
            <m:t>a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y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</m:oMath>
      </m:oMathPara>
    </w:p>
    <w:bookmarkEnd w:id="43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4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08"/>
              </w:numPr>
            </w:pPr>
            <w:hyperlink r:id="rId46">
              <w:r>
                <w:rPr>
                  <w:rStyle w:val="Hyperlink"/>
                </w:rPr>
                <w:t xml:space="preserve">The Constant Multiple Rule for Derivatives</w:t>
              </w:r>
            </w:hyperlink>
          </w:p>
          <w:p/>
        </w:tc>
      </w:tr>
    </w:tbl>
    <w:bookmarkStart w:id="49" w:name="thm-deriv-polynomial"/>
    <w:p>
      <w:pPr>
        <w:pStyle w:val="FirstParagraph"/>
      </w:pPr>
      <w:r>
        <w:rPr>
          <w:b/>
          <w:bCs/>
        </w:rPr>
        <w:t xml:space="preserve">Theorem 3 (Power rule)</w:t>
      </w:r>
      <w:r>
        <w:t xml:space="preserve"> </w:t>
      </w:r>
      <w:r>
        <w:t xml:space="preserve">For every real number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and every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derivative of the</w:t>
      </w:r>
      <w:r>
        <w:t xml:space="preserve"> </w:t>
      </w:r>
      <w:hyperlink r:id="rId47">
        <w:r>
          <w:rPr>
            <w:rStyle w:val="Hyperlink"/>
          </w:rPr>
          <w:t xml:space="preserve">power</w:t>
        </w:r>
      </w:hyperlink>
      <w:r>
        <w:t xml:space="preserve"> </w:t>
      </w:r>
      <m:oMath>
        <m:sSup>
          <m:e>
            <m:r>
              <m:t>x</m:t>
            </m:r>
          </m:e>
          <m:sup>
            <m:r>
              <m:t>q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sSup>
            <m:e>
              <m:r>
                <m:t>x</m:t>
              </m:r>
            </m:e>
            <m:sup>
              <m:r>
                <m:t>q</m:t>
              </m:r>
            </m:sup>
          </m:sSup>
          <m:r>
            <m:rPr>
              <m:sty m:val="p"/>
            </m:rPr>
            <m:t>=</m:t>
          </m:r>
          <m:r>
            <m:t>q</m:t>
          </m:r>
          <m:sSup>
            <m:e>
              <m:r>
                <m:t>x</m:t>
              </m:r>
            </m:e>
            <m:sup>
              <m:r>
                <m:t>q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a positive</w:t>
      </w:r>
      <w:r>
        <w:t xml:space="preserve"> </w:t>
      </w:r>
      <w:hyperlink r:id="rId48">
        <w:r>
          <w:rPr>
            <w:rStyle w:val="Hyperlink"/>
          </w:rPr>
          <w:t xml:space="preserve">integer</w:t>
        </w:r>
      </w:hyperlink>
      <w:r>
        <w:t xml:space="preserve">,</w:t>
      </w:r>
      <w:r>
        <w:t xml:space="preserve"> </w:t>
      </w:r>
      <w:r>
        <w:t xml:space="preserve">the same formula holds for every real</w:t>
      </w:r>
      <w:r>
        <w:t xml:space="preserve"> </w:t>
      </w:r>
      <m:oMath>
        <m:r>
          <m:t>x</m:t>
        </m:r>
      </m:oMath>
      <w:r>
        <w:t xml:space="preserve">.</w:t>
      </w:r>
    </w:p>
    <w:bookmarkEnd w:id="49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5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this rule, on the sum rule (the derivative of a sum is the sum of the derivatives), and on exercises that combine the rules so far:</w:t>
            </w:r>
          </w:p>
          <w:p>
            <w:pPr>
              <w:pStyle w:val="Compact"/>
              <w:numPr>
                <w:ilvl w:val="0"/>
                <w:numId w:val="1009"/>
              </w:numPr>
            </w:pPr>
            <w:hyperlink r:id="rId52">
              <w:r>
                <w:rPr>
                  <w:rStyle w:val="Hyperlink"/>
                </w:rPr>
                <w:t xml:space="preserve">The Power Rule for Derivatives</w:t>
              </w:r>
            </w:hyperlink>
          </w:p>
          <w:p>
            <w:pPr>
              <w:pStyle w:val="Compact"/>
              <w:numPr>
                <w:ilvl w:val="0"/>
                <w:numId w:val="1009"/>
              </w:numPr>
            </w:pPr>
            <w:hyperlink r:id="rId53">
              <w:r>
                <w:rPr>
                  <w:rStyle w:val="Hyperlink"/>
                </w:rPr>
                <w:t xml:space="preserve">The Sum Rule for Derivatives</w:t>
              </w:r>
            </w:hyperlink>
          </w:p>
          <w:p>
            <w:pPr>
              <w:pStyle w:val="Compact"/>
              <w:numPr>
                <w:ilvl w:val="0"/>
                <w:numId w:val="1009"/>
              </w:numPr>
            </w:pPr>
            <w:hyperlink r:id="rId54">
              <w:r>
                <w:rPr>
                  <w:rStyle w:val="Hyperlink"/>
                </w:rPr>
                <w:t xml:space="preserve">Exercises on Derivative Rules</w:t>
              </w:r>
            </w:hyperlink>
          </w:p>
          <w:p/>
        </w:tc>
      </w:tr>
    </w:tbl>
    <w:bookmarkStart w:id="55" w:name="exr-miller-deriv-polynomial-root"/>
    <w:p>
      <w:pPr>
        <w:pStyle w:val="FirstParagraph"/>
      </w:pPr>
      <w:r>
        <w:rPr>
          <w:b/>
          <w:bCs/>
        </w:rPr>
        <w:t xml:space="preserve">Exercise 1 (Derivative of polynomial and power functions)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sSup>
            <m:e>
              <m:r>
                <m:t>x</m:t>
              </m:r>
            </m:e>
            <m:sup>
              <m:r>
                <m:t>5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</m:oMath>
      </m:oMathPara>
    </w:p>
    <w:bookmarkEnd w:id="55"/>
    <w:bookmarkStart w:id="56" w:name="sol-miller-deriv-polynomial-root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Differentiate term by term using the constant multiple rule (</w:t>
      </w:r>
      <w:hyperlink w:anchor="thm-deriv-const-factor">
        <w:r>
          <w:rPr>
            <w:rStyle w:val="Hyperlink"/>
          </w:rPr>
          <w:t xml:space="preserve">Theorem 2</w:t>
        </w:r>
      </w:hyperlink>
      <w:r>
        <w:t xml:space="preserve">) and the power rule (</w:t>
      </w:r>
      <w:hyperlink w:anchor="thm-deriv-polynomial">
        <w:r>
          <w:rPr>
            <w:rStyle w:val="Hyperlink"/>
          </w:rPr>
          <w:t xml:space="preserve">Theorem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5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5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20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</m:e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t>x</m:t>
              </m:r>
            </m:e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Combining the three terms yields: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20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6</m:t>
          </m:r>
          <m:r>
            <m:t>x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sSup>
            <m:e>
              <m:r>
                <m:t>x</m:t>
              </m:r>
            </m:e>
            <m: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</m:oMath>
      </m:oMathPara>
    </w:p>
    <w:bookmarkEnd w:id="56"/>
    <w:bookmarkStart w:id="57" w:name="exr-miller-deriv-find-slopes"/>
    <w:p>
      <w:pPr>
        <w:pStyle w:val="FirstParagraph"/>
      </w:pPr>
      <w:r>
        <w:rPr>
          <w:b/>
          <w:bCs/>
        </w:rPr>
        <w:t xml:space="preserve">Exercise 2 (Finding points with a prescribed slope)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1.1.14.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x</m:t>
        </m:r>
        <m:r>
          <m:rPr>
            <m:sty m:val="p"/>
          </m:rPr>
          <m:t>−</m:t>
        </m:r>
        <m:r>
          <m:t>1</m:t>
        </m:r>
      </m:oMath>
      <w:r>
        <w:t xml:space="preserve">. Find all points on the graph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where the slope is:</w:t>
      </w:r>
    </w:p>
    <w:p>
      <w:pPr>
        <w:pStyle w:val="Compact"/>
        <w:numPr>
          <w:ilvl w:val="0"/>
          <w:numId w:val="1010"/>
        </w:numPr>
      </w:pPr>
      <m:oMath>
        <m:r>
          <m:rPr>
            <m:sty m:val="p"/>
          </m:rPr>
          <m:t>−</m:t>
        </m:r>
        <m:r>
          <m:t>1</m:t>
        </m:r>
      </m:oMath>
      <w:r>
        <w:t xml:space="preserve">​</w:t>
      </w:r>
    </w:p>
    <w:p>
      <w:pPr>
        <w:pStyle w:val="Compact"/>
        <w:numPr>
          <w:ilvl w:val="0"/>
          <w:numId w:val="1010"/>
        </w:numPr>
      </w:pPr>
      <m:oMath>
        <m:r>
          <m:t>2</m:t>
        </m:r>
      </m:oMath>
      <w:r>
        <w:t xml:space="preserve">​</w:t>
      </w:r>
    </w:p>
    <w:p>
      <w:pPr>
        <w:pStyle w:val="Compact"/>
        <w:numPr>
          <w:ilvl w:val="0"/>
          <w:numId w:val="1010"/>
        </w:numPr>
      </w:pPr>
      <m:oMath>
        <m:r>
          <m:t>0</m:t>
        </m:r>
      </m:oMath>
      <w:r>
        <w:t xml:space="preserve">​</w:t>
      </w:r>
    </w:p>
    <w:bookmarkEnd w:id="57"/>
    <w:bookmarkStart w:id="58" w:name="sol-miller-deriv-find-slopes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  <w:r>
        <w:t xml:space="preserve">The slope is given by the derivative: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−</m:t>
          </m:r>
          <m:r>
            <m:t>1</m:t>
          </m:r>
        </m:oMath>
      </m:oMathPara>
    </w:p>
    <w:p>
      <w:pPr>
        <w:pStyle w:val="FirstParagraph"/>
      </w:pPr>
      <w:r>
        <w:rPr>
          <w:b/>
          <w:bCs/>
        </w:rPr>
        <w:t xml:space="preserve">1. Slope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Solve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⇔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roots are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.</w:t>
      </w:r>
      <w:r>
        <w:t xml:space="preserve"> </w:t>
      </w:r>
      <w:r>
        <w:t xml:space="preserve">Evaluating</w:t>
      </w:r>
      <w:r>
        <w:t xml:space="preserve"> </w:t>
      </w:r>
      <m:oMath>
        <m:r>
          <m:t>f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8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points are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2. Slope</w:t>
      </w:r>
      <w:r>
        <w:rPr>
          <w:b/>
          <w:bCs/>
        </w:rPr>
        <w:t xml:space="preserve"> </w:t>
      </w:r>
      <m:oMath>
        <m:r>
          <m:t>2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Solve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&amp;</m:t>
              </m:r>
              <m:r>
                <m:rPr>
                  <m:sty m:val="p"/>
                </m:rPr>
                <m:t>⇔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roots are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Evaluating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points are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3. Slope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Solve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By the quadratic formula: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±</m:t>
                  </m:r>
                  <m:rad>
                    <m:radPr>
                      <m:degHide m:val="on"/>
                    </m:radPr>
                    <m:deg/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4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±</m:t>
                  </m:r>
                  <m:rad>
                    <m:radPr>
                      <m:degHide m:val="on"/>
                    </m:radPr>
                    <m:deg/>
                    <m:e>
                      <m:r>
                        <m:t>8</m:t>
                      </m:r>
                    </m:e>
                  </m:rad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±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e>
          </m:eqArr>
        </m:oMath>
      </m:oMathPara>
    </w:p>
    <w:bookmarkEnd w:id="58"/>
    <w:bookmarkStart w:id="60" w:name="thm-deriv-log"/>
    <w:p>
      <w:pPr>
        <w:pStyle w:val="FirstParagraph"/>
      </w:pPr>
      <w:r>
        <w:rPr>
          <w:b/>
          <w:bCs/>
        </w:rPr>
        <w:t xml:space="preserve">Theorem 4 (Derivative of natural logarithm)</w:t>
      </w:r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derivative of the</w:t>
      </w:r>
      <w:r>
        <w:t xml:space="preserve"> </w:t>
      </w:r>
      <w:hyperlink r:id="rId59">
        <w:r>
          <w:rPr>
            <w:rStyle w:val="Hyperlink"/>
          </w:rPr>
          <w:t xml:space="preserve">natural logarithm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log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eqArr>
        </m:oMath>
      </m:oMathPara>
    </w:p>
    <w:bookmarkEnd w:id="60"/>
    <w:bookmarkStart w:id="61" w:name="exr-miller-deriv-log-simplify"/>
    <w:p>
      <w:pPr>
        <w:pStyle w:val="FirstParagraph"/>
      </w:pPr>
      <w:r>
        <w:rPr>
          <w:b/>
          <w:bCs/>
        </w:rPr>
        <w:t xml:space="preserve">Exercise 3 (Derivative after logarithmic simplification)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4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2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61"/>
    <w:bookmarkStart w:id="62" w:name="sol-miller-deriv-log-simplify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Simplify before differentiating using the quotient property of logarithms: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4</m:t>
                      </m:r>
                      <m:r>
                        <m:t>x</m:t>
                      </m:r>
                    </m:num>
                    <m:den>
                      <m:r>
                        <m:t>2</m:t>
                      </m:r>
                      <m:r>
                        <m:t>x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r>
          <m:rPr>
            <m:sty m:val="p"/>
          </m:rPr>
          <m:t>log</m:t>
        </m:r>
        <m:r>
          <m:t>2</m:t>
        </m:r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, the constant rule (</w:t>
      </w:r>
      <w:hyperlink w:anchor="thm-deriv-const">
        <w:r>
          <w:rPr>
            <w:rStyle w:val="Hyperlink"/>
          </w:rPr>
          <w:t xml:space="preserve">Theorem 1</w:t>
        </w:r>
      </w:hyperlink>
      <w:r>
        <w:t xml:space="preserve">) gives: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While one could apply the chain rule separately to each term, giving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4</m:t>
                  </m:r>
                </m:num>
                <m:den>
                  <m:r>
                    <m:t>4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2</m:t>
                  </m:r>
                  <m:r>
                    <m:t>x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simplifying algebraically first is faster and prevents arithmetic errors.</w:t>
      </w:r>
    </w:p>
    <w:bookmarkEnd w:id="62"/>
    <w:bookmarkStart w:id="64" w:name="thm-deriv-exp"/>
    <w:p>
      <w:pPr>
        <w:pStyle w:val="BodyText"/>
      </w:pPr>
      <w:r>
        <w:rPr>
          <w:b/>
          <w:bCs/>
        </w:rPr>
        <w:t xml:space="preserve">Theorem 5 (Derivative of exponential)</w:t>
      </w:r>
      <w:r>
        <w:t xml:space="preserve"> </w:t>
      </w: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derivative of the</w:t>
      </w:r>
      <w:r>
        <w:t xml:space="preserve"> </w:t>
      </w:r>
      <w:hyperlink r:id="rId63">
        <w:r>
          <w:rPr>
            <w:rStyle w:val="Hyperlink"/>
          </w:rPr>
          <w:t xml:space="preserve">exponential function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exp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</m:e>
          </m:d>
          <m:r>
            <m:t>​</m:t>
          </m:r>
        </m:oMath>
      </m:oMathPara>
    </w:p>
    <w:bookmarkEnd w:id="64"/>
    <w:bookmarkStart w:id="65" w:name="thm-deriv-sin"/>
    <w:p>
      <w:pPr>
        <w:pStyle w:val="FirstParagraph"/>
      </w:pPr>
      <w:r>
        <w:rPr>
          <w:b/>
          <w:bCs/>
        </w:rPr>
        <w:t xml:space="preserve">Theorem 6 (Derivative of sine)</w:t>
      </w:r>
      <w:r>
        <w:t xml:space="preserve"> </w:t>
      </w: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derivative of the sine function 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t>x</m:t>
          </m:r>
        </m:oMath>
      </m:oMathPara>
    </w:p>
    <w:bookmarkEnd w:id="65"/>
    <w:bookmarkStart w:id="66" w:name="thm-deriv-cos"/>
    <w:p>
      <w:pPr>
        <w:pStyle w:val="FirstParagraph"/>
      </w:pPr>
      <w:r>
        <w:rPr>
          <w:b/>
          <w:bCs/>
        </w:rPr>
        <w:t xml:space="preserve">Theorem 7 (Derivative of cosine)</w:t>
      </w:r>
      <w:r>
        <w:t xml:space="preserve"> </w:t>
      </w: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derivative of the cosine function 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p"/>
            </m:rPr>
            <m:t>sin</m:t>
          </m:r>
          <m:r>
            <m:t>x</m:t>
          </m:r>
        </m:oMath>
      </m:oMathPara>
    </w:p>
    <w:bookmarkEnd w:id="66"/>
    <w:bookmarkStart w:id="67" w:name="thm-product-rule"/>
    <w:p>
      <w:pPr>
        <w:pStyle w:val="FirstParagraph"/>
      </w:pPr>
      <w:r>
        <w:rPr>
          <w:b/>
          <w:bCs/>
        </w:rPr>
        <w:t xml:space="preserve">Theorem 8 (Product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differentiable functions of</w:t>
      </w:r>
      <w:r>
        <w:t xml:space="preserve"> </w:t>
      </w:r>
      <m:oMath>
        <m:r>
          <m:t>x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r>
            <m:t>a</m:t>
          </m:r>
          <m:sSup>
            <m:e>
              <m:r>
                <m:t>b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+</m:t>
          </m:r>
          <m:r>
            <m:t>b</m:t>
          </m:r>
          <m:sSup>
            <m:e>
              <m:r>
                <m:t>a</m:t>
              </m:r>
            </m:e>
            <m:sup>
              <m:r>
                <m:rPr>
                  <m:sty m:val="p"/>
                </m:rPr>
                <m:t>′</m:t>
              </m:r>
            </m:sup>
          </m:sSup>
        </m:oMath>
      </m:oMathPara>
    </w:p>
    <w:bookmarkEnd w:id="67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6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hyperlink r:id="rId70">
              <w:r>
                <w:rPr>
                  <w:rStyle w:val="Hyperlink"/>
                </w:rPr>
                <w:t xml:space="preserve">The Product Rule for Derivatives</w:t>
              </w:r>
            </w:hyperlink>
          </w:p>
          <w:p/>
        </w:tc>
      </w:tr>
    </w:tbl>
    <w:bookmarkStart w:id="71" w:name="exr-miller-deriv-product-poly-cos"/>
    <w:p>
      <w:pPr>
        <w:pStyle w:val="FirstParagraph"/>
      </w:pPr>
      <w:r>
        <w:rPr>
          <w:b/>
          <w:bCs/>
        </w:rPr>
        <w:t xml:space="preserve">Exercise 4 (Derivative of a product)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t>x</m:t>
          </m:r>
        </m:oMath>
      </m:oMathPara>
    </w:p>
    <w:bookmarkEnd w:id="71"/>
    <w:bookmarkStart w:id="72" w:name="sol-miller-deriv-product-poly-cos"/>
    <w:p>
      <w:pPr>
        <w:pStyle w:val="FirstParagraph"/>
      </w:pPr>
      <w:r>
        <w:rPr>
          <w:i/>
          <w:iCs/>
        </w:rPr>
        <w:t xml:space="preserve">Solution 4</w:t>
      </w:r>
      <w:r>
        <w:t xml:space="preserve">. </w:t>
      </w:r>
      <w:r>
        <w:t xml:space="preserve">Apply the product rule (</w:t>
      </w:r>
      <w:hyperlink w:anchor="thm-product-rule">
        <w:r>
          <w:rPr>
            <w:rStyle w:val="Hyperlink"/>
          </w:rPr>
          <w:t xml:space="preserve">Theorem 8</w:t>
        </w:r>
      </w:hyperlink>
      <w:r>
        <w:t xml:space="preserve">) with:</w:t>
      </w:r>
    </w:p>
    <w:p>
      <w:pPr>
        <w:pStyle w:val="BodyText"/>
      </w:pPr>
      <m:oMathPara>
        <m:oMathParaPr>
          <m:jc m:val="center"/>
        </m:oMathParaPr>
        <m:oMath>
          <m:r>
            <m:t>u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,</m:t>
          </m:r>
          <m:r>
            <m:t>  </m:t>
          </m:r>
          <m:r>
            <m:t>v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t>x</m:t>
          </m:r>
        </m:oMath>
      </m:oMathPara>
    </w:p>
    <w:p>
      <w:pPr>
        <w:pStyle w:val="FirstParagraph"/>
      </w:pPr>
      <w:r>
        <w:t xml:space="preserve">Their derivatives are: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u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6</m:t>
          </m:r>
          <m:r>
            <m:t>x</m:t>
          </m:r>
          <m:r>
            <m:rPr>
              <m:sty m:val="p"/>
            </m:rPr>
            <m:t>,</m:t>
          </m:r>
          <m:r>
            <m:t>  </m:t>
          </m:r>
          <m:sSup>
            <m:e>
              <m:r>
                <m:t>v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p"/>
            </m:rPr>
            <m:t>sin</m:t>
          </m:r>
          <m:r>
            <m:t>x</m:t>
          </m:r>
        </m:oMath>
      </m:oMathPara>
    </w:p>
    <w:p>
      <w:pPr>
        <w:pStyle w:val="FirstParagraph"/>
      </w:pPr>
      <w:r>
        <w:t xml:space="preserve">By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v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u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8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</m:eqArr>
        </m:oMath>
      </m:oMathPara>
    </w:p>
    <w:bookmarkEnd w:id="72"/>
    <w:bookmarkStart w:id="73" w:name="exr-miller-deriv-second-product"/>
    <w:p>
      <w:pPr>
        <w:pStyle w:val="FirstParagraph"/>
      </w:pPr>
      <w:r>
        <w:rPr>
          <w:b/>
          <w:bCs/>
        </w:rPr>
        <w:t xml:space="preserve">Exercise 5 (Second derivative of a product)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1.1.15.</w:t>
      </w:r>
    </w:p>
    <w:p>
      <w:pPr>
        <w:pStyle w:val="BodyText"/>
      </w:pPr>
      <w:r>
        <w:t xml:space="preserve">Find the second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t>x</m:t>
          </m:r>
        </m:oMath>
      </m:oMathPara>
    </w:p>
    <w:bookmarkEnd w:id="73"/>
    <w:bookmarkStart w:id="74" w:name="sol-miller-deriv-second-product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  <w:r>
        <w:t xml:space="preserve">From</w:t>
      </w:r>
      <w:r>
        <w:t xml:space="preserve"> </w:t>
      </w:r>
      <w:hyperlink w:anchor="exr-miller-deriv-product-poly-cos">
        <w:r>
          <w:rPr>
            <w:rStyle w:val="Hyperlink"/>
          </w:rPr>
          <w:t xml:space="preserve">Exercise 4</w:t>
        </w:r>
      </w:hyperlink>
      <w:r>
        <w:t xml:space="preserve">, the first derivative 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4</m:t>
          </m:r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6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sin</m:t>
          </m:r>
          <m:r>
            <m:t>x</m:t>
          </m:r>
        </m:oMath>
      </m:oMathPara>
    </w:p>
    <w:p>
      <w:pPr>
        <w:pStyle w:val="FirstParagraph"/>
      </w:pPr>
      <w:r>
        <w:t xml:space="preserve">Differentiate each term via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cos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8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sin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8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Combining and grouping like trigonometric terms: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8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9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12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</m:eqArr>
        </m:oMath>
      </m:oMathPara>
    </w:p>
    <w:bookmarkEnd w:id="74"/>
    <w:bookmarkStart w:id="75" w:name="thm-quotient-rule"/>
    <w:p>
      <w:pPr>
        <w:pStyle w:val="FirstParagraph"/>
      </w:pPr>
      <w:r>
        <w:rPr>
          <w:b/>
          <w:bCs/>
        </w:rPr>
        <w:t xml:space="preserve">Theorem 9 (Quotient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differentiable functions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/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/</m:t>
          </m:r>
          <m:r>
            <m:t>b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/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sSup>
            <m:e>
              <m:r>
                <m:t>b</m:t>
              </m:r>
            </m:e>
            <m:sup>
              <m:r>
                <m:rPr>
                  <m:sty m:val="p"/>
                </m:rPr>
                <m:t>′</m:t>
              </m:r>
            </m:sup>
          </m:sSup>
        </m:oMath>
      </m:oMathPara>
    </w:p>
    <w:bookmarkEnd w:id="75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7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12"/>
              </w:numPr>
            </w:pPr>
            <w:hyperlink r:id="rId78">
              <w:r>
                <w:rPr>
                  <w:rStyle w:val="Hyperlink"/>
                </w:rPr>
                <w:t xml:space="preserve">The Quotient Rule for Derivatives</w:t>
              </w:r>
            </w:hyperlink>
          </w:p>
          <w:p/>
        </w:tc>
      </w:tr>
    </w:tbl>
    <w:bookmarkStart w:id="79" w:name="exr-miller-deriv-quotient-or-factor"/>
    <w:p>
      <w:pPr>
        <w:pStyle w:val="FirstParagraph"/>
      </w:pPr>
      <w:r>
        <w:rPr>
          <w:b/>
          <w:bCs/>
        </w:rPr>
        <w:t xml:space="preserve">Exercise 6 (Derivative of a rational function)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1.1.12.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</m:num>
            <m:den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</m:den>
          </m:f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.</w:t>
      </w:r>
    </w:p>
    <w:bookmarkEnd w:id="79"/>
    <w:bookmarkStart w:id="80" w:name="sol-miller-deriv-quotient-or-factor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Factor the numerator before differentiating: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  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≠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Differentiating directly gives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Alternative (quotient rule):</w:t>
      </w:r>
      <w:r>
        <w:t xml:space="preserve"> </w:t>
      </w:r>
      <w:r>
        <w:t xml:space="preserve">Using</w:t>
      </w:r>
      <w:r>
        <w:t xml:space="preserve"> </w:t>
      </w:r>
      <w:hyperlink w:anchor="thm-quotient-rule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Both methods yield</w:t>
      </w:r>
      <w:r>
        <w:t xml:space="preserve"> </w:t>
      </w:r>
      <m:oMath>
        <m:r>
          <m:t>1</m:t>
        </m:r>
      </m:oMath>
      <w:r>
        <w:t xml:space="preserve">, but factoring first eliminates tedious algebraic simplification.</w:t>
      </w:r>
    </w:p>
    <w:bookmarkEnd w:id="80"/>
    <w:bookmarkStart w:id="82" w:name="thm-chain-rule"/>
    <w:p>
      <w:pPr>
        <w:pStyle w:val="BodyText"/>
      </w:pPr>
      <w:r>
        <w:rPr>
          <w:b/>
          <w:bCs/>
        </w:rPr>
        <w:t xml:space="preserve">Theorem 10 (Chain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c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  <m:r>
                    <m:t>a</m:t>
                  </m:r>
                </m:num>
                <m:den>
                  <m:r>
                    <m:t>d</m:t>
                  </m:r>
                  <m:r>
                    <m:t>c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a</m:t>
                  </m:r>
                </m:num>
                <m:den>
                  <m:r>
                    <m:t>d</m:t>
                  </m:r>
                  <m:r>
                    <m:t>b</m:t>
                  </m:r>
                </m:den>
              </m:f>
              <m:f>
                <m:fPr>
                  <m:type m:val="bar"/>
                </m:fPr>
                <m:num>
                  <m:r>
                    <m:t>d</m:t>
                  </m:r>
                  <m:r>
                    <m:t>b</m:t>
                  </m:r>
                </m:num>
                <m:den>
                  <m:r>
                    <m:t>d</m:t>
                  </m:r>
                  <m:r>
                    <m:t>c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b</m:t>
                  </m:r>
                </m:num>
                <m:den>
                  <m:r>
                    <m:t>d</m:t>
                  </m:r>
                  <m:r>
                    <m:t>c</m:t>
                  </m:r>
                </m:den>
              </m:f>
              <m:f>
                <m:fPr>
                  <m:type m:val="bar"/>
                </m:fPr>
                <m:num>
                  <m:r>
                    <m:t>d</m:t>
                  </m:r>
                  <m:r>
                    <m:t>a</m:t>
                  </m:r>
                </m:num>
                <m:den>
                  <m:r>
                    <m:t>d</m:t>
                  </m:r>
                  <m:r>
                    <m:t>b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or in Lagrange’s notation (</w:t>
      </w:r>
      <w:hyperlink w:anchor="def-derivative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if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 for the</w:t>
      </w:r>
      <w:r>
        <w:t xml:space="preserve"> </w:t>
      </w:r>
      <w:hyperlink r:id="rId81">
        <w:r>
          <w:rPr>
            <w:rStyle w:val="Hyperlink"/>
          </w:rPr>
          <w:t xml:space="preserve">composition</w:t>
        </w:r>
      </w:hyperlink>
      <w:r>
        <w:t xml:space="preserve"> </w:t>
      </w:r>
      <m:oMath>
        <m:r>
          <m:t>f</m:t>
        </m:r>
        <m:r>
          <m:rPr>
            <m:sty m:val="p"/>
          </m:rPr>
          <m:t>∘</m:t>
        </m:r>
        <m:r>
          <m:t>g</m:t>
        </m:r>
      </m:oMath>
      <w:r>
        <w:t xml:space="preserve">,</w:t>
      </w:r>
      <w:r>
        <w:t xml:space="preserve"> </w:t>
      </w:r>
      <w:r>
        <w:t xml:space="preserve">with inner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and outer function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(</m:t>
          </m:r>
          <m:r>
            <m:t>g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)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sSup>
            <m:e>
              <m:r>
                <m:t>g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g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)</m:t>
          </m:r>
        </m:oMath>
      </m:oMathPara>
    </w:p>
    <w:bookmarkEnd w:id="82"/>
    <w:bookmarkStart w:id="83" w:name="exr-miller-deriv-gaussian-kernel"/>
    <w:p>
      <w:pPr>
        <w:pStyle w:val="FirstParagraph"/>
      </w:pPr>
      <w:r>
        <w:rPr>
          <w:b/>
          <w:bCs/>
        </w:rPr>
        <w:t xml:space="preserve">Exercise 7 (Derivative of the standard Gaussian kernel)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bookmarkEnd w:id="83"/>
    <w:bookmarkStart w:id="84" w:name="sol-miller-deriv-gaussian-kernel"/>
    <w:p>
      <w:pPr>
        <w:pStyle w:val="FirstParagraph"/>
      </w:pPr>
      <w:r>
        <w:rPr>
          <w:i/>
          <w:iCs/>
        </w:rPr>
        <w:t xml:space="preserve">Solution 7</w:t>
      </w:r>
      <w:r>
        <w:t xml:space="preserve">. </w:t>
      </w:r>
      <w:r>
        <w:t xml:space="preserve">Apply the chain rule (</w:t>
      </w:r>
      <w:hyperlink w:anchor="thm-chain-rule">
        <w:r>
          <w:rPr>
            <w:rStyle w:val="Hyperlink"/>
          </w:rPr>
          <w:t xml:space="preserve">Theorem 10</w:t>
        </w:r>
      </w:hyperlink>
      <w:r>
        <w:t xml:space="preserve">) with outer function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and inner function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2</m:t>
        </m:r>
      </m:oMath>
      <w:r>
        <w:t xml:space="preserve">. Since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u</m:t>
            </m:r>
          </m:den>
        </m:f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thm-deriv-exp">
        <w:r>
          <w:rPr>
            <w:rStyle w:val="Hyperlink"/>
          </w:rPr>
          <w:t xml:space="preserve">Theorem 5</w:t>
        </w:r>
      </w:hyperlink>
      <w:r>
        <w:t xml:space="preserve">) and</w:t>
      </w:r>
      <w:r>
        <w:t xml:space="preserve"> </w:t>
      </w:r>
      <m:oMath>
        <m:sSup>
          <m:e>
            <m:r>
              <m:t>u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u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bookmarkEnd w:id="84"/>
    <w:bookmarkStart w:id="85" w:name="exr-miller-deriv-second-gaussian-kernel"/>
    <w:p>
      <w:pPr>
        <w:pStyle w:val="FirstParagraph"/>
      </w:pPr>
      <w:r>
        <w:rPr>
          <w:b/>
          <w:bCs/>
        </w:rPr>
        <w:t xml:space="preserve">Exercise 8 (Second derivative of the Gaussian kernel)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1.1.6.</w:t>
      </w:r>
    </w:p>
    <w:p>
      <w:pPr>
        <w:pStyle w:val="BodyText"/>
      </w:pPr>
      <w:r>
        <w:t xml:space="preserve">Find the second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bookmarkEnd w:id="85"/>
    <w:bookmarkStart w:id="86" w:name="sol-miller-deriv-second-gaussian-kernel"/>
    <w:p>
      <w:pPr>
        <w:pStyle w:val="FirstParagraph"/>
      </w:pPr>
      <w:r>
        <w:rPr>
          <w:i/>
          <w:iCs/>
        </w:rPr>
        <w:t xml:space="preserve">Solution 8</w:t>
      </w:r>
      <w:r>
        <w:t xml:space="preserve">. </w:t>
      </w:r>
      <w:r>
        <w:t xml:space="preserve">From</w:t>
      </w:r>
      <w:r>
        <w:t xml:space="preserve"> </w:t>
      </w:r>
      <w:hyperlink w:anchor="exr-miller-deriv-gaussian-kernel">
        <w:r>
          <w:rPr>
            <w:rStyle w:val="Hyperlink"/>
          </w:rPr>
          <w:t xml:space="preserve">Exercise 7</w:t>
        </w:r>
      </w:hyperlink>
      <w:r>
        <w:t xml:space="preserve">, the first derivative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. Apply the product rule (</w:t>
      </w:r>
      <w:hyperlink w:anchor="thm-product-rule">
        <w:r>
          <w:rPr>
            <w:rStyle w:val="Hyperlink"/>
          </w:rPr>
          <w:t xml:space="preserve">Theorem 8</w:t>
        </w:r>
      </w:hyperlink>
      <w:r>
        <w:t xml:space="preserve">) to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v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u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bookmarkEnd w:id="86"/>
    <w:bookmarkStart w:id="87" w:name="exr-miller-deriv-product-chain-composite"/>
    <w:p>
      <w:pPr>
        <w:pStyle w:val="FirstParagraph"/>
      </w:pPr>
      <w:r>
        <w:rPr>
          <w:b/>
          <w:bCs/>
        </w:rPr>
        <w:t xml:space="preserve">Exercise 9 (Combining product and chain rules)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1.1.7.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3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)</m:t>
          </m:r>
        </m:oMath>
      </m:oMathPara>
    </w:p>
    <w:bookmarkEnd w:id="87"/>
    <w:bookmarkStart w:id="88" w:name="sol-miller-deriv-product-chain-composite"/>
    <w:p>
      <w:pPr>
        <w:pStyle w:val="FirstParagraph"/>
      </w:pPr>
      <w:r>
        <w:rPr>
          <w:i/>
          <w:iCs/>
        </w:rPr>
        <w:t xml:space="preserve">Solution 9</w:t>
      </w:r>
      <w:r>
        <w:t xml:space="preserve">. </w:t>
      </w:r>
      <w:r>
        <w:t xml:space="preserve">Apply the product rule (</w:t>
      </w:r>
      <w:hyperlink w:anchor="thm-product-rule">
        <w:r>
          <w:rPr>
            <w:rStyle w:val="Hyperlink"/>
          </w:rPr>
          <w:t xml:space="preserve">Theorem 8</w:t>
        </w:r>
      </w:hyperlink>
      <w:r>
        <w:t xml:space="preserve">) to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r>
                  <m:t>x</m:t>
                </m:r>
              </m:e>
              <m:sup>
                <m:r>
                  <m:t>8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rPr>
            <m:sty m:val="p"/>
          </m:rPr>
          <m:t>(</m:t>
        </m:r>
        <m:r>
          <m:t>3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u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v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u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sSup>
            <m:e>
              <m:r>
                <m:t>v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Compute</w:t>
      </w:r>
      <w:r>
        <w:t xml:space="preserve"> </w:t>
      </w:r>
      <m:oMath>
        <m:sSup>
          <m:e>
            <m:r>
              <m:t>u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v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via the chain rule (</w:t>
      </w:r>
      <w:hyperlink w:anchor="thm-chain-rule">
        <w:r>
          <w:rPr>
            <w:rStyle w:val="Hyperlink"/>
          </w:rPr>
          <w:t xml:space="preserve">Theorem 10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</m:e>
            <m:e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Substitute both derivatives into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cos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sin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</m:eqArr>
        </m:oMath>
      </m:oMathPara>
    </w:p>
    <w:bookmarkEnd w:id="88"/>
    <w:bookmarkStart w:id="89" w:name="exr-miller-deriv-generalized-power-rule"/>
    <w:p>
      <w:pPr>
        <w:pStyle w:val="FirstParagraph"/>
      </w:pPr>
      <w:r>
        <w:rPr>
          <w:b/>
          <w:bCs/>
        </w:rPr>
        <w:t xml:space="preserve">Exercise 10 (Generalized power rule)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1.1.13.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deg>
                  <m:r>
                    <m:t>3</m:t>
                  </m:r>
                </m:deg>
                <m:e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  <m:r>
          <m:rPr>
            <m:sty m:val="p"/>
          </m:rPr>
          <m:t>/</m:t>
        </m:r>
        <m:r>
          <m:t>5</m:t>
        </m:r>
      </m:oMath>
      <w:r>
        <w:t xml:space="preserve">.</w:t>
      </w:r>
    </w:p>
    <w:bookmarkEnd w:id="89"/>
    <w:bookmarkStart w:id="90" w:name="sol-miller-deriv-generalized-power-rule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Apply the generalized power rule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[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p>
          <m:e>
            <m:r>
              <m:rPr>
                <m:sty m:val="p"/>
              </m:rPr>
              <m:t>]</m:t>
            </m:r>
          </m:e>
          <m:sup>
            <m:r>
              <m:t>r</m:t>
            </m:r>
          </m:sup>
        </m:sSup>
        <m:r>
          <m:rPr>
            <m:sty m:val="p"/>
          </m:rPr>
          <m:t>=</m:t>
        </m:r>
        <m:r>
          <m:t>r</m:t>
        </m:r>
        <m:r>
          <m:rPr>
            <m:sty m:val="p"/>
          </m:rPr>
          <m:t>[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p>
          <m:e>
            <m:r>
              <m:rPr>
                <m:sty m:val="p"/>
              </m:rPr>
              <m:t>]</m:t>
            </m:r>
          </m:e>
          <m:sup>
            <m:r>
              <m:t>r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  <m:r>
          <m:t>x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/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10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10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3</m:t>
                      </m:r>
                    </m:sup>
                  </m:sSup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Omitting the inner derivative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is a frequent mistake when applying the generalized power rule.</w:t>
      </w:r>
    </w:p>
    <w:bookmarkEnd w:id="90"/>
    <w:bookmarkStart w:id="91" w:name="cor-deriv-log-chain"/>
    <w:p>
      <w:pPr>
        <w:pStyle w:val="BodyText"/>
      </w:pPr>
      <w:r>
        <w:rPr>
          <w:b/>
          <w:bCs/>
        </w:rPr>
        <w:t xml:space="preserve">Corollary 1 (Chain rule for logarithms)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d</m:t>
              </m:r>
            </m:num>
            <m:den>
              <m:r>
                <m:t>d</m:t>
              </m:r>
              <m:r>
                <m:t>x</m:t>
              </m:r>
            </m:den>
          </m:f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num>
            <m:den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9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</w:t>
      </w:r>
      <w:r>
        <w:t xml:space="preserve"> </w:t>
      </w:r>
      <w:hyperlink w:anchor="thm-chain-rule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and</w:t>
      </w:r>
      <w:r>
        <w:t xml:space="preserve"> </w:t>
      </w:r>
      <w:hyperlink w:anchor="thm-deriv-log">
        <w:r>
          <w:rPr>
            <w:rStyle w:val="Hyperlink"/>
          </w:rPr>
          <w:t xml:space="preserve">Theorem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sSup>
                <m:e>
                  <m:r>
                    <m:rPr>
                      <m:sty m:val="p"/>
                    </m:rPr>
                    <m:t>log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with </m:t>
              </m:r>
              <m:r>
                <m:t>g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nor/>
                  <m:sty m:val="p"/>
                </m:rPr>
                <m:t> and outer function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, valid because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9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this rule and on exercises that combine it with the other rules:</w:t>
            </w:r>
          </w:p>
          <w:p>
            <w:pPr>
              <w:pStyle w:val="Compact"/>
              <w:numPr>
                <w:ilvl w:val="0"/>
                <w:numId w:val="1013"/>
              </w:numPr>
            </w:pPr>
            <w:hyperlink r:id="rId94">
              <w:r>
                <w:rPr>
                  <w:rStyle w:val="Hyperlink"/>
                </w:rPr>
                <w:t xml:space="preserve">The Chain Rule for Derivatives</w:t>
              </w:r>
            </w:hyperlink>
          </w:p>
          <w:p>
            <w:pPr>
              <w:pStyle w:val="Compact"/>
              <w:numPr>
                <w:ilvl w:val="0"/>
                <w:numId w:val="1013"/>
              </w:numPr>
            </w:pPr>
            <w:hyperlink r:id="rId95">
              <w:r>
                <w:rPr>
                  <w:rStyle w:val="Hyperlink"/>
                </w:rPr>
                <w:t xml:space="preserve">The Power Rule on a Function Chain</w:t>
              </w:r>
            </w:hyperlink>
          </w:p>
          <w:p>
            <w:pPr>
              <w:pStyle w:val="Compact"/>
              <w:numPr>
                <w:ilvl w:val="0"/>
                <w:numId w:val="1013"/>
              </w:numPr>
            </w:pPr>
            <w:hyperlink r:id="rId96">
              <w:r>
                <w:rPr>
                  <w:rStyle w:val="Hyperlink"/>
                </w:rPr>
                <w:t xml:space="preserve">Advanced Exercises on Derivative Rules</w:t>
              </w:r>
            </w:hyperlink>
          </w:p>
          <w:p/>
        </w:tc>
      </w:tr>
    </w:tbl>
    <w:bookmarkStart w:id="97" w:name="exr-miller-deriv-chain-log"/>
    <w:p>
      <w:pPr>
        <w:pStyle w:val="FirstParagraph"/>
      </w:pPr>
      <w:r>
        <w:rPr>
          <w:b/>
          <w:bCs/>
        </w:rPr>
        <w:t xml:space="preserve">Exercise 11 (Chain rule with logarithm)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97"/>
    <w:bookmarkStart w:id="98" w:name="sol-miller-deriv-chain-log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  <w:r>
        <w:t xml:space="preserve">Apply the chain rule for logarithms (</w:t>
      </w:r>
      <w:hyperlink w:anchor="cor-deriv-log-chain">
        <w:r>
          <w:rPr>
            <w:rStyle w:val="Hyperlink"/>
          </w:rPr>
          <w:t xml:space="preserve">Corollary 1</w:t>
        </w:r>
      </w:hyperlink>
      <w:r>
        <w:t xml:space="preserve">): if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then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x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x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A common pitfall in chain rule problems is evaluating the outer derivative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rather than at the inner value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 The denominator is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not</w:t>
      </w:r>
      <w:r>
        <w:t xml:space="preserve"> </w:t>
      </w:r>
      <m:oMath>
        <m:r>
          <m:t>x</m:t>
        </m:r>
      </m:oMath>
      <w:r>
        <w:t xml:space="preserve">.</w:t>
      </w:r>
    </w:p>
    <w:bookmarkEnd w:id="98"/>
    <w:bookmarkStart w:id="99" w:name="exr-miller-deriv-second-log-constant"/>
    <w:p>
      <w:pPr>
        <w:pStyle w:val="BodyText"/>
      </w:pPr>
      <w:r>
        <w:rPr>
          <w:b/>
          <w:bCs/>
        </w:rPr>
        <w:t xml:space="preserve">Exercise 12 (Second derivative with an added constant)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1.1.9.</w:t>
      </w:r>
    </w:p>
    <w:p>
      <w:pPr>
        <w:pStyle w:val="BodyText"/>
      </w:pPr>
      <w:r>
        <w:t xml:space="preserve">Find the second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x</m:t>
          </m:r>
          <m:r>
            <m:rPr>
              <m:sty m:val="p"/>
            </m:rPr>
            <m:t>+</m:t>
          </m:r>
          <m:rad>
            <m:radPr>
              <m:degHide m:val="on"/>
            </m:radPr>
            <m:deg/>
            <m:e>
              <m:r>
                <m:t>162</m:t>
              </m:r>
            </m:e>
          </m:rad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99"/>
    <w:bookmarkStart w:id="100" w:name="sol-miller-deriv-second-log-constant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  <w:r>
        <w:t xml:space="preserve">Because</w:t>
      </w:r>
      <w:r>
        <w:t xml:space="preserve"> </w:t>
      </w:r>
      <m:oMath>
        <m:rad>
          <m:radPr>
            <m:degHide m:val="on"/>
          </m:radPr>
          <m:deg/>
          <m:e>
            <m:r>
              <m:t>162</m:t>
            </m:r>
          </m:e>
        </m:rad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, its derivative is zero (</w:t>
      </w:r>
      <w:hyperlink w:anchor="thm-deriv-const">
        <w:r>
          <w:rPr>
            <w:rStyle w:val="Hyperlink"/>
          </w:rPr>
          <w:t xml:space="preserve">Theorem 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Differentiating again via the power rule (</w:t>
      </w:r>
      <w:hyperlink w:anchor="thm-deriv-polynomial">
        <w:r>
          <w:rPr>
            <w:rStyle w:val="Hyperlink"/>
          </w:rPr>
          <w:t xml:space="preserve">Theorem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eqArr>
        </m:oMath>
      </m:oMathPara>
    </w:p>
    <w:bookmarkEnd w:id="100"/>
    <w:bookmarkEnd w:id="101"/>
    <w:bookmarkStart w:id="110" w:name="sec-function-profile"/>
    <w:p>
      <w:pPr>
        <w:pStyle w:val="Heading3"/>
      </w:pPr>
      <w:r>
        <w:t xml:space="preserve">1.3 Studying a new function</w:t>
      </w:r>
    </w:p>
    <w:bookmarkStart w:id="104" w:name="def-function-profile"/>
    <w:p>
      <w:pPr>
        <w:pStyle w:val="FirstParagraph"/>
      </w:pPr>
      <w:r>
        <w:rPr>
          <w:b/>
          <w:bCs/>
        </w:rPr>
        <w:t xml:space="preserve">Definition 8 (Profile of a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profile</w:t>
      </w:r>
      <w:r>
        <w:t xml:space="preserve"> </w:t>
      </w:r>
      <w:r>
        <w:t xml:space="preserve">of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 a real variable</w:t>
      </w:r>
      <w:r>
        <w:t xml:space="preserve"> </w:t>
      </w:r>
      <w:r>
        <w:t xml:space="preserve">is the list of related functions and values to work out</w:t>
      </w:r>
      <w:r>
        <w:t xml:space="preserve"> </w:t>
      </w:r>
      <w:r>
        <w:t xml:space="preserve">when meeting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for the first time:</w:t>
      </w:r>
    </w:p>
    <w:p>
      <w:pPr>
        <w:pStyle w:val="Compact"/>
        <w:numPr>
          <w:ilvl w:val="0"/>
          <w:numId w:val="1014"/>
        </w:numPr>
      </w:pPr>
      <w:r>
        <w:t xml:space="preserve">the logarithm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where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14"/>
        </w:numPr>
      </w:pPr>
      <w:r>
        <w:t xml:space="preserve">the derivatives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and so on,</w:t>
      </w:r>
      <w:r>
        <w:t xml:space="preserve"> </w:t>
      </w:r>
      <w:r>
        <w:t xml:space="preserve">as far as they are informative;</w:t>
      </w:r>
    </w:p>
    <w:p>
      <w:pPr>
        <w:pStyle w:val="Compact"/>
        <w:numPr>
          <w:ilvl w:val="0"/>
          <w:numId w:val="1014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logarithmic derivative</w:t>
      </w:r>
      <w:r>
        <w:t xml:space="preserve"> </w:t>
      </w:r>
      <m:oMath>
        <m:f>
          <m:fPr>
            <m:type m:val="bar"/>
          </m:fPr>
          <m:num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</m:oMath>
      <w:r>
        <w:t xml:space="preserve">,</w:t>
      </w:r>
      <w:r>
        <w:t xml:space="preserve"> </w:t>
      </w:r>
      <w:r>
        <w:t xml:space="preserve">which equals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by</w:t>
      </w:r>
      <w:r>
        <w:t xml:space="preserve"> </w:t>
      </w:r>
      <w:hyperlink w:anchor="cor-deriv-log-chain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and measures the rate of change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relative to its size;</w:t>
      </w:r>
      <w:r>
        <w:t xml:space="preserve"> </w:t>
      </w:r>
      <w:r>
        <w:t xml:space="preserve">it needs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the same expression is the derivative of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f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14"/>
        </w:numPr>
      </w:pPr>
      <w:r>
        <w:t xml:space="preserve">the inverse function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(</w:t>
      </w:r>
      <w:hyperlink r:id="rId102">
        <w:r>
          <w:rPr>
            <w:rStyle w:val="Hyperlink"/>
          </w:rPr>
          <w:t xml:space="preserve">definition</w:t>
        </w:r>
      </w:hyperlink>
      <w:r>
        <w:t xml:space="preserve">),</w:t>
      </w:r>
      <w:r>
        <w:t xml:space="preserve"> </w:t>
      </w:r>
      <w:r>
        <w:t xml:space="preserve">which exists on the range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one-to-one,</w:t>
      </w:r>
      <w:r>
        <w:t xml:space="preserve"> </w:t>
      </w:r>
      <w:r>
        <w:t xml:space="preserve">and otherwise only after restricting the domain of</w:t>
      </w:r>
      <w:r>
        <w:t xml:space="preserve"> </w:t>
      </w:r>
      <m:oMath>
        <m:r>
          <m:t>f</m:t>
        </m:r>
      </m:oMath>
      <w:r>
        <w:t xml:space="preserve">;</w:t>
      </w:r>
    </w:p>
    <w:p>
      <w:pPr>
        <w:pStyle w:val="Compact"/>
        <w:numPr>
          <w:ilvl w:val="0"/>
          <w:numId w:val="1014"/>
        </w:numPr>
      </w:pPr>
      <w:r>
        <w:t xml:space="preserve">the complement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informative 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values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as a probability does;</w:t>
      </w:r>
    </w:p>
    <w:p>
      <w:pPr>
        <w:pStyle w:val="Compact"/>
        <w:numPr>
          <w:ilvl w:val="0"/>
          <w:numId w:val="1014"/>
        </w:numPr>
      </w:pPr>
      <w:r>
        <w:t xml:space="preserve">the reciprocal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</m:oMath>
      <w:r>
        <w:t xml:space="preserve">, where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(not to be confused with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);</w:t>
      </w:r>
    </w:p>
    <w:p>
      <w:pPr>
        <w:pStyle w:val="Compact"/>
        <w:numPr>
          <w:ilvl w:val="0"/>
          <w:numId w:val="1014"/>
        </w:numPr>
      </w:pPr>
      <w:r>
        <w:t xml:space="preserve">an antiderivative of</w:t>
      </w:r>
      <w:r>
        <w:t xml:space="preserve"> </w:t>
      </w:r>
      <m:oMath>
        <m:r>
          <m:t>f</m:t>
        </m:r>
      </m:oMath>
      <w:r>
        <w:t xml:space="preserve">,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f</m:t>
        </m:r>
      </m:oMath>
      <w:r>
        <w:t xml:space="preserve"> </w:t>
      </w:r>
      <w:r>
        <w:t xml:space="preserve">(</w:t>
      </w:r>
      <w:hyperlink r:id="rId103">
        <w:r>
          <w:rPr>
            <w:rStyle w:val="Hyperlink"/>
          </w:rPr>
          <w:t xml:space="preserve">integration</w:t>
        </w:r>
      </w:hyperlink>
      <w:r>
        <w:t xml:space="preserve">);</w:t>
      </w:r>
    </w:p>
    <w:p>
      <w:pPr>
        <w:pStyle w:val="Compact"/>
        <w:numPr>
          <w:ilvl w:val="0"/>
          <w:numId w:val="1014"/>
        </w:numPr>
      </w:pPr>
      <w:r>
        <w:t xml:space="preserve">the values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the limits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 </w:t>
      </w:r>
      <w:r>
        <w:t xml:space="preserve">and 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at each of these that lies in the domain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or exists;</w:t>
      </w:r>
    </w:p>
    <w:p>
      <w:pPr>
        <w:pStyle w:val="Compact"/>
        <w:numPr>
          <w:ilvl w:val="0"/>
          <w:numId w:val="1014"/>
        </w:numPr>
      </w:pPr>
      <w:r>
        <w:t xml:space="preserve">the graph of</w:t>
      </w:r>
      <w:r>
        <w:t xml:space="preserve"> </w:t>
      </w:r>
      <m:oMath>
        <m:r>
          <m:t>f</m:t>
        </m:r>
      </m:oMath>
      <w:r>
        <w:t xml:space="preserve">.</w:t>
      </w:r>
    </w:p>
    <w:bookmarkEnd w:id="104"/>
    <w:bookmarkStart w:id="109" w:name="exm-function-profile-logistic"/>
    <w:p>
      <w:pPr>
        <w:pStyle w:val="FirstParagraph"/>
      </w:pPr>
      <w:r>
        <w:rPr>
          <w:b/>
          <w:bCs/>
        </w:rPr>
        <w:t xml:space="preserve">Example 8 (The profile of the logistic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logistic function</w:t>
      </w:r>
      <w:r>
        <w:t xml:space="preserve"> </w:t>
      </w:r>
      <w:r>
        <w:t xml:space="preserve">(also called</w:t>
      </w:r>
      <w:r>
        <w:t xml:space="preserve"> </w:t>
      </w:r>
      <m:oMath>
        <m:r>
          <m:rPr>
            <m:sty m:val="p"/>
          </m:rPr>
          <m:t>expit</m:t>
        </m:r>
      </m:oMath>
      <w:r>
        <w:t xml:space="preserve"> </w:t>
      </w:r>
      <w:r>
        <w:t xml:space="preserve">or the sigmoid) is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profile in</w:t>
      </w:r>
      <w:r>
        <w:t xml:space="preserve"> </w:t>
      </w:r>
      <w:hyperlink w:anchor="def-function-profile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as follows.</w:t>
      </w:r>
      <w:r>
        <w:t xml:space="preserve"> </w:t>
      </w:r>
      <w:r>
        <w:t xml:space="preserve">Write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</m:oMath>
      <w:r>
        <w:t xml:space="preserve">, so that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>
              <m:t>E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E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>
              <m:t>E</m:t>
            </m:r>
          </m:den>
        </m:f>
      </m:oMath>
      <w:r>
        <w:t xml:space="preserve">.</w:t>
      </w:r>
    </w:p>
    <w:p>
      <w:pPr>
        <w:numPr>
          <w:ilvl w:val="0"/>
          <w:numId w:val="1015"/>
        </w:numPr>
      </w:pPr>
      <w:r>
        <w:rPr>
          <w:b/>
          <w:bCs/>
        </w:rPr>
        <w:t xml:space="preserve">Logarithm: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x</m:t>
                </m:r>
              </m:sup>
            </m:sSup>
          </m:e>
        </m:d>
        <m:r>
          <m:t>​</m:t>
        </m:r>
      </m:oMath>
      <w:r>
        <w:t xml:space="preserve">, defined for every real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numPr>
          <w:ilvl w:val="0"/>
          <w:numId w:val="1015"/>
        </w:numPr>
      </w:pPr>
      <w:r>
        <w:rPr>
          <w:b/>
          <w:bCs/>
        </w:rPr>
        <w:t xml:space="preserve">Derivative:</w:t>
      </w:r>
      <w:r>
        <w:t xml:space="preserve"> </w:t>
      </w:r>
      <w:r>
        <w:t xml:space="preserve">by the chain rule,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x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 applied to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E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E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E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(identify </m:t>
              </m:r>
              <m:r>
                <m:t>f</m:t>
              </m:r>
              <m:r>
                <m:rPr>
                  <m:nor/>
                  <m:sty m:val="p"/>
                </m:rPr>
                <m:t> and 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Differentiating again with the product rule gives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2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15"/>
        </w:numPr>
      </w:pPr>
      <w:r>
        <w:rPr>
          <w:b/>
          <w:bCs/>
        </w:rPr>
        <w:t xml:space="preserve">Logarithmic derivative:</w:t>
      </w:r>
      <w:r>
        <w:t xml:space="preserve"> </w:t>
      </w:r>
      <m:oMath>
        <m:f>
          <m:fPr>
            <m:type m:val="bar"/>
          </m:fPr>
          <m:num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relative rate of change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complement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itself.</w:t>
      </w:r>
    </w:p>
    <w:p>
      <w:pPr>
        <w:numPr>
          <w:ilvl w:val="0"/>
          <w:numId w:val="1015"/>
        </w:numPr>
      </w:pPr>
      <w:r>
        <w:rPr>
          <w:b/>
          <w:bCs/>
        </w:rPr>
        <w:t xml:space="preserve">Inverse:</w:t>
      </w:r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solving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x</m:t>
                </m:r>
              </m:sup>
            </m:sSup>
          </m:den>
        </m:f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y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</m:e>
            <m:e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num>
                <m:den>
                  <m:r>
                    <m:t>y</m:t>
                  </m:r>
                </m:den>
              </m:f>
            </m:e>
            <m:e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logit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</m:e>
        </m:d>
        <m:r>
          <m:t>​</m:t>
        </m:r>
      </m:oMath>
      <w:r>
        <w:t xml:space="preserve">, the log-odds.</w:t>
      </w:r>
      <w:r>
        <w:t xml:space="preserve"> </w:t>
      </w:r>
      <w:r>
        <w:t xml:space="preserve">The inverse exists because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increasing and therefore one-to-one.</w:t>
      </w:r>
    </w:p>
    <w:p>
      <w:pPr>
        <w:numPr>
          <w:ilvl w:val="0"/>
          <w:numId w:val="1015"/>
        </w:numPr>
      </w:pPr>
      <w:r>
        <w:rPr>
          <w:b/>
          <w:bCs/>
        </w:rPr>
        <w:t xml:space="preserve">Complement: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x</m:t>
                </m:r>
              </m:sup>
            </m:sSup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x</m:t>
                </m:r>
              </m:sup>
            </m:sSup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  <m:r>
              <m:rPr>
                <m:sty m:val="p"/>
              </m:rPr>
              <m:t>+</m:t>
            </m:r>
            <m:r>
              <m:t>1</m:t>
            </m:r>
          </m:den>
        </m:f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15"/>
        </w:numPr>
      </w:pPr>
      <w:r>
        <w:rPr>
          <w:b/>
          <w:bCs/>
        </w:rPr>
        <w:t xml:space="preserve">Reciprocal: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</m:oMath>
      <w:r>
        <w:t xml:space="preserve">.</w:t>
      </w:r>
    </w:p>
    <w:p>
      <w:pPr>
        <w:numPr>
          <w:ilvl w:val="0"/>
          <w:numId w:val="1015"/>
        </w:numPr>
      </w:pPr>
      <w:r>
        <w:rPr>
          <w:b/>
          <w:bCs/>
        </w:rPr>
        <w:t xml:space="preserve">Antiderivative: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satisfies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</m:den>
        </m:f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</m:e>
        </m:d>
        <m:r>
          <m:t>​</m:t>
        </m:r>
        <m:r>
          <m:rPr>
            <m:sty m:val="p"/>
          </m:rPr>
          <m:t>+</m:t>
        </m:r>
        <m:r>
          <m:t>C</m:t>
        </m:r>
      </m:oMath>
      <w:r>
        <w:t xml:space="preserve">.</w:t>
      </w:r>
    </w:p>
    <w:p>
      <w:pPr>
        <w:numPr>
          <w:ilvl w:val="0"/>
          <w:numId w:val="1015"/>
        </w:numPr>
      </w:pPr>
      <w:r>
        <w:rPr>
          <w:b/>
          <w:bCs/>
        </w:rPr>
        <w:t xml:space="preserve">Key values: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>
              <m:t>1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den>
        </m:f>
      </m:oMath>
      <w:r>
        <w:t xml:space="preserve">.</w:t>
      </w:r>
      <w:r>
        <w:t xml:space="preserve"> </w:t>
      </w: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  <m:r>
          <m:rPr>
            <m:sty m:val="p"/>
          </m:rPr>
          <m:t>→</m:t>
        </m:r>
        <m:r>
          <m:t>0</m:t>
        </m:r>
      </m:oMath>
      <w:r>
        <w:t xml:space="preserve">, 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1</m:t>
        </m:r>
      </m:oMath>
      <w:r>
        <w:t xml:space="preserve">;</w:t>
      </w:r>
      <w:r>
        <w:t xml:space="preserve"> </w:t>
      </w: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 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The code checks these results numerically,</w:t>
      </w:r>
      <w:r>
        <w:t xml:space="preserve"> </w:t>
      </w:r>
      <w:r>
        <w:t xml:space="preserve">using the base R functions</w:t>
      </w:r>
      <w:r>
        <w:t xml:space="preserve"> </w:t>
      </w:r>
      <w:r>
        <w:rPr>
          <w:rStyle w:val="VerbatimChar"/>
        </w:rPr>
        <w:t xml:space="preserve">plogis()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qlogis()</w:t>
      </w:r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D()</w:t>
      </w:r>
      <w:r>
        <w:t xml:space="preserve"> </w:t>
      </w:r>
      <w:r>
        <w:t xml:space="preserve">to differentiate symbolically.</w:t>
      </w:r>
    </w:p>
    <w:p>
      <w:pPr>
        <w:pStyle w:val="SourceCode"/>
      </w:pPr>
      <w:r>
        <w:rPr>
          <w:rStyle w:val="NormalTok"/>
        </w:rPr>
        <w:t xml:space="preserve">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plogis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f_expr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quote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x)))</w:t>
      </w:r>
      <w:r>
        <w:br/>
      </w:r>
      <w:r>
        <w:rPr>
          <w:rStyle w:val="NormalTok"/>
        </w:rPr>
        <w:t xml:space="preserve">f_prime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eval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(f_expr, 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x))</w:t>
      </w:r>
      <w:r>
        <w:br/>
      </w:r>
      <w:r>
        <w:rPr>
          <w:rStyle w:val="NormalTok"/>
        </w:rPr>
        <w:t xml:space="preserve">f_second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eval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(f_expr, 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x))</w:t>
      </w:r>
      <w:r>
        <w:br/>
      </w:r>
      <w:r>
        <w:br/>
      </w:r>
      <w:r>
        <w:rPr>
          <w:rStyle w:val="NormalTok"/>
        </w:rPr>
        <w:t xml:space="preserve">checks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derivative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(f_prime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second_derivative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(f_second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log_derivative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(f_prime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inverse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qlogis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x)),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complement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x))),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reciprocal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x)))),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antiderivative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integrate</w:t>
      </w:r>
      <w:r>
        <w:rPr>
          <w:rStyle w:val="NormalTok"/>
        </w:rPr>
        <w:t xml:space="preserve">(f,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value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signif</w:t>
      </w:r>
      <w:r>
        <w:rPr>
          <w:rStyle w:val="NormalTok"/>
        </w:rPr>
        <w:t xml:space="preserve">(checks,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derivative second_derivative    log_derivative           inverse </w:t>
      </w:r>
      <w:r>
        <w:br/>
      </w:r>
      <w:r>
        <w:rPr>
          <w:rStyle w:val="CommentTok"/>
        </w:rPr>
        <w:t xml:space="preserve">#&gt;          1.46e-16          1.18e-16          1.53e-16          3.11e-15 </w:t>
      </w:r>
      <w:r>
        <w:br/>
      </w:r>
      <w:r>
        <w:rPr>
          <w:rStyle w:val="CommentTok"/>
        </w:rPr>
        <w:t xml:space="preserve">#&gt;        complement        reciprocal    antiderivative </w:t>
      </w:r>
      <w:r>
        <w:br/>
      </w:r>
      <w:r>
        <w:rPr>
          <w:rStyle w:val="CommentTok"/>
        </w:rPr>
        <w:t xml:space="preserve">#&gt;          1.46e-16          0.00e+00          0.00e+00</w:t>
      </w:r>
      <w:r>
        <w:br/>
      </w:r>
      <w:r>
        <w:rPr>
          <w:rStyle w:val="FunctionTok"/>
        </w:rPr>
        <w:t xml:space="preserve">stopifnot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(checks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1e-14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key_values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))</w:t>
      </w:r>
    </w:p>
    <w:p>
      <w:pPr>
        <w:pStyle w:val="FirstParagraph"/>
      </w:pPr>
      <w:r>
        <w:t xml:space="preserve">Each entry of</w:t>
      </w:r>
      <w:r>
        <w:t xml:space="preserve"> </w:t>
      </w:r>
      <w:r>
        <w:rPr>
          <w:rStyle w:val="VerbatimChar"/>
        </w:rPr>
        <w:t xml:space="preserve">checks</w:t>
      </w:r>
      <w:r>
        <w:t xml:space="preserve"> </w:t>
      </w:r>
      <w:r>
        <w:t xml:space="preserve">is the largest discrepancy between a formula above and a numerical computation;</w:t>
      </w:r>
      <w:r>
        <w:t xml:space="preserve"> </w:t>
      </w:r>
      <w:r>
        <w:t xml:space="preserve">every one is below</w:t>
      </w:r>
      <w:r>
        <w:t xml:space="preserve"> </w:t>
      </w:r>
      <m:oMath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14</m:t>
            </m:r>
          </m:sup>
        </m:sSup>
      </m:oMath>
      <w:r>
        <w:t xml:space="preserve"> </w:t>
      </w:r>
      <w:r>
        <w:t xml:space="preserve">(the chunk stops with an error otherwise), which is rounding error.</w:t>
      </w:r>
      <w:r>
        <w:t xml:space="preserve"> </w:t>
      </w:r>
      <w:r>
        <w:t xml:space="preserve">The key values are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</m:oMath>
      <w:r>
        <w:t xml:space="preserve"> </w:t>
      </w:r>
      <w:r>
        <w:t xml:space="preserve">0.5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≈</m:t>
        </m:r>
      </m:oMath>
      <w:r>
        <w:t xml:space="preserve"> </w:t>
      </w:r>
      <w:r>
        <w:t xml:space="preserve">0.7311.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10</m:t>
        </m:r>
      </m:oMath>
      <w:r>
        <w:t xml:space="preserve"> </w:t>
      </w:r>
      <w:r>
        <w:t xml:space="preserve">the function is already close to its limits,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10</m:t>
        </m:r>
        <m:r>
          <m:rPr>
            <m:sty m:val="p"/>
          </m:rPr>
          <m:t>)</m:t>
        </m:r>
        <m:r>
          <m:rPr>
            <m:sty m:val="p"/>
          </m:rPr>
          <m:t>≈</m:t>
        </m:r>
      </m:oMath>
      <w:r>
        <w:t xml:space="preserve"> </w:t>
      </w:r>
      <w:r>
        <w:t xml:space="preserve">0.99995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10</m:t>
        </m:r>
        <m:r>
          <m:rPr>
            <m:sty m:val="p"/>
          </m:rPr>
          <m:t>)</m:t>
        </m:r>
        <m:r>
          <m:rPr>
            <m:sty m:val="p"/>
          </m:rPr>
          <m:t>≈</m:t>
        </m:r>
      </m:oMath>
      <w:r>
        <w:t xml:space="preserve"> </w:t>
      </w:r>
      <w:r>
        <w:t xml:space="preserve">0.0000454.</w:t>
      </w:r>
      <w:r>
        <w:t xml:space="preserve"> </w:t>
      </w:r>
      <w:hyperlink w:anchor="fig-function-profile-logistic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graphs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f</m:t>
            </m:r>
          </m:e>
        </m:d>
        <m:r>
          <m:t>​</m:t>
        </m:r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grid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length.out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241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panels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(grid,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panel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"f(x)"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"f'(x)"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"log f(x)"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(grid)),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"f(x)"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"f'(x)"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"log f(x)"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(grid),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(grid)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(grid)),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(grid)))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(panels)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value)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facet_wrap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panel, </w:t>
      </w:r>
      <w:r>
        <w:rPr>
          <w:rStyle w:val="AttributeTok"/>
        </w:rPr>
        <w:t xml:space="preserve">scales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"free_y"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8" w:name="fig-function-profile-logistic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06" name="Picture"/>
                  <a:graphic>
                    <a:graphicData uri="http://schemas.openxmlformats.org/drawingml/2006/picture">
                      <pic:pic>
                        <pic:nvPicPr>
                          <pic:cNvPr descr="calculus-derivatives_files/figure-docx/fig-function-profile-logistic-1.png" id="10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logistic function, its derivative and its logarithm</w:t>
            </w:r>
          </w:p>
          <w:bookmarkEnd w:id="108"/>
        </w:tc>
      </w:tr>
    </w:tbl>
    <w:bookmarkEnd w:id="109"/>
    <w:bookmarkEnd w:id="110"/>
    <w:bookmarkStart w:id="114" w:name="sec-tangent-lines"/>
    <w:p>
      <w:pPr>
        <w:pStyle w:val="Heading3"/>
      </w:pPr>
      <w:r>
        <w:t xml:space="preserve">1.4 Tangent lines</w:t>
      </w:r>
    </w:p>
    <w:bookmarkStart w:id="112" w:name="def-tangent-line"/>
    <w:p>
      <w:pPr>
        <w:pStyle w:val="FirstParagraph"/>
      </w:pPr>
      <w:r>
        <w:rPr>
          <w:b/>
          <w:bCs/>
        </w:rPr>
        <w:t xml:space="preserve">Definition 9 (Tangent line)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tangent line</w:t>
      </w:r>
      <w:r>
        <w:t xml:space="preserve"> </w:t>
      </w:r>
      <w:r>
        <w:t xml:space="preserve">to the</w:t>
      </w:r>
      <w:r>
        <w:t xml:space="preserve"> </w:t>
      </w:r>
      <w:hyperlink r:id="rId111">
        <w:r>
          <w:rPr>
            <w:rStyle w:val="Hyperlink"/>
          </w:rPr>
          <w:t xml:space="preserve">graph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graph of the</w:t>
      </w:r>
      <w:r>
        <w:t xml:space="preserve"> </w:t>
      </w:r>
      <w:hyperlink r:id="rId27">
        <w:r>
          <w:rPr>
            <w:rStyle w:val="Hyperlink"/>
          </w:rPr>
          <w:t xml:space="preserve">affine function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↦</m:t>
          </m:r>
          <m:r>
            <m:t>f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line through the point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w:hyperlink r:id="rId27">
        <w:r>
          <w:rPr>
            <w:rStyle w:val="Hyperlink"/>
          </w:rPr>
          <w:t xml:space="preserve">slope</w:t>
        </w:r>
      </w:hyperlink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slope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also called the</w:t>
      </w:r>
      <w:r>
        <w:t xml:space="preserve"> </w:t>
      </w:r>
      <w:r>
        <w:rPr>
          <w:b/>
          <w:bCs/>
        </w:rPr>
        <w:t xml:space="preserve">tangent slope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bookmarkEnd w:id="112"/>
    <w:bookmarkStart w:id="113" w:name="exm-tangent-line"/>
    <w:p>
      <w:pPr>
        <w:pStyle w:val="BodyText"/>
      </w:pPr>
      <w:r>
        <w:rPr>
          <w:b/>
          <w:bCs/>
        </w:rPr>
        <w:t xml:space="preserve">Example 9 (The tangent line to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(</w:t>
      </w:r>
      <w:hyperlink w:anchor="exm-derivative">
        <w:r>
          <w:rPr>
            <w:rStyle w:val="Hyperlink"/>
          </w:rPr>
          <w:t xml:space="preserve">Example 5</w:t>
        </w:r>
      </w:hyperlink>
      <w:r>
        <w:t xml:space="preserve">), so the tangent line is the graph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t>&amp;</m:t>
              </m:r>
              <m:r>
                <m:rPr>
                  <m:sty m:val="p"/>
                </m:rPr>
                <m:t>↦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(distribute, and 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1.1</m:t>
        </m:r>
      </m:oMath>
      <w:r>
        <w:t xml:space="preserve"> </w:t>
      </w:r>
      <w:r>
        <w:t xml:space="preserve">the tangent line has height</w:t>
      </w:r>
      <w:r>
        <w:t xml:space="preserve"> </w:t>
      </w:r>
      <m:oMath>
        <m:r>
          <m:t>2</m:t>
        </m:r>
        <m:r>
          <m:rPr>
            <m:sty m:val="p"/>
          </m:rPr>
          <m:t>(</m:t>
        </m:r>
        <m:r>
          <m:t>1.1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1.2</m:t>
        </m:r>
      </m:oMath>
      <w:r>
        <w:t xml:space="preserve">,</w:t>
      </w:r>
      <w:r>
        <w:t xml:space="preserve"> </w:t>
      </w:r>
      <w:r>
        <w:t xml:space="preserve">close to the curve’s height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1.1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1.21</m:t>
        </m:r>
      </m:oMath>
      <w:r>
        <w:t xml:space="preserve">;</w:t>
      </w:r>
      <w:r>
        <w:t xml:space="preserve"> </w:t>
      </w:r>
      <w:r>
        <w:t xml:space="preserve">the gap,</w:t>
      </w:r>
      <w:r>
        <w:t xml:space="preserve"> </w:t>
      </w:r>
      <m:oMath>
        <m:r>
          <m:t>1.21</m:t>
        </m:r>
        <m:r>
          <m:rPr>
            <m:sty m:val="p"/>
          </m:rPr>
          <m:t>−</m:t>
        </m:r>
        <m:r>
          <m:t>1.2</m:t>
        </m:r>
        <m:r>
          <m:rPr>
            <m:sty m:val="p"/>
          </m:rPr>
          <m:t>=</m:t>
        </m:r>
        <m:r>
          <m:t>0.01</m:t>
        </m:r>
      </m:oMath>
      <w:r>
        <w:t xml:space="preserve">, is</w:t>
      </w:r>
      <w:r>
        <w:t xml:space="preserve"> </w:t>
      </w:r>
      <m:oMath>
        <m:r>
          <m:rPr>
            <m:sty m:val="p"/>
          </m:rPr>
          <m:t>(</m:t>
        </m:r>
        <m:r>
          <m:t>1.1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113"/>
    <w:bookmarkEnd w:id="114"/>
    <w:bookmarkStart w:id="123" w:name="sec-linear-approximation"/>
    <w:p>
      <w:pPr>
        <w:pStyle w:val="Heading3"/>
      </w:pPr>
      <w:r>
        <w:t xml:space="preserve">1.5 Linear approximation</w:t>
      </w:r>
    </w:p>
    <w:p>
      <w:pPr>
        <w:pStyle w:val="FirstParagraph"/>
      </w:pPr>
      <w:r>
        <w:t xml:space="preserve">For a differentiable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a small step</w:t>
      </w:r>
      <w:r>
        <w:t xml:space="preserve"> </w:t>
      </w:r>
      <m:oMath>
        <m:r>
          <m:t>ε</m:t>
        </m:r>
      </m:oMath>
      <w:r>
        <w:t xml:space="preserve">,</w:t>
      </w:r>
    </w:p>
    <w:p>
      <w:pPr>
        <w:pStyle w:val="BodyText"/>
      </w:pPr>
      <w:bookmarkStart w:id="115" w:name="eq-linear-approx"/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+</m:t>
          </m:r>
          <m:r>
            <m:t>ε</m:t>
          </m:r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ε</m:t>
          </m:r>
          <m:r>
            <m:t> </m:t>
          </m:r>
          <m:f>
            <m:fPr>
              <m:type m:val="bar"/>
            </m:fPr>
            <m:num>
              <m:r>
                <m:t>d</m:t>
              </m:r>
            </m:num>
            <m:den>
              <m:r>
                <m:t>d</m:t>
              </m:r>
              <m:r>
                <m:t>w</m:t>
              </m:r>
            </m:den>
          </m:f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15"/>
    </w:p>
    <w:bookmarkStart w:id="116" w:name="def-linear-approximation"/>
    <w:p>
      <w:pPr>
        <w:pStyle w:val="FirstParagraph"/>
      </w:pPr>
      <w:r>
        <w:rPr>
          <w:b/>
          <w:bCs/>
        </w:rPr>
        <w:t xml:space="preserve">Definition 10 (Linear approximation (first-order Taylor approximation))</w:t>
      </w:r>
      <w:r>
        <w:t xml:space="preserve"> </w:t>
      </w:r>
      <w:r>
        <w:t xml:space="preserve">For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that is differentiable at</w:t>
      </w:r>
      <w:r>
        <w:t xml:space="preserve"> </w:t>
      </w:r>
      <m:oMath>
        <m:r>
          <m:t>w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linear approximation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first-order Taylor approximation</w:t>
      </w:r>
      <w:r>
        <w:t xml:space="preserve">)</w:t>
      </w:r>
      <w:r>
        <w:t xml:space="preserve"> </w:t>
      </w:r>
      <w:r>
        <w:t xml:space="preserve">is the function of the step</w:t>
      </w:r>
      <w:r>
        <w:t xml:space="preserve"> </w:t>
      </w:r>
      <m:oMath>
        <m:r>
          <m:t>ε</m:t>
        </m:r>
      </m:oMath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</m:e>
            <m:sub>
              <m:r>
                <m:t>w</m:t>
              </m:r>
            </m:sub>
          </m:sSub>
          <m:r>
            <m:rPr>
              <m:sty m:val="p"/>
            </m:rPr>
            <m:t>(</m:t>
          </m:r>
          <m:r>
            <m:t>ε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ε</m:t>
          </m:r>
          <m:r>
            <m:t> </m:t>
          </m:r>
          <m:f>
            <m:fPr>
              <m:type m:val="bar"/>
            </m:fPr>
            <m:num>
              <m:r>
                <m:t>d</m:t>
              </m:r>
            </m:num>
            <m:den>
              <m:r>
                <m:t>d</m:t>
              </m:r>
              <m:r>
                <m:t>w</m:t>
              </m:r>
            </m:den>
          </m:f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says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+</m:t>
        </m:r>
        <m:r>
          <m:t>ε</m:t>
        </m:r>
        <m:r>
          <m:rPr>
            <m:sty m:val="p"/>
          </m:rPr>
          <m:t>)</m:t>
        </m:r>
        <m:r>
          <m:rPr>
            <m:sty m:val="p"/>
          </m:rPr>
          <m:t>≈</m:t>
        </m:r>
        <m:sSub>
          <m:e>
            <m:acc>
              <m:accPr>
                <m:chr m:val="̂"/>
              </m:accPr>
              <m:e>
                <m:r>
                  <m:t>f</m:t>
                </m:r>
              </m:e>
            </m:acc>
          </m:e>
          <m:sub>
            <m:r>
              <m:t>w</m:t>
            </m:r>
          </m:sub>
        </m:sSub>
        <m:r>
          <m:rPr>
            <m:sty m:val="p"/>
          </m:rPr>
          <m:t>(</m:t>
        </m:r>
        <m:r>
          <m:t>ε</m:t>
        </m:r>
        <m:r>
          <m:rPr>
            <m:sty m:val="p"/>
          </m:rPr>
          <m:t>)</m:t>
        </m:r>
      </m:oMath>
      <w:r>
        <w:t xml:space="preserve"> </w:t>
      </w:r>
      <w:r>
        <w:t xml:space="preserve">for small</w:t>
      </w:r>
      <w:r>
        <w:t xml:space="preserve"> </w:t>
      </w:r>
      <m:oMath>
        <m:r>
          <m:t>ε</m:t>
        </m:r>
      </m:oMath>
      <w:r>
        <w:t xml:space="preserve">.</w:t>
      </w:r>
      <w:r>
        <w:t xml:space="preserve"> </w:t>
      </w:r>
      <w:hyperlink w:anchor="fig-linear-approx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illustrates this approximation interactively for a quadratic function.</w:t>
      </w:r>
    </w:p>
    <w:bookmarkEnd w:id="116"/>
    <w:bookmarkStart w:id="119" w:name="rem-linear-approx-affine"/>
    <w:p>
      <w:pPr>
        <w:pStyle w:val="BodyText"/>
      </w:pPr>
      <w:r>
        <w:rPr>
          <w:i/>
          <w:iCs/>
        </w:rPr>
        <w:t xml:space="preserve">Remark 2</w:t>
      </w:r>
      <w:r>
        <w:t xml:space="preserve"> (The</w:t>
      </w:r>
      <w:r>
        <w:t xml:space="preserve"> </w:t>
      </w:r>
      <w:r>
        <w:t xml:space="preserve">“linear”</w:t>
      </w:r>
      <w:r>
        <w:t xml:space="preserve"> </w:t>
      </w:r>
      <w:r>
        <w:t xml:space="preserve">approximation is affine). </w:t>
      </w:r>
      <w:r>
        <w:t xml:space="preserve">The linear approximation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f</m:t>
                </m:r>
              </m:e>
            </m:acc>
          </m:e>
          <m:sub>
            <m:r>
              <m:t>w</m:t>
            </m:r>
          </m:sub>
        </m:sSub>
      </m:oMath>
      <w:r>
        <w:t xml:space="preserve"> </w:t>
      </w:r>
      <w:r>
        <w:t xml:space="preserve">(</w:t>
      </w:r>
      <w:hyperlink w:anchor="def-linear-approximation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t xml:space="preserve">is an</w:t>
      </w:r>
      <w:r>
        <w:t xml:space="preserve"> </w:t>
      </w:r>
      <w:hyperlink r:id="rId27">
        <w:r>
          <w:rPr>
            <w:rStyle w:val="Hyperlink"/>
          </w:rPr>
          <w:t xml:space="preserve">affine function</w:t>
        </w:r>
      </w:hyperlink>
      <w:r>
        <w:t xml:space="preserve"> </w:t>
      </w:r>
      <w:r>
        <w:t xml:space="preserve">of the step</w:t>
      </w:r>
      <w:r>
        <w:t xml:space="preserve"> </w:t>
      </w:r>
      <m:oMath>
        <m:r>
          <m:t>ε</m:t>
        </m:r>
      </m:oMath>
      <w:r>
        <w:t xml:space="preserve">:</w:t>
      </w:r>
      <w:r>
        <w:t xml:space="preserve"> </w:t>
      </w:r>
      <w:r>
        <w:t xml:space="preserve">its slope is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w</m:t>
            </m:r>
          </m:den>
        </m:f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 </w:t>
      </w:r>
      <w:r>
        <w:t xml:space="preserve">and its intercept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w:hyperlink r:id="rId117">
        <w:r>
          <w:rPr>
            <w:rStyle w:val="Hyperlink"/>
          </w:rPr>
          <w:t xml:space="preserve">linear</w:t>
        </w:r>
      </w:hyperlink>
      <w:r>
        <w:t xml:space="preserve"> </w:t>
      </w:r>
      <w:r>
        <w:t xml:space="preserve">in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only when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name</w:t>
      </w:r>
      <w:r>
        <w:t xml:space="preserve"> </w:t>
      </w:r>
      <w:r>
        <w:t xml:space="preserve">“linear approximation”</w:t>
      </w:r>
      <w:r>
        <w:t xml:space="preserve"> </w:t>
      </w:r>
      <w:r>
        <w:t xml:space="preserve">uses</w:t>
      </w:r>
      <w:r>
        <w:t xml:space="preserve"> </w:t>
      </w:r>
      <w:r>
        <w:t xml:space="preserve">“linear”</w:t>
      </w:r>
      <w:r>
        <w:t xml:space="preserve"> </w:t>
      </w:r>
      <w:r>
        <w:t xml:space="preserve">in the looser sense of elementary algebra</w:t>
      </w:r>
      <w:r>
        <w:t xml:space="preserve"> </w:t>
      </w:r>
      <w:r>
        <w:t xml:space="preserve">(</w:t>
      </w:r>
      <w:hyperlink r:id="rId118">
        <w:r>
          <w:rPr>
            <w:rStyle w:val="Hyperlink"/>
          </w:rPr>
          <w:t xml:space="preserve">remark</w:t>
        </w:r>
      </w:hyperlink>
      <w:r>
        <w:t xml:space="preserve">).</w:t>
      </w:r>
      <w:r>
        <w:t xml:space="preserve"> </w:t>
      </w:r>
      <w:r>
        <w:t xml:space="preserve">Boyd and Vandenberghe (2018)</w:t>
      </w:r>
      <w:r>
        <w:t xml:space="preserve">, section 2.2, treats the first-order Taylor approximation</w:t>
      </w:r>
      <w:r>
        <w:t xml:space="preserve"> </w:t>
      </w:r>
      <w:r>
        <w:t xml:space="preserve">as an affine function for functions of several variables as well.</w:t>
      </w:r>
    </w:p>
    <w:bookmarkEnd w:id="119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0" w:name="fig-linear-approx"/>
          <w:p>
            <w:pPr>
              <w:jc w:val="center"/>
            </w:pPr>
            <w:r>
              <w:rPr>
                <w:i/>
                <w:iCs/>
              </w:rPr>
              <w:t xml:space="preserve">(This plot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The linear approximation</w:t>
            </w:r>
            <w:r>
              <w:t xml:space="preserve"> </w:t>
            </w:r>
            <w:hyperlink w:anchor="eq-linear-approx">
              <w:r>
                <w:rPr>
                  <w:rStyle w:val="Hyperlink"/>
                </w:rPr>
                <w:t xml:space="preserve">Equation 1</w:t>
              </w:r>
            </w:hyperlink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7</m:t>
              </m:r>
            </m:oMath>
            <w:r>
              <w:t xml:space="preserve">, at any</w:t>
            </w:r>
            <w:r>
              <w:t xml:space="preserve"> </w:t>
            </w:r>
            <m:oMath>
              <m:r>
                <m:t>w</m:t>
              </m:r>
            </m:oMath>
            <w:r>
              <w:t xml:space="preserve"> </w:t>
            </w:r>
            <w:r>
              <w:t xml:space="preserve">and step</w:t>
            </w:r>
            <w:r>
              <w:t xml:space="preserve"> </w:t>
            </w:r>
            <m:oMath>
              <m:r>
                <m:t>ε</m:t>
              </m:r>
            </m:oMath>
            <w:r>
              <w:t xml:space="preserve">.</w:t>
            </w:r>
          </w:p>
          <w:bookmarkEnd w:id="120"/>
        </w:tc>
      </w:tr>
    </w:tbl>
    <w:bookmarkStart w:id="121" w:name="exr-miller-deriv-tangent-line-approx"/>
    <w:p>
      <w:pPr>
        <w:pStyle w:val="BodyText"/>
      </w:pPr>
      <w:r>
        <w:rPr>
          <w:b/>
          <w:bCs/>
        </w:rPr>
        <w:t xml:space="preserve">Exercise 13 (Tangent line approximation)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1.1.8.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t>x</m:t>
        </m:r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cos</m:t>
        </m:r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Compute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Find the equation of the tangent line to the curve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Use the tangent line to approximate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+</m:t>
        </m:r>
        <m:r>
          <m:t>0.01</m:t>
        </m:r>
        <m:r>
          <m:rPr>
            <m:sty m:val="p"/>
          </m:rPr>
          <m:t>)</m:t>
        </m:r>
      </m:oMath>
      <w:r>
        <w:t xml:space="preserve">, and compare that approximation with the exact value.</w:t>
      </w:r>
    </w:p>
    <w:bookmarkEnd w:id="121"/>
    <w:bookmarkStart w:id="122" w:name="sol-miller-deriv-tangent-line-approx"/>
    <w:p>
      <w:pPr>
        <w:pStyle w:val="FirstParagraph"/>
      </w:pPr>
      <w:r>
        <w:rPr>
          <w:i/>
          <w:iCs/>
        </w:rPr>
        <w:t xml:space="preserve">Solution 13</w:t>
      </w:r>
      <w:r>
        <w:t xml:space="preserve">. </w:t>
      </w:r>
      <w:r>
        <w:rPr>
          <w:b/>
          <w:bCs/>
        </w:rPr>
        <w:t xml:space="preserve">1.</w:t>
      </w:r>
      <w:r>
        <w:t xml:space="preserve"> </w:t>
      </w:r>
      <w:r>
        <w:t xml:space="preserve">Differentiate term by term: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r>
            <m:rPr>
              <m:sty m:val="p"/>
            </m:rPr>
            <m:t>−</m:t>
          </m:r>
          <m:rad>
            <m:radPr>
              <m:degHide m:val="on"/>
            </m:radPr>
            <m:deg/>
            <m:e>
              <m:r>
                <m:t>2</m:t>
              </m:r>
            </m:e>
          </m:rad>
          <m:r>
            <m:rPr>
              <m:sty m:val="p"/>
            </m:rPr>
            <m:t>sin</m:t>
          </m:r>
          <m:r>
            <m:t>x</m:t>
          </m:r>
        </m:oMath>
      </m:oMathPara>
    </w:p>
    <w:p>
      <w:pPr>
        <w:pStyle w:val="FirstParagraph"/>
      </w:pPr>
      <w:r>
        <w:rPr>
          <w:b/>
          <w:bCs/>
        </w:rPr>
        <w:t xml:space="preserve">2.</w:t>
      </w:r>
      <w:r>
        <w:t xml:space="preserve"> </w:t>
      </w: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sty m:val="p"/>
                </m:rPr>
                <m:t>cos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+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sty m:val="p"/>
                </m:rPr>
                <m:t>sin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</m:eqArr>
        </m:oMath>
      </m:oMathPara>
    </w:p>
    <w:p>
      <w:pPr>
        <w:pStyle w:val="FirstParagraph"/>
      </w:pPr>
      <w:r>
        <w:t xml:space="preserve">Using the point-slope formula, the tangent line at</w:t>
      </w:r>
      <w:r>
        <w:t xml:space="preserve"> </w:t>
      </w:r>
      <m:oMath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3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⟹</m:t>
          </m:r>
          <m:r>
            <m:t>y</m:t>
          </m:r>
          <m:r>
            <m:rPr>
              <m:sty m:val="p"/>
            </m:rPr>
            <m:t>=</m:t>
          </m:r>
          <m:r>
            <m:t>π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+</m:t>
          </m:r>
          <m:r>
            <m:t>3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rPr>
          <w:b/>
          <w:bCs/>
        </w:rPr>
        <w:t xml:space="preserve">3.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+</m:t>
        </m:r>
        <m:r>
          <m:t>0.01</m:t>
        </m:r>
      </m:oMath>
      <w:r>
        <w:t xml:space="preserve">, the linear approximation (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) gives: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/</m:t>
          </m:r>
          <m:r>
            <m:t>4</m:t>
          </m:r>
          <m:r>
            <m:rPr>
              <m:sty m:val="p"/>
            </m:rPr>
            <m:t>+</m:t>
          </m:r>
          <m:r>
            <m:t>0.01</m:t>
          </m:r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3</m:t>
          </m:r>
          <m:r>
            <m:rPr>
              <m:sty m:val="p"/>
            </m:rPr>
            <m:t>(</m:t>
          </m:r>
          <m:r>
            <m:t>0.01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π</m:t>
          </m:r>
          <m:r>
            <m:rPr>
              <m:sty m:val="p"/>
            </m:rPr>
            <m:t>+</m:t>
          </m:r>
          <m:r>
            <m:t>1.03</m:t>
          </m:r>
          <m:r>
            <m:rPr>
              <m:sty m:val="p"/>
            </m:rPr>
            <m:t>≈</m:t>
          </m:r>
          <m:r>
            <m:t>4.171593</m:t>
          </m:r>
        </m:oMath>
      </m:oMathPara>
    </w:p>
    <w:p>
      <w:pPr>
        <w:pStyle w:val="FirstParagraph"/>
      </w:pPr>
      <w:r>
        <w:t xml:space="preserve">The exact value is: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/</m:t>
          </m:r>
          <m:r>
            <m:t>4</m:t>
          </m:r>
          <m:r>
            <m:rPr>
              <m:sty m:val="p"/>
            </m:rPr>
            <m:t>+</m:t>
          </m:r>
          <m:r>
            <m:t>0.01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+</m:t>
              </m:r>
              <m:r>
                <m:t>0.01</m:t>
              </m:r>
            </m:e>
          </m:d>
          <m:r>
            <m:t>​</m:t>
          </m:r>
          <m:r>
            <m:rPr>
              <m:sty m:val="p"/>
            </m:rPr>
            <m:t>+</m:t>
          </m:r>
          <m:rad>
            <m:radPr>
              <m:degHide m:val="on"/>
            </m:radPr>
            <m:deg/>
            <m:e>
              <m:r>
                <m:t>2</m:t>
              </m:r>
            </m:e>
          </m:rad>
          <m:r>
            <m:rPr>
              <m:sty m:val="p"/>
            </m:rPr>
            <m:t>cos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+</m:t>
              </m:r>
              <m:r>
                <m:t>0.01</m:t>
              </m:r>
            </m:e>
          </m:d>
          <m:r>
            <m:t>​</m:t>
          </m:r>
          <m:r>
            <m:rPr>
              <m:sty m:val="p"/>
            </m:rPr>
            <m:t>≈</m:t>
          </m:r>
          <m:r>
            <m:t>4.171543</m:t>
          </m:r>
        </m:oMath>
      </m:oMathPara>
    </w:p>
    <w:p>
      <w:pPr>
        <w:pStyle w:val="FirstParagraph"/>
      </w:pPr>
      <w:r>
        <w:t xml:space="preserve">The approximation error is</w:t>
      </w:r>
      <w:r>
        <w:t xml:space="preserve"> </w:t>
      </w:r>
      <m:oMath>
        <m:r>
          <m:rPr>
            <m:sty m:val="p"/>
          </m:rPr>
          <m:t>|</m:t>
        </m:r>
        <m:r>
          <m:t>4.171593</m:t>
        </m:r>
        <m:r>
          <m:rPr>
            <m:sty m:val="p"/>
          </m:rPr>
          <m:t>−</m:t>
        </m:r>
        <m:r>
          <m:t>4.171543</m:t>
        </m:r>
        <m:r>
          <m:rPr>
            <m:sty m:val="p"/>
          </m:rPr>
          <m:t>|</m:t>
        </m:r>
        <m:r>
          <m:rPr>
            <m:sty m:val="p"/>
          </m:rPr>
          <m:t>≈</m:t>
        </m:r>
        <m:r>
          <m:t>0.00005</m:t>
        </m:r>
      </m:oMath>
      <w:r>
        <w:t xml:space="preserve">, on the order of</w:t>
      </w:r>
      <w:r>
        <w:t xml:space="preserve"> </w:t>
      </w:r>
      <m:oMath>
        <m:r>
          <m:rPr>
            <m:sty m:val="p"/>
          </m:rPr>
          <m:t>(</m:t>
        </m:r>
        <m:r>
          <m:t>0.01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4</m:t>
            </m:r>
          </m:sup>
        </m:sSup>
      </m:oMath>
      <w:r>
        <w:t xml:space="preserve">.</w:t>
      </w:r>
    </w:p>
    <w:bookmarkEnd w:id="122"/>
    <w:bookmarkEnd w:id="123"/>
    <w:bookmarkStart w:id="139" w:name="sec-critical-points"/>
    <w:p>
      <w:pPr>
        <w:pStyle w:val="Heading3"/>
      </w:pPr>
      <w:r>
        <w:t xml:space="preserve">1.6 Critical points and optimization</w:t>
      </w:r>
    </w:p>
    <w:bookmarkStart w:id="124" w:name="def-flat-point"/>
    <w:p>
      <w:pPr>
        <w:pStyle w:val="FirstParagraph"/>
      </w:pPr>
      <w:r>
        <w:rPr>
          <w:b/>
          <w:bCs/>
        </w:rPr>
        <w:t xml:space="preserve">Definition 11 (Flat point (stationary point))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flat point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stationary point</w:t>
      </w:r>
      <w:r>
        <w:t xml:space="preserve">).</w:t>
      </w:r>
    </w:p>
    <w:bookmarkEnd w:id="124"/>
    <w:bookmarkStart w:id="127" w:name="exm-flat-point"/>
    <w:p>
      <w:pPr>
        <w:pStyle w:val="BodyText"/>
      </w:pPr>
      <w:r>
        <w:rPr>
          <w:b/>
          <w:bCs/>
        </w:rPr>
        <w:t xml:space="preserve">Example 10 (Flat points, and a point that is not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7"/>
        </w:numPr>
      </w:pP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w</m:t>
            </m:r>
          </m:e>
          <m:sup>
            <m:r>
              <m:t>2</m:t>
            </m:r>
          </m:sup>
        </m:sSup>
      </m:oMath>
      <w:r>
        <w:t xml:space="preserve">, 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flat point.</w:t>
      </w:r>
      <w:r>
        <w:t xml:space="preserve"> </w:t>
      </w:r>
      <w:r>
        <w:t xml:space="preserve">Yet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neither the</w:t>
      </w:r>
      <w:r>
        <w:t xml:space="preserve"> </w:t>
      </w:r>
      <w:hyperlink r:id="rId125">
        <w:r>
          <w:rPr>
            <w:rStyle w:val="Hyperlink"/>
          </w:rPr>
          <w:t xml:space="preserve">minimum</w:t>
        </w:r>
      </w:hyperlink>
      <w:r>
        <w:t xml:space="preserve"> </w:t>
      </w:r>
      <w:r>
        <w:t xml:space="preserve">nor the</w:t>
      </w:r>
      <w:r>
        <w:t xml:space="preserve"> </w:t>
      </w:r>
      <w:hyperlink r:id="rId126">
        <w:r>
          <w:rPr>
            <w:rStyle w:val="Hyperlink"/>
          </w:rPr>
          <w:t xml:space="preserve">maximum</w:t>
        </w:r>
      </w:hyperlink>
      <w:r>
        <w:t xml:space="preserve"> </w:t>
      </w:r>
      <w:r>
        <w:t xml:space="preserve">of the values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on any open interval around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w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w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17"/>
        </w:numPr>
      </w:pPr>
      <m:oMath>
        <m:r>
          <m:t>h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≠</m:t>
        </m:r>
        <m:r>
          <m:t>0</m:t>
        </m:r>
      </m:oMath>
      <w:r>
        <w:t xml:space="preserve">, so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not a flat point.</w:t>
      </w:r>
    </w:p>
    <w:bookmarkEnd w:id="127"/>
    <w:bookmarkStart w:id="128" w:name="exr-flat-point"/>
    <w:p>
      <w:pPr>
        <w:pStyle w:val="FirstParagraph"/>
      </w:pPr>
      <w:r>
        <w:rPr>
          <w:b/>
          <w:bCs/>
        </w:rPr>
        <w:t xml:space="preserve">Exercise 14 (Find the flat point, and check the approximation)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4</m:t>
        </m:r>
        <m:r>
          <m:t>w</m:t>
        </m:r>
        <m:r>
          <m:rPr>
            <m:sty m:val="p"/>
          </m:rPr>
          <m:t>+</m:t>
        </m:r>
        <m:r>
          <m:t>7</m:t>
        </m:r>
      </m:oMath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Differentiate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Find the flat point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 and say whether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125">
        <w:r>
          <w:rPr>
            <w:rStyle w:val="Hyperlink"/>
          </w:rPr>
          <w:t xml:space="preserve">minimum</w:t>
        </w:r>
      </w:hyperlink>
      <w:r>
        <w:t xml:space="preserve"> </w:t>
      </w:r>
      <w:r>
        <w:t xml:space="preserve">or the</w:t>
      </w:r>
      <w:r>
        <w:t xml:space="preserve"> </w:t>
      </w:r>
      <w:hyperlink r:id="rId126">
        <w:r>
          <w:rPr>
            <w:rStyle w:val="Hyperlink"/>
          </w:rPr>
          <w:t xml:space="preserve">maximum</w:t>
        </w:r>
      </w:hyperlink>
      <w:r>
        <w:t xml:space="preserve"> </w:t>
      </w:r>
      <w:r>
        <w:t xml:space="preserve">of the values of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Evaluate the derivative 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</m:oMath>
      <w:r>
        <w:t xml:space="preserve">, use</w:t>
      </w:r>
      <w:r>
        <w:t xml:space="preserve"> 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to predict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1.01</m:t>
        </m:r>
        <m:r>
          <m:rPr>
            <m:sty m:val="p"/>
          </m:rPr>
          <m:t>)</m:t>
        </m:r>
      </m:oMath>
      <w:r>
        <w:t xml:space="preserve">, and compare that prediction with the exact value.</w:t>
      </w:r>
    </w:p>
    <w:bookmarkEnd w:id="128"/>
    <w:bookmarkStart w:id="130" w:name="sol-flat-point"/>
    <w:p>
      <w:pPr>
        <w:pStyle w:val="FirstParagraph"/>
      </w:pPr>
      <w:r>
        <w:rPr>
          <w:i/>
          <w:iCs/>
        </w:rPr>
        <w:t xml:space="preserve">Solution 14</w:t>
      </w:r>
      <w:r>
        <w:t xml:space="preserve">. </w:t>
      </w:r>
      <w:r>
        <w:rPr>
          <w:b/>
          <w:bCs/>
        </w:rPr>
        <w:t xml:space="preserve">1.</w:t>
      </w:r>
      <w:r>
        <w:t xml:space="preserve"> </w:t>
      </w:r>
      <w:r>
        <w:t xml:space="preserve">Term by term: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d</m:t>
              </m:r>
              <m:r>
                <m:t>f</m:t>
              </m:r>
            </m:num>
            <m:den>
              <m:r>
                <m:t>d</m:t>
              </m:r>
              <m:r>
                <m:t>w</m:t>
              </m:r>
            </m:den>
          </m:f>
          <m:r>
            <m:rPr>
              <m:sty m:val="p"/>
            </m:rPr>
            <m:t>=</m:t>
          </m:r>
          <m:r>
            <m:t>2</m:t>
          </m:r>
          <m:r>
            <m:t>w</m:t>
          </m:r>
          <m:r>
            <m:rPr>
              <m:sty m:val="p"/>
            </m:rPr>
            <m:t>−</m:t>
          </m:r>
          <m:r>
            <m:t>4</m:t>
          </m:r>
        </m:oMath>
      </m:oMathPara>
    </w:p>
    <w:p>
      <w:pPr>
        <w:pStyle w:val="FirstParagraph"/>
      </w:pPr>
      <w:r>
        <w:rPr>
          <w:b/>
          <w:bCs/>
        </w:rPr>
        <w:t xml:space="preserve">2.</w:t>
      </w:r>
      <w:r>
        <w:t xml:space="preserve"> </w:t>
      </w:r>
      <w:r>
        <w:t xml:space="preserve">Set it to zero:</w:t>
      </w:r>
      <w:r>
        <w:t xml:space="preserve"> </w:t>
      </w:r>
      <m:oMath>
        <m:r>
          <m:t>2</m:t>
        </m:r>
        <m:r>
          <m:t>w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8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</m:eqArr>
        </m:oMath>
      </m:oMathPara>
    </w:p>
    <w:p>
      <w:pPr>
        <w:pStyle w:val="FirstParagraph"/>
      </w:pPr>
      <w:r>
        <w:t xml:space="preserve">is the minimum of the values of</w:t>
      </w:r>
      <w:r>
        <w:t xml:space="preserve"> </w:t>
      </w:r>
      <m:oMath>
        <m:r>
          <m:t>f</m:t>
        </m:r>
      </m:oMath>
      <w:r>
        <w:t xml:space="preserve">.</w:t>
      </w:r>
      <w:r>
        <w:t xml:space="preserve"> </w:t>
      </w:r>
      <w:r>
        <w:t xml:space="preserve">Completing the square,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3</m:t>
        </m:r>
      </m:oMath>
      <w:r>
        <w:t xml:space="preserve">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7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w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, 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3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w</m:t>
        </m:r>
      </m:oMath>
      <w:r>
        <w:t xml:space="preserve">.</w:t>
      </w:r>
      <w:r>
        <w:t xml:space="preserve"> </w:t>
      </w:r>
      <w:r>
        <w:t xml:space="preserve">Equivalently, the derivative is negative below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positive above it,</w:t>
      </w:r>
      <w:r>
        <w:t xml:space="preserve"> </w:t>
      </w:r>
      <w:r>
        <w:t xml:space="preserve">so the function falls into that point and rises out of it.</w:t>
      </w:r>
    </w:p>
    <w:p>
      <w:pPr>
        <w:pStyle w:val="BodyText"/>
      </w:pPr>
      <w:r>
        <w:rPr>
          <w:b/>
          <w:bCs/>
        </w:rPr>
        <w:t xml:space="preserve">3.</w:t>
      </w:r>
      <w:r>
        <w:t xml:space="preserve"> </w:t>
      </w:r>
      <w:r>
        <w:t xml:space="preserve">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 derivative is</w:t>
      </w:r>
      <w:r>
        <w:t xml:space="preserve"> </w:t>
      </w:r>
      <m:oMath>
        <m:r>
          <m:t>2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falling there.</w:t>
      </w:r>
      <w:r>
        <w:t xml:space="preserve"> </w:t>
      </w:r>
      <w:r>
        <w:t xml:space="preserve">With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0.01</m:t>
        </m:r>
      </m:oMath>
      <w:r>
        <w:t xml:space="preserve">,</w:t>
      </w:r>
      <w:r>
        <w:t xml:space="preserve"> 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predicts a change of</w:t>
      </w:r>
      <w:r>
        <w:t xml:space="preserve"> </w:t>
      </w:r>
      <m:oMath>
        <m:r>
          <m:rPr>
            <m:sty m:val="p"/>
          </m:rPr>
          <m:t>(</m:t>
        </m:r>
        <m:r>
          <m:t>0.01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0.02</m:t>
        </m:r>
      </m:oMath>
      <w:r>
        <w:t xml:space="preserve">, from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pStyle w:val="FirstParagraph"/>
      </w:pPr>
      <w:r>
        <w:t xml:space="preserve">to</w:t>
      </w:r>
      <w:r>
        <w:t xml:space="preserve"> </w:t>
      </w:r>
      <m:oMath>
        <m:r>
          <m:t>3.98</m:t>
        </m:r>
      </m:oMath>
      <w:r>
        <w:t xml:space="preserve">.</w:t>
      </w:r>
      <w:r>
        <w:t xml:space="preserve"> </w:t>
      </w:r>
      <w:r>
        <w:t xml:space="preserve">The exact value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1.01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1.01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(</m:t>
              </m:r>
              <m:r>
                <m:t>1.01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1.0201</m:t>
              </m:r>
              <m:r>
                <m:rPr>
                  <m:sty m:val="p"/>
                </m:rPr>
                <m:t>−</m:t>
              </m:r>
              <m:r>
                <m:t>4.04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3.9801</m:t>
              </m:r>
            </m:e>
          </m:eqArr>
        </m:oMath>
      </m:oMathPara>
    </w:p>
    <w:p>
      <w:pPr>
        <w:pStyle w:val="FirstParagraph"/>
      </w:pPr>
      <w:r>
        <w:t xml:space="preserve">a change of</w:t>
      </w:r>
      <w:r>
        <w:t xml:space="preserve"> </w:t>
      </w:r>
      <m:oMath>
        <m:r>
          <m:rPr>
            <m:sty m:val="p"/>
          </m:rPr>
          <m:t>−</m:t>
        </m:r>
        <m:r>
          <m:t>0.0199</m:t>
        </m:r>
      </m:oMath>
      <w:r>
        <w:t xml:space="preserve">.</w:t>
      </w:r>
      <w:r>
        <w:t xml:space="preserve"> </w:t>
      </w:r>
      <w:r>
        <w:t xml:space="preserve">The prediction is off by</w:t>
      </w:r>
      <w:r>
        <w:t xml:space="preserve"> </w:t>
      </w:r>
      <m:oMath>
        <m:r>
          <m:t>0.0001</m:t>
        </m:r>
      </m:oMath>
      <w:r>
        <w:t xml:space="preserve">, which is</w:t>
      </w:r>
      <w:r>
        <w:t xml:space="preserve"> </w:t>
      </w:r>
      <m:oMath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w:r>
        <w:t xml:space="preserve">the linear approximation drops everything of that order and smaller,</w:t>
      </w:r>
      <w:r>
        <w:t xml:space="preserve"> </w:t>
      </w:r>
      <w:r>
        <w:t xml:space="preserve">so halving the step quarters the error.</w:t>
      </w:r>
      <w:r>
        <w:t xml:space="preserve"> </w:t>
      </w:r>
      <w:r>
        <w:t xml:space="preserve">That trade is the whole bargain of</w:t>
      </w:r>
      <w:r>
        <w:t xml:space="preserve"> </w:t>
      </w:r>
      <w:hyperlink r:id="rId129">
        <w:r>
          <w:rPr>
            <w:rStyle w:val="Hyperlink"/>
          </w:rPr>
          <w:t xml:space="preserve">gradient descent</w:t>
        </w:r>
      </w:hyperlink>
      <w:r>
        <w:t xml:space="preserve">,</w:t>
      </w:r>
      <w:r>
        <w:t xml:space="preserve"> </w:t>
      </w:r>
      <w:r>
        <w:t xml:space="preserve">the step-by-step method of fitting models defined on the optimization page.</w:t>
      </w:r>
      <w:r>
        <w:t xml:space="preserve"> </w:t>
      </w:r>
      <w:r>
        <w:t xml:space="preserve">We take a step in the direction the derivative recommends,</w:t>
      </w:r>
      <w:r>
        <w:t xml:space="preserve"> </w:t>
      </w:r>
      <w:r>
        <w:t xml:space="preserve">and the recommendation is trustworthy only as far as the step is small.</w:t>
      </w:r>
    </w:p>
    <w:bookmarkEnd w:id="130"/>
    <w:bookmarkStart w:id="131" w:name="def-critical-point"/>
    <w:p>
      <w:pPr>
        <w:pStyle w:val="BodyText"/>
      </w:pPr>
      <w:r>
        <w:rPr>
          <w:b/>
          <w:bCs/>
        </w:rPr>
        <w:t xml:space="preserve">Definition 12 (Critical point)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defined on an</w:t>
      </w:r>
      <w:r>
        <w:t xml:space="preserve"> </w:t>
      </w:r>
      <w:hyperlink r:id="rId10">
        <w:r>
          <w:rPr>
            <w:rStyle w:val="Hyperlink"/>
          </w:rPr>
          <w:t xml:space="preserve">open interval</w:t>
        </w:r>
      </w:hyperlink>
      <w:r>
        <w:t xml:space="preserve"> </w:t>
      </w:r>
      <w:r>
        <w:t xml:space="preserve">containing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 point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critical point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if either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not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4</w:t>
        </w:r>
      </w:hyperlink>
      <w:r>
        <w:t xml:space="preserve">).</w:t>
      </w:r>
    </w:p>
    <w:bookmarkEnd w:id="131"/>
    <w:bookmarkStart w:id="132" w:name="exm-critical-point"/>
    <w:p>
      <w:pPr>
        <w:pStyle w:val="BodyText"/>
      </w:pPr>
      <w:r>
        <w:rPr>
          <w:b/>
          <w:bCs/>
        </w:rPr>
        <w:t xml:space="preserve">Example 11 (Critical points that are and are not flat points)</w:t>
      </w:r>
      <w:r>
        <w:t xml:space="preserve"> </w:t>
      </w:r>
      <w:r>
        <w:t xml:space="preserve"> </w:t>
      </w:r>
    </w:p>
    <w:p>
      <w:pPr>
        <w:numPr>
          <w:ilvl w:val="0"/>
          <w:numId w:val="1019"/>
        </w:numPr>
      </w:pPr>
      <m:oMath>
        <m:r>
          <m:t>g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w</m:t>
            </m:r>
          </m:e>
        </m:d>
        <m:r>
          <m:t>​</m:t>
        </m:r>
      </m:oMath>
      <w:r>
        <w:t xml:space="preserve"> </w:t>
      </w:r>
      <w:r>
        <w:t xml:space="preserve">has no derivative 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its one-sided derivatives there are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(</w:t>
      </w:r>
      <w:hyperlink w:anchor="exm-one-sided-derivative">
        <w:r>
          <w:rPr>
            <w:rStyle w:val="Hyperlink"/>
          </w:rPr>
          <w:t xml:space="preserve">Example 6</w:t>
        </w:r>
      </w:hyperlink>
      <w:r>
        <w:t xml:space="preserve">),</w:t>
      </w:r>
      <w:r>
        <w:t xml:space="preserve"> </w:t>
      </w:r>
      <w:r>
        <w:t xml:space="preserve">so the difference quotient</w:t>
      </w:r>
      <w:r>
        <w:t xml:space="preserve"> </w:t>
      </w:r>
      <m:oMath>
        <m:f>
          <m:fPr>
            <m:type m:val="lin"/>
          </m:fPr>
          <m:num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h</m:t>
                </m:r>
              </m:e>
            </m:d>
            <m:r>
              <m:t>​</m:t>
            </m:r>
            <m:r>
              <m:rPr>
                <m:sty m:val="p"/>
              </m:rPr>
              <m:t>−</m:t>
            </m:r>
            <m:r>
              <m:t>0</m:t>
            </m:r>
          </m:num>
          <m:den>
            <m:r>
              <m:t>h</m:t>
            </m:r>
          </m:den>
        </m:f>
      </m:oMath>
      <w:r>
        <w:t xml:space="preserve"> </w:t>
      </w:r>
      <w:r>
        <w:t xml:space="preserve">has no limit 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(</w:t>
      </w:r>
      <w:hyperlink w:anchor="def-one-sided-limit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critical point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but not a flat point.</w:t>
      </w:r>
    </w:p>
    <w:p>
      <w:pPr>
        <w:numPr>
          <w:ilvl w:val="0"/>
          <w:numId w:val="1019"/>
        </w:numPr>
      </w:pP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flat point of</w:t>
      </w:r>
      <w:r>
        <w:t xml:space="preserve"> </w:t>
      </w:r>
      <m:oMath>
        <m:r>
          <m:t>f</m:t>
        </m:r>
      </m:oMath>
      <w:r>
        <w:t xml:space="preserve">, and hence a critical point.</w:t>
      </w:r>
    </w:p>
    <w:p>
      <w:pPr>
        <w:numPr>
          <w:ilvl w:val="0"/>
          <w:numId w:val="1019"/>
        </w:numPr>
      </w:pPr>
      <m:oMath>
        <m:r>
          <m:t>h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differentiable everywhere, with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w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the only critical point of</w:t>
      </w:r>
      <w:r>
        <w:t xml:space="preserve"> </w:t>
      </w:r>
      <m:oMath>
        <m:r>
          <m:t>h</m:t>
        </m:r>
      </m:oMath>
      <w:r>
        <w:t xml:space="preserve">; for example,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≠</m:t>
        </m:r>
        <m:r>
          <m:t>0</m:t>
        </m:r>
      </m:oMath>
      <w:r>
        <w:t xml:space="preserve">, so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not one.</w:t>
      </w:r>
    </w:p>
    <w:bookmarkEnd w:id="132"/>
    <w:bookmarkStart w:id="133" w:name="thm-flat-point-critical"/>
    <w:p>
      <w:pPr>
        <w:pStyle w:val="FirstParagraph"/>
      </w:pPr>
      <w:r>
        <w:rPr>
          <w:b/>
          <w:bCs/>
        </w:rPr>
        <w:t xml:space="preserve">Theorem 11 (Every flat point is a critical point)</w:t>
      </w:r>
      <w:r>
        <w:t xml:space="preserve"> </w:t>
      </w:r>
      <w:r>
        <w:t xml:space="preserve">If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flat point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flat-point">
        <w:r>
          <w:rPr>
            <w:rStyle w:val="Hyperlink"/>
          </w:rPr>
          <w:t xml:space="preserve">Definition 11</w:t>
        </w:r>
      </w:hyperlink>
      <w:r>
        <w:t xml:space="preserve">), then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critical point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critical-point">
        <w:r>
          <w:rPr>
            <w:rStyle w:val="Hyperlink"/>
          </w:rPr>
          <w:t xml:space="preserve">Definition 12</w:t>
        </w:r>
      </w:hyperlink>
      <w:r>
        <w:t xml:space="preserve">).</w:t>
      </w:r>
    </w:p>
    <w:bookmarkEnd w:id="13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 flat point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condition</w:t>
      </w:r>
      <w:r>
        <w:t xml:space="preserve"> </w:t>
      </w:r>
      <w:r>
        <w:t xml:space="preserve">“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”</w:t>
      </w:r>
      <w:r>
        <w:t xml:space="preserve"> </w:t>
      </w:r>
      <w:r>
        <w:t xml:space="preserve">is the first alternative in</w:t>
      </w:r>
      <w:r>
        <w:t xml:space="preserve"> </w:t>
      </w:r>
      <w:hyperlink w:anchor="def-critical-point">
        <w:r>
          <w:rPr>
            <w:rStyle w:val="Hyperlink"/>
          </w:rPr>
          <w:t xml:space="preserve">Definition 12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critical point.</w:t>
      </w:r>
    </w:p>
    <w:bookmarkStart w:id="134" w:name="exm-flat-point-critical"/>
    <w:p>
      <w:pPr>
        <w:pStyle w:val="BodyText"/>
      </w:pPr>
      <w:r>
        <w:rPr>
          <w:b/>
          <w:bCs/>
        </w:rPr>
        <w:t xml:space="preserve">Example 12 (The flat points of a cubic, and a critical point that is not flat)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w</m:t>
        </m:r>
      </m:oMath>
      <w:r>
        <w:t xml:space="preserve">, the derivative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w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3</m:t>
        </m:r>
      </m:oMath>
      <w:r>
        <w:t xml:space="preserve">.</w:t>
      </w:r>
      <w:r>
        <w:t xml:space="preserve"> </w:t>
      </w:r>
      <w:r>
        <w:t xml:space="preserve">The code differentiates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D()</w:t>
      </w:r>
      <w:r>
        <w:t xml:space="preserve"> </w:t>
      </w:r>
      <w:r>
        <w:t xml:space="preserve">and evaluates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at several points.</w:t>
      </w:r>
      <w:r>
        <w:t xml:space="preserve"> </w:t>
      </w:r>
      <w:r>
        <w:t xml:space="preserve">For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w</m:t>
            </m:r>
          </m:e>
        </m:d>
        <m:r>
          <m:t>​</m:t>
        </m:r>
      </m:oMath>
      <w:r>
        <w:t xml:space="preserve">, it computes the difference quotients 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from both sides.</w:t>
      </w:r>
    </w:p>
    <w:p>
      <w:pPr>
        <w:pStyle w:val="SourceCode"/>
      </w:pPr>
      <w:r>
        <w:rPr>
          <w:rStyle w:val="NormalTok"/>
        </w:rPr>
        <w:t xml:space="preserve">f_prime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quote</w:t>
      </w:r>
      <w:r>
        <w:rPr>
          <w:rStyle w:val="NormalTok"/>
        </w:rPr>
        <w:t xml:space="preserve">(w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w), </w:t>
      </w:r>
      <w:r>
        <w:rPr>
          <w:rStyle w:val="StringTok"/>
        </w:rPr>
        <w:t xml:space="preserve">"w"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points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derivs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 =</w:t>
      </w:r>
      <w:r>
        <w:rPr>
          <w:rStyle w:val="NormalTok"/>
        </w:rPr>
        <w:t xml:space="preserve"> points, </w:t>
      </w:r>
      <w:r>
        <w:rPr>
          <w:rStyle w:val="AttributeTok"/>
        </w:rPr>
        <w:t xml:space="preserve">f_prime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eval</w:t>
      </w:r>
      <w:r>
        <w:rPr>
          <w:rStyle w:val="NormalTok"/>
        </w:rPr>
        <w:t xml:space="preserve">(f_prime,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 =</w:t>
      </w:r>
      <w:r>
        <w:rPr>
          <w:rStyle w:val="NormalTok"/>
        </w:rPr>
        <w:t xml:space="preserve"> points)))</w:t>
      </w:r>
      <w:r>
        <w:br/>
      </w:r>
      <w:r>
        <w:rPr>
          <w:rStyle w:val="NormalTok"/>
        </w:rPr>
        <w:t xml:space="preserve">derivs</w:t>
      </w:r>
      <w:r>
        <w:br/>
      </w:r>
      <w:r>
        <w:rPr>
          <w:rStyle w:val="CommentTok"/>
        </w:rPr>
        <w:t xml:space="preserve">#&gt; # A tibble: 5 × 2</w:t>
      </w:r>
      <w:r>
        <w:br/>
      </w:r>
      <w:r>
        <w:rPr>
          <w:rStyle w:val="CommentTok"/>
        </w:rPr>
        <w:t xml:space="preserve">#&gt;       w f_prime</w:t>
      </w:r>
      <w:r>
        <w:br/>
      </w:r>
      <w:r>
        <w:rPr>
          <w:rStyle w:val="CommentTok"/>
        </w:rPr>
        <w:t xml:space="preserve">#&gt;   &lt;dbl&gt;   &lt;dbl&gt;</w:t>
      </w:r>
      <w:r>
        <w:br/>
      </w:r>
      <w:r>
        <w:rPr>
          <w:rStyle w:val="CommentTok"/>
        </w:rPr>
        <w:t xml:space="preserve">#&gt; 1    -2       9</w:t>
      </w:r>
      <w:r>
        <w:br/>
      </w:r>
      <w:r>
        <w:rPr>
          <w:rStyle w:val="CommentTok"/>
        </w:rPr>
        <w:t xml:space="preserve">#&gt; 2    -1       0</w:t>
      </w:r>
      <w:r>
        <w:br/>
      </w:r>
      <w:r>
        <w:rPr>
          <w:rStyle w:val="CommentTok"/>
        </w:rPr>
        <w:t xml:space="preserve">#&gt; 3     0      -3</w:t>
      </w:r>
      <w:r>
        <w:br/>
      </w:r>
      <w:r>
        <w:rPr>
          <w:rStyle w:val="CommentTok"/>
        </w:rPr>
        <w:t xml:space="preserve">#&gt; 4     1       0</w:t>
      </w:r>
      <w:r>
        <w:br/>
      </w:r>
      <w:r>
        <w:rPr>
          <w:rStyle w:val="CommentTok"/>
        </w:rPr>
        <w:t xml:space="preserve">#&gt; 5     2       9</w:t>
      </w:r>
      <w:r>
        <w:br/>
      </w:r>
      <w:r>
        <w:rPr>
          <w:rStyle w:val="NormalTok"/>
        </w:rPr>
        <w:t xml:space="preserve">flat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derivs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w[derivs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f_prime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NormalTok"/>
        </w:rPr>
        <w:t xml:space="preserve">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1e-3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1e-3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quotients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(h)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h</w:t>
      </w:r>
      <w:r>
        <w:br/>
      </w:r>
      <w:r>
        <w:rPr>
          <w:rStyle w:val="NormalTok"/>
        </w:rPr>
        <w:t xml:space="preserve">quotients</w:t>
      </w:r>
      <w:r>
        <w:br/>
      </w:r>
      <w:r>
        <w:rPr>
          <w:rStyle w:val="CommentTok"/>
        </w:rPr>
        <w:t xml:space="preserve">#&gt; [1] -1  1</w:t>
      </w:r>
    </w:p>
    <w:p>
      <w:pPr>
        <w:pStyle w:val="FirstParagraph"/>
      </w:pPr>
      <w:r>
        <w:t xml:space="preserve">The derivative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at 2 of the 5 points,</w:t>
      </w:r>
      <w:r>
        <w:t xml:space="preserve"> </w:t>
      </w:r>
      <w:r>
        <w:t xml:space="preserve">namely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These are flat points of</w:t>
      </w:r>
      <w:r>
        <w:t xml:space="preserve"> </w:t>
      </w:r>
      <m:oMath>
        <m:r>
          <m:t>f</m:t>
        </m:r>
      </m:oMath>
      <w:r>
        <w:t xml:space="preserve">, so by</w:t>
      </w:r>
      <w:r>
        <w:t xml:space="preserve"> </w:t>
      </w:r>
      <w:hyperlink w:anchor="thm-flat-point-critical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they are critical points.</w:t>
      </w:r>
      <w:r>
        <w:t xml:space="preserve"> </w:t>
      </w:r>
      <w:r>
        <w:t xml:space="preserve">The difference quotients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are -1 from the left and 1 from the right,</w:t>
      </w:r>
      <w:r>
        <w:t xml:space="preserve"> </w:t>
      </w:r>
      <w:r>
        <w:t xml:space="preserve">so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has no derivative at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Thus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critical point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(</w:t>
      </w:r>
      <w:hyperlink w:anchor="def-critical-point">
        <w:r>
          <w:rPr>
            <w:rStyle w:val="Hyperlink"/>
          </w:rPr>
          <w:t xml:space="preserve">Definition 12</w:t>
        </w:r>
      </w:hyperlink>
      <w:r>
        <w:t xml:space="preserve">), but not a flat point.</w:t>
      </w:r>
    </w:p>
    <w:bookmarkEnd w:id="134"/>
    <w:bookmarkStart w:id="135" w:name="exr-miller-deriv-opt-gamma-kernel"/>
    <w:p>
      <w:pPr>
        <w:pStyle w:val="BodyText"/>
      </w:pPr>
      <w:r>
        <w:rPr>
          <w:b/>
          <w:bCs/>
        </w:rPr>
        <w:t xml:space="preserve">Exercise 15 (Maximizing a gamma-family kernel)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1.1.10.</w:t>
      </w:r>
    </w:p>
    <w:p>
      <w:pPr>
        <w:pStyle w:val="BodyText"/>
      </w:pPr>
      <w:r>
        <w:t xml:space="preserve">Find the maximum value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</m:sup>
          </m:sSup>
        </m:oMath>
      </m:oMathPara>
    </w:p>
    <w:p>
      <w:pPr>
        <w:pStyle w:val="FirstParagraph"/>
      </w:pPr>
      <w:r>
        <w:t xml:space="preserve">on 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.</w:t>
      </w:r>
    </w:p>
    <w:bookmarkEnd w:id="135"/>
    <w:bookmarkStart w:id="136" w:name="sol-miller-deriv-opt-gamma-kernel"/>
    <w:p>
      <w:pPr>
        <w:pStyle w:val="BodyText"/>
      </w:pPr>
      <w:r>
        <w:rPr>
          <w:i/>
          <w:iCs/>
        </w:rPr>
        <w:t xml:space="preserve">Solution 15</w:t>
      </w:r>
      <w:r>
        <w:t xml:space="preserve">. </w:t>
      </w:r>
      <w:r>
        <w:t xml:space="preserve">Differentiate using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only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p>
      <w:pPr>
        <w:pStyle w:val="BodyText"/>
      </w:pP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 boundary and critical points:</w:t>
      </w:r>
    </w:p>
    <w:p>
      <w:pPr>
        <w:numPr>
          <w:ilvl w:val="0"/>
          <w:numId w:val="1020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20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4</m:t>
                  </m:r>
                </m:e>
                <m:sup>
                  <m:r>
                    <m:t>4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256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4.6888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20"/>
        </w:numPr>
      </w:pP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: exponential decay dominates polynomial growth, 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sSup>
          <m:e>
            <m:r>
              <m:t>x</m:t>
            </m:r>
          </m:e>
          <m:sup>
            <m:r>
              <m:t>4</m:t>
            </m:r>
          </m:sup>
        </m:sSup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Since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 the global maximum occurs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, with maximum value</w:t>
      </w:r>
      <w:r>
        <w:t xml:space="preserve"> </w:t>
      </w:r>
      <m:oMath>
        <m:r>
          <m:t>256</m:t>
        </m:r>
        <m:r>
          <m:rPr>
            <m:sty m:val="p"/>
          </m:rPr>
          <m:t>/</m:t>
        </m:r>
        <m:sSup>
          <m:e>
            <m:r>
              <m:t>e</m:t>
            </m:r>
          </m:e>
          <m:sup>
            <m:r>
              <m:t>4</m:t>
            </m:r>
          </m:sup>
        </m:sSup>
      </m:oMath>
      <w:r>
        <w:t xml:space="preserve">.</w:t>
      </w:r>
    </w:p>
    <w:bookmarkEnd w:id="136"/>
    <w:bookmarkStart w:id="137" w:name="X2af8583915c3d6755df2ace9fe2e1b48908f679"/>
    <w:p>
      <w:pPr>
        <w:pStyle w:val="BodyText"/>
      </w:pPr>
      <w:r>
        <w:rPr>
          <w:b/>
          <w:bCs/>
        </w:rPr>
        <w:t xml:space="preserve">Exercise 16 (Classifying critical points with the second derivative test)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1.1.11.</w:t>
      </w:r>
    </w:p>
    <w:p>
      <w:pPr>
        <w:pStyle w:val="BodyText"/>
      </w:pPr>
      <w:r>
        <w:t xml:space="preserve">Find the critical points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−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and decide whether each is a local maximum, a local minimum, or an inflection point.</w:t>
      </w:r>
    </w:p>
    <w:bookmarkEnd w:id="137"/>
    <w:bookmarkStart w:id="138" w:name="X9a58de6c6ab4baf2df3e3111c406b3abe7c25e0"/>
    <w:p>
      <w:pPr>
        <w:pStyle w:val="BodyText"/>
      </w:pPr>
      <w:r>
        <w:rPr>
          <w:i/>
          <w:iCs/>
        </w:rPr>
        <w:t xml:space="preserve">Solution 16</w:t>
      </w:r>
      <w:r>
        <w:t xml:space="preserve">. </w:t>
      </w:r>
      <w:r>
        <w:t xml:space="preserve">Compute the first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6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Setting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 critical points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p>
      <w:pPr>
        <w:pStyle w:val="BodyText"/>
      </w:pPr>
      <w:r>
        <w:t xml:space="preserve">Compute the second derivative: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24</m:t>
          </m:r>
          <m:r>
            <m:t>x</m:t>
          </m:r>
          <m:r>
            <m:rPr>
              <m:sty m:val="p"/>
            </m:rPr>
            <m:t>−</m:t>
          </m:r>
          <m:r>
            <m:t>6</m:t>
          </m:r>
        </m:oMath>
      </m:oMathPara>
    </w:p>
    <w:p>
      <w:pPr>
        <w:pStyle w:val="FirstParagraph"/>
      </w:pPr>
      <w:r>
        <w:t xml:space="preserve">Apply the second derivative test at each critical point:</w:t>
      </w:r>
    </w:p>
    <w:p>
      <w:pPr>
        <w:numPr>
          <w:ilvl w:val="0"/>
          <w:numId w:val="1021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&lt;</m:t>
        </m:r>
        <m:r>
          <m:t>0</m:t>
        </m:r>
      </m:oMath>
      <w:r>
        <w:t xml:space="preserve">, so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strict local maximum.</w:t>
      </w:r>
    </w:p>
    <w:p>
      <w:pPr>
        <w:numPr>
          <w:ilvl w:val="0"/>
          <w:numId w:val="1021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is a strict local minimum.</w:t>
      </w:r>
    </w:p>
    <w:p>
      <w:pPr>
        <w:pStyle w:val="FirstParagraph"/>
      </w:pPr>
      <w:r>
        <w:t xml:space="preserve">Inflection points occur where the second derivative changes sign (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). Because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t xml:space="preserve">is non-zero at both critical points, neither is an inflection point.</w:t>
      </w:r>
    </w:p>
    <w:bookmarkEnd w:id="138"/>
    <w:bookmarkEnd w:id="139"/>
    <w:bookmarkStart w:id="188" w:name="sec-taylor-series"/>
    <w:p>
      <w:pPr>
        <w:pStyle w:val="Heading3"/>
      </w:pPr>
      <w:r>
        <w:t xml:space="preserve">1.7 Taylor series</w:t>
      </w:r>
    </w:p>
    <w:bookmarkStart w:id="141" w:name="def-taylor-polynomial"/>
    <w:p>
      <w:pPr>
        <w:pStyle w:val="FirstParagraph"/>
      </w:pPr>
      <w:r>
        <w:rPr>
          <w:b/>
          <w:bCs/>
        </w:rPr>
        <w:t xml:space="preserve">Definition 13 (Taylor polynomial)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that has at least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derivatives at a point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Taylor polynomial</w:t>
      </w:r>
      <w:r>
        <w:t xml:space="preserve"> </w:t>
      </w:r>
      <w:r>
        <w:t xml:space="preserve">of degree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w:bookmarkStart w:id="140" w:name="eq-taylor-poly-def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f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k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</m:sup>
              </m:sSup>
            </m:e>
          </m:eqAr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40"/>
    </w:p>
    <w:bookmarkEnd w:id="141"/>
    <w:bookmarkStart w:id="142" w:name="exm-taylor-polynomial-exponential"/>
    <w:p>
      <w:pPr>
        <w:pStyle w:val="FirstParagraph"/>
      </w:pPr>
      <w:r>
        <w:rPr>
          <w:b/>
          <w:bCs/>
        </w:rPr>
        <w:t xml:space="preserve">Example 13 (Taylor series of the exponential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every derivative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degree-</w:t>
      </w:r>
      <m:oMath>
        <m:r>
          <m:t>n</m:t>
        </m:r>
      </m:oMath>
      <w:r>
        <w:t xml:space="preserve"> </w:t>
      </w:r>
      <w:r>
        <w:t xml:space="preserve">Maclaurin polynomial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n</m:t>
                      </m:r>
                    </m:sup>
                  </m:sSup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k</m:t>
                          </m:r>
                        </m:sup>
                      </m:sSup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</m:e>
          </m:eqArr>
        </m:oMath>
      </m:oMathPara>
    </w:p>
    <w:p>
      <w:pPr>
        <w:pStyle w:val="FirstParagraph"/>
      </w:pPr>
      <w:r>
        <w:t xml:space="preserve">Because the remainder</w:t>
      </w:r>
      <w:r>
        <w:t xml:space="preserve"> </w:t>
      </w:r>
      <m:oMath>
        <m:sSub>
          <m:e>
            <m:r>
              <m:t>R</m:t>
            </m:r>
          </m:e>
          <m:sub>
            <m:r>
              <m:t>n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 Taylor series converges everywhere to</w:t>
      </w:r>
      <w: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e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k</m:t>
                      </m:r>
                    </m:sup>
                  </m:sSup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!</m:t>
                  </m:r>
                </m:den>
              </m:f>
            </m:e>
          </m:nary>
        </m:oMath>
      </m:oMathPara>
    </w:p>
    <w:bookmarkEnd w:id="142"/>
    <w:bookmarkStart w:id="143" w:name="def-maclaurin-polynomial"/>
    <w:p>
      <w:pPr>
        <w:pStyle w:val="FirstParagraph"/>
      </w:pPr>
      <w:r>
        <w:rPr>
          <w:b/>
          <w:bCs/>
        </w:rPr>
        <w:t xml:space="preserve">Definition 14 (Maclaurin polynomial)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the Taylor polynomial</w:t>
      </w:r>
      <w:r>
        <w:t xml:space="preserve"> </w:t>
      </w:r>
      <m:oMath>
        <m:sSub>
          <m:e>
            <m:r>
              <m:t>P</m:t>
            </m:r>
          </m:e>
          <m:sub>
            <m:r>
              <m:t>n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taylor-polynomial">
        <w:r>
          <w:rPr>
            <w:rStyle w:val="Hyperlink"/>
          </w:rPr>
          <w:t xml:space="preserve">Definition 13</w:t>
        </w:r>
      </w:hyperlink>
      <w:r>
        <w:t xml:space="preserve">) is called the</w:t>
      </w:r>
      <w:r>
        <w:t xml:space="preserve"> </w:t>
      </w:r>
      <w:r>
        <w:rPr>
          <w:b/>
          <w:bCs/>
        </w:rPr>
        <w:t xml:space="preserve">Maclaurin polynomial</w:t>
      </w:r>
      <w:r>
        <w:t xml:space="preserve">.</w:t>
      </w:r>
    </w:p>
    <w:bookmarkEnd w:id="143"/>
    <w:bookmarkStart w:id="144" w:name="def-taylor-series"/>
    <w:p>
      <w:pPr>
        <w:pStyle w:val="BodyText"/>
      </w:pPr>
      <w:r>
        <w:rPr>
          <w:b/>
          <w:bCs/>
        </w:rPr>
        <w:t xml:space="preserve">Definition 15 (Taylor series)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as in</w:t>
      </w:r>
      <w:r>
        <w:t xml:space="preserve"> </w:t>
      </w:r>
      <w:hyperlink w:anchor="def-taylor-polynomial">
        <w:r>
          <w:rPr>
            <w:rStyle w:val="Hyperlink"/>
          </w:rPr>
          <w:t xml:space="preserve">Definition 13</w:t>
        </w:r>
      </w:hyperlink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infinitely differentiable and the series converges to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on an open interval containing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, the infinite sum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f>
              <m:fPr>
                <m:type m:val="bar"/>
              </m:fPr>
              <m:num>
                <m:sSup>
                  <m:e>
                    <m:r>
                      <m:t>f</m:t>
                    </m:r>
                  </m:e>
                  <m:sup>
                    <m:r>
                      <m:rPr>
                        <m:sty m:val="p"/>
                      </m:rPr>
                      <m:t>(</m:t>
                    </m:r>
                    <m:r>
                      <m:t>k</m:t>
                    </m:r>
                    <m:r>
                      <m:rPr>
                        <m:sty m:val="p"/>
                      </m:rPr>
                      <m:t>)</m:t>
                    </m:r>
                  </m:sup>
                </m:sSup>
                <m:r>
                  <m:rPr>
                    <m:sty m:val="p"/>
                  </m:rPr>
                  <m:t>(</m:t>
                </m:r>
                <m:sSub>
                  <m:e>
                    <m:r>
                      <m:t>x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)</m:t>
                </m:r>
              </m:num>
              <m:den>
                <m:r>
                  <m:t>k</m:t>
                </m:r>
                <m:r>
                  <m:rPr>
                    <m:sty m:val="p"/>
                  </m:rPr>
                  <m:t>!</m:t>
                </m:r>
              </m:den>
            </m:f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0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Taylor series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144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4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4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Chapter 11 of the</w:t>
            </w:r>
            <w:r>
              <w:t xml:space="preserve"> </w:t>
            </w:r>
            <w:hyperlink r:id="rId147">
              <w:r>
                <w:rPr>
                  <w:rStyle w:val="Hyperlink"/>
                  <w:i/>
                  <w:iCs/>
                </w:rPr>
                <w:t xml:space="preserve">Essence of calculus</w:t>
              </w:r>
            </w:hyperlink>
            <w:r>
              <w:t xml:space="preserve"> </w:t>
            </w:r>
            <w:r>
              <w:t xml:space="preserve">series by 3Blue1Brown</w:t>
            </w:r>
            <w:r>
              <w:t xml:space="preserve"> </w:t>
            </w:r>
            <w:r>
              <w:t xml:space="preserve">develops the geometric and polynomial intuition behind Taylor approximations:</w:t>
            </w:r>
          </w:p>
          <w:p>
            <w:pPr>
              <w:pStyle w:val="Compact"/>
              <w:numPr>
                <w:ilvl w:val="0"/>
                <w:numId w:val="1022"/>
              </w:numPr>
            </w:pPr>
            <w:hyperlink r:id="rId148">
              <w:r>
                <w:rPr>
                  <w:rStyle w:val="Hyperlink"/>
                </w:rPr>
                <w:t xml:space="preserve">Taylor series</w:t>
              </w:r>
            </w:hyperlink>
            <w:r>
              <w:t xml:space="preserve"> </w:t>
            </w:r>
            <w:r>
              <w:t xml:space="preserve">shows how higher-order derivatives match the curvature and rate of change of a function near a point to build polynomial approximations (</w:t>
            </w:r>
            <w:hyperlink w:anchor="def-taylor-polynomial">
              <w:r>
                <w:rPr>
                  <w:rStyle w:val="Hyperlink"/>
                </w:rPr>
                <w:t xml:space="preserve">Definition 13</w:t>
              </w:r>
            </w:hyperlink>
            <w:r>
              <w:t xml:space="preserve">).</w:t>
            </w:r>
          </w:p>
          <w:p/>
        </w:tc>
      </w:tr>
    </w:tbl>
    <w:bookmarkStart w:id="149" w:name="exr-miller-taylor-poly-zero"/>
    <w:p>
      <w:pPr>
        <w:pStyle w:val="FirstParagraph"/>
      </w:pPr>
      <w:r>
        <w:rPr>
          <w:b/>
          <w:bCs/>
        </w:rPr>
        <w:t xml:space="preserve">Exercise 17 (Taylor polynomial of a polynomial at the origin)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1.1.16.</w:t>
      </w:r>
    </w:p>
    <w:p>
      <w:pPr>
        <w:pStyle w:val="BodyText"/>
      </w:pPr>
      <w:r>
        <w:t xml:space="preserve">Find the first five terms (up to degree 4)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49"/>
    <w:bookmarkStart w:id="150" w:name="sol-miller-taylor-poly-zero"/>
    <w:p>
      <w:pPr>
        <w:pStyle w:val="BodyText"/>
      </w:pPr>
      <w:r>
        <w:rPr>
          <w:i/>
          <w:iCs/>
        </w:rPr>
        <w:t xml:space="preserve">Solution 17</w:t>
      </w:r>
      <w:r>
        <w:t xml:space="preserve">. </w:t>
      </w: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its first four derivatives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&amp;</m:t>
              </m:r>
              <m:r>
                <m:rPr>
                  <m:sty m:val="p"/>
                </m:rPr>
                <m:t>⟹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+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56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+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336</m:t>
              </m:r>
              <m:sSup>
                <m:e>
                  <m:r>
                    <m:t>x</m:t>
                  </m:r>
                </m:e>
                <m:sup>
                  <m:r>
                    <m:t>5</m:t>
                  </m:r>
                </m:sup>
              </m:sSup>
              <m:r>
                <m:rPr>
                  <m:sty m:val="p"/>
                </m:rPr>
                <m:t>+</m:t>
              </m:r>
              <m:r>
                <m:t>24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1680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24</m:t>
              </m:r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eq-taylor-poly-def">
        <w:r>
          <w:rPr>
            <w:rStyle w:val="Hyperlink"/>
          </w:rPr>
          <w:t xml:space="preserve">Equation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4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0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0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!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24</m:t>
                  </m:r>
                </m:num>
                <m:den>
                  <m:r>
                    <m:t>4</m:t>
                  </m:r>
                  <m:r>
                    <m:rPr>
                      <m:sty m:val="p"/>
                    </m:rPr>
                    <m:t>!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already a polynomial centered at</w:t>
      </w:r>
      <w:r>
        <w:t xml:space="preserve"> </w:t>
      </w:r>
      <m:oMath>
        <m:r>
          <m:t>0</m:t>
        </m:r>
      </m:oMath>
      <w:r>
        <w:t xml:space="preserve">, its Taylor polynomial of degree 4 simply collects its terms of degree at most 4.</w:t>
      </w:r>
    </w:p>
    <w:bookmarkEnd w:id="150"/>
    <w:bookmarkStart w:id="151" w:name="exr-miller-taylor-poly-nonzero"/>
    <w:p>
      <w:pPr>
        <w:pStyle w:val="BodyText"/>
      </w:pPr>
      <w:r>
        <w:rPr>
          <w:b/>
          <w:bCs/>
        </w:rPr>
        <w:t xml:space="preserve">Exercise 18 (Taylor expansion of a polynomial at a nonzero point)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1.1.17.</w:t>
      </w:r>
    </w:p>
    <w:p>
      <w:pPr>
        <w:pStyle w:val="BodyText"/>
      </w:pPr>
      <w:r>
        <w:t xml:space="preserve">Find the first three terms (up to degree 2)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51"/>
    <w:bookmarkStart w:id="152" w:name="sol-miller-taylor-poly-nonzero"/>
    <w:p>
      <w:pPr>
        <w:pStyle w:val="BodyText"/>
      </w:pPr>
      <w:r>
        <w:rPr>
          <w:i/>
          <w:iCs/>
        </w:rPr>
        <w:t xml:space="preserve">Solution 18</w:t>
      </w:r>
      <w:r>
        <w:t xml:space="preserve">. </w:t>
      </w: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its first two derivatives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8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56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+</m:t>
              </m:r>
              <m:r>
                <m:t>12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68</m:t>
              </m:r>
            </m:e>
          </m:eqArr>
        </m:oMath>
      </m:oMathPara>
    </w:p>
    <w:p>
      <w:pPr>
        <w:pStyle w:val="FirstParagraph"/>
      </w:pPr>
      <w:r>
        <w:t xml:space="preserve">The degree-2 Taylor polynomial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12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34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bookmarkEnd w:id="152"/>
    <w:bookmarkStart w:id="153" w:name="exm-taylor-polynomial-cosine"/>
    <w:p>
      <w:pPr>
        <w:pStyle w:val="FirstParagraph"/>
      </w:pPr>
      <w:r>
        <w:rPr>
          <w:b/>
          <w:bCs/>
        </w:rPr>
        <w:t xml:space="preserve">Example 14 (Taylor series of the cosine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t>x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the derivatives follow a repeating cycle of length 4: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in general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The Taylor series (Maclaurin series) converges everywhere to</w:t>
      </w:r>
      <w:r>
        <w:t xml:space="preserve"> </w:t>
      </w:r>
      <m:oMath>
        <m:r>
          <m:rPr>
            <m:sty m:val="p"/>
          </m:rPr>
          <m:t>cos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</m:num>
                <m:den>
                  <m:r>
                    <m:t>4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6</m:t>
                      </m:r>
                    </m:sup>
                  </m:sSup>
                </m:num>
                <m:den>
                  <m:r>
                    <m:t>6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k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2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  <m:r>
                    <m:t>k</m:t>
                  </m:r>
                </m:sup>
              </m:sSup>
            </m:e>
          </m:eqArr>
        </m:oMath>
      </m:oMathPara>
    </w:p>
    <w:bookmarkEnd w:id="153"/>
    <w:bookmarkStart w:id="154" w:name="exm-taylor-polynomial-sine"/>
    <w:p>
      <w:pPr>
        <w:pStyle w:val="FirstParagraph"/>
      </w:pPr>
      <w:r>
        <w:rPr>
          <w:b/>
          <w:bCs/>
        </w:rPr>
        <w:t xml:space="preserve">Example 15 (Taylor series of the sine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sin</m:t>
        </m:r>
        <m:r>
          <m:t>x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the derivatives evaluate 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for all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The Taylor series converges everywhere to</w:t>
      </w:r>
      <w:r>
        <w:t xml:space="preserve"> </w:t>
      </w:r>
      <m:oMath>
        <m:r>
          <m:rPr>
            <m:sty m:val="p"/>
          </m:rPr>
          <m:t>sin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sin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5</m:t>
                      </m:r>
                    </m:sup>
                  </m:sSup>
                </m:num>
                <m:den>
                  <m:r>
                    <m:t>5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7</m:t>
                      </m:r>
                    </m:sup>
                  </m:sSup>
                </m:num>
                <m:den>
                  <m:r>
                    <m:t>7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k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2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</m:e>
          </m:eqArr>
        </m:oMath>
      </m:oMathPara>
    </w:p>
    <w:bookmarkEnd w:id="154"/>
    <w:bookmarkStart w:id="155" w:name="exr-miller-taylor-cos-scaled"/>
    <w:p>
      <w:pPr>
        <w:pStyle w:val="FirstParagraph"/>
      </w:pPr>
      <w:r>
        <w:rPr>
          <w:b/>
          <w:bCs/>
        </w:rPr>
        <w:t xml:space="preserve">Exercise 19 (Taylor expansion of a scaled cosine)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1.1.18.</w:t>
      </w:r>
    </w:p>
    <w:p>
      <w:pPr>
        <w:pStyle w:val="BodyText"/>
      </w:pPr>
      <w:r>
        <w:t xml:space="preserve">Find the terms up to degree 4 in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5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55"/>
    <w:bookmarkStart w:id="156" w:name="sol-miller-taylor-cos-scaled"/>
    <w:p>
      <w:pPr>
        <w:pStyle w:val="BodyText"/>
      </w:pPr>
      <w:r>
        <w:rPr>
          <w:i/>
          <w:iCs/>
        </w:rPr>
        <w:t xml:space="preserve">Solution 19</w:t>
      </w:r>
      <w:r>
        <w:t xml:space="preserve">. </w:t>
      </w:r>
      <w:r>
        <w:t xml:space="preserve">Recall the standard Maclaurin series for cosine: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</m:t>
          </m:r>
          <m:r>
            <m:t>u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u</m:t>
                  </m:r>
                </m:e>
                <m:sup>
                  <m:r>
                    <m:t>4</m:t>
                  </m:r>
                </m:sup>
              </m:sSup>
            </m:num>
            <m:den>
              <m:r>
                <m:t>4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−</m:t>
          </m:r>
          <m:r>
            <m:rPr>
              <m:sty m:val="p"/>
            </m:rPr>
            <m:t>…</m:t>
          </m:r>
        </m:oMath>
      </m:oMathPara>
    </w:p>
    <w:p>
      <w:pPr>
        <w:pStyle w:val="FirstParagraph"/>
      </w:pP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5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4</m:t>
                      </m:r>
                    </m:sup>
                  </m:sSup>
                </m:num>
                <m:den>
                  <m:r>
                    <m:t>4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25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625</m:t>
                  </m:r>
                </m:num>
                <m:den>
                  <m:r>
                    <m:t>24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Substituting into known Taylor expansions avoids computing high-order derivatives by hand.</w:t>
      </w:r>
    </w:p>
    <w:bookmarkEnd w:id="156"/>
    <w:bookmarkStart w:id="157" w:name="exr-miller-taylor-cos-cubed"/>
    <w:p>
      <w:pPr>
        <w:pStyle w:val="BodyText"/>
      </w:pPr>
      <w:r>
        <w:rPr>
          <w:b/>
          <w:bCs/>
        </w:rPr>
        <w:t xml:space="preserve">Exercise 20 (Taylor series of a power of a function)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1.1.19.</w:t>
      </w:r>
    </w:p>
    <w:p>
      <w:pPr>
        <w:pStyle w:val="BodyText"/>
      </w:pPr>
      <w:r>
        <w:t xml:space="preserve">Find the terms up to degree 4 in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rPr>
                  <m:sty m:val="p"/>
                </m:rPr>
                <m:t>cos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(</m:t>
          </m:r>
          <m:r>
            <m:t>5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57"/>
    <w:bookmarkStart w:id="158" w:name="sol-miller-taylor-cos-cubed"/>
    <w:p>
      <w:pPr>
        <w:pStyle w:val="BodyText"/>
      </w:pPr>
      <w:r>
        <w:rPr>
          <w:i/>
          <w:iCs/>
        </w:rPr>
        <w:t xml:space="preserve">Solution 20</w:t>
      </w:r>
      <w:r>
        <w:t xml:space="preserve">. </w:t>
      </w:r>
      <w:r>
        <w:t xml:space="preserve">From</w:t>
      </w:r>
      <w:r>
        <w:t xml:space="preserve"> </w:t>
      </w:r>
      <w:hyperlink w:anchor="exr-miller-taylor-cos-scaled">
        <w:r>
          <w:rPr>
            <w:rStyle w:val="Hyperlink"/>
          </w:rPr>
          <w:t xml:space="preserve">Exercise 19</w:t>
        </w:r>
      </w:hyperlink>
      <w:r>
        <w:t xml:space="preserve">, the expansion of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t>5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up to order</w:t>
      </w:r>
      <w:r>
        <w:t xml:space="preserve"> </w:t>
      </w:r>
      <m:oMath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5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25</m:t>
              </m:r>
            </m:num>
            <m:den>
              <m:r>
                <m:t>2</m:t>
              </m:r>
            </m:den>
          </m:f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625</m:t>
              </m:r>
            </m:num>
            <m:den>
              <m:r>
                <m:t>24</m:t>
              </m:r>
            </m:den>
          </m:f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O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6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Cube this expansion using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3</m:t>
        </m:r>
        <m:r>
          <m:t>y</m:t>
        </m:r>
        <m:r>
          <m:rPr>
            <m:sty m:val="p"/>
          </m:rPr>
          <m:t>+</m:t>
        </m:r>
        <m:r>
          <m:t>3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sSup>
          <m:e>
            <m:r>
              <m:t>y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25</m:t>
            </m:r>
          </m:num>
          <m:den>
            <m:r>
              <m:t>2</m:t>
            </m:r>
          </m:den>
        </m:f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f>
          <m:fPr>
            <m:type m:val="bar"/>
          </m:fPr>
          <m:num>
            <m:r>
              <m:t>625</m:t>
            </m:r>
          </m:num>
          <m:den>
            <m:r>
              <m:t>24</m:t>
            </m:r>
          </m:den>
        </m:f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cos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25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625</m:t>
                      </m:r>
                    </m:num>
                    <m:den>
                      <m:r>
                        <m:t>24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25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75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625</m:t>
                  </m:r>
                </m:num>
                <m:den>
                  <m:r>
                    <m:t>8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1875</m:t>
                  </m:r>
                </m:num>
                <m:den>
                  <m:r>
                    <m:t>4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75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4375</m:t>
                  </m:r>
                </m:num>
                <m:den>
                  <m:r>
                    <m:t>8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bookmarkEnd w:id="158"/>
    <w:bookmarkStart w:id="159" w:name="exr-miller-taylor-exp-base"/>
    <w:p>
      <w:pPr>
        <w:pStyle w:val="FirstParagraph"/>
      </w:pPr>
      <w:r>
        <w:rPr>
          <w:b/>
          <w:bCs/>
        </w:rPr>
        <w:t xml:space="preserve">Exercise 21 (Linear Taylor polynomial of the exponential)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1.1.20.</w:t>
      </w:r>
    </w:p>
    <w:p>
      <w:pPr>
        <w:pStyle w:val="BodyText"/>
      </w:pPr>
      <w:r>
        <w:t xml:space="preserve">Find the first two terms (degree 1)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e</m:t>
              </m:r>
            </m:e>
            <m:sup>
              <m:r>
                <m:t>x</m:t>
              </m:r>
            </m:sup>
          </m:sSup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59"/>
    <w:bookmarkStart w:id="160" w:name="sol-miller-taylor-exp-base"/>
    <w:p>
      <w:pPr>
        <w:pStyle w:val="BodyText"/>
      </w:pPr>
      <w:r>
        <w:rPr>
          <w:i/>
          <w:iCs/>
        </w:rPr>
        <w:t xml:space="preserve">Solution 21</w:t>
      </w:r>
      <w:r>
        <w:t xml:space="preserve">.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The full Taylor series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n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n</m:t>
                          </m:r>
                        </m:sup>
                      </m:sSup>
                    </m:num>
                    <m:den>
                      <m:r>
                        <m:t>n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6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60"/>
    <w:bookmarkStart w:id="161" w:name="exr-miller-taylor-exp-power"/>
    <w:p>
      <w:pPr>
        <w:pStyle w:val="FirstParagraph"/>
      </w:pPr>
      <w:r>
        <w:rPr>
          <w:b/>
          <w:bCs/>
        </w:rPr>
        <w:t xml:space="preserve">Exercise 22 (Taylor series of a composite exponential)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1.1.21.</w:t>
      </w:r>
    </w:p>
    <w:p>
      <w:pPr>
        <w:pStyle w:val="BodyText"/>
      </w:pPr>
      <w:r>
        <w:t xml:space="preserve">Find the first six terms (up to degree 5)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61"/>
    <w:bookmarkStart w:id="162" w:name="sol-miller-taylor-exp-power"/>
    <w:p>
      <w:pPr>
        <w:pStyle w:val="BodyText"/>
      </w:pPr>
      <w:r>
        <w:rPr>
          <w:i/>
          <w:iCs/>
        </w:rPr>
        <w:t xml:space="preserve">Solution 22</w:t>
      </w:r>
      <w:r>
        <w:t xml:space="preserve">. </w:t>
      </w: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8</m:t>
            </m:r>
          </m:sup>
        </m:sSup>
      </m:oMath>
      <w:r>
        <w:t xml:space="preserve"> </w:t>
      </w:r>
      <w:r>
        <w:t xml:space="preserve">into</w:t>
      </w:r>
      <w:r>
        <w:t xml:space="preserve"> </w:t>
      </w:r>
      <m:oMath>
        <m:sSup>
          <m:e>
            <m:r>
              <m:t>e</m:t>
            </m:r>
          </m:e>
          <m:sup>
            <m:r>
              <m:t>u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+</m:t>
        </m:r>
        <m:f>
          <m:fPr>
            <m:type m:val="bar"/>
          </m:fPr>
          <m:num>
            <m:sSup>
              <m:e>
                <m:r>
                  <m:t>u</m:t>
                </m:r>
              </m:e>
              <m:sup>
                <m:r>
                  <m:t>2</m:t>
                </m:r>
              </m:sup>
            </m:sSup>
          </m:num>
          <m:den>
            <m:r>
              <m:t>2</m:t>
            </m:r>
            <m:r>
              <m:rPr>
                <m:sty m:val="p"/>
              </m:rPr>
              <m:t>!</m:t>
            </m:r>
          </m:den>
        </m:f>
        <m:r>
          <m:rPr>
            <m:sty m:val="p"/>
          </m:rPr>
          <m:t>+</m:t>
        </m:r>
        <m:r>
          <m:rPr>
            <m:sty m:val="p"/>
          </m:rPr>
          <m:t>…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16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r>
            <m:rPr>
              <m:sty m:val="p"/>
            </m:rPr>
            <m:t>…</m:t>
          </m:r>
        </m:oMath>
      </m:oMathPara>
    </w:p>
    <w:p>
      <w:pPr>
        <w:pStyle w:val="FirstParagraph"/>
      </w:pPr>
      <w:r>
        <w:t xml:space="preserve">Because the lowest-order variable term is</w:t>
      </w:r>
      <w:r>
        <w:t xml:space="preserve"> </w:t>
      </w:r>
      <m:oMath>
        <m:sSup>
          <m:e>
            <m:r>
              <m:t>x</m:t>
            </m:r>
          </m:e>
          <m:sup>
            <m:r>
              <m:t>8</m:t>
            </m:r>
          </m:sup>
        </m:sSup>
      </m:oMath>
      <w:r>
        <w:t xml:space="preserve">, all coefficients for powers</w:t>
      </w:r>
      <w:r>
        <w:t xml:space="preserve"> </w:t>
      </w:r>
      <m:oMath>
        <m:sSup>
          <m:e>
            <m:r>
              <m:t>x</m:t>
            </m:r>
          </m:e>
          <m:sup>
            <m:r>
              <m:t>1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5</m:t>
            </m:r>
          </m:sup>
        </m:sSup>
      </m:oMath>
      <w:r>
        <w:t xml:space="preserve"> </w:t>
      </w:r>
      <w:r>
        <w:t xml:space="preserve">are zero: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5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5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bookmarkEnd w:id="162"/>
    <w:bookmarkStart w:id="163" w:name="exr-miller-taylor-normal-density"/>
    <w:p>
      <w:pPr>
        <w:pStyle w:val="FirstParagraph"/>
      </w:pPr>
      <w:r>
        <w:rPr>
          <w:b/>
          <w:bCs/>
        </w:rPr>
        <w:t xml:space="preserve">Exercise 23 (Taylor expansion of the normal density)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1.1.22.</w:t>
      </w:r>
    </w:p>
    <w:p>
      <w:pPr>
        <w:pStyle w:val="BodyText"/>
      </w:pPr>
      <w:r>
        <w:t xml:space="preserve">Find the terms up to degree 3 of the Taylor series for the standard normal density</w:t>
      </w:r>
    </w:p>
    <w:p>
      <w:pPr>
        <w:pStyle w:val="BodyText"/>
      </w:pPr>
      <m:oMathPara>
        <m:oMathParaPr>
          <m:jc m:val="center"/>
        </m:oMathParaPr>
        <m:oMath>
          <m:r>
            <m:t>ϕ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63"/>
    <w:bookmarkStart w:id="164" w:name="sol-miller-taylor-normal-density"/>
    <w:p>
      <w:pPr>
        <w:pStyle w:val="BodyText"/>
      </w:pPr>
      <w:r>
        <w:rPr>
          <w:i/>
          <w:iCs/>
        </w:rPr>
        <w:t xml:space="preserve">Solution 23</w:t>
      </w:r>
      <w:r>
        <w:t xml:space="preserve">. </w:t>
      </w:r>
      <w:r>
        <w:t xml:space="preserve">Using</w:t>
      </w:r>
      <w:r>
        <w:t xml:space="preserve"> </w:t>
      </w:r>
      <m:oMath>
        <m:sSup>
          <m:e>
            <m:r>
              <m:t>e</m:t>
            </m:r>
          </m:e>
          <m:sup>
            <m:r>
              <m:t>u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+</m:t>
        </m:r>
        <m:r>
          <m:t>O</m:t>
        </m:r>
        <m:r>
          <m:rPr>
            <m:sty m:val="p"/>
          </m:rPr>
          <m:t>(</m:t>
        </m:r>
        <m:sSup>
          <m:e>
            <m:r>
              <m:t>u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r>
            <m:t>O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Multiplying by the normalization constant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</m:t>
            </m:r>
            <m:r>
              <m:t>π</m:t>
            </m:r>
          </m:e>
        </m:ra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ϕ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+</m:t>
          </m:r>
          <m:r>
            <m:t>O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Up to degree 3, the odd powers vanish by symmetry, so: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</m:oMath>
      </m:oMathPara>
    </w:p>
    <w:bookmarkEnd w:id="164"/>
    <w:bookmarkStart w:id="165" w:name="exr-miller-taylor-sqrt"/>
    <w:p>
      <w:pPr>
        <w:pStyle w:val="FirstParagraph"/>
      </w:pPr>
      <w:r>
        <w:rPr>
          <w:b/>
          <w:bCs/>
        </w:rPr>
        <w:t xml:space="preserve">Exercise 24 (Taylor expansion of the square root)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1.1.23.</w:t>
      </w:r>
    </w:p>
    <w:p>
      <w:pPr>
        <w:pStyle w:val="BodyText"/>
      </w:pPr>
      <w:r>
        <w:t xml:space="preserve">Find the first three terms (up to degree 2)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x</m:t>
              </m:r>
            </m:e>
          </m:rad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.</w:t>
      </w:r>
    </w:p>
    <w:bookmarkEnd w:id="165"/>
    <w:bookmarkStart w:id="166" w:name="sol-miller-taylor-sqrt"/>
    <w:p>
      <w:pPr>
        <w:pStyle w:val="BodyText"/>
      </w:pPr>
      <w:r>
        <w:rPr>
          <w:i/>
          <w:iCs/>
        </w:rPr>
        <w:t xml:space="preserve">Solution 24</w:t>
      </w:r>
      <w:r>
        <w:t xml:space="preserve">. </w:t>
      </w:r>
      <w:r>
        <w:t xml:space="preserve">Compute the values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num>
                <m:den>
                  <m:r>
                    <m:t>3</m:t>
                  </m:r>
                </m:den>
              </m:f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num>
                <m:den>
                  <m:r>
                    <m:t>2</m:t>
                  </m:r>
                </m:den>
              </m:f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⋅</m:t>
              </m:r>
              <m:r>
                <m:t>3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3</m:t>
                  </m:r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num>
                <m:den>
                  <m:r>
                    <m:t>4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The degree-2 Taylor polynomial 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num>
            <m:den>
              <m:r>
                <m:t>3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num>
            <m:den>
              <m:r>
                <m:t>2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3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num>
            <m:den>
              <m:r>
                <m:t>8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166"/>
    <w:bookmarkStart w:id="167" w:name="exr-miller-taylor-cube-root"/>
    <w:p>
      <w:pPr>
        <w:pStyle w:val="FirstParagraph"/>
      </w:pPr>
      <w:r>
        <w:rPr>
          <w:b/>
          <w:bCs/>
        </w:rPr>
        <w:t xml:space="preserve">Exercise 25 (Taylor expansion of a fractional power)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1.1.24.</w:t>
      </w:r>
    </w:p>
    <w:p>
      <w:pPr>
        <w:pStyle w:val="BodyText"/>
      </w:pPr>
      <w:r>
        <w:t xml:space="preserve">Find the first three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x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167"/>
    <w:bookmarkStart w:id="168" w:name="sol-miller-taylor-cube-root"/>
    <w:p>
      <w:pPr>
        <w:pStyle w:val="BodyText"/>
      </w:pPr>
      <w:r>
        <w:rPr>
          <w:i/>
          <w:iCs/>
        </w:rPr>
        <w:t xml:space="preserve">Solution 25</w:t>
      </w:r>
      <w:r>
        <w:t xml:space="preserve">.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3</m:t>
        </m:r>
        <m:r>
          <m:rPr>
            <m:sty m:val="p"/>
          </m:rPr>
          <m:t>/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Dividing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2</m:t>
        </m:r>
        <m:r>
          <m:rPr>
            <m:sty m:val="p"/>
          </m:rPr>
          <m:t>!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9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2</m:t>
                </m:r>
              </m:num>
              <m:den>
                <m:r>
                  <m:t>3</m:t>
                </m:r>
              </m:den>
            </m:f>
          </m:e>
        </m:d>
        <m:sSup>
          <m:e>
            <m:r>
              <m:t>​</m:t>
            </m:r>
          </m:e>
          <m:sup>
            <m:r>
              <m:t>5</m:t>
            </m:r>
            <m:r>
              <m:rPr>
                <m:sty m:val="p"/>
              </m:rPr>
              <m:t>/</m:t>
            </m:r>
            <m:r>
              <m:t>3</m:t>
            </m:r>
          </m:sup>
        </m:sSup>
      </m:oMath>
      <w:r>
        <w:t xml:space="preserve">. The Taylor polynomial 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9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5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168"/>
    <w:bookmarkStart w:id="169" w:name="exr-miller-taylor-x-log-x"/>
    <w:p>
      <w:pPr>
        <w:pStyle w:val="FirstParagraph"/>
      </w:pPr>
      <w:r>
        <w:rPr>
          <w:b/>
          <w:bCs/>
        </w:rPr>
        <w:t xml:space="preserve">Exercise 26 (Taylor expansion of</w:t>
      </w:r>
      <w:r>
        <w:rPr>
          <w:b/>
          <w:bCs/>
        </w:rPr>
        <w:t xml:space="preserve"> </w:t>
      </w:r>
      <m:oMath>
        <m:r>
          <m:t>x</m:t>
        </m:r>
        <m:r>
          <m:rPr>
            <m:sty m:val="p"/>
          </m:rPr>
          <m:t>log</m:t>
        </m:r>
        <m:r>
          <m:t>x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1.1.25.</w:t>
      </w:r>
    </w:p>
    <w:p>
      <w:pPr>
        <w:pStyle w:val="BodyText"/>
      </w:pPr>
      <w:r>
        <w:t xml:space="preserve">Find the first three terms (up to degree 2)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log</m:t>
          </m:r>
          <m:r>
            <m:t>x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69"/>
    <w:bookmarkStart w:id="170" w:name="sol-miller-taylor-x-log-x"/>
    <w:p>
      <w:pPr>
        <w:pStyle w:val="BodyText"/>
      </w:pPr>
      <w:r>
        <w:rPr>
          <w:i/>
          <w:iCs/>
        </w:rPr>
        <w:t xml:space="preserve">Solution 26</w:t>
      </w:r>
      <w:r>
        <w:t xml:space="preserve">. </w:t>
      </w:r>
      <w:r>
        <w:t xml:space="preserve">Evaluate derivatives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log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bookmarkEnd w:id="170"/>
    <w:bookmarkStart w:id="171" w:name="exr-miller-taylor-log-one-plus-x"/>
    <w:p>
      <w:pPr>
        <w:pStyle w:val="FirstParagraph"/>
      </w:pPr>
      <w:r>
        <w:rPr>
          <w:b/>
          <w:bCs/>
        </w:rPr>
        <w:t xml:space="preserve">Exercise 27 (Maclaurin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1.1.26.</w:t>
      </w:r>
    </w:p>
    <w:p>
      <w:pPr>
        <w:pStyle w:val="BodyText"/>
      </w:pPr>
      <w:r>
        <w:t xml:space="preserve">Find the first three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71"/>
    <w:bookmarkStart w:id="172" w:name="sol-miller-taylor-log-one-plus-x"/>
    <w:p>
      <w:pPr>
        <w:pStyle w:val="BodyText"/>
      </w:pPr>
      <w:r>
        <w:rPr>
          <w:i/>
          <w:iCs/>
        </w:rPr>
        <w:t xml:space="preserve">Solution 27</w:t>
      </w:r>
      <w:r>
        <w:t xml:space="preserve">. </w:t>
      </w:r>
      <w:r>
        <w:t xml:space="preserve">Differentiating repeatedly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The Taylor polynomial of degree 3 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3</m:t>
              </m:r>
            </m:den>
          </m:f>
        </m:oMath>
      </m:oMathPara>
    </w:p>
    <w:bookmarkEnd w:id="172"/>
    <w:bookmarkStart w:id="173" w:name="exr-miller-taylor-log-one-minus-x"/>
    <w:p>
      <w:pPr>
        <w:pStyle w:val="FirstParagraph"/>
      </w:pPr>
      <w:r>
        <w:rPr>
          <w:b/>
          <w:bCs/>
        </w:rPr>
        <w:t xml:space="preserve">Exercise 28 (Maclaurin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1.1.27.</w:t>
      </w:r>
    </w:p>
    <w:p>
      <w:pPr>
        <w:pStyle w:val="BodyText"/>
      </w:pPr>
      <w:r>
        <w:t xml:space="preserve">Find the terms up to degree 3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73"/>
    <w:bookmarkStart w:id="174" w:name="sol-miller-taylor-log-one-minus-x"/>
    <w:p>
      <w:pPr>
        <w:pStyle w:val="BodyText"/>
      </w:pPr>
      <w:r>
        <w:rPr>
          <w:i/>
          <w:iCs/>
        </w:rPr>
        <w:t xml:space="preserve">Solution 28</w:t>
      </w:r>
      <w:r>
        <w:t xml:space="preserve">. </w:t>
      </w: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t xml:space="preserve">into the expansion for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r-miller-taylor-log-one-plus-x">
        <w:r>
          <w:rPr>
            <w:rStyle w:val="Hyperlink"/>
          </w:rPr>
          <w:t xml:space="preserve">Exercise 27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bookmarkEnd w:id="174"/>
    <w:bookmarkStart w:id="175" w:name="exr-miller-taylor-log-product-exp"/>
    <w:p>
      <w:pPr>
        <w:pStyle w:val="FirstParagraph"/>
      </w:pPr>
      <w:r>
        <w:rPr>
          <w:b/>
          <w:bCs/>
        </w:rPr>
        <w:t xml:space="preserve">Exercise 29 (Taylor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sSup>
          <m:e>
            <m:r>
              <m:t>e</m:t>
            </m:r>
          </m:e>
          <m:sup>
            <m:r>
              <m:t>x</m:t>
            </m:r>
          </m:sup>
        </m:sSup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1.1.28.</w:t>
      </w:r>
    </w:p>
    <w:p>
      <w:pPr>
        <w:pStyle w:val="BodyText"/>
      </w:pPr>
      <w:r>
        <w:t xml:space="preserve">Find the first two non-zero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sSup>
            <m:e>
              <m:r>
                <m:t>e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75"/>
    <w:bookmarkStart w:id="176" w:name="sol-miller-taylor-log-product-exp"/>
    <w:p>
      <w:pPr>
        <w:pStyle w:val="BodyText"/>
      </w:pPr>
      <w:r>
        <w:rPr>
          <w:i/>
          <w:iCs/>
        </w:rPr>
        <w:t xml:space="preserve">Solution 29</w:t>
      </w:r>
      <w:r>
        <w:t xml:space="preserve">. </w:t>
      </w:r>
      <w:r>
        <w:t xml:space="preserve">Expand using logarithm properties: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Substitute the series for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r-miller-taylor-log-one-minus-x">
        <w:r>
          <w:rPr>
            <w:rStyle w:val="Hyperlink"/>
          </w:rPr>
          <w:t xml:space="preserve">Exercise 28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p>
      <w:pPr>
        <w:pStyle w:val="FirstParagraph"/>
      </w:pPr>
      <w:r>
        <w:t xml:space="preserve">The constant and linear terms vanish (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). The first two non-zero terms are: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3</m:t>
              </m:r>
            </m:den>
          </m:f>
        </m:oMath>
      </m:oMathPara>
    </w:p>
    <w:bookmarkEnd w:id="176"/>
    <w:bookmarkStart w:id="177" w:name="exr-miller-taylor-product-cos-log"/>
    <w:p>
      <w:pPr>
        <w:pStyle w:val="FirstParagraph"/>
      </w:pPr>
      <w:r>
        <w:rPr>
          <w:b/>
          <w:bCs/>
        </w:rPr>
        <w:t xml:space="preserve">Exercise 30 (Taylor series of a product of known expansions)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1.1.29.</w:t>
      </w:r>
    </w:p>
    <w:p>
      <w:pPr>
        <w:pStyle w:val="BodyText"/>
      </w:pPr>
      <w:r>
        <w:t xml:space="preserve">Find the terms up to degree 2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77"/>
    <w:bookmarkStart w:id="178" w:name="sol-miller-taylor-product-cos-log"/>
    <w:p>
      <w:pPr>
        <w:pStyle w:val="BodyText"/>
      </w:pPr>
      <w:r>
        <w:rPr>
          <w:i/>
          <w:iCs/>
        </w:rPr>
        <w:t xml:space="preserve">Solution 30</w:t>
      </w:r>
      <w:r>
        <w:t xml:space="preserve">. </w:t>
      </w:r>
      <w:r>
        <w:t xml:space="preserve">Multiply the known Maclaurin expansions: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Multiplying and dropping terms of order</w:t>
      </w:r>
      <w: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and higher: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bookmarkEnd w:id="178"/>
    <w:bookmarkStart w:id="179" w:name="exr-miller-taylor-log-scaled"/>
    <w:p>
      <w:pPr>
        <w:pStyle w:val="FirstParagraph"/>
      </w:pPr>
      <w:r>
        <w:rPr>
          <w:b/>
          <w:bCs/>
        </w:rPr>
        <w:t xml:space="preserve">Exercise 31 (Taylor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1.1.30.</w:t>
      </w:r>
    </w:p>
    <w:p>
      <w:pPr>
        <w:pStyle w:val="BodyText"/>
      </w:pPr>
      <w:r>
        <w:t xml:space="preserve">Find the first two non-zero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79"/>
    <w:bookmarkStart w:id="180" w:name="sol-miller-taylor-log-scaled"/>
    <w:p>
      <w:pPr>
        <w:pStyle w:val="BodyText"/>
      </w:pPr>
      <w:r>
        <w:rPr>
          <w:i/>
          <w:iCs/>
        </w:rPr>
        <w:t xml:space="preserve">Solution 31</w:t>
      </w:r>
      <w:r>
        <w:t xml:space="preserve">. </w:t>
      </w: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 </w:t>
      </w:r>
      <w:r>
        <w:t xml:space="preserve">into the Maclaurin series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u</m:t>
        </m:r>
        <m:r>
          <m:rPr>
            <m:sty m:val="p"/>
          </m:rPr>
          <m:t>−</m:t>
        </m:r>
        <m:f>
          <m:fPr>
            <m:type m:val="bar"/>
          </m:fPr>
          <m:num>
            <m:sSup>
              <m:e>
                <m:r>
                  <m:t>u</m:t>
                </m:r>
              </m:e>
              <m:sup>
                <m:r>
                  <m:t>2</m:t>
                </m:r>
              </m:sup>
            </m:sSup>
          </m:num>
          <m:den>
            <m:r>
              <m:t>2</m:t>
            </m:r>
          </m:den>
        </m:f>
        <m:r>
          <m:rPr>
            <m:sty m:val="p"/>
          </m:rPr>
          <m:t>+</m:t>
        </m:r>
        <m:r>
          <m:rPr>
            <m:sty m:val="p"/>
          </m:rPr>
          <m:t>…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bookmarkEnd w:id="180"/>
    <w:bookmarkStart w:id="187" w:name="refs"/>
    <w:bookmarkStart w:id="182" w:name="ref-boyd2018vmls"/>
    <w:p>
      <w:pPr>
        <w:pStyle w:val="Bibliography"/>
      </w:pPr>
      <w:r>
        <w:t xml:space="preserve">Boyd, Stephen, and Lieven Vandenberghe. 2018.</w:t>
      </w:r>
      <w:r>
        <w:t xml:space="preserve"> </w:t>
      </w:r>
      <w:r>
        <w:rPr>
          <w:i/>
          <w:iCs/>
        </w:rPr>
        <w:t xml:space="preserve">Introduction to Applied Linear Algebra: Vectors, Matrices, and Least Squares</w:t>
      </w:r>
      <w:r>
        <w:t xml:space="preserve">. Cambridge University Press.</w:t>
      </w:r>
      <w:r>
        <w:t xml:space="preserve"> </w:t>
      </w:r>
      <w:hyperlink r:id="rId181">
        <w:r>
          <w:rPr>
            <w:rStyle w:val="Hyperlink"/>
          </w:rPr>
          <w:t xml:space="preserve">https://doi.org/10.1017/9781108583664</w:t>
        </w:r>
      </w:hyperlink>
      <w:r>
        <w:t xml:space="preserve">.</w:t>
      </w:r>
    </w:p>
    <w:bookmarkEnd w:id="182"/>
    <w:bookmarkStart w:id="184" w:name="ref-larsonCalc11e"/>
    <w:p>
      <w:pPr>
        <w:pStyle w:val="Bibliography"/>
      </w:pPr>
      <w:r>
        <w:t xml:space="preserve">Larson, Ron, and Bruce H. Edwards. 2018.</w:t>
      </w:r>
      <w:r>
        <w:t xml:space="preserve"> </w:t>
      </w:r>
      <w:r>
        <w:rPr>
          <w:i/>
          <w:iCs/>
        </w:rPr>
        <w:t xml:space="preserve">Calculus</w:t>
      </w:r>
      <w:r>
        <w:t xml:space="preserve">. 11th ed. Cengage Learning.</w:t>
      </w:r>
      <w:r>
        <w:t xml:space="preserve"> </w:t>
      </w:r>
      <w:hyperlink r:id="rId183">
        <w:r>
          <w:rPr>
            <w:rStyle w:val="Hyperlink"/>
          </w:rPr>
          <w:t xml:space="preserve">https://www.cengage.com/c/calculus-11e-larson/</w:t>
        </w:r>
      </w:hyperlink>
      <w:r>
        <w:t xml:space="preserve">.</w:t>
      </w:r>
    </w:p>
    <w:bookmarkEnd w:id="184"/>
    <w:bookmarkStart w:id="186" w:name="ref-problifesavercalc"/>
    <w:p>
      <w:pPr>
        <w:pStyle w:val="Bibliography"/>
      </w:pPr>
      <w:r>
        <w:t xml:space="preserve">Miller, Steven J. 2016.</w:t>
      </w:r>
      <w:r>
        <w:t xml:space="preserve"> </w:t>
      </w:r>
      <w:r>
        <w:rPr>
          <w:i/>
          <w:iCs/>
        </w:rPr>
        <w:t xml:space="preserve">The Probability Lifesaver: Calculus Review Problems</w:t>
      </w:r>
      <w:r>
        <w:t xml:space="preserve">.</w:t>
      </w:r>
      <w:r>
        <w:t xml:space="preserve"> </w:t>
      </w:r>
      <w:hyperlink r:id="rId185">
        <w:r>
          <w:rPr>
            <w:rStyle w:val="Hyperlink"/>
          </w:rPr>
          <w:t xml:space="preserve">https://web.williams.edu/Mathematics/sjmiller/public_html/probabilitylifesaver/index.htm#:~:text=http%3A//web.williams.edu/Mathematics/sjmiller/public_html/probabilitylifesaver/supplementalchap_calcreview.pdf</w:t>
        </w:r>
      </w:hyperlink>
      <w:r>
        <w:t xml:space="preserve">.</w:t>
      </w:r>
    </w:p>
    <w:bookmarkEnd w:id="186"/>
    <w:bookmarkEnd w:id="187"/>
    <w:bookmarkEnd w:id="188"/>
    <w:bookmarkEnd w:id="18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9" Type="http://schemas.openxmlformats.org/officeDocument/2006/relationships/image" Target="media/rId19.png"/><Relationship Id="rId105" Type="http://schemas.openxmlformats.org/officeDocument/2006/relationships/image" Target="media/rId105.png"/><Relationship Id="rId12" Type="http://schemas.openxmlformats.org/officeDocument/2006/relationships/hyperlink" Target="algebra-basics.html#def-absolute-value" TargetMode="External"/><Relationship Id="rId126" Type="http://schemas.openxmlformats.org/officeDocument/2006/relationships/hyperlink" Target="algebra-basics.html#def-maximum" TargetMode="External"/><Relationship Id="rId125" Type="http://schemas.openxmlformats.org/officeDocument/2006/relationships/hyperlink" Target="algebra-basics.html#def-minimum" TargetMode="External"/><Relationship Id="rId27" Type="http://schemas.openxmlformats.org/officeDocument/2006/relationships/hyperlink" Target="algebra-exponentials.html#def-affine-function" TargetMode="External"/><Relationship Id="rId63" Type="http://schemas.openxmlformats.org/officeDocument/2006/relationships/hyperlink" Target="algebra-exponentials.html#def-exponential-function" TargetMode="External"/><Relationship Id="rId117" Type="http://schemas.openxmlformats.org/officeDocument/2006/relationships/hyperlink" Target="algebra-exponentials.html#def-linear-function" TargetMode="External"/><Relationship Id="rId59" Type="http://schemas.openxmlformats.org/officeDocument/2006/relationships/hyperlink" Target="algebra-exponentials.html#def-natural-log" TargetMode="External"/><Relationship Id="rId47" Type="http://schemas.openxmlformats.org/officeDocument/2006/relationships/hyperlink" Target="algebra-exponentials.html#def-real-power" TargetMode="External"/><Relationship Id="rId118" Type="http://schemas.openxmlformats.org/officeDocument/2006/relationships/hyperlink" Target="algebra-exponentials.html#rem-linear-function-terminology" TargetMode="External"/><Relationship Id="rId14" Type="http://schemas.openxmlformats.org/officeDocument/2006/relationships/hyperlink" Target="algebra-sums.html#def-distributive" TargetMode="External"/><Relationship Id="rId103" Type="http://schemas.openxmlformats.org/officeDocument/2006/relationships/hyperlink" Target="calculus-integration.qmd#sec-integration" TargetMode="External"/><Relationship Id="rId181" Type="http://schemas.openxmlformats.org/officeDocument/2006/relationships/hyperlink" Target="https://doi.org/10.1017/9781108583664" TargetMode="External"/><Relationship Id="rId185" Type="http://schemas.openxmlformats.org/officeDocument/2006/relationships/hyperlink" Target="https://web.williams.edu/Mathematics/sjmiller/public_html/probabilitylifesaver/index.htm#:~:text=http%3A//web.williams.edu/Mathematics/sjmiller/public_html/probabilitylifesaver/supplementalchap_calcreview.pdf" TargetMode="External"/><Relationship Id="rId183" Type="http://schemas.openxmlformats.org/officeDocument/2006/relationships/hyperlink" Target="https://www.cengage.com/c/calculus-11e-larson/" TargetMode="External"/><Relationship Id="rId147" Type="http://schemas.openxmlformats.org/officeDocument/2006/relationships/hyperlink" Target="https://www.youtube.com/playlist?list=PLZHQObOWTQDMsr9K-rj53DwVRMYO3t5Yr" TargetMode="External"/><Relationship Id="rId70" Type="http://schemas.openxmlformats.org/officeDocument/2006/relationships/hyperlink" Target="https://www.youtube.com/watch?v=-YFKJRp9Ncc&amp;list=PLRDl2inPrWQVu2OvnTvtkRpJ-wz-URMJx" TargetMode="External"/><Relationship Id="rId148" Type="http://schemas.openxmlformats.org/officeDocument/2006/relationships/hyperlink" Target="https://www.youtube.com/watch?v=3d6DsjIBzJ4" TargetMode="External"/><Relationship Id="rId26" Type="http://schemas.openxmlformats.org/officeDocument/2006/relationships/hyperlink" Target="https://www.youtube.com/watch?v=457-HLoOo6U&amp;list=PLRDl2inPrWQVu2OvnTvtkRpJ-wz-URMJx" TargetMode="External"/><Relationship Id="rId25" Type="http://schemas.openxmlformats.org/officeDocument/2006/relationships/hyperlink" Target="https://www.youtube.com/watch?v=9l0b37Kb030&amp;list=PLRDl2inPrWQVu2OvnTvtkRpJ-wz-URMJx" TargetMode="External"/><Relationship Id="rId54" Type="http://schemas.openxmlformats.org/officeDocument/2006/relationships/hyperlink" Target="https://www.youtube.com/watch?v=EANCBJiw9pE&amp;list=PLRDl2inPrWQVu2OvnTvtkRpJ-wz-URMJx" TargetMode="External"/><Relationship Id="rId42" Type="http://schemas.openxmlformats.org/officeDocument/2006/relationships/hyperlink" Target="https://www.youtube.com/watch?v=GL5Rqgn7i9g&amp;list=PLRDl2inPrWQVu2OvnTvtkRpJ-wz-URMJx" TargetMode="External"/><Relationship Id="rId95" Type="http://schemas.openxmlformats.org/officeDocument/2006/relationships/hyperlink" Target="https://www.youtube.com/watch?v=JXG4g196cG0&amp;list=PLRDl2inPrWQVu2OvnTvtkRpJ-wz-URMJx" TargetMode="External"/><Relationship Id="rId96" Type="http://schemas.openxmlformats.org/officeDocument/2006/relationships/hyperlink" Target="https://www.youtube.com/watch?v=Qkyq95jYj9w&amp;list=PLRDl2inPrWQVu2OvnTvtkRpJ-wz-URMJx" TargetMode="External"/><Relationship Id="rId22" Type="http://schemas.openxmlformats.org/officeDocument/2006/relationships/hyperlink" Target="https://www.youtube.com/watch?v=VUlOwf9P9Pc&amp;list=PLRDl2inPrWQVu2OvnTvtkRpJ-wz-URMJx" TargetMode="External"/><Relationship Id="rId53" Type="http://schemas.openxmlformats.org/officeDocument/2006/relationships/hyperlink" Target="https://www.youtube.com/watch?v=WgjuA94Dj54&amp;list=PLRDl2inPrWQVu2OvnTvtkRpJ-wz-URMJx" TargetMode="External"/><Relationship Id="rId23" Type="http://schemas.openxmlformats.org/officeDocument/2006/relationships/hyperlink" Target="https://www.youtube.com/watch?v=_2S3V5_DqAc&amp;list=PLRDl2inPrWQVu2OvnTvtkRpJ-wz-URMJx" TargetMode="External"/><Relationship Id="rId78" Type="http://schemas.openxmlformats.org/officeDocument/2006/relationships/hyperlink" Target="https://www.youtube.com/watch?v=apqvDKiWMsQ&amp;list=PLRDl2inPrWQVu2OvnTvtkRpJ-wz-URMJx" TargetMode="External"/><Relationship Id="rId52" Type="http://schemas.openxmlformats.org/officeDocument/2006/relationships/hyperlink" Target="https://www.youtube.com/watch?v=pyB2Rpcs6LQ&amp;list=PLRDl2inPrWQVu2OvnTvtkRpJ-wz-URMJx" TargetMode="External"/><Relationship Id="rId24" Type="http://schemas.openxmlformats.org/officeDocument/2006/relationships/hyperlink" Target="https://www.youtube.com/watch?v=w1NJFmUEHWg&amp;list=PLRDl2inPrWQVu2OvnTvtkRpJ-wz-URMJx" TargetMode="External"/><Relationship Id="rId94" Type="http://schemas.openxmlformats.org/officeDocument/2006/relationships/hyperlink" Target="https://www.youtube.com/watch?v=zFOD3NR5I4Q&amp;list=PLRDl2inPrWQVu2OvnTvtkRpJ-wz-URMJx" TargetMode="External"/><Relationship Id="rId46" Type="http://schemas.openxmlformats.org/officeDocument/2006/relationships/hyperlink" Target="https://www.youtube.com/watch?v=zgNEiW0JHQA&amp;list=PLRDl2inPrWQVu2OvnTvtkRpJ-wz-URMJx" TargetMode="External"/><Relationship Id="rId48" Type="http://schemas.openxmlformats.org/officeDocument/2006/relationships/hyperlink" Target="notation.qmd#def-integers" TargetMode="External"/><Relationship Id="rId11" Type="http://schemas.openxmlformats.org/officeDocument/2006/relationships/hyperlink" Target="notation.qmd#def-real-numbers" TargetMode="External"/><Relationship Id="rId129" Type="http://schemas.openxmlformats.org/officeDocument/2006/relationships/hyperlink" Target="optimization.qmd#def-gradient-descent" TargetMode="External"/><Relationship Id="rId81" Type="http://schemas.openxmlformats.org/officeDocument/2006/relationships/hyperlink" Target="sets-functions.qmd#def-composition" TargetMode="External"/><Relationship Id="rId9" Type="http://schemas.openxmlformats.org/officeDocument/2006/relationships/hyperlink" Target="sets-functions.qmd#def-function" TargetMode="External"/><Relationship Id="rId111" Type="http://schemas.openxmlformats.org/officeDocument/2006/relationships/hyperlink" Target="sets-functions.qmd#def-graph" TargetMode="External"/><Relationship Id="rId10" Type="http://schemas.openxmlformats.org/officeDocument/2006/relationships/hyperlink" Target="sets-functions.qmd#def-interval" TargetMode="External"/><Relationship Id="rId102" Type="http://schemas.openxmlformats.org/officeDocument/2006/relationships/hyperlink" Target="sets-functions.qmd#def-inverse-function" TargetMode="External"/></Relationships>
</file>

<file path=word/_rels/footnotes.xml.rels><?xml version='1.0' encoding='UTF-8' standalone='yes'?>
<Relationships xmlns="http://schemas.openxmlformats.org/package/2006/relationships"><Relationship Id="rId12" Type="http://schemas.openxmlformats.org/officeDocument/2006/relationships/hyperlink" Target="algebra-basics.html#def-absolute-value" TargetMode="External"/><Relationship Id="rId126" Type="http://schemas.openxmlformats.org/officeDocument/2006/relationships/hyperlink" Target="algebra-basics.html#def-maximum" TargetMode="External"/><Relationship Id="rId125" Type="http://schemas.openxmlformats.org/officeDocument/2006/relationships/hyperlink" Target="algebra-basics.html#def-minimum" TargetMode="External"/><Relationship Id="rId27" Type="http://schemas.openxmlformats.org/officeDocument/2006/relationships/hyperlink" Target="algebra-exponentials.html#def-affine-function" TargetMode="External"/><Relationship Id="rId63" Type="http://schemas.openxmlformats.org/officeDocument/2006/relationships/hyperlink" Target="algebra-exponentials.html#def-exponential-function" TargetMode="External"/><Relationship Id="rId117" Type="http://schemas.openxmlformats.org/officeDocument/2006/relationships/hyperlink" Target="algebra-exponentials.html#def-linear-function" TargetMode="External"/><Relationship Id="rId59" Type="http://schemas.openxmlformats.org/officeDocument/2006/relationships/hyperlink" Target="algebra-exponentials.html#def-natural-log" TargetMode="External"/><Relationship Id="rId47" Type="http://schemas.openxmlformats.org/officeDocument/2006/relationships/hyperlink" Target="algebra-exponentials.html#def-real-power" TargetMode="External"/><Relationship Id="rId118" Type="http://schemas.openxmlformats.org/officeDocument/2006/relationships/hyperlink" Target="algebra-exponentials.html#rem-linear-function-terminology" TargetMode="External"/><Relationship Id="rId14" Type="http://schemas.openxmlformats.org/officeDocument/2006/relationships/hyperlink" Target="algebra-sums.html#def-distributive" TargetMode="External"/><Relationship Id="rId103" Type="http://schemas.openxmlformats.org/officeDocument/2006/relationships/hyperlink" Target="calculus-integration.qmd#sec-integration" TargetMode="External"/><Relationship Id="rId181" Type="http://schemas.openxmlformats.org/officeDocument/2006/relationships/hyperlink" Target="https://doi.org/10.1017/9781108583664" TargetMode="External"/><Relationship Id="rId185" Type="http://schemas.openxmlformats.org/officeDocument/2006/relationships/hyperlink" Target="https://web.williams.edu/Mathematics/sjmiller/public_html/probabilitylifesaver/index.htm#:~:text=http%3A//web.williams.edu/Mathematics/sjmiller/public_html/probabilitylifesaver/supplementalchap_calcreview.pdf" TargetMode="External"/><Relationship Id="rId183" Type="http://schemas.openxmlformats.org/officeDocument/2006/relationships/hyperlink" Target="https://www.cengage.com/c/calculus-11e-larson/" TargetMode="External"/><Relationship Id="rId147" Type="http://schemas.openxmlformats.org/officeDocument/2006/relationships/hyperlink" Target="https://www.youtube.com/playlist?list=PLZHQObOWTQDMsr9K-rj53DwVRMYO3t5Yr" TargetMode="External"/><Relationship Id="rId70" Type="http://schemas.openxmlformats.org/officeDocument/2006/relationships/hyperlink" Target="https://www.youtube.com/watch?v=-YFKJRp9Ncc&amp;list=PLRDl2inPrWQVu2OvnTvtkRpJ-wz-URMJx" TargetMode="External"/><Relationship Id="rId148" Type="http://schemas.openxmlformats.org/officeDocument/2006/relationships/hyperlink" Target="https://www.youtube.com/watch?v=3d6DsjIBzJ4" TargetMode="External"/><Relationship Id="rId26" Type="http://schemas.openxmlformats.org/officeDocument/2006/relationships/hyperlink" Target="https://www.youtube.com/watch?v=457-HLoOo6U&amp;list=PLRDl2inPrWQVu2OvnTvtkRpJ-wz-URMJx" TargetMode="External"/><Relationship Id="rId25" Type="http://schemas.openxmlformats.org/officeDocument/2006/relationships/hyperlink" Target="https://www.youtube.com/watch?v=9l0b37Kb030&amp;list=PLRDl2inPrWQVu2OvnTvtkRpJ-wz-URMJx" TargetMode="External"/><Relationship Id="rId54" Type="http://schemas.openxmlformats.org/officeDocument/2006/relationships/hyperlink" Target="https://www.youtube.com/watch?v=EANCBJiw9pE&amp;list=PLRDl2inPrWQVu2OvnTvtkRpJ-wz-URMJx" TargetMode="External"/><Relationship Id="rId42" Type="http://schemas.openxmlformats.org/officeDocument/2006/relationships/hyperlink" Target="https://www.youtube.com/watch?v=GL5Rqgn7i9g&amp;list=PLRDl2inPrWQVu2OvnTvtkRpJ-wz-URMJx" TargetMode="External"/><Relationship Id="rId95" Type="http://schemas.openxmlformats.org/officeDocument/2006/relationships/hyperlink" Target="https://www.youtube.com/watch?v=JXG4g196cG0&amp;list=PLRDl2inPrWQVu2OvnTvtkRpJ-wz-URMJx" TargetMode="External"/><Relationship Id="rId96" Type="http://schemas.openxmlformats.org/officeDocument/2006/relationships/hyperlink" Target="https://www.youtube.com/watch?v=Qkyq95jYj9w&amp;list=PLRDl2inPrWQVu2OvnTvtkRpJ-wz-URMJx" TargetMode="External"/><Relationship Id="rId22" Type="http://schemas.openxmlformats.org/officeDocument/2006/relationships/hyperlink" Target="https://www.youtube.com/watch?v=VUlOwf9P9Pc&amp;list=PLRDl2inPrWQVu2OvnTvtkRpJ-wz-URMJx" TargetMode="External"/><Relationship Id="rId53" Type="http://schemas.openxmlformats.org/officeDocument/2006/relationships/hyperlink" Target="https://www.youtube.com/watch?v=WgjuA94Dj54&amp;list=PLRDl2inPrWQVu2OvnTvtkRpJ-wz-URMJx" TargetMode="External"/><Relationship Id="rId23" Type="http://schemas.openxmlformats.org/officeDocument/2006/relationships/hyperlink" Target="https://www.youtube.com/watch?v=_2S3V5_DqAc&amp;list=PLRDl2inPrWQVu2OvnTvtkRpJ-wz-URMJx" TargetMode="External"/><Relationship Id="rId78" Type="http://schemas.openxmlformats.org/officeDocument/2006/relationships/hyperlink" Target="https://www.youtube.com/watch?v=apqvDKiWMsQ&amp;list=PLRDl2inPrWQVu2OvnTvtkRpJ-wz-URMJx" TargetMode="External"/><Relationship Id="rId52" Type="http://schemas.openxmlformats.org/officeDocument/2006/relationships/hyperlink" Target="https://www.youtube.com/watch?v=pyB2Rpcs6LQ&amp;list=PLRDl2inPrWQVu2OvnTvtkRpJ-wz-URMJx" TargetMode="External"/><Relationship Id="rId24" Type="http://schemas.openxmlformats.org/officeDocument/2006/relationships/hyperlink" Target="https://www.youtube.com/watch?v=w1NJFmUEHWg&amp;list=PLRDl2inPrWQVu2OvnTvtkRpJ-wz-URMJx" TargetMode="External"/><Relationship Id="rId94" Type="http://schemas.openxmlformats.org/officeDocument/2006/relationships/hyperlink" Target="https://www.youtube.com/watch?v=zFOD3NR5I4Q&amp;list=PLRDl2inPrWQVu2OvnTvtkRpJ-wz-URMJx" TargetMode="External"/><Relationship Id="rId46" Type="http://schemas.openxmlformats.org/officeDocument/2006/relationships/hyperlink" Target="https://www.youtube.com/watch?v=zgNEiW0JHQA&amp;list=PLRDl2inPrWQVu2OvnTvtkRpJ-wz-URMJx" TargetMode="External"/><Relationship Id="rId48" Type="http://schemas.openxmlformats.org/officeDocument/2006/relationships/hyperlink" Target="notation.qmd#def-integers" TargetMode="External"/><Relationship Id="rId11" Type="http://schemas.openxmlformats.org/officeDocument/2006/relationships/hyperlink" Target="notation.qmd#def-real-numbers" TargetMode="External"/><Relationship Id="rId129" Type="http://schemas.openxmlformats.org/officeDocument/2006/relationships/hyperlink" Target="optimization.qmd#def-gradient-descent" TargetMode="External"/><Relationship Id="rId81" Type="http://schemas.openxmlformats.org/officeDocument/2006/relationships/hyperlink" Target="sets-functions.qmd#def-composition" TargetMode="External"/><Relationship Id="rId9" Type="http://schemas.openxmlformats.org/officeDocument/2006/relationships/hyperlink" Target="sets-functions.qmd#def-function" TargetMode="External"/><Relationship Id="rId111" Type="http://schemas.openxmlformats.org/officeDocument/2006/relationships/hyperlink" Target="sets-functions.qmd#def-graph" TargetMode="External"/><Relationship Id="rId10" Type="http://schemas.openxmlformats.org/officeDocument/2006/relationships/hyperlink" Target="sets-functions.qmd#def-interval" TargetMode="External"/><Relationship Id="rId102" Type="http://schemas.openxmlformats.org/officeDocument/2006/relationships/hyperlink" Target="sets-functions.qmd#def-inverse-functi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Derivatives and Taylor Series</dc:title>
  <dc:creator/>
  <cp:keywords/>
  <dcterms:created xsi:type="dcterms:W3CDTF">2026-10-15T09:58:25Z</dcterms:created>
  <dcterms:modified xsi:type="dcterms:W3CDTF">2026-10-15T09:58:25Z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02:43:25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