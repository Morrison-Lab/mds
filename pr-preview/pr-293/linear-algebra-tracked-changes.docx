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02:44:48 (PDT)</w:delText>
        </w:r>
      </w:del>
    </w:p>
    <w:p>
      <w:pPr>
        <w:pStyle w:val="Date"/>
      </w:pPr>
      <w:ins w:id="2" w:author="PR Preview" w:date="2026-01-01T00:00:00Z">
        <w:r>
          <w:t xml:space="preserve">Last modified: 2026-10-15 02:50:26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2026-10-15T10:37:43Z</dcterms:created>
  <dcterms:modified xsi:type="dcterms:W3CDTF">2026-10-15T10:37:43Z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02:50:26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