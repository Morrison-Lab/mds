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Polynomials, Exponentials and Logarithms</w:t>
      </w:r>
    </w:p>
    <w:p>
      <w:pPr>
        <w:pStyle w:val="Date"/>
      </w:pPr>
      <w:del w:id="1" w:author="PR Preview" w:date="2026-01-01T00:00:00Z">
        <w:r>
          <w:delText xml:space="preserve">Last modified: 2026-10-15 02:44:48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02:50:26 (PDT)</w:t>
        </w:r>
      </w:ins>
    </w:p>
    <w:bookmarkStart w:id="27" w:name="sec-polynomials"/>
    <w:p>
      <w:pPr>
        <w:pStyle w:val="Heading2"/>
      </w:pPr>
      <w:r>
        <w:t xml:space="preserve">1 Polynomials</w:t>
      </w:r>
    </w:p>
    <w:bookmarkStart w:id="9" w:name="exr-polynomial-degree"/>
    <w:p>
      <w:pPr>
        <w:pStyle w:val="FirstParagraph"/>
      </w:pPr>
      <w:r>
        <w:rPr>
          <w:b/>
          <w:bCs/>
        </w:rPr>
        <w:t xml:space="preserve">Exercise 1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9"/>
    <w:bookmarkStart w:id="10" w:name="sol-polynomial-degre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0"/>
    <w:bookmarkStart w:id="12" w:name="def-constant-function"/>
    <w:p>
      <w:pPr>
        <w:pStyle w:val="FirstParagraph"/>
      </w:pPr>
      <w:r>
        <w:rPr>
          <w:b/>
          <w:bCs/>
        </w:rPr>
        <w:t xml:space="preserve">Definition 1 (Constant function)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12"/>
    <w:bookmarkStart w:id="13" w:name="exm-constant-function"/>
    <w:p>
      <w:pPr>
        <w:pStyle w:val="BodyText"/>
      </w:pPr>
      <w:r>
        <w:rPr>
          <w:b/>
          <w:bCs/>
        </w:rPr>
        <w:t xml:space="preserve">Example 1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"/>
    <w:bookmarkStart w:id="15" w:name="def-polynomial"/>
    <w:p>
      <w:pPr>
        <w:pStyle w:val="FirstParagraph"/>
      </w:pPr>
      <w:r>
        <w:rPr>
          <w:b/>
          <w:bCs/>
        </w:rPr>
        <w:t xml:space="preserve">Definition 2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 is 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4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rem-polynomial-nonzero"/>
    <w:p>
      <w:pPr>
        <w:pStyle w:val="BodyText"/>
      </w:pPr>
      <w:r>
        <w:rPr>
          <w:i/>
          <w:iCs/>
        </w:rPr>
        <w:t xml:space="preserve">Remark 1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6"/>
    <w:bookmarkStart w:id="17" w:name="def-polynomial-degree"/>
    <w:p>
      <w:pPr>
        <w:pStyle w:val="BodyText"/>
      </w:pPr>
      <w:r>
        <w:rPr>
          <w:b/>
          <w:bCs/>
        </w:rPr>
        <w:t xml:space="preserve">Definition 3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7"/>
    <w:bookmarkStart w:id="18" w:name="exm-polynomial-degree"/>
    <w:p>
      <w:pPr>
        <w:pStyle w:val="BodyText"/>
      </w:pPr>
      <w:r>
        <w:rPr>
          <w:b/>
          <w:bCs/>
        </w:rPr>
        <w:t xml:space="preserve">Example 2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04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18"/>
    <w:bookmarkStart w:id="19" w:name="def-polynomial-leading-coefficient"/>
    <w:p>
      <w:pPr>
        <w:pStyle w:val="FirstParagraph"/>
      </w:pPr>
      <w:r>
        <w:rPr>
          <w:b/>
          <w:bCs/>
        </w:rPr>
        <w:t xml:space="preserve">Definition 4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9"/>
    <w:bookmarkStart w:id="20" w:name="exm-leading-coefficient"/>
    <w:p>
      <w:pPr>
        <w:pStyle w:val="BodyText"/>
      </w:pPr>
      <w:r>
        <w:rPr>
          <w:b/>
          <w:bCs/>
        </w:rPr>
        <w:t xml:space="preserve">Example 3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20"/>
    <w:bookmarkStart w:id="21" w:name="def-quadratic-cubic"/>
    <w:p>
      <w:pPr>
        <w:pStyle w:val="FirstParagraph"/>
      </w:pPr>
      <w:r>
        <w:rPr>
          <w:b/>
          <w:bCs/>
        </w:rPr>
        <w:t xml:space="preserve">Definition 5 (Quadratic and cubic polynomials)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polynomial.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21"/>
    <w:bookmarkStart w:id="23" w:name="exm-quadratic-cubic"/>
    <w:p>
      <w:pPr>
        <w:pStyle w:val="BodyText"/>
      </w:pPr>
      <w:r>
        <w:rPr>
          <w:b/>
          <w:bCs/>
        </w:rPr>
        <w:t xml:space="preserve">Example 4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r:id="rId22">
        <w:r>
          <w:rPr>
            <w:rStyle w:val="Hyperlink"/>
          </w:rPr>
          <w:t xml:space="preserve">Remark 5 in Convexity, Infimum and Sums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23"/>
    <w:bookmarkStart w:id="25" w:name="def-parabola"/>
    <w:p>
      <w:pPr>
        <w:pStyle w:val="FirstParagraph"/>
      </w:pPr>
      <w:r>
        <w:rPr>
          <w:b/>
          <w:bCs/>
        </w:rPr>
        <w:t xml:space="preserve">Definition 6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is the</w:t>
      </w:r>
      <w:r>
        <w:t xml:space="preserve"> </w:t>
      </w:r>
      <w:hyperlink r:id="rId24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cubic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25"/>
    <w:bookmarkStart w:id="26" w:name="exm-parabola"/>
    <w:p>
      <w:pPr>
        <w:pStyle w:val="BodyText"/>
      </w:pPr>
      <w:r>
        <w:rPr>
          <w:b/>
          <w:bCs/>
        </w:rPr>
        <w:t xml:space="preserve">Example 5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26"/>
    <w:bookmarkEnd w:id="27"/>
    <w:bookmarkStart w:id="35" w:name="sec-affine-linear-functions"/>
    <w:p>
      <w:pPr>
        <w:pStyle w:val="Heading2"/>
      </w:pPr>
      <w:r>
        <w:t xml:space="preserve">2 Affine and linear functions of one variable</w:t>
      </w:r>
    </w:p>
    <w:bookmarkStart w:id="28" w:name="def-affine-function"/>
    <w:p>
      <w:pPr>
        <w:pStyle w:val="FirstParagraph"/>
      </w:pPr>
      <w:r>
        <w:rPr>
          <w:b/>
          <w:bCs/>
        </w:rPr>
        <w:t xml:space="preserve">Definition 7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p>
      <w:pPr>
        <w:pStyle w:val="FirstParagraph"/>
      </w:pPr>
      <w:r>
        <w:t xml:space="preserve">In this formula,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intercept</w:t>
      </w:r>
      <w:r>
        <w:t xml:space="preserve">.</w:t>
      </w:r>
    </w:p>
    <w:bookmarkEnd w:id="28"/>
    <w:bookmarkStart w:id="29" w:name="def-linear-function"/>
    <w:p>
      <w:pPr>
        <w:pStyle w:val="BodyText"/>
      </w:pPr>
      <w:r>
        <w:rPr>
          <w:b/>
          <w:bCs/>
        </w:rPr>
        <w:t xml:space="preserve">Definition 8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7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29"/>
    <w:bookmarkStart w:id="30" w:name="thm-affine-function-props"/>
    <w:p>
      <w:pPr>
        <w:pStyle w:val="FirstParagraph"/>
      </w:pPr>
      <w:r>
        <w:rPr>
          <w:b/>
          <w:bCs/>
        </w:rPr>
        <w:t xml:space="preserve">Theorem 1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07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Convexity, Infimum and Sums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 in Equalities, Inequalities and Minimizers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9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 in Convexity, Infimum and Sums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31" w:name="exm-affine-function"/>
    <w:p>
      <w:pPr>
        <w:pStyle w:val="FirstParagraph"/>
      </w:pPr>
      <w:r>
        <w:rPr>
          <w:b/>
          <w:bCs/>
        </w:rPr>
        <w:t xml:space="preserve">Example 6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31"/>
    <w:bookmarkStart w:id="34" w:name="rem-linear-function-terminology"/>
    <w:p>
      <w:pPr>
        <w:pStyle w:val="BodyText"/>
      </w:pPr>
      <w:r>
        <w:rPr>
          <w:i/>
          <w:iCs/>
        </w:rPr>
        <w:t xml:space="preserve">Remark 2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32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34"/>
    <w:bookmarkEnd w:id="35"/>
    <w:bookmarkStart w:id="40" w:name="sec-sequence-limits"/>
    <w:p>
      <w:pPr>
        <w:pStyle w:val="Heading2"/>
      </w:pPr>
      <w:r>
        <w:t xml:space="preserve">3 Limits of sequences</w:t>
      </w:r>
    </w:p>
    <w:bookmarkStart w:id="37" w:name="def-sequence-limit"/>
    <w:p>
      <w:pPr>
        <w:pStyle w:val="FirstParagraph"/>
      </w:pPr>
      <w:r>
        <w:rPr>
          <w:b/>
          <w:bCs/>
        </w:rPr>
        <w:t xml:space="preserve">Definition 9 (Limit of a sequence)</w:t>
      </w:r>
      <w:r>
        <w:t xml:space="preserve"> </w:t>
      </w:r>
      <w:r>
        <w:t xml:space="preserve">A</w:t>
      </w:r>
      <w:r>
        <w:t xml:space="preserve"> </w:t>
      </w:r>
      <w:hyperlink r:id="rId36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the sequence.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,</w:t>
      </w:r>
      <w:r>
        <w:t xml:space="preserve"> </w:t>
      </w:r>
      <w:r>
        <w:t xml:space="preserve">and a sequence that does not converge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.</w:t>
      </w:r>
    </w:p>
    <w:bookmarkEnd w:id="37"/>
    <w:bookmarkStart w:id="38" w:name="exm-sequence-limit"/>
    <w:p>
      <w:pPr>
        <w:pStyle w:val="BodyText"/>
      </w:pPr>
      <w:r>
        <w:rPr>
          <w:b/>
          <w:bCs/>
        </w:rPr>
        <w:t xml:space="preserve">Example 7 (A convergent sequence and a divergent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38"/>
    <w:bookmarkStart w:id="39" w:name="def-diverges-to-infinity"/>
    <w:p>
      <w:pPr>
        <w:pStyle w:val="FirstParagraph"/>
      </w:pPr>
      <w:r>
        <w:rPr>
          <w:b/>
          <w:bCs/>
        </w:rPr>
        <w:t xml:space="preserve">Definition 10 (Divergence of a sequence to infinity)</w:t>
      </w:r>
      <w:r>
        <w:t xml:space="preserve"> </w:t>
      </w:r>
      <w:r>
        <w:t xml:space="preserve">A</w:t>
      </w:r>
      <w:r>
        <w:t xml:space="preserve"> </w:t>
      </w:r>
      <w:hyperlink r:id="rId36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39"/>
    <w:bookmarkEnd w:id="40"/>
    <w:bookmarkStart w:id="94" w:name="exponentials-and-logarithms"/>
    <w:p>
      <w:pPr>
        <w:pStyle w:val="Heading2"/>
      </w:pPr>
      <w:r>
        <w:t xml:space="preserve">4 Exponentials and Logarithms</w:t>
      </w:r>
    </w:p>
    <w:bookmarkStart w:id="41" w:name="def-exponential-function"/>
    <w:p>
      <w:pPr>
        <w:pStyle w:val="FirstParagraph"/>
      </w:pPr>
      <w:r>
        <w:rPr>
          <w:b/>
          <w:bCs/>
        </w:rPr>
        <w:t xml:space="preserve">Definition 11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36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41"/>
    <w:bookmarkStart w:id="42" w:name="exm-exponential-function"/>
    <w:p>
      <w:pPr>
        <w:pStyle w:val="BodyText"/>
      </w:pPr>
      <w:r>
        <w:rPr>
          <w:b/>
          <w:bCs/>
        </w:rPr>
        <w:t xml:space="preserve">Example 8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42"/>
    <w:bookmarkStart w:id="43" w:name="def-euler-number"/>
    <w:p>
      <w:pPr>
        <w:pStyle w:val="BodyText"/>
      </w:pPr>
      <w:r>
        <w:rPr>
          <w:b/>
          <w:bCs/>
        </w:rPr>
        <w:t xml:space="preserve">Definition 12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43"/>
    <w:bookmarkStart w:id="46" w:name="exm-euler-number"/>
    <w:p>
      <w:pPr>
        <w:pStyle w:val="FirstParagraph"/>
      </w:pPr>
      <w:r>
        <w:rPr>
          <w:b/>
          <w:bCs/>
        </w:rPr>
        <w:t xml:space="preserve">Example 9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44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(see</w:t>
      </w:r>
      <w:r>
        <w:t xml:space="preserve"> </w:t>
      </w:r>
      <w:hyperlink r:id="rId45">
        <w:r>
          <w:rPr>
            <w:rStyle w:val="Hyperlink"/>
          </w:rPr>
          <w:t xml:space="preserve">Wikipedia: e (mathematical constant)</w:t>
        </w:r>
      </w:hyperlink>
      <w:r>
        <w:t xml:space="preserve">).</w:t>
      </w:r>
    </w:p>
    <w:bookmarkEnd w:id="46"/>
    <w:bookmarkStart w:id="48" w:name="def-natural-log"/>
    <w:p>
      <w:pPr>
        <w:pStyle w:val="BodyText"/>
      </w:pPr>
      <w:r>
        <w:rPr>
          <w:b/>
          <w:bCs/>
        </w:rPr>
        <w:t xml:space="preserve">Definition 13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47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48"/>
    <w:bookmarkStart w:id="49" w:name="rem-log-notation"/>
    <w:p>
      <w:pPr>
        <w:pStyle w:val="BodyText"/>
      </w:pPr>
      <w:r>
        <w:rPr>
          <w:i/>
          <w:iCs/>
        </w:rPr>
        <w:t xml:space="preserve">Remark 3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49"/>
    <w:bookmarkStart w:id="50" w:name="exm-natural-log"/>
    <w:p>
      <w:pPr>
        <w:pStyle w:val="BodyText"/>
      </w:pPr>
      <w:r>
        <w:rPr>
          <w:b/>
          <w:bCs/>
        </w:rPr>
        <w:t xml:space="preserve">Example 10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8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12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50"/>
    <w:bookmarkStart w:id="53" w:name="def-real-power"/>
    <w:p>
      <w:pPr>
        <w:pStyle w:val="FirstParagraph"/>
      </w:pPr>
      <w:r>
        <w:rPr>
          <w:b/>
          <w:bCs/>
        </w:rPr>
        <w:t xml:space="preserve">Definition 14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r:id="rId51">
        <w:r>
          <w:rPr>
            <w:rStyle w:val="Hyperlink"/>
          </w:rPr>
          <w:t xml:space="preserve">Definition 4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r:id="rId52">
        <w:r>
          <w:rPr>
            <w:rStyle w:val="Hyperlink"/>
          </w:rPr>
          <w:t xml:space="preserve">Definition 5 in Equalities, Inequalities and Minimizers</w:t>
        </w:r>
      </w:hyperlink>
      <w:r>
        <w:t xml:space="preserve">.</w:t>
      </w:r>
    </w:p>
    <w:bookmarkEnd w:id="53"/>
    <w:bookmarkStart w:id="55" w:name="exm-real-power"/>
    <w:p>
      <w:pPr>
        <w:pStyle w:val="BodyText"/>
      </w:pPr>
      <w:r>
        <w:rPr>
          <w:b/>
          <w:bCs/>
        </w:rPr>
        <w:t xml:space="preserve">Example 11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10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r:id="rId51">
        <w:r>
          <w:rPr>
            <w:rStyle w:val="Hyperlink"/>
          </w:rPr>
          <w:t xml:space="preserve">Definition 4 in Equalities, Inequalities and Minimizers</w:t>
        </w:r>
      </w:hyperlink>
      <w:r>
        <w:t xml:space="preserve">.</w:t>
      </w:r>
    </w:p>
    <w:p>
      <w:pPr>
        <w:numPr>
          <w:ilvl w:val="0"/>
          <w:numId w:val="1010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r:id="rId54">
        <w:r>
          <w:rPr>
            <w:rStyle w:val="Hyperlink"/>
          </w:rPr>
          <w:t xml:space="preserve">Definition 6 in Equalities, Inequalities and Minimizers</w:t>
        </w:r>
      </w:hyperlink>
      <w:r>
        <w:t xml:space="preserve">).</w:t>
      </w:r>
    </w:p>
    <w:p>
      <w:pPr>
        <w:numPr>
          <w:ilvl w:val="0"/>
          <w:numId w:val="1010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14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55"/>
    <w:bookmarkStart w:id="57" w:name="def-power-nonpositive-base"/>
    <w:p>
      <w:pPr>
        <w:pStyle w:val="FirstParagraph"/>
      </w:pPr>
      <w:r>
        <w:rPr>
          <w:b/>
          <w:bCs/>
        </w:rPr>
        <w:t xml:space="preserve">Definition 15 (Real powers of zero and of negative numbers)</w:t>
      </w:r>
      <w:r>
        <w:t xml:space="preserve"> </w:t>
      </w:r>
      <w:hyperlink r:id="rId51">
        <w:r>
          <w:rPr>
            <w:rStyle w:val="Hyperlink"/>
          </w:rPr>
          <w:t xml:space="preserve">Definition 4 in Equalities, Inequalities and Minimizers</w:t>
        </w:r>
      </w:hyperlink>
      <w:r>
        <w:t xml:space="preserve">,</w:t>
      </w:r>
      <w:r>
        <w:t xml:space="preserve"> </w:t>
      </w:r>
      <w:hyperlink r:id="rId52">
        <w:r>
          <w:rPr>
            <w:rStyle w:val="Hyperlink"/>
          </w:rPr>
          <w:t xml:space="preserve">Definition 5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11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r:id="rId51">
        <w:r>
          <w:rPr>
            <w:rStyle w:val="Hyperlink"/>
          </w:rPr>
          <w:t xml:space="preserve">Definition 4 in Equalities, Inequalities and Minimizers</w:t>
        </w:r>
      </w:hyperlink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56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51">
        <w:r>
          <w:rPr>
            <w:rStyle w:val="Hyperlink"/>
          </w:rPr>
          <w:t xml:space="preserve">Definition 4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r:id="rId52">
        <w:r>
          <w:rPr>
            <w:rStyle w:val="Hyperlink"/>
          </w:rPr>
          <w:t xml:space="preserve">Definition 5 in Equalities, Inequalities and Minimizers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57"/>
    <w:bookmarkStart w:id="58" w:name="exm-power-nonpositive-base"/>
    <w:p>
      <w:pPr>
        <w:pStyle w:val="FirstParagraph"/>
      </w:pPr>
      <w:r>
        <w:rPr>
          <w:b/>
          <w:bCs/>
        </w:rPr>
        <w:t xml:space="preserve">Example 12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54">
        <w:r>
          <w:rPr>
            <w:rStyle w:val="Hyperlink"/>
          </w:rPr>
          <w:t xml:space="preserve">Definition 6 in Equalities, Inequalities and Minimizers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58"/>
    <w:bookmarkStart w:id="59" w:name="thm-exp-log-inverse"/>
    <w:p>
      <w:pPr>
        <w:pStyle w:val="FirstParagraph"/>
      </w:pPr>
      <w:r>
        <w:rPr>
          <w:b/>
          <w:bCs/>
        </w:rPr>
        <w:t xml:space="preserve">Theorem 2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59"/>
    <w:bookmarkStart w:id="60" w:name="thm-log-prod"/>
    <w:p>
      <w:pPr>
        <w:pStyle w:val="FirstParagraph"/>
      </w:pPr>
      <w:r>
        <w:rPr>
          <w:b/>
          <w:bCs/>
        </w:rPr>
        <w:t xml:space="preserve">Theorem 3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60"/>
    <w:bookmarkStart w:id="61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62" w:name="thm-log-exp"/>
    <w:p>
      <w:pPr>
        <w:pStyle w:val="BodyText"/>
      </w:pPr>
      <w:r>
        <w:rPr>
          <w:b/>
          <w:bCs/>
        </w:rPr>
        <w:t xml:space="preserve">Theorem 4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62"/>
    <w:bookmarkStart w:id="63" w:name="thm-exp-sum"/>
    <w:p>
      <w:pPr>
        <w:pStyle w:val="FirstParagraph"/>
      </w:pPr>
      <w:r>
        <w:rPr>
          <w:b/>
          <w:bCs/>
        </w:rPr>
        <w:t xml:space="preserve">Theorem 5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r:id="rId14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63"/>
    <w:bookmarkStart w:id="64" w:name="exm-exp-sum"/>
    <w:p>
      <w:pPr>
        <w:pStyle w:val="FirstParagraph"/>
      </w:pPr>
      <w:r>
        <w:rPr>
          <w:b/>
          <w:bCs/>
        </w:rPr>
        <w:t xml:space="preserve">Example 13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64"/>
    <w:bookmarkStart w:id="65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65"/>
    <w:bookmarkStart w:id="66" w:name="exm-exp-difference"/>
    <w:p>
      <w:pPr>
        <w:pStyle w:val="FirstParagraph"/>
      </w:pPr>
      <w:r>
        <w:rPr>
          <w:b/>
          <w:bCs/>
        </w:rPr>
        <w:t xml:space="preserve">Example 14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66"/>
    <w:bookmarkStart w:id="67" w:name="thm-power-one"/>
    <w:p>
      <w:pPr>
        <w:pStyle w:val="BodyText"/>
      </w:pPr>
      <w:r>
        <w:rPr>
          <w:b/>
          <w:bCs/>
        </w:rPr>
        <w:t xml:space="preserve">Theorem 6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67"/>
    <w:bookmarkStart w:id="68" w:name="thm-power-sum"/>
    <w:p>
      <w:pPr>
        <w:pStyle w:val="FirstParagraph"/>
      </w:pPr>
      <w:r>
        <w:rPr>
          <w:b/>
          <w:bCs/>
        </w:rPr>
        <w:t xml:space="preserve">Theorem 7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68"/>
    <w:bookmarkStart w:id="69" w:name="exm-power-sum"/>
    <w:p>
      <w:pPr>
        <w:pStyle w:val="FirstParagraph"/>
      </w:pPr>
      <w:r>
        <w:rPr>
          <w:b/>
          <w:bCs/>
        </w:rPr>
        <w:t xml:space="preserve">Example 15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2" w:name="thm-power-product"/>
    <w:p>
      <w:pPr>
        <w:pStyle w:val="FirstParagraph"/>
      </w:pPr>
      <w:r>
        <w:rPr>
          <w:b/>
          <w:bCs/>
        </w:rPr>
        <w:t xml:space="preserve">Theorem 8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r:id="rId70">
        <w:r>
          <w:rPr>
            <w:rStyle w:val="Hyperlink"/>
          </w:rPr>
          <w:t xml:space="preserve">Theorem 8 in Convexity, Infimum and Sums</w:t>
        </w:r>
      </w:hyperlink>
      <w:r>
        <w:t xml:space="preserve"> </w:t>
      </w:r>
      <w:r>
        <w:t xml:space="preserve">and</w:t>
      </w:r>
      <w:r>
        <w:t xml:space="preserve"> </w:t>
      </w:r>
      <w:hyperlink r:id="rId71">
        <w:r>
          <w:rPr>
            <w:rStyle w:val="Hyperlink"/>
          </w:rPr>
          <w:t xml:space="preserve">Theorem 9 in Convexity, Infimum and Sums</w:t>
        </w:r>
      </w:hyperlink>
      <w:r>
        <w:t xml:space="preserve">.</w:t>
      </w:r>
    </w:p>
    <w:bookmarkEnd w:id="72"/>
    <w:bookmarkStart w:id="73" w:name="exm-power-product"/>
    <w:p>
      <w:pPr>
        <w:pStyle w:val="BodyText"/>
      </w:pPr>
      <w:r>
        <w:rPr>
          <w:b/>
          <w:bCs/>
        </w:rPr>
        <w:t xml:space="preserve">Example 16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3"/>
    <w:bookmarkStart w:id="74" w:name="thm-double-exp"/>
    <w:p>
      <w:pPr>
        <w:pStyle w:val="FirstParagraph"/>
      </w:pPr>
      <w:r>
        <w:rPr>
          <w:b/>
          <w:bCs/>
        </w:rPr>
        <w:t xml:space="preserve">Theorem 9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74"/>
    <w:bookmarkStart w:id="75" w:name="exm-double-exp-negative-base"/>
    <w:p>
      <w:pPr>
        <w:pStyle w:val="FirstParagraph"/>
      </w:pPr>
      <w:r>
        <w:rPr>
          <w:b/>
          <w:bCs/>
        </w:rPr>
        <w:t xml:space="preserve">Example 17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75"/>
    <w:bookmarkStart w:id="76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76"/>
    <w:bookmarkStart w:id="82" w:name="rem-tarski-identities"/>
    <w:p>
      <w:pPr>
        <w:pStyle w:val="FirstParagraph"/>
      </w:pPr>
      <w:r>
        <w:rPr>
          <w:i/>
          <w:iCs/>
        </w:rPr>
        <w:t xml:space="preserve">Remark 4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hyperlink r:id="rId77">
        <w:r>
          <w:rPr>
            <w:rStyle w:val="Hyperlink"/>
          </w:rPr>
          <w:t xml:space="preserve">Tarski’s eleven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“high school”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identities</w:t>
        </w:r>
      </w:hyperlink>
      <w:r>
        <w:t xml:space="preserve">:</w:t>
      </w:r>
    </w:p>
    <w:p>
      <w:pPr>
        <w:pStyle w:val="Compact"/>
        <w:numPr>
          <w:ilvl w:val="0"/>
          <w:numId w:val="1014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Theorem 5 in Convexity, Infimum and Sums</w:t>
        </w:r>
      </w:hyperlink>
      <w:r>
        <w:t xml:space="preserve">,</w:t>
      </w:r>
      <w:r>
        <w:t xml:space="preserve"> </w:t>
      </w:r>
      <w:hyperlink r:id="rId79">
        <w:r>
          <w:rPr>
            <w:rStyle w:val="Hyperlink"/>
          </w:rPr>
          <w:t xml:space="preserve">Theorem 6 in Convexity, Infimum and Sums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r:id="rId80">
        <w:r>
          <w:rPr>
            <w:rStyle w:val="Hyperlink"/>
          </w:rPr>
          <w:t xml:space="preserve">Theorem 7 in Convexity, Infimum and Sums</w:t>
        </w:r>
      </w:hyperlink>
      <w:r>
        <w:t xml:space="preserve">,</w:t>
      </w:r>
      <w:r>
        <w:t xml:space="preserve"> </w:t>
      </w:r>
      <w:hyperlink r:id="rId70">
        <w:r>
          <w:rPr>
            <w:rStyle w:val="Hyperlink"/>
          </w:rPr>
          <w:t xml:space="preserve">Theorem 8 in Convexity, Infimum and Sums</w:t>
        </w:r>
      </w:hyperlink>
      <w:r>
        <w:t xml:space="preserve">,</w:t>
      </w:r>
      <w:r>
        <w:t xml:space="preserve"> </w:t>
      </w:r>
      <w:hyperlink r:id="rId71">
        <w:r>
          <w:rPr>
            <w:rStyle w:val="Hyperlink"/>
          </w:rPr>
          <w:t xml:space="preserve">Theorem 9 in Convexity, Infimum and Sums</w:t>
        </w:r>
      </w:hyperlink>
      <w:r>
        <w:t xml:space="preserve">,</w:t>
      </w:r>
      <w:r>
        <w:t xml:space="preserve"> </w:t>
      </w:r>
      <w:hyperlink r:id="rId81">
        <w:r>
          <w:rPr>
            <w:rStyle w:val="Hyperlink"/>
          </w:rPr>
          <w:t xml:space="preserve">Theorem 11 in Convexity, Infimum and Sums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).</w:t>
      </w:r>
    </w:p>
    <w:bookmarkEnd w:id="82"/>
    <w:bookmarkStart w:id="83" w:name="rem-tarski-incomplete"/>
    <w:p>
      <w:pPr>
        <w:pStyle w:val="FirstParagraph"/>
      </w:pPr>
      <w:r>
        <w:rPr>
          <w:i/>
          <w:iCs/>
        </w:rPr>
        <w:t xml:space="preserve">Remark 5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4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83"/>
    <w:bookmarkStart w:id="84" w:name="def-contour-line"/>
    <w:p>
      <w:pPr>
        <w:pStyle w:val="BodyText"/>
      </w:pPr>
      <w:r>
        <w:rPr>
          <w:b/>
          <w:bCs/>
        </w:rPr>
        <w:t xml:space="preserve">Definition 16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bookmarkEnd w:id="84"/>
    <w:bookmarkStart w:id="85" w:name="exm-contour-line"/>
    <w:p>
      <w:pPr>
        <w:pStyle w:val="FirstParagraph"/>
      </w:pPr>
      <w:r>
        <w:rPr>
          <w:b/>
          <w:bCs/>
        </w:rPr>
        <w:t xml:space="preserve">Example 18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85"/>
    <w:bookmarkStart w:id="86" w:name="rem-contour-line-surface"/>
    <w:p>
      <w:pPr>
        <w:pStyle w:val="BodyText"/>
      </w:pPr>
      <w:r>
        <w:rPr>
          <w:i/>
          <w:iCs/>
        </w:rPr>
        <w:t xml:space="preserve">Remark 6</w:t>
      </w:r>
      <w:r>
        <w:t xml:space="preserve"> (Contour lines on a plot of a surface). </w:t>
      </w: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tour-line">
        <w:r>
          <w:rPr>
            <w:rStyle w:val="Hyperlink"/>
          </w:rPr>
          <w:t xml:space="preserve">contour line</w:t>
        </w:r>
      </w:hyperlink>
      <w:r>
        <w:t xml:space="preserve"> </w:t>
      </w:r>
      <w:r>
        <w:t xml:space="preserve">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86"/>
    <w:bookmarkStart w:id="87" w:name="exr-exp-vs-mult"/>
    <w:p>
      <w:pPr>
        <w:pStyle w:val="BodyText"/>
      </w:pPr>
      <w:r>
        <w:rPr>
          <w:b/>
          <w:bCs/>
        </w:rPr>
        <w:t xml:space="preserve">Exercise 2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87"/>
    <w:bookmarkStart w:id="88" w:name="sol-exp-vs-mul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numPr>
          <w:ilvl w:val="0"/>
          <w:numId w:val="1015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88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9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89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0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90"/>
        </w:tc>
      </w:tr>
    </w:tbl>
    <w:bookmarkStart w:id="91" w:name="exr-double-exponential"/>
    <w:p>
      <w:pPr>
        <w:pStyle w:val="BodyText"/>
      </w:pPr>
      <w:r>
        <w:rPr>
          <w:b/>
          <w:bCs/>
        </w:rPr>
        <w:t xml:space="preserve">Exercise 3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91"/>
    <w:bookmarkStart w:id="93" w:name="sol-double-exponential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w:bookmarkStart w:id="92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2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16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16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exr-exp-vs-mult">
        <w:r>
          <w:rPr>
            <w:rStyle w:val="Hyperlink"/>
          </w:rPr>
          <w:t xml:space="preserve">Exercise 2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93"/>
    <w:bookmarkEnd w:id="9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51" Type="http://schemas.openxmlformats.org/officeDocument/2006/relationships/hyperlink" Target="algebra-basics.html#def-power" TargetMode="External"/><Relationship Id="rId52" Type="http://schemas.openxmlformats.org/officeDocument/2006/relationships/hyperlink" Target="algebra-basics.html#def-power-integer" TargetMode="External"/><Relationship Id="rId54" Type="http://schemas.openxmlformats.org/officeDocument/2006/relationships/hyperlink" Target="algebra-basics.html#def-square-root" TargetMode="External"/><Relationship Id="rId14" Type="http://schemas.openxmlformats.org/officeDocument/2006/relationships/hyperlink" Target="algebra-sums.html#def-term" TargetMode="External"/><Relationship Id="rId22" Type="http://schemas.openxmlformats.org/officeDocument/2006/relationships/hyperlink" Target="algebra-sums.html#rem-square-of-a-difference" TargetMode="External"/><Relationship Id="rId81" Type="http://schemas.openxmlformats.org/officeDocument/2006/relationships/hyperlink" Target="algebra-sums.html#thm-mult-distr" TargetMode="External"/><Relationship Id="rId80" Type="http://schemas.openxmlformats.org/officeDocument/2006/relationships/hyperlink" Target="algebra-sums.html#thm-mult-one" TargetMode="External"/><Relationship Id="rId71" Type="http://schemas.openxmlformats.org/officeDocument/2006/relationships/hyperlink" Target="algebra-sums.html#thm-prod-assoc" TargetMode="External"/><Relationship Id="rId70" Type="http://schemas.openxmlformats.org/officeDocument/2006/relationships/hyperlink" Target="algebra-sums.html#thm-prod-symmetric" TargetMode="External"/><Relationship Id="rId79" Type="http://schemas.openxmlformats.org/officeDocument/2006/relationships/hyperlink" Target="algebra-sums.html#thm-sum-assoc" TargetMode="External"/><Relationship Id="rId78" Type="http://schemas.openxmlformats.org/officeDocument/2006/relationships/hyperlink" Target="algebra-sums.html#thm-sum-symmetric" TargetMode="External"/><Relationship Id="rId45" Type="http://schemas.openxmlformats.org/officeDocument/2006/relationships/hyperlink" Target="https://en.wikipedia.org/wiki/E_(mathematical_constant)" TargetMode="External"/><Relationship Id="rId77" Type="http://schemas.openxmlformats.org/officeDocument/2006/relationships/hyperlink" Target="https://en.wikipedia.org/wiki/Tarski%27s_high_school_algebra_problem" TargetMode="External"/><Relationship Id="rId32" Type="http://schemas.openxmlformats.org/officeDocument/2006/relationships/hyperlink" Target="linear-algebra-matrices.html#def-linear-map" TargetMode="External"/><Relationship Id="rId33" Type="http://schemas.openxmlformats.org/officeDocument/2006/relationships/hyperlink" Target="linear-algebra-matrices.html#thm-linear-map-zero" TargetMode="External"/><Relationship Id="rId56" Type="http://schemas.openxmlformats.org/officeDocument/2006/relationships/hyperlink" Target="notation.qmd#def-integers" TargetMode="External"/><Relationship Id="rId44" Type="http://schemas.openxmlformats.org/officeDocument/2006/relationships/hyperlink" Target="notation.qmd#def-irrational-numbers" TargetMode="External"/><Relationship Id="rId11" Type="http://schemas.openxmlformats.org/officeDocument/2006/relationships/hyperlink" Target="sets-functions.qmd#def-function" TargetMode="External"/><Relationship Id="rId24" Type="http://schemas.openxmlformats.org/officeDocument/2006/relationships/hyperlink" Target="sets-functions.qmd#def-graph" TargetMode="External"/><Relationship Id="rId47" Type="http://schemas.openxmlformats.org/officeDocument/2006/relationships/hyperlink" Target="sets-functions.qmd#def-inverse-function" TargetMode="External"/><Relationship Id="rId36" Type="http://schemas.openxmlformats.org/officeDocument/2006/relationships/hyperlink" Target="sets-functions.qmd#def-sequence" TargetMode="External"/></Relationships>
</file>

<file path=word/_rels/footnotes.xml.rels><?xml version='1.0' encoding='UTF-8' standalone='yes'?>
<Relationships xmlns="http://schemas.openxmlformats.org/package/2006/relationships"><Relationship Id="rId51" Type="http://schemas.openxmlformats.org/officeDocument/2006/relationships/hyperlink" Target="algebra-basics.html#def-power" TargetMode="External"/><Relationship Id="rId52" Type="http://schemas.openxmlformats.org/officeDocument/2006/relationships/hyperlink" Target="algebra-basics.html#def-power-integer" TargetMode="External"/><Relationship Id="rId54" Type="http://schemas.openxmlformats.org/officeDocument/2006/relationships/hyperlink" Target="algebra-basics.html#def-square-root" TargetMode="External"/><Relationship Id="rId14" Type="http://schemas.openxmlformats.org/officeDocument/2006/relationships/hyperlink" Target="algebra-sums.html#def-term" TargetMode="External"/><Relationship Id="rId22" Type="http://schemas.openxmlformats.org/officeDocument/2006/relationships/hyperlink" Target="algebra-sums.html#rem-square-of-a-difference" TargetMode="External"/><Relationship Id="rId81" Type="http://schemas.openxmlformats.org/officeDocument/2006/relationships/hyperlink" Target="algebra-sums.html#thm-mult-distr" TargetMode="External"/><Relationship Id="rId80" Type="http://schemas.openxmlformats.org/officeDocument/2006/relationships/hyperlink" Target="algebra-sums.html#thm-mult-one" TargetMode="External"/><Relationship Id="rId71" Type="http://schemas.openxmlformats.org/officeDocument/2006/relationships/hyperlink" Target="algebra-sums.html#thm-prod-assoc" TargetMode="External"/><Relationship Id="rId70" Type="http://schemas.openxmlformats.org/officeDocument/2006/relationships/hyperlink" Target="algebra-sums.html#thm-prod-symmetric" TargetMode="External"/><Relationship Id="rId79" Type="http://schemas.openxmlformats.org/officeDocument/2006/relationships/hyperlink" Target="algebra-sums.html#thm-sum-assoc" TargetMode="External"/><Relationship Id="rId78" Type="http://schemas.openxmlformats.org/officeDocument/2006/relationships/hyperlink" Target="algebra-sums.html#thm-sum-symmetric" TargetMode="External"/><Relationship Id="rId45" Type="http://schemas.openxmlformats.org/officeDocument/2006/relationships/hyperlink" Target="https://en.wikipedia.org/wiki/E_(mathematical_constant)" TargetMode="External"/><Relationship Id="rId77" Type="http://schemas.openxmlformats.org/officeDocument/2006/relationships/hyperlink" Target="https://en.wikipedia.org/wiki/Tarski%27s_high_school_algebra_problem" TargetMode="External"/><Relationship Id="rId32" Type="http://schemas.openxmlformats.org/officeDocument/2006/relationships/hyperlink" Target="linear-algebra-matrices.html#def-linear-map" TargetMode="External"/><Relationship Id="rId33" Type="http://schemas.openxmlformats.org/officeDocument/2006/relationships/hyperlink" Target="linear-algebra-matrices.html#thm-linear-map-zero" TargetMode="External"/><Relationship Id="rId56" Type="http://schemas.openxmlformats.org/officeDocument/2006/relationships/hyperlink" Target="notation.qmd#def-integers" TargetMode="External"/><Relationship Id="rId44" Type="http://schemas.openxmlformats.org/officeDocument/2006/relationships/hyperlink" Target="notation.qmd#def-irrational-numbers" TargetMode="External"/><Relationship Id="rId11" Type="http://schemas.openxmlformats.org/officeDocument/2006/relationships/hyperlink" Target="sets-functions.qmd#def-function" TargetMode="External"/><Relationship Id="rId24" Type="http://schemas.openxmlformats.org/officeDocument/2006/relationships/hyperlink" Target="sets-functions.qmd#def-graph" TargetMode="External"/><Relationship Id="rId47" Type="http://schemas.openxmlformats.org/officeDocument/2006/relationships/hyperlink" Target="sets-functions.qmd#def-inverse-function" TargetMode="External"/><Relationship Id="rId36" Type="http://schemas.openxmlformats.org/officeDocument/2006/relationships/hyperlink" Target="sets-functions.qmd#def-seque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Polynomials, Exponentials and Logarithms</dc:title>
  <dc:creator/>
  <cp:keywords/>
  <dcterms:created xsi:type="dcterms:W3CDTF">2026-10-15T10:05:04Z</dcterms:created>
  <dcterms:modified xsi:type="dcterms:W3CDTF">2026-10-15T10:05:04Z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02:50:26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