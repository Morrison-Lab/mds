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Setting</w:delText>
        </w:r>
      </w:del>
      <w:del w:id="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 a sample of independent observations leads directly to the maximum likelihood estimators</w:delText>
        </w:r>
      </w:del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rPr>
            <w:i/>
            <w:iCs/>
          </w:rPr>
          <w:t xml:space="preserve">Remark: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Setting</w:t>
        </w:r>
      </w:ins>
      <w:ins w:id="2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</w:t>
        </w:r>
      </w:ins>
      <w:ins w:id="2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for a sample of independent observations leads directly to the values that make the sample most probable, which statistics calls the maximum likelihood estimates:</w:t>
        </w:r>
      </w:ins>
      <w:ins w:id="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</w:t>
        </w:r>
      </w:ins>
      <w:ins w:id="2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30" w:author="PR Preview" w:date="2026-01-01T00:00:00Z">
        <w:r>
          <w:t xml:space="preserve">.</w:t>
        </w:r>
      </w:ins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del w:id="31" w:author="PR Preview" w:date="2026-01-01T00:00:00Z">
        <w:r>
          <w:delText xml:space="preserve">Some sources write the same row vector as</w:delText>
        </w:r>
      </w:del>
      <w:del w:id="3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with the operator on the left,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read as each operator</w:delText>
        </w:r>
      </w:del>
      <w:del w:id="3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applied to</w:delText>
        </w:r>
      </w:del>
      <w:del w:id="41" w:author="PR Preview" w:date="2026-01-01T00:00:00Z">
        <w:r>
          <w:delText xml:space="preserve"> </w:delText>
        </w:r>
      </w:del>
      <m:oMath>
        <m:r>
          <m:t>f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rather than as a matrix product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(see</w:delText>
        </w:r>
      </w:del>
      <w:del w:id="46" w:author="PR Preview" w:date="2026-01-01T00:00:00Z">
        <w:r>
          <w:delText xml:space="preserve"> </w:delText>
        </w:r>
      </w:del>
      <w:hyperlink w:anchor="rem-row-derivative-shape">
        <w:del w:id="47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48" w:author="PR Preview" w:date="2026-01-01T00:00:00Z">
        <w:r>
          <w:delText xml:space="preserve">).</w:delText>
        </w:r>
      </w:del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del w:id="49" w:author="PR Preview" w:date="2026-01-01T00:00:00Z">
        <w:r>
          <w:rPr>
            <w:i/>
            <w:iCs/>
          </w:rPr>
          <w:delText xml:space="preserve">Remark 1</w:delText>
        </w:r>
      </w:del>
      <w:del w:id="50" w:author="PR Preview" w:date="2026-01-01T00:00:00Z">
        <w:r>
          <w:delText xml:space="preserve"> (Which side the operator goes on). </w:delText>
        </w:r>
      </w:del>
      <w:del w:id="51" w:author="PR Preview" w:date="2026-01-01T00:00:00Z">
        <w:r>
          <w:delText xml:space="preserve">Read</w:delText>
        </w:r>
      </w:del>
      <w:del w:id="5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as a</w:delText>
        </w:r>
      </w:del>
      <w:del w:id="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column vector of operators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with entries</w:delText>
        </w:r>
      </w:del>
      <w:del w:id="6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and</w:delText>
        </w:r>
      </w:del>
      <w:del w:id="6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as the</w:delText>
        </w:r>
      </w:del>
      <w:del w:id="6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row vector of operators with the same entries.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Writing either one next to</w:delText>
        </w:r>
      </w:del>
      <w:del w:id="72" w:author="PR Preview" w:date="2026-01-01T00:00:00Z">
        <w:r>
          <w:delText xml:space="preserve"> </w:delText>
        </w:r>
      </w:del>
      <m:oMath>
        <m:r>
          <m:t>f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can be read in two ways:</w:delText>
        </w:r>
      </w:del>
    </w:p>
    <w:p>
      <w:pPr>
        <w:pStyle w:val="BodyText"/>
      </w:pPr>
      <w:ins w:id="75" w:author="PR Preview" w:date="2026-01-01T00:00:00Z">
        <w:r>
          <w:rPr>
            <w:i/>
            <w:iCs/>
          </w:rPr>
          <w:t xml:space="preserve">Remark 1</w:t>
        </w:r>
      </w:ins>
      <w:ins w:id="76" w:author="PR Preview" w:date="2026-01-01T00:00:00Z">
        <w:r>
          <w:t xml:space="preserve"> (Other notation for the row-vector derivative). </w:t>
        </w:r>
      </w:ins>
      <w:ins w:id="77" w:author="PR Preview" w:date="2026-01-01T00:00:00Z">
        <w:r>
          <w:t xml:space="preserve">Some sources write the same row vector as</w:t>
        </w:r>
      </w:ins>
      <w:ins w:id="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with the operator on the left,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read as each operator</w:t>
        </w:r>
      </w:ins>
      <w:ins w:id="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applied to</w:t>
        </w:r>
      </w:ins>
      <w:ins w:id="87" w:author="PR Preview" w:date="2026-01-01T00:00:00Z">
        <w:r>
          <w:t xml:space="preserve"> </w:t>
        </w:r>
      </w:ins>
      <m:oMath>
        <m:r>
          <m:t>f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rather than as a matrix product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(see</w:t>
        </w:r>
      </w:ins>
      <w:ins w:id="92" w:author="PR Preview" w:date="2026-01-01T00:00:00Z">
        <w:r>
          <w:t xml:space="preserve"> </w:t>
        </w:r>
      </w:ins>
      <w:hyperlink w:anchor="rem-row-derivative-shape">
        <w:ins w:id="93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94" w:author="PR Preview" w:date="2026-01-01T00:00:00Z">
        <w:r>
          <w:t xml:space="preserve">).</w:t>
        </w:r>
      </w:ins>
    </w:p>
    <w:bookmarkEnd w:id="48"/>
    <w:bookmarkStart w:id="52" w:name="rem-row-derivative-shape"/>
    <w:p>
      <w:pPr>
        <w:pStyle w:val="BodyText"/>
      </w:pPr>
      <w:ins w:id="95" w:author="PR Preview" w:date="2026-01-01T00:00:00Z">
        <w:r>
          <w:rPr>
            <w:i/>
            <w:iCs/>
          </w:rPr>
          <w:t xml:space="preserve">Remark 2</w:t>
        </w:r>
      </w:ins>
      <w:ins w:id="96" w:author="PR Preview" w:date="2026-01-01T00:00:00Z">
        <w:r>
          <w:t xml:space="preserve"> (Which side the operator goes on). </w:t>
        </w:r>
      </w:ins>
      <w:ins w:id="97" w:author="PR Preview" w:date="2026-01-01T00:00:00Z">
        <w:r>
          <w:t xml:space="preserve">Read</w:t>
        </w:r>
      </w:ins>
      <w:ins w:id="9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 a</w:t>
        </w:r>
      </w:ins>
      <w:ins w:id="1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column vector of operators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with entries</w:t>
        </w:r>
      </w:ins>
      <w:ins w:id="10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</w:t>
        </w:r>
      </w:ins>
      <w:ins w:id="1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as the</w:t>
        </w:r>
      </w:ins>
      <w:ins w:id="1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row vector of operators with the same entries.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Writing either one next to</w:t>
        </w:r>
      </w:ins>
      <w:ins w:id="118" w:author="PR Preview" w:date="2026-01-01T00:00:00Z">
        <w:r>
          <w:t xml:space="preserve"> </w:t>
        </w:r>
      </w:ins>
      <m:oMath>
        <m:r>
          <m:t>f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can be read in two ways:</w:t>
        </w:r>
      </w:ins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del w:id="121" w:author="PR Preview" w:date="2026-01-01T00:00:00Z">
        <w:r>
          <w:rPr>
            <w:i/>
            <w:iCs/>
          </w:rPr>
          <w:delText xml:space="preserve">Remark 2</w:delText>
        </w:r>
      </w:del>
      <w:del w:id="122" w:author="PR Preview" w:date="2026-01-01T00:00:00Z">
        <w:r>
          <w:delText xml:space="preserve"> (Numerator layout). </w:delText>
        </w:r>
      </w:del>
      <w:del w:id="123" w:author="PR Preview" w:date="2026-01-01T00:00:00Z">
        <w:r>
          <w:delText xml:space="preserve">Some sources use the numerator layout (</w:delText>
        </w:r>
      </w:del>
      <w:hyperlink w:anchor="def-jacobian-matrix">
        <w:del w:id="12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25" w:author="PR Preview" w:date="2026-01-01T00:00:00Z">
        <w:r>
          <w:delText xml:space="preserve">) throughout,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so that their derivative of a vector-valued function is the Jacobian matrix,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the transpose of the derivative used in these notes.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In numerator layout, the derivative of a scalar-valued function is a row vector: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the row-vector derivative (</w:delText>
        </w:r>
      </w:del>
      <w:hyperlink w:anchor="def-row-vector-derivative">
        <w:del w:id="13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35" w:author="PR Preview" w:date="2026-01-01T00:00:00Z">
        <w:r>
          <w:delText xml:space="preserve">).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Check a source’s layout before combining its formulas with these.</w:delText>
        </w:r>
      </w:del>
    </w:p>
    <w:p>
      <w:pPr>
        <w:pStyle w:val="BodyText"/>
      </w:pPr>
      <w:ins w:id="138" w:author="PR Preview" w:date="2026-01-01T00:00:00Z">
        <w:r>
          <w:rPr>
            <w:i/>
            <w:iCs/>
          </w:rPr>
          <w:t xml:space="preserve">Remark 3</w:t>
        </w:r>
      </w:ins>
      <w:ins w:id="139" w:author="PR Preview" w:date="2026-01-01T00:00:00Z">
        <w:r>
          <w:t xml:space="preserve"> (Numerator layout). </w:t>
        </w:r>
      </w:ins>
      <w:ins w:id="140" w:author="PR Preview" w:date="2026-01-01T00:00:00Z">
        <w:r>
          <w:t xml:space="preserve">Some sources use the numerator layout (</w:t>
        </w:r>
      </w:ins>
      <w:hyperlink w:anchor="def-jacobian-matrix">
        <w:ins w:id="14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42" w:author="PR Preview" w:date="2026-01-01T00:00:00Z">
        <w:r>
          <w:t xml:space="preserve">) throughout,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so that their derivative of a vector-valued function is the Jacobian matrix,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 transpose of the derivative used in these notes.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In numerator layout, the derivative of a scalar-valued function is a row vector: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 row-vector derivative (</w:t>
        </w:r>
      </w:ins>
      <w:hyperlink w:anchor="def-row-vector-derivative">
        <w:ins w:id="15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2" w:author="PR Preview" w:date="2026-01-01T00:00:00Z">
        <w:r>
          <w:t xml:space="preserve">).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Check a source’s layout before combining its formulas with these.</w:t>
        </w:r>
      </w:ins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del w:id="155" w:author="PR Preview" w:date="2026-01-01T00:00:00Z">
        <w:r>
          <w:rPr>
            <w:i/>
            <w:iCs/>
          </w:rPr>
          <w:delText xml:space="preserve">Remark 3</w:delText>
        </w:r>
      </w:del>
      <w:del w:id="156" w:author="PR Preview" w:date="2026-01-01T00:00:00Z">
        <w:r>
          <w:delText xml:space="preserve"> (The derivative of a linear map as a special case). </w:delText>
        </w:r>
      </w:del>
      <w:del w:id="157" w:author="PR Preview" w:date="2026-01-01T00:00:00Z">
        <w:r>
          <w:delText xml:space="preserve">This result generalizes</w:delText>
        </w:r>
      </w:del>
      <w:del w:id="158" w:author="PR Preview" w:date="2026-01-01T00:00:00Z">
        <w:r>
          <w:delText xml:space="preserve"> </w:delText>
        </w:r>
      </w:del>
      <w:hyperlink w:anchor="thm-deriv-linear-map">
        <w:del w:id="159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which is the special case</w:delText>
        </w:r>
      </w:del>
      <w:del w:id="1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(so that</w:delText>
        </w:r>
      </w:del>
      <w:del w:id="16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167" w:author="PR Preview" w:date="2026-01-01T00:00:00Z">
        <w:r>
          <w:delText xml:space="preserve">,</w:delText>
        </w:r>
      </w:del>
      <w:del w:id="16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and</w:delText>
        </w:r>
      </w:del>
      <w:del w:id="17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3" w:author="PR Preview" w:date="2026-01-01T00:00:00Z">
        <w:r>
          <w:delText xml:space="preserve">, which is</w:delText>
        </w:r>
      </w:del>
      <w:del w:id="17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5" w:author="PR Preview" w:date="2026-01-01T00:00:00Z">
        <w:r>
          <w:delText xml:space="preserve">).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For example,</w:delText>
        </w:r>
      </w:del>
      <w:del w:id="178" w:author="PR Preview" w:date="2026-01-01T00:00:00Z">
        <w:r>
          <w:delText xml:space="preserve"> </w:delText>
        </w:r>
      </w:del>
      <w:hyperlink w:anchor="exm-deriv-linear-map">
        <w:del w:id="179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 case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and</w:delText>
        </w:r>
      </w:del>
    </w:p>
    <w:p>
      <w:pPr>
        <w:pStyle w:val="FirstParagraph"/>
      </w:pPr>
      <w:ins w:id="185" w:author="PR Preview" w:date="2026-01-01T00:00:00Z">
        <w:r>
          <w:rPr>
            <w:i/>
            <w:iCs/>
          </w:rPr>
          <w:t xml:space="preserve">Remark 4</w:t>
        </w:r>
      </w:ins>
      <w:ins w:id="186" w:author="PR Preview" w:date="2026-01-01T00:00:00Z">
        <w:r>
          <w:t xml:space="preserve"> (The derivative of a linear map as a special case). </w:t>
        </w:r>
      </w:ins>
      <w:ins w:id="187" w:author="PR Preview" w:date="2026-01-01T00:00:00Z">
        <w:r>
          <w:t xml:space="preserve">This result generalizes</w:t>
        </w:r>
      </w:ins>
      <w:ins w:id="188" w:author="PR Preview" w:date="2026-01-01T00:00:00Z">
        <w:r>
          <w:t xml:space="preserve"> </w:t>
        </w:r>
      </w:ins>
      <w:hyperlink w:anchor="thm-deriv-linear-map">
        <w:ins w:id="18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which is the special case</w:t>
        </w:r>
      </w:ins>
      <w:ins w:id="1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(so that</w:t>
        </w:r>
      </w:ins>
      <w:ins w:id="19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and</w:t>
        </w:r>
      </w:ins>
      <w:ins w:id="2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3" w:author="PR Preview" w:date="2026-01-01T00:00:00Z">
        <w:r>
          <w:t xml:space="preserve">, which is</w:t>
        </w:r>
      </w:ins>
      <w:ins w:id="20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5" w:author="PR Preview" w:date="2026-01-01T00:00:00Z">
        <w:r>
          <w:t xml:space="preserve">).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For example,</w:t>
        </w:r>
      </w:ins>
      <w:ins w:id="208" w:author="PR Preview" w:date="2026-01-01T00:00:00Z">
        <w:r>
          <w:t xml:space="preserve"> </w:t>
        </w:r>
      </w:ins>
      <w:hyperlink w:anchor="exm-deriv-linear-map">
        <w:ins w:id="20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the case</w:t>
        </w:r>
      </w:ins>
      <w:ins w:id="2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del w:id="215" w:author="PR Preview" w:date="2026-01-01T00:00:00Z">
        <w:r>
          <w:rPr>
            <w:i/>
            <w:iCs/>
          </w:rPr>
          <w:delText xml:space="preserve">Remark 4</w:delText>
        </w:r>
      </w:del>
      <w:del w:id="216" w:author="PR Preview" w:date="2026-01-01T00:00:00Z">
        <w:r>
          <w:delText xml:space="preserve"> (The coefficient gets transposed). </w:delText>
        </w:r>
      </w:del>
      <w:del w:id="217" w:author="PR Preview" w:date="2026-01-01T00:00:00Z">
        <w:r>
          <w:delText xml:space="preserve">This vector derivative formula looks a lot like non-vector calculus,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except that you have to transpose the coefficient: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in scalar calculus</w:delText>
        </w:r>
      </w:del>
      <w:del w:id="22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but here the coefficient</w:delText>
        </w:r>
      </w:del>
      <w:del w:id="22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(a row vector)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becomes</w:delText>
        </w:r>
      </w:del>
      <w:del w:id="2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(a column vector) in the result.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For example, with</w:delText>
        </w:r>
      </w:del>
      <w:del w:id="2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7" w:author="PR Preview" w:date="2026-01-01T00:00:00Z">
        <w:r>
          <w:delText xml:space="preserve">,</w:delText>
        </w:r>
      </w:del>
      <w:del w:id="23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whose vector derivative is the column vector</w:delText>
        </w:r>
      </w:del>
      <w:del w:id="24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not the row vector</w:delText>
        </w:r>
      </w:del>
      <w:del w:id="24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47" w:author="PR Preview" w:date="2026-01-01T00:00:00Z">
        <w:r>
          <w:delText xml:space="preserve">.</w:delText>
        </w:r>
      </w:del>
    </w:p>
    <w:p>
      <w:pPr>
        <w:pStyle w:val="FirstParagraph"/>
      </w:pPr>
      <w:ins w:id="248" w:author="PR Preview" w:date="2026-01-01T00:00:00Z">
        <w:r>
          <w:rPr>
            <w:i/>
            <w:iCs/>
          </w:rPr>
          <w:t xml:space="preserve">Remark 5</w:t>
        </w:r>
      </w:ins>
      <w:ins w:id="249" w:author="PR Preview" w:date="2026-01-01T00:00:00Z">
        <w:r>
          <w:t xml:space="preserve"> (The coefficient gets transposed). </w:t>
        </w:r>
      </w:ins>
      <w:ins w:id="250" w:author="PR Preview" w:date="2026-01-01T00:00:00Z">
        <w:r>
          <w:t xml:space="preserve">This vector derivative formula looks a lot like non-vector calculus,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except that you have to transpose the coefficient: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in scalar calculus</w:t>
        </w:r>
      </w:ins>
      <w:ins w:id="2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but here the coefficient</w:t>
        </w:r>
      </w:ins>
      <w:ins w:id="25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(a row vector)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becomes</w:t>
        </w:r>
      </w:ins>
      <w:ins w:id="2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(a column vector) in the result.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For example, with</w:t>
        </w:r>
      </w:ins>
      <w:ins w:id="2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whose vector derivative is the column vector</w:t>
        </w:r>
      </w:ins>
      <w:ins w:id="27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not the row vector</w:t>
        </w:r>
      </w:ins>
      <w:ins w:id="27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.</w:t>
        </w:r>
      </w:ins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del w:id="281" w:author="PR Preview" w:date="2026-01-01T00:00:00Z">
        <w:r>
          <w:rPr>
            <w:i/>
            <w:iCs/>
          </w:rPr>
          <w:delText xml:space="preserve">Remark 5</w:delText>
        </w:r>
      </w:del>
      <w:del w:id="282" w:author="PR Preview" w:date="2026-01-01T00:00:00Z">
        <w:r>
          <w:delText xml:space="preserve"> (Like the derivative of</w:delText>
        </w:r>
      </w:del>
      <w:del w:id="283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84" w:author="PR Preview" w:date="2026-01-01T00:00:00Z">
        <w:r>
          <w:delText xml:space="preserve">). </w:delText>
        </w:r>
      </w:del>
      <w:del w:id="285" w:author="PR Preview" w:date="2026-01-01T00:00:00Z">
        <w:r>
          <w:delText xml:space="preserve">This operation is like taking the derivative of</w:delText>
        </w:r>
      </w:del>
      <w:del w:id="286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with respect to</w:delText>
        </w:r>
      </w:del>
      <w:del w:id="289" w:author="PR Preview" w:date="2026-01-01T00:00:00Z">
        <w:r>
          <w:delText xml:space="preserve"> </w:delText>
        </w:r>
      </w:del>
      <m:oMath>
        <m:r>
          <m:t>x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in non-vector calculus:</w:delText>
        </w:r>
      </w:del>
      <w:del w:id="29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and</w:delText>
        </w:r>
      </w:del>
      <w:del w:id="296" w:author="PR Preview" w:date="2026-01-01T00:00:00Z">
        <w:r>
          <w:delText xml:space="preserve"> </w:delText>
        </w:r>
      </w:del>
      <w:hyperlink w:anchor="thm-quadratic-form">
        <w:del w:id="297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says</w:delText>
        </w:r>
      </w:del>
      <w:del w:id="30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del w:id="301" w:author="PR Preview" w:date="2026-01-01T00:00:00Z">
        <w:r>
          <w:delText xml:space="preserve">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For example, with</w:delText>
        </w:r>
      </w:del>
      <w:del w:id="30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307" w:author="PR Preview" w:date="2026-01-01T00:00:00Z">
        <w:r>
          <w:delText xml:space="preserve">, and</w:delText>
        </w:r>
      </w:del>
      <w:del w:id="3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309" w:author="PR Preview" w:date="2026-01-01T00:00:00Z">
        <w:r>
          <w:delText xml:space="preserve">,</w:delText>
        </w:r>
      </w:del>
      <w:del w:id="31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311" w:author="PR Preview" w:date="2026-01-01T00:00:00Z">
        <w:r>
          <w:delText xml:space="preserve">,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and its derivative is</w:delText>
        </w:r>
      </w:del>
      <w:del w:id="314" w:author="PR Preview" w:date="2026-01-01T00:00:00Z">
        <w:r>
          <w:delText xml:space="preserve"> </w:delText>
        </w:r>
      </w:del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del w:id="315" w:author="PR Preview" w:date="2026-01-01T00:00:00Z">
        <w:r>
          <w:delText xml:space="preserve">.</w:delText>
        </w:r>
      </w:del>
    </w:p>
    <w:p>
      <w:pPr>
        <w:pStyle w:val="BodyText"/>
      </w:pPr>
      <w:ins w:id="316" w:author="PR Preview" w:date="2026-01-01T00:00:00Z">
        <w:r>
          <w:rPr>
            <w:i/>
            <w:iCs/>
          </w:rPr>
          <w:t xml:space="preserve">Remark 6</w:t>
        </w:r>
      </w:ins>
      <w:ins w:id="317" w:author="PR Preview" w:date="2026-01-01T00:00:00Z">
        <w:r>
          <w:t xml:space="preserve"> (Like the derivative of</w:t>
        </w:r>
      </w:ins>
      <w:ins w:id="318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19" w:author="PR Preview" w:date="2026-01-01T00:00:00Z">
        <w:r>
          <w:t xml:space="preserve">). </w:t>
        </w:r>
      </w:ins>
      <w:ins w:id="320" w:author="PR Preview" w:date="2026-01-01T00:00:00Z">
        <w:r>
          <w:t xml:space="preserve">This operation is like taking the derivative of</w:t>
        </w:r>
      </w:ins>
      <w:ins w:id="321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with respect to</w:t>
        </w:r>
      </w:ins>
      <w:ins w:id="324" w:author="PR Preview" w:date="2026-01-01T00:00:00Z">
        <w:r>
          <w:t xml:space="preserve"> </w:t>
        </w:r>
      </w:ins>
      <m:oMath>
        <m:r>
          <m:t>x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in non-vector calculus:</w:t>
        </w:r>
      </w:ins>
      <w:ins w:id="32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</w:t>
        </w:r>
      </w:ins>
      <w:ins w:id="331" w:author="PR Preview" w:date="2026-01-01T00:00:00Z">
        <w:r>
          <w:t xml:space="preserve"> </w:t>
        </w:r>
      </w:ins>
      <w:hyperlink w:anchor="thm-quadratic-form">
        <w:ins w:id="33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says</w:t>
        </w:r>
      </w:ins>
      <w:ins w:id="33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For example, with</w:t>
        </w:r>
      </w:ins>
      <w:ins w:id="3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40" w:author="PR Preview" w:date="2026-01-01T00:00:00Z">
        <w:r>
          <w:t xml:space="preserve">,</w:t>
        </w:r>
      </w:ins>
      <w:ins w:id="34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342" w:author="PR Preview" w:date="2026-01-01T00:00:00Z">
        <w:r>
          <w:t xml:space="preserve">, and</w:t>
        </w:r>
      </w:ins>
      <w:ins w:id="3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346" w:author="PR Preview" w:date="2026-01-01T00:00:00Z">
        <w:r>
          <w:t xml:space="preserve">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 its derivative is</w:t>
        </w:r>
      </w:ins>
      <w:ins w:id="349" w:author="PR Preview" w:date="2026-01-01T00:00:00Z">
        <w:r>
          <w:t xml:space="preserve"> </w:t>
        </w:r>
      </w:ins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ins w:id="350" w:author="PR Preview" w:date="2026-01-01T00:00:00Z">
        <w:r>
          <w:t xml:space="preserve">.</w:t>
        </w:r>
      </w:ins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del w:id="351" w:author="PR Preview" w:date="2026-01-01T00:00:00Z">
        <w:r>
          <w:rPr>
            <w:i/>
            <w:iCs/>
          </w:rPr>
          <w:delText xml:space="preserve">Remark 6</w:delText>
        </w:r>
      </w:del>
      <w:del w:id="352" w:author="PR Preview" w:date="2026-01-01T00:00:00Z">
        <w:r>
          <w:delText xml:space="preserve"> (Like the derivative of</w:delText>
        </w:r>
      </w:del>
      <w:del w:id="35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54" w:author="PR Preview" w:date="2026-01-01T00:00:00Z">
        <w:r>
          <w:delText xml:space="preserve">). </w:delText>
        </w:r>
      </w:del>
      <w:del w:id="355" w:author="PR Preview" w:date="2026-01-01T00:00:00Z">
        <w:r>
          <w:delText xml:space="preserve">This vector derivative is like taking the derivative of</w:delText>
        </w:r>
      </w:del>
      <w:del w:id="35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57" w:author="PR Preview" w:date="2026-01-01T00:00:00Z">
        <w:r>
          <w:delText xml:space="preserve">: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in scalar calculus</w:delText>
        </w:r>
      </w:del>
      <w:del w:id="36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</w:delText>
        </w:r>
      </w:del>
      <w:del w:id="364" w:author="PR Preview" w:date="2026-01-01T00:00:00Z">
        <w:r>
          <w:delText xml:space="preserve"> </w:delText>
        </w:r>
      </w:del>
      <w:hyperlink w:anchor="cor-deriv-normsq">
        <w:del w:id="365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says</w:delText>
        </w:r>
      </w:del>
      <w:del w:id="36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For example, with</w:delText>
        </w:r>
      </w:del>
      <w:del w:id="3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and</w:delText>
        </w:r>
      </w:del>
      <w:del w:id="37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376" w:author="PR Preview" w:date="2026-01-01T00:00:00Z">
        <w:r>
          <w:delText xml:space="preserve">,</w:delText>
        </w:r>
      </w:del>
      <w:del w:id="3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378" w:author="PR Preview" w:date="2026-01-01T00:00:00Z">
        <w:r>
          <w:delText xml:space="preserve">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and its derivative is</w:delText>
        </w:r>
      </w:del>
      <w:del w:id="381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del w:id="382" w:author="PR Preview" w:date="2026-01-01T00:00:00Z">
        <w:r>
          <w:delText xml:space="preserve">.</w:delText>
        </w:r>
      </w:del>
    </w:p>
    <w:p>
      <w:pPr>
        <w:pStyle w:val="FirstParagraph"/>
      </w:pPr>
      <w:ins w:id="383" w:author="PR Preview" w:date="2026-01-01T00:00:00Z">
        <w:r>
          <w:rPr>
            <w:i/>
            <w:iCs/>
          </w:rPr>
          <w:t xml:space="preserve">Remark 7</w:t>
        </w:r>
      </w:ins>
      <w:ins w:id="384" w:author="PR Preview" w:date="2026-01-01T00:00:00Z">
        <w:r>
          <w:t xml:space="preserve"> (Like the derivative of</w:t>
        </w:r>
      </w:ins>
      <w:ins w:id="38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86" w:author="PR Preview" w:date="2026-01-01T00:00:00Z">
        <w:r>
          <w:t xml:space="preserve">). </w:t>
        </w:r>
      </w:ins>
      <w:ins w:id="387" w:author="PR Preview" w:date="2026-01-01T00:00:00Z">
        <w:r>
          <w:t xml:space="preserve">This vector derivative is like taking the derivative of</w:t>
        </w:r>
      </w:ins>
      <w:ins w:id="38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89" w:author="PR Preview" w:date="2026-01-01T00:00:00Z">
        <w:r>
          <w:t xml:space="preserve">: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in scalar calculus</w:t>
        </w:r>
      </w:ins>
      <w:ins w:id="39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and</w:t>
        </w:r>
      </w:ins>
      <w:ins w:id="396" w:author="PR Preview" w:date="2026-01-01T00:00:00Z">
        <w:r>
          <w:t xml:space="preserve"> </w:t>
        </w:r>
      </w:ins>
      <w:hyperlink w:anchor="cor-deriv-normsq">
        <w:ins w:id="397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says</w:t>
        </w:r>
      </w:ins>
      <w:ins w:id="40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ins w:id="401" w:author="PR Preview" w:date="2026-01-01T00:00:00Z">
        <w:r>
          <w:t xml:space="preserve">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For example, with</w:t>
        </w:r>
      </w:ins>
      <w:ins w:id="4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</w:t>
        </w:r>
      </w:ins>
      <w:ins w:id="4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08" w:author="PR Preview" w:date="2026-01-01T00:00:00Z">
        <w:r>
          <w:t xml:space="preserve">,</w:t>
        </w:r>
      </w:ins>
      <w:ins w:id="4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 its derivative is</w:t>
        </w:r>
      </w:ins>
      <w:ins w:id="413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ins w:id="414" w:author="PR Preview" w:date="2026-01-01T00:00:00Z">
        <w:r>
          <w:t xml:space="preserve">.</w:t>
        </w:r>
      </w:ins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del w:id="415" w:author="PR Preview" w:date="2026-01-01T00:00:00Z">
        <w:r>
          <w:rPr>
            <w:b/>
            <w:bCs/>
          </w:rPr>
          <w:delText xml:space="preserve">Definition 9 (Residuals and squared errors)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Let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be an</w:delText>
        </w:r>
      </w:del>
      <w:del w:id="42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matrix,</w:delText>
        </w:r>
      </w:del>
      <w:del w:id="4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25" w:author="PR Preview" w:date="2026-01-01T00:00:00Z">
        <w:r>
          <w:delText xml:space="preserve">, and</w:delText>
        </w:r>
      </w:del>
      <w:del w:id="4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27" w:author="PR Preview" w:date="2026-01-01T00:00:00Z">
        <w:r>
          <w:delText xml:space="preserve">.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The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rPr>
            <w:b/>
            <w:bCs/>
          </w:rPr>
          <w:delText xml:space="preserve">residual vector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of</w:delText>
        </w:r>
      </w:del>
      <w:del w:id="4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is</w:delText>
        </w:r>
      </w:del>
      <w:del w:id="43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and its entries</w:delText>
        </w:r>
      </w:del>
      <w:del w:id="441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are the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rPr>
            <w:b/>
            <w:bCs/>
          </w:rPr>
          <w:delText xml:space="preserve">residuals</w:delText>
        </w:r>
      </w:del>
      <w:del w:id="446" w:author="PR Preview" w:date="2026-01-01T00:00:00Z">
        <w:r>
          <w:delText xml:space="preserve">.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 square</w:delText>
        </w:r>
      </w:del>
      <w:del w:id="449" w:author="PR Preview" w:date="2026-01-01T00:00:00Z">
        <w:r>
          <w:delText xml:space="preserve"> </w:delText>
        </w:r>
      </w:del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is the</w:delText>
        </w:r>
      </w:del>
      <w:del w:id="452" w:author="PR Preview" w:date="2026-01-01T00:00:00Z">
        <w:r>
          <w:delText xml:space="preserve"> </w:delText>
        </w:r>
      </w:del>
      <m:oMath>
        <m:r>
          <m:t>i</m:t>
        </m:r>
      </m:oMath>
      <w:del w:id="453" w:author="PR Preview" w:date="2026-01-01T00:00:00Z">
        <w:r>
          <w:delText xml:space="preserve">th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rPr>
            <w:b/>
            <w:bCs/>
          </w:rPr>
          <w:delText xml:space="preserve">squared error</w:delText>
        </w:r>
      </w:del>
      <w:del w:id="456" w:author="PR Preview" w:date="2026-01-01T00:00:00Z">
        <w:r>
          <w:delText xml:space="preserve">, and their sum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del w:id="457" w:author="PR Preview" w:date="2026-01-01T00:00:00Z">
        <w:r>
          <w:delText xml:space="preserve">is the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rPr>
            <w:b/>
            <w:bCs/>
          </w:rPr>
          <w:delText xml:space="preserve">residual sum of squares</w:delText>
        </w:r>
      </w:del>
      <w:del w:id="460" w:author="PR Preview" w:date="2026-01-01T00:00:00Z">
        <w:r>
          <w:delText xml:space="preserve">.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</w:delText>
        </w:r>
      </w:del>
      <w:del w:id="463" w:author="PR Preview" w:date="2026-01-01T00:00:00Z">
        <w:r>
          <w:delText xml:space="preserve"> </w:delText>
        </w:r>
      </w:del>
      <w:hyperlink r:id="rId91">
        <w:del w:id="464" w:author="PR Preview" w:date="2026-01-01T00:00:00Z">
          <w:r>
            <w:rPr>
              <w:rStyle w:val="Hyperlink"/>
            </w:rPr>
            <w:delText xml:space="preserve">least squares solution</w:delText>
          </w:r>
        </w:del>
      </w:hyperlink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of</w:delText>
        </w:r>
      </w:del>
      <w:del w:id="46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makes</w:delText>
        </w:r>
      </w:del>
      <w:del w:id="4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as small as possible,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and so makes the residual sum of squares as small as possible too.</w:delText>
        </w:r>
      </w:del>
    </w:p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Definition 9 (Residual vector and residuals)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Let</w:t>
        </w:r>
      </w:ins>
      <w:ins w:id="47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 an</w:t>
        </w:r>
      </w:ins>
      <w:ins w:id="4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matrix,</w:t>
        </w:r>
      </w:ins>
      <w:ins w:id="4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485" w:author="PR Preview" w:date="2026-01-01T00:00:00Z">
        <w:r>
          <w:t xml:space="preserve">, and</w:t>
        </w:r>
      </w:ins>
      <w:ins w:id="4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The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residual vector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of</w:t>
        </w:r>
      </w:ins>
      <w:ins w:id="4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is</w:t>
        </w:r>
      </w:ins>
      <w:ins w:id="4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 its entries</w:t>
        </w:r>
      </w:ins>
      <w:ins w:id="501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are the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rPr>
            <w:b/>
            <w:bCs/>
          </w:rPr>
          <w:t xml:space="preserve">residuals</w:t>
        </w:r>
      </w:ins>
      <w:ins w:id="506" w:author="PR Preview" w:date="2026-01-01T00:00:00Z">
        <w:r>
          <w:t xml:space="preserve">.</w:t>
        </w:r>
      </w:ins>
    </w:p>
    <w:bookmarkEnd w:id="89"/>
    <w:bookmarkStart w:id="90" w:name="def-residual-sum-of-squares"/>
    <w:p>
      <w:pPr>
        <w:pStyle w:val="BodyText"/>
      </w:pPr>
      <w:ins w:id="507" w:author="PR Preview" w:date="2026-01-01T00:00:00Z">
        <w:r>
          <w:rPr>
            <w:b/>
            <w:bCs/>
          </w:rPr>
          <w:t xml:space="preserve">Definition 10 (Squared errors and residual sum of squares)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In the setting of</w:t>
        </w:r>
      </w:ins>
      <w:ins w:id="510" w:author="PR Preview" w:date="2026-01-01T00:00:00Z">
        <w:r>
          <w:t xml:space="preserve"> </w:t>
        </w:r>
      </w:ins>
      <w:hyperlink w:anchor="def-residual">
        <w:ins w:id="51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12" w:author="PR Preview" w:date="2026-01-01T00:00:00Z">
        <w:r>
          <w:t xml:space="preserve">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 square</w:t>
        </w:r>
      </w:ins>
      <w:ins w:id="515" w:author="PR Preview" w:date="2026-01-01T00:00:00Z">
        <w:r>
          <w:t xml:space="preserve"> </w:t>
        </w:r>
      </w:ins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is the</w:t>
        </w:r>
      </w:ins>
      <w:ins w:id="518" w:author="PR Preview" w:date="2026-01-01T00:00:00Z">
        <w:r>
          <w:t xml:space="preserve"> </w:t>
        </w:r>
      </w:ins>
      <m:oMath>
        <m:r>
          <m:t>i</m:t>
        </m:r>
      </m:oMath>
      <w:ins w:id="519" w:author="PR Preview" w:date="2026-01-01T00:00:00Z">
        <w:r>
          <w:t xml:space="preserve">th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rPr>
            <w:b/>
            <w:bCs/>
          </w:rPr>
          <w:t xml:space="preserve">squared error</w:t>
        </w:r>
      </w:ins>
      <w:ins w:id="522" w:author="PR Preview" w:date="2026-01-01T00:00:00Z">
        <w:r>
          <w:t xml:space="preserve">, and their sum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ins w:id="523" w:author="PR Preview" w:date="2026-01-01T00:00:00Z">
        <w:r>
          <w:t xml:space="preserve">is the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rPr>
            <w:b/>
            <w:bCs/>
          </w:rPr>
          <w:t xml:space="preserve">residual sum of squares</w:t>
        </w:r>
      </w:ins>
      <w:ins w:id="526" w:author="PR Preview" w:date="2026-01-01T00:00:00Z">
        <w:r>
          <w:t xml:space="preserve">.</w:t>
        </w:r>
      </w:ins>
    </w:p>
    <w:bookmarkEnd w:id="90"/>
    <w:bookmarkStart w:id="92" w:name="rem-residual-least-squares"/>
    <w:p>
      <w:pPr>
        <w:pStyle w:val="BodyText"/>
      </w:pPr>
      <w:ins w:id="527" w:author="PR Preview" w:date="2026-01-01T00:00:00Z">
        <w:r>
          <w:rPr>
            <w:i/>
            <w:iCs/>
          </w:rPr>
          <w:t xml:space="preserve">Remark 8</w:t>
        </w:r>
      </w:ins>
      <w:ins w:id="528" w:author="PR Preview" w:date="2026-01-01T00:00:00Z">
        <w:r>
          <w:t xml:space="preserve"> (Least squares solutions minimize the residual sum of squares). </w:t>
        </w:r>
      </w:ins>
      <w:ins w:id="529" w:author="PR Preview" w:date="2026-01-01T00:00:00Z">
        <w:r>
          <w:t xml:space="preserve">A</w:t>
        </w:r>
      </w:ins>
      <w:ins w:id="530" w:author="PR Preview" w:date="2026-01-01T00:00:00Z">
        <w:r>
          <w:t xml:space="preserve"> </w:t>
        </w:r>
      </w:ins>
      <w:hyperlink r:id="rId91">
        <w:ins w:id="531" w:author="PR Preview" w:date="2026-01-01T00:00:00Z">
          <w:r>
            <w:rPr>
              <w:rStyle w:val="Hyperlink"/>
            </w:rPr>
            <w:t xml:space="preserve">least squares solution</w:t>
          </w:r>
        </w:ins>
      </w:hyperlink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of</w:t>
        </w:r>
      </w:ins>
      <w:ins w:id="53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makes</w:t>
        </w:r>
      </w:ins>
      <w:ins w:id="53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as small as possible,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 so makes the residual sum of squares (</w:t>
        </w:r>
      </w:ins>
      <w:hyperlink w:anchor="def-residual-sum-of-squares">
        <w:ins w:id="54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543" w:author="PR Preview" w:date="2026-01-01T00:00:00Z">
        <w:r>
          <w:t xml:space="preserve">) as small as possible too.</w:t>
        </w:r>
      </w:ins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del w:id="544" w:author="PR Preview" w:date="2026-01-01T00:00:00Z">
        <w:r>
          <w:rPr>
            <w:i/>
            <w:iCs/>
          </w:rPr>
          <w:delText xml:space="preserve">Remark 7</w:delText>
        </w:r>
      </w:del>
      <w:del w:id="545" w:author="PR Preview" w:date="2026-01-01T00:00:00Z">
        <w:r>
          <w:delText xml:space="preserve"> (The order of the factors matters). </w:delText>
        </w:r>
      </w:del>
      <w:del w:id="546" w:author="PR Preview" w:date="2026-01-01T00:00:00Z">
        <w:r>
          <w:delText xml:space="preserve">The vector chain rule (</w:delText>
        </w:r>
      </w:del>
      <w:hyperlink w:anchor="thm-chain-vec">
        <w:del w:id="54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548" w:author="PR Preview" w:date="2026-01-01T00:00:00Z">
        <w:r>
          <w:delText xml:space="preserve">) is like the univariate</w:delText>
        </w:r>
      </w:del>
      <w:del w:id="549" w:author="PR Preview" w:date="2026-01-01T00:00:00Z">
        <w:r>
          <w:delText xml:space="preserve"> </w:delText>
        </w:r>
      </w:del>
      <w:hyperlink r:id="rId99">
        <w:del w:id="550" w:author="PR Preview" w:date="2026-01-01T00:00:00Z">
          <w:r>
            <w:rPr>
              <w:rStyle w:val="Hyperlink"/>
            </w:rPr>
            <w:delText xml:space="preserve">chain rule</w:delText>
          </w:r>
        </w:del>
      </w:hyperlink>
      <w:del w:id="551" w:author="PR Preview" w:date="2026-01-01T00:00:00Z">
        <w:r>
          <w:delText xml:space="preserve">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but the order matters now:</w:delText>
        </w:r>
      </w:del>
      <w:del w:id="5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is</w:delText>
        </w:r>
      </w:del>
      <w:del w:id="5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and</w:delText>
        </w:r>
      </w:del>
      <w:del w:id="56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is</w:delText>
        </w:r>
      </w:del>
      <w:del w:id="56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564" w:author="PR Preview" w:date="2026-01-01T00:00:00Z">
        <w:r>
          <w:delText xml:space="preserve">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so the product</w:delText>
        </w:r>
      </w:del>
      <w:del w:id="5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in the other order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 not even defined unless</w:delText>
        </w:r>
      </w:del>
      <w:del w:id="5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73" w:author="PR Preview" w:date="2026-01-01T00:00:00Z">
        <w:r>
          <w:delText xml:space="preserve">.</w:delText>
        </w:r>
      </w:del>
    </w:p>
    <w:p>
      <w:pPr>
        <w:pStyle w:val="BodyText"/>
      </w:pPr>
      <w:ins w:id="574" w:author="PR Preview" w:date="2026-01-01T00:00:00Z">
        <w:r>
          <w:rPr>
            <w:i/>
            <w:iCs/>
          </w:rPr>
          <w:t xml:space="preserve">Remark 9</w:t>
        </w:r>
      </w:ins>
      <w:ins w:id="575" w:author="PR Preview" w:date="2026-01-01T00:00:00Z">
        <w:r>
          <w:t xml:space="preserve"> (The order of the factors matters). </w:t>
        </w:r>
      </w:ins>
      <w:ins w:id="576" w:author="PR Preview" w:date="2026-01-01T00:00:00Z">
        <w:r>
          <w:t xml:space="preserve">The vector chain rule (</w:t>
        </w:r>
      </w:ins>
      <w:hyperlink w:anchor="thm-chain-vec">
        <w:ins w:id="57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78" w:author="PR Preview" w:date="2026-01-01T00:00:00Z">
        <w:r>
          <w:t xml:space="preserve">) is like the univariate</w:t>
        </w:r>
      </w:ins>
      <w:ins w:id="579" w:author="PR Preview" w:date="2026-01-01T00:00:00Z">
        <w:r>
          <w:t xml:space="preserve"> </w:t>
        </w:r>
      </w:ins>
      <w:hyperlink r:id="rId99">
        <w:ins w:id="580" w:author="PR Preview" w:date="2026-01-01T00:00:00Z">
          <w:r>
            <w:rPr>
              <w:rStyle w:val="Hyperlink"/>
            </w:rPr>
            <w:t xml:space="preserve">chain rule</w:t>
          </w:r>
        </w:ins>
      </w:hyperlink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but the order matters now:</w:t>
        </w:r>
      </w:ins>
      <w:ins w:id="5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is</w:t>
        </w:r>
      </w:ins>
      <w:ins w:id="5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</w:t>
        </w:r>
      </w:ins>
      <w:ins w:id="5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is</w:t>
        </w:r>
      </w:ins>
      <w:ins w:id="5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594" w:author="PR Preview" w:date="2026-01-01T00:00:00Z">
        <w:r>
          <w:t xml:space="preserve">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so the product</w:t>
        </w:r>
      </w:ins>
      <w:ins w:id="59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in the other order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is not even defined unless</w:t>
        </w:r>
      </w:ins>
      <w:ins w:id="6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603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del w:id="604" w:author="PR Preview" w:date="2026-01-01T00:00:00Z">
        <w:r>
          <w:rPr>
            <w:b/>
            <w:bCs/>
          </w:rPr>
          <w:delText xml:space="preserve">Definition 10 (Matrix derivative (gradient))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For a scalar-valued function</w:delText>
        </w:r>
      </w:del>
      <w:del w:id="6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of an</w:delText>
        </w:r>
      </w:del>
      <w:del w:id="61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matrix</w:delText>
        </w:r>
      </w:del>
      <w:del w:id="61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14" w:author="PR Preview" w:date="2026-01-01T00:00:00Z">
        <w:r>
          <w:delText xml:space="preserve">,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the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rPr>
            <w:b/>
            <w:bCs/>
          </w:rPr>
          <w:delText xml:space="preserve">matrix derivative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is the</w:delText>
        </w:r>
      </w:del>
      <w:del w:id="62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matrix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whose</w:delText>
        </w:r>
      </w:del>
      <w:del w:id="6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entry is the partial derivative of</w:delText>
        </w:r>
      </w:del>
      <w:del w:id="629" w:author="PR Preview" w:date="2026-01-01T00:00:00Z">
        <w:r>
          <w:delText xml:space="preserve"> </w:delText>
        </w:r>
      </w:del>
      <m:oMath>
        <m:r>
          <m:t>f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with respect to the</w:delText>
        </w:r>
      </w:del>
      <w:del w:id="6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entry of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36" w:author="PR Preview" w:date="2026-01-01T00:00:00Z">
        <w:r>
          <w:delText xml:space="preserve">:</w:delText>
        </w:r>
      </w:del>
    </w:p>
    <w:p>
      <w:pPr>
        <w:pStyle w:val="FirstParagraph"/>
      </w:pPr>
      <w:ins w:id="637" w:author="PR Preview" w:date="2026-01-01T00:00:00Z">
        <w:r>
          <w:rPr>
            <w:b/>
            <w:bCs/>
          </w:rPr>
          <w:t xml:space="preserve">Definition 11 (Matrix derivative (gradient))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For a scalar-valued function</w:t>
        </w:r>
      </w:ins>
      <w:ins w:id="6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of an</w:t>
        </w:r>
      </w:ins>
      <w:ins w:id="64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matrix</w:t>
        </w:r>
      </w:ins>
      <w:ins w:id="64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the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rPr>
            <w:b/>
            <w:bCs/>
          </w:rPr>
          <w:t xml:space="preserve">matrix derivative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the</w:t>
        </w:r>
      </w:ins>
      <w:ins w:id="65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matrix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whose</w:t>
        </w:r>
      </w:ins>
      <w:ins w:id="6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entry is the partial derivative of</w:t>
        </w:r>
      </w:ins>
      <w:ins w:id="662" w:author="PR Preview" w:date="2026-01-01T00:00:00Z">
        <w:r>
          <w:t xml:space="preserve"> </w:t>
        </w:r>
      </w:ins>
      <m:oMath>
        <m:r>
          <m:t>f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with respect to the</w:t>
        </w:r>
      </w:ins>
      <w:ins w:id="6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entry of</w:t>
        </w:r>
      </w:ins>
      <w:ins w:id="66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del w:id="670" w:author="PR Preview" w:date="2026-01-01T00:00:00Z">
        <w:r>
          <w:rPr>
            <w:i/>
            <w:iCs/>
          </w:rPr>
          <w:delText xml:space="preserve">Remark 8</w:delText>
        </w:r>
      </w:del>
      <w:del w:id="671" w:author="PR Preview" w:date="2026-01-01T00:00:00Z">
        <w:r>
          <w:delText xml:space="preserve"> (Why the theorem uses the trace). </w:delText>
        </w:r>
      </w:del>
      <w:del w:id="672" w:author="PR Preview" w:date="2026-01-01T00:00:00Z">
        <w:r>
          <w:delText xml:space="preserve">The trace makes</w:delText>
        </w:r>
      </w:del>
      <w:del w:id="673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 scalar,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so its matrix derivative (</w:delText>
        </w:r>
      </w:del>
      <w:hyperlink w:anchor="def-matrix-derivative">
        <w:del w:id="67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79" w:author="PR Preview" w:date="2026-01-01T00:00:00Z">
        <w:r>
          <w:delText xml:space="preserve">) is again an</w:delText>
        </w:r>
      </w:del>
      <w:del w:id="68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matrix.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The matrix product</w:delText>
        </w:r>
      </w:del>
      <w:del w:id="68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itself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(without the trace) is an</w:delText>
        </w:r>
      </w:del>
      <w:del w:id="69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r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matrix,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 each of its</w:delText>
        </w:r>
      </w:del>
      <w:del w:id="695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entries has a partial derivative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with respect to each of the</w:delText>
        </w:r>
      </w:del>
      <w:del w:id="700" w:author="PR Preview" w:date="2026-01-01T00:00:00Z">
        <w:r>
          <w:delText xml:space="preserve"> </w:delText>
        </w:r>
      </w:del>
      <m:oMath>
        <m:r>
          <m:t>m</m:t>
        </m:r>
        <m:r>
          <m:t>n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entries of</w:delText>
        </w:r>
      </w:del>
      <w:del w:id="70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04" w:author="PR Preview" w:date="2026-01-01T00:00:00Z">
        <w:r>
          <w:delText xml:space="preserve">.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Those</w:delText>
        </w:r>
      </w:del>
      <w:del w:id="707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partial derivatives form a four-index array (a fourth-order tensor),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not a matrix,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which is why this result is stated for the scalar</w:delText>
        </w:r>
      </w:del>
      <w:del w:id="714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715" w:author="PR Preview" w:date="2026-01-01T00:00:00Z">
        <w:r>
          <w:delText xml:space="preserve">.</w:delText>
        </w:r>
      </w:del>
    </w:p>
    <w:p>
      <w:pPr>
        <w:pStyle w:val="FirstParagraph"/>
      </w:pPr>
      <w:ins w:id="716" w:author="PR Preview" w:date="2026-01-01T00:00:00Z">
        <w:r>
          <w:rPr>
            <w:i/>
            <w:iCs/>
          </w:rPr>
          <w:t xml:space="preserve">Remark 10</w:t>
        </w:r>
      </w:ins>
      <w:ins w:id="717" w:author="PR Preview" w:date="2026-01-01T00:00:00Z">
        <w:r>
          <w:t xml:space="preserve"> (Why the theorem uses the trace). </w:t>
        </w:r>
      </w:ins>
      <w:ins w:id="718" w:author="PR Preview" w:date="2026-01-01T00:00:00Z">
        <w:r>
          <w:t xml:space="preserve">The trace makes</w:t>
        </w:r>
      </w:ins>
      <w:ins w:id="719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 scalar,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so its matrix derivative (</w:t>
        </w:r>
      </w:ins>
      <w:hyperlink w:anchor="def-matrix-derivative">
        <w:ins w:id="72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25" w:author="PR Preview" w:date="2026-01-01T00:00:00Z">
        <w:r>
          <w:t xml:space="preserve">) is again an</w:t>
        </w:r>
      </w:ins>
      <w:ins w:id="72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matrix.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The matrix product</w:t>
        </w:r>
      </w:ins>
      <w:ins w:id="7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itself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(without the trace) is an</w:t>
        </w:r>
      </w:ins>
      <w:ins w:id="73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r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matrix,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and each of its</w:t>
        </w:r>
      </w:ins>
      <w:ins w:id="74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entries has a partial derivative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with respect to each of the</w:t>
        </w:r>
      </w:ins>
      <w:ins w:id="746" w:author="PR Preview" w:date="2026-01-01T00:00:00Z">
        <w:r>
          <w:t xml:space="preserve"> </w:t>
        </w:r>
      </w:ins>
      <m:oMath>
        <m:r>
          <m:t>m</m:t>
        </m:r>
        <m:r>
          <m:t>n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entries of</w:t>
        </w:r>
      </w:ins>
      <w:ins w:id="74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50" w:author="PR Preview" w:date="2026-01-01T00:00:00Z">
        <w:r>
          <w:t xml:space="preserve">.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Those</w:t>
        </w:r>
      </w:ins>
      <w:ins w:id="753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partial derivatives form a four-index array (a fourth-order tensor),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not a matrix,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which is why this result is stated for the scalar</w:t>
        </w:r>
      </w:ins>
      <w:ins w:id="760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61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del w:id="762" w:author="PR Preview" w:date="2026-01-01T00:00:00Z">
        <w:r>
          <w:delText xml:space="preserve">A constant gradient is the easy case, and it is not the case we usually face.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Most functions we minimize are curved — the residual sum of squares of a linear model (</w:delText>
        </w:r>
      </w:del>
      <w:hyperlink w:anchor="def-residual">
        <w:del w:id="76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766" w:author="PR Preview" w:date="2026-01-01T00:00:00Z">
        <w:r>
          <w:delText xml:space="preserve">) is the standard example —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so their gradient changes from point to point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and the downhill direction has to be worked out afresh at every step.</w:delText>
        </w:r>
      </w:del>
    </w:p>
    <w:p>
      <w:pPr>
        <w:pStyle w:val="BodyText"/>
      </w:pPr>
      <w:ins w:id="771" w:author="PR Preview" w:date="2026-01-01T00:00:00Z">
        <w:r>
          <w:t xml:space="preserve">A constant gradient is the easy case, and it is not the case we usually face.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Most functions we minimize are curved — the residual sum of squares of a linear model (</w:t>
        </w:r>
      </w:ins>
      <w:hyperlink w:anchor="def-residual-sum-of-squares">
        <w:ins w:id="77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75" w:author="PR Preview" w:date="2026-01-01T00:00:00Z">
        <w:r>
          <w:t xml:space="preserve">) is the standard example —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so their gradient changes from point to point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and the downhill direction has to be worked out afresh at every step.</w:t>
        </w:r>
      </w:ins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del w:id="780" w:author="PR Preview" w:date="2026-01-01T00:00:00Z">
        <w:r>
          <w:rPr>
            <w:b/>
            <w:bCs/>
          </w:rPr>
          <w:delText xml:space="preserve">Definition 11 (Open and closed balls)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Let</w:delText>
        </w:r>
      </w:del>
      <w:del w:id="7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and</w:delText>
        </w:r>
      </w:del>
      <w:del w:id="78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787" w:author="PR Preview" w:date="2026-01-01T00:00:00Z">
        <w:r>
          <w:delText xml:space="preserve">.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The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rPr>
            <w:b/>
            <w:bCs/>
          </w:rPr>
          <w:delText xml:space="preserve">open ball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of radius</w:delText>
        </w:r>
      </w:del>
      <w:del w:id="794" w:author="PR Preview" w:date="2026-01-01T00:00:00Z">
        <w:r>
          <w:delText xml:space="preserve"> </w:delText>
        </w:r>
      </w:del>
      <m:oMath>
        <m:r>
          <m:t>r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around</w:delText>
        </w:r>
      </w:del>
      <w:del w:id="7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is the set</w:delText>
        </w:r>
      </w:del>
      <w:del w:id="80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del w:id="801" w:author="PR Preview" w:date="2026-01-01T00:00:00Z">
        <w:r>
          <w:delText xml:space="preserve">,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of points whose distance from</w:delText>
        </w:r>
      </w:del>
      <w:del w:id="8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(the</w:delText>
        </w:r>
      </w:del>
      <w:del w:id="807" w:author="PR Preview" w:date="2026-01-01T00:00:00Z">
        <w:r>
          <w:delText xml:space="preserve"> </w:delText>
        </w:r>
      </w:del>
      <w:hyperlink r:id="rId117">
        <w:del w:id="808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of the difference)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is less than</w:delText>
        </w:r>
      </w:del>
      <w:del w:id="813" w:author="PR Preview" w:date="2026-01-01T00:00:00Z">
        <w:r>
          <w:delText xml:space="preserve"> </w:delText>
        </w:r>
      </w:del>
      <m:oMath>
        <m:r>
          <m:t>r</m:t>
        </m:r>
      </m:oMath>
      <w:del w:id="814" w:author="PR Preview" w:date="2026-01-01T00:00:00Z">
        <w:r>
          <w:delText xml:space="preserve">.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The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rPr>
            <w:b/>
            <w:bCs/>
          </w:rPr>
          <w:delText xml:space="preserve">closed ball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of radius</w:delText>
        </w:r>
      </w:del>
      <w:del w:id="821" w:author="PR Preview" w:date="2026-01-01T00:00:00Z">
        <w:r>
          <w:delText xml:space="preserve"> </w:delText>
        </w:r>
      </w:del>
      <m:oMath>
        <m:r>
          <m:t>r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around</w:delText>
        </w:r>
      </w:del>
      <w:del w:id="8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is</w:delText>
        </w:r>
      </w:del>
      <w:del w:id="8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828" w:author="PR Preview" w:date="2026-01-01T00:00:00Z">
        <w:r>
          <w:delText xml:space="preserve">.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The open and closed balls of radius</w:delText>
        </w:r>
      </w:del>
      <w:del w:id="831" w:author="PR Preview" w:date="2026-01-01T00:00:00Z">
        <w:r>
          <w:delText xml:space="preserve"> </w:delText>
        </w:r>
      </w:del>
      <m:oMath>
        <m:r>
          <m:t>1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around</w:delText>
        </w:r>
      </w:del>
      <w:del w:id="8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are the open and closed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rPr>
            <w:b/>
            <w:bCs/>
          </w:rPr>
          <w:delText xml:space="preserve">unit balls</w:delText>
        </w:r>
      </w:del>
      <w:del w:id="839" w:author="PR Preview" w:date="2026-01-01T00:00:00Z">
        <w:r>
          <w:delText xml:space="preserve">.</w:delText>
        </w:r>
      </w:del>
    </w:p>
    <w:p>
      <w:pPr>
        <w:pStyle w:val="FirstParagraph"/>
      </w:pPr>
      <w:ins w:id="840" w:author="PR Preview" w:date="2026-01-01T00:00:00Z">
        <w:r>
          <w:rPr>
            <w:b/>
            <w:bCs/>
          </w:rPr>
          <w:t xml:space="preserve">Definition 12 (Open and closed balls)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Let</w:t>
        </w:r>
      </w:ins>
      <w:ins w:id="8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and</w:t>
        </w:r>
      </w:ins>
      <w:ins w:id="84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847" w:author="PR Preview" w:date="2026-01-01T00:00:00Z">
        <w:r>
          <w:t xml:space="preserve">.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The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rPr>
            <w:b/>
            <w:bCs/>
          </w:rPr>
          <w:t xml:space="preserve">open ball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of radius</w:t>
        </w:r>
      </w:ins>
      <w:ins w:id="854" w:author="PR Preview" w:date="2026-01-01T00:00:00Z">
        <w:r>
          <w:t xml:space="preserve"> </w:t>
        </w:r>
      </w:ins>
      <m:oMath>
        <m:r>
          <m:t>r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around</w:t>
        </w:r>
      </w:ins>
      <w:ins w:id="8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the set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ins w:id="861" w:author="PR Preview" w:date="2026-01-01T00:00:00Z">
        <w:r>
          <w:t xml:space="preserve">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of points whose distance from</w:t>
        </w:r>
      </w:ins>
      <w:ins w:id="8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(the</w:t>
        </w:r>
      </w:ins>
      <w:ins w:id="867" w:author="PR Preview" w:date="2026-01-01T00:00:00Z">
        <w:r>
          <w:t xml:space="preserve"> </w:t>
        </w:r>
      </w:ins>
      <w:hyperlink r:id="rId117">
        <w:ins w:id="868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of the difference)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 less than</w:t>
        </w:r>
      </w:ins>
      <w:ins w:id="873" w:author="PR Preview" w:date="2026-01-01T00:00:00Z">
        <w:r>
          <w:t xml:space="preserve"> </w:t>
        </w:r>
      </w:ins>
      <m:oMath>
        <m:r>
          <m:t>r</m:t>
        </m:r>
      </m:oMath>
      <w:ins w:id="874" w:author="PR Preview" w:date="2026-01-01T00:00:00Z">
        <w:r>
          <w:t xml:space="preserve">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The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rPr>
            <w:b/>
            <w:bCs/>
          </w:rPr>
          <w:t xml:space="preserve">closed ball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of radius</w:t>
        </w:r>
      </w:ins>
      <w:ins w:id="881" w:author="PR Preview" w:date="2026-01-01T00:00:00Z">
        <w:r>
          <w:t xml:space="preserve"> </w:t>
        </w:r>
      </w:ins>
      <m:oMath>
        <m:r>
          <m:t>r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around</w:t>
        </w:r>
      </w:ins>
      <w:ins w:id="8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is</w:t>
        </w:r>
      </w:ins>
      <w:ins w:id="88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888" w:author="PR Preview" w:date="2026-01-01T00:00:00Z">
        <w:r>
          <w:t xml:space="preserve">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The open and closed balls of radius</w:t>
        </w:r>
      </w:ins>
      <w:ins w:id="891" w:author="PR Preview" w:date="2026-01-01T00:00:00Z">
        <w:r>
          <w:t xml:space="preserve"> </w:t>
        </w:r>
      </w:ins>
      <m:oMath>
        <m:r>
          <m:t>1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around</w:t>
        </w:r>
      </w:ins>
      <w:ins w:id="8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are the open and closed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rPr>
            <w:b/>
            <w:bCs/>
          </w:rPr>
          <w:t xml:space="preserve">unit balls</w:t>
        </w:r>
      </w:ins>
      <w:ins w:id="899" w:author="PR Preview" w:date="2026-01-01T00:00:00Z">
        <w:r>
          <w:t xml:space="preserve">.</w:t>
        </w:r>
      </w:ins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del w:id="900" w:author="PR Preview" w:date="2026-01-01T00:00:00Z">
        <w:r>
          <w:rPr>
            <w:b/>
            <w:bCs/>
          </w:rPr>
          <w:delText xml:space="preserve">Definition 12 (Second partial derivative and mixed partial derivative)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Let</w:delText>
        </w:r>
      </w:del>
      <w:del w:id="903" w:author="PR Preview" w:date="2026-01-01T00:00:00Z">
        <w:r>
          <w:delText xml:space="preserve"> </w:delText>
        </w:r>
      </w:del>
      <m:oMath>
        <m:r>
          <m:t>f</m:t>
        </m:r>
      </m:oMath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be a scalar-valued function of a</w:delText>
        </w:r>
      </w:del>
      <w:del w:id="90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vector</w:delText>
        </w:r>
      </w:del>
      <w:del w:id="9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10" w:author="PR Preview" w:date="2026-01-01T00:00:00Z">
        <w:r>
          <w:delText xml:space="preserve">,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and let</w:delText>
        </w:r>
      </w:del>
      <w:del w:id="91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914" w:author="PR Preview" w:date="2026-01-01T00:00:00Z">
        <w:r>
          <w:delText xml:space="preserve">.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Suppose the partial derivative</w:delText>
        </w:r>
      </w:del>
      <w:del w:id="9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(</w:delText>
        </w:r>
      </w:del>
      <w:hyperlink w:anchor="def-partial-derivative">
        <w:del w:id="92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21" w:author="PR Preview" w:date="2026-01-01T00:00:00Z">
        <w:r>
          <w:delText xml:space="preserve">)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exists at every point of an open ball around</w:delText>
        </w:r>
      </w:del>
      <w:del w:id="9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(</w:delText>
        </w:r>
      </w:del>
      <w:hyperlink w:anchor="def-ball">
        <w:del w:id="92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28" w:author="PR Preview" w:date="2026-01-01T00:00:00Z">
        <w:r>
          <w:delText xml:space="preserve">).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The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rPr>
            <w:b/>
            <w:bCs/>
          </w:rPr>
          <w:delText xml:space="preserve">second partial derivative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of</w:delText>
        </w:r>
      </w:del>
      <w:del w:id="935" w:author="PR Preview" w:date="2026-01-01T00:00:00Z">
        <w:r>
          <w:delText xml:space="preserve"> </w:delText>
        </w:r>
      </w:del>
      <m:oMath>
        <m:r>
          <m:t>f</m:t>
        </m:r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at</w:delText>
        </w:r>
      </w:del>
      <w:del w:id="9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39" w:author="PR Preview" w:date="2026-01-01T00:00:00Z">
        <w:r>
          <w:delText xml:space="preserve">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first with respect to</w:delText>
        </w:r>
      </w:del>
      <w:del w:id="9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and then with respect to</w:delText>
        </w:r>
      </w:del>
      <w:del w:id="9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46" w:author="PR Preview" w:date="2026-01-01T00:00:00Z">
        <w:r>
          <w:delText xml:space="preserve">, 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947" w:author="PR Preview" w:date="2026-01-01T00:00:00Z">
        <w:r>
          <w:delText xml:space="preserve">the partial derivative with respect to</w:delText>
        </w:r>
      </w:del>
      <w:del w:id="94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of the function</w:delText>
        </w:r>
      </w:del>
      <w:del w:id="9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952" w:author="PR Preview" w:date="2026-01-01T00:00:00Z">
        <w:r>
          <w:delText xml:space="preserve">, when it exists.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When</w:delText>
        </w:r>
      </w:del>
      <w:del w:id="95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956" w:author="PR Preview" w:date="2026-01-01T00:00:00Z">
        <w:r>
          <w:delText xml:space="preserve">, it is a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rPr>
            <w:b/>
            <w:bCs/>
          </w:rPr>
          <w:delText xml:space="preserve">mixed partial derivative</w:delText>
        </w:r>
      </w:del>
      <w:del w:id="959" w:author="PR Preview" w:date="2026-01-01T00:00:00Z">
        <w:r>
          <w:delText xml:space="preserve">.</w:delText>
        </w:r>
      </w:del>
    </w:p>
    <w:p>
      <w:pPr>
        <w:pStyle w:val="FirstParagraph"/>
      </w:pPr>
      <w:ins w:id="960" w:author="PR Preview" w:date="2026-01-01T00:00:00Z">
        <w:r>
          <w:rPr>
            <w:b/>
            <w:bCs/>
          </w:rPr>
          <w:t xml:space="preserve">Definition 13 (Second partial derivative)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Let</w:t>
        </w:r>
      </w:ins>
      <w:ins w:id="963" w:author="PR Preview" w:date="2026-01-01T00:00:00Z">
        <w:r>
          <w:t xml:space="preserve"> </w:t>
        </w:r>
      </w:ins>
      <m:oMath>
        <m:r>
          <m:t>f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be a scalar-valued function of a</w:t>
        </w:r>
      </w:ins>
      <w:ins w:id="9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vector</w:t>
        </w:r>
      </w:ins>
      <w:ins w:id="9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70" w:author="PR Preview" w:date="2026-01-01T00:00:00Z">
        <w:r>
          <w:t xml:space="preserve">,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and let</w:t>
        </w:r>
      </w:ins>
      <w:ins w:id="97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74" w:author="PR Preview" w:date="2026-01-01T00:00:00Z">
        <w:r>
          <w:t xml:space="preserve">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Suppose the partial derivative</w:t>
        </w:r>
      </w:ins>
      <w:ins w:id="9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(</w:t>
        </w:r>
      </w:ins>
      <w:hyperlink w:anchor="def-partial-derivative">
        <w:ins w:id="98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81" w:author="PR Preview" w:date="2026-01-01T00:00:00Z">
        <w:r>
          <w:t xml:space="preserve">)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exists at every point of an open ball around</w:t>
        </w:r>
      </w:ins>
      <w:ins w:id="9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(</w:t>
        </w:r>
      </w:ins>
      <w:hyperlink w:anchor="def-ball">
        <w:ins w:id="98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988" w:author="PR Preview" w:date="2026-01-01T00:00:00Z">
        <w:r>
          <w:t xml:space="preserve">).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The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rPr>
            <w:b/>
            <w:bCs/>
          </w:rPr>
          <w:t xml:space="preserve">second partial derivative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of</w:t>
        </w:r>
      </w:ins>
      <w:ins w:id="995" w:author="PR Preview" w:date="2026-01-01T00:00:00Z">
        <w:r>
          <w:t xml:space="preserve"> </w:t>
        </w:r>
      </w:ins>
      <m:oMath>
        <m:r>
          <m:t>f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at</w:t>
        </w:r>
      </w:ins>
      <w:ins w:id="9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99" w:author="PR Preview" w:date="2026-01-01T00:00:00Z">
        <w:r>
          <w:t xml:space="preserve">,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first with respect to</w:t>
        </w:r>
      </w:ins>
      <w:ins w:id="10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and then with respect to</w:t>
        </w:r>
      </w:ins>
      <w:ins w:id="10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06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07" w:author="PR Preview" w:date="2026-01-01T00:00:00Z">
        <w:r>
          <w:t xml:space="preserve">the partial derivative with respect to</w:t>
        </w:r>
      </w:ins>
      <w:ins w:id="100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of the function</w:t>
        </w:r>
      </w:ins>
      <w:ins w:id="10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1012" w:author="PR Preview" w:date="2026-01-01T00:00:00Z">
        <w:r>
          <w:t xml:space="preserve">, when it exists.</w:t>
        </w:r>
      </w:ins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del w:id="1013" w:author="PR Preview" w:date="2026-01-01T00:00:00Z">
        <w:r>
          <w:rPr>
            <w:b/>
            <w:bCs/>
          </w:rPr>
          <w:delText xml:space="preserve">Definition 13 (Hessian matrix)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Let</w:delText>
        </w:r>
      </w:del>
      <w:del w:id="1016" w:author="PR Preview" w:date="2026-01-01T00:00:00Z">
        <w:r>
          <w:delText xml:space="preserve"> </w:delText>
        </w:r>
      </w:del>
      <m:oMath>
        <m:r>
          <m:t>f</m:t>
        </m:r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be a scalar-valued function of a</w:delText>
        </w:r>
      </w:del>
      <w:del w:id="10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vector</w:delText>
        </w:r>
      </w:del>
      <w:del w:id="10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whose first partial derivatives exist on an open ball around</w:delText>
        </w:r>
      </w:del>
      <w:del w:id="10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(</w:delText>
        </w:r>
      </w:del>
      <w:hyperlink w:anchor="def-ball">
        <w:del w:id="102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029" w:author="PR Preview" w:date="2026-01-01T00:00:00Z">
        <w:r>
          <w:delText xml:space="preserve">)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and whose second partial derivatives (</w:delText>
        </w:r>
      </w:del>
      <w:hyperlink w:anchor="def-second-partial-derivative">
        <w:del w:id="103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33" w:author="PR Preview" w:date="2026-01-01T00:00:00Z">
        <w:r>
          <w:delText xml:space="preserve">) exist at</w:delText>
        </w:r>
      </w:del>
      <w:del w:id="10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35" w:author="PR Preview" w:date="2026-01-01T00:00:00Z">
        <w:r>
          <w:delText xml:space="preserve">.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The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rPr>
            <w:b/>
            <w:bCs/>
          </w:rPr>
          <w:delText xml:space="preserve">Hessian matrix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of</w:delText>
        </w:r>
      </w:del>
      <w:del w:id="1042" w:author="PR Preview" w:date="2026-01-01T00:00:00Z">
        <w:r>
          <w:delText xml:space="preserve"> </w:delText>
        </w:r>
      </w:del>
      <m:oMath>
        <m:r>
          <m:t>f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at</w:delText>
        </w:r>
      </w:del>
      <w:del w:id="10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is the derivative (</w:delText>
        </w:r>
      </w:del>
      <w:hyperlink w:anchor="def-vector-valued-derivative">
        <w:del w:id="104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49" w:author="PR Preview" w:date="2026-01-01T00:00:00Z">
        <w:r>
          <w:delText xml:space="preserve">)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of the transposed gradient</w:delText>
        </w:r>
      </w:del>
      <w:del w:id="105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(</w:delText>
        </w:r>
      </w:del>
      <w:hyperlink w:anchor="def-vector-derivative">
        <w:del w:id="105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56" w:author="PR Preview" w:date="2026-01-01T00:00:00Z">
        <w:r>
          <w:delText xml:space="preserve">):</w:delText>
        </w:r>
      </w:del>
    </w:p>
    <w:p>
      <w:pPr>
        <w:pStyle w:val="BodyText"/>
      </w:pPr>
      <w:ins w:id="1057" w:author="PR Preview" w:date="2026-01-01T00:00:00Z">
        <w:r>
          <w:rPr>
            <w:b/>
            <w:bCs/>
          </w:rPr>
          <w:t xml:space="preserve">Definition 14 (Mixed partial derivative)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When</w:t>
        </w:r>
      </w:ins>
      <w:ins w:id="106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061" w:author="PR Preview" w:date="2026-01-01T00:00:00Z">
        <w:r>
          <w:t xml:space="preserve">, the second partial derivative of</w:t>
        </w:r>
      </w:ins>
      <w:ins w:id="1062" w:author="PR Preview" w:date="2026-01-01T00:00:00Z">
        <w:r>
          <w:t xml:space="preserve"> </w:t>
        </w:r>
      </w:ins>
      <w:hyperlink w:anchor="def-second-partial-derivative">
        <w:ins w:id="106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is a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rPr>
            <w:b/>
            <w:bCs/>
          </w:rPr>
          <w:t xml:space="preserve">mixed partial derivative</w:t>
        </w:r>
      </w:ins>
      <w:ins w:id="1068" w:author="PR Preview" w:date="2026-01-01T00:00:00Z">
        <w:r>
          <w:t xml:space="preserve">.</w:t>
        </w:r>
      </w:ins>
    </w:p>
    <w:bookmarkEnd w:id="122"/>
    <w:bookmarkStart w:id="124" w:name="def-hessian"/>
    <w:p>
      <w:pPr>
        <w:pStyle w:val="BodyText"/>
      </w:pPr>
      <w:ins w:id="1069" w:author="PR Preview" w:date="2026-01-01T00:00:00Z">
        <w:r>
          <w:rPr>
            <w:b/>
            <w:bCs/>
          </w:rPr>
          <w:t xml:space="preserve">Definition 15 (Hessian matrix)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Let</w:t>
        </w:r>
      </w:ins>
      <w:ins w:id="1072" w:author="PR Preview" w:date="2026-01-01T00:00:00Z">
        <w:r>
          <w:t xml:space="preserve"> </w:t>
        </w:r>
      </w:ins>
      <m:oMath>
        <m:r>
          <m:t>f</m:t>
        </m:r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be a scalar-valued function of a</w:t>
        </w:r>
      </w:ins>
      <w:ins w:id="10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vector</w:t>
        </w:r>
      </w:ins>
      <w:ins w:id="10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whose first partial derivatives exist on an open ball around</w:t>
        </w:r>
      </w:ins>
      <w:ins w:id="10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(</w:t>
        </w:r>
      </w:ins>
      <w:hyperlink w:anchor="def-ball">
        <w:ins w:id="108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085" w:author="PR Preview" w:date="2026-01-01T00:00:00Z">
        <w:r>
          <w:t xml:space="preserve">)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and whose second partial derivatives (</w:t>
        </w:r>
      </w:ins>
      <w:hyperlink w:anchor="def-second-partial-derivative">
        <w:ins w:id="108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89" w:author="PR Preview" w:date="2026-01-01T00:00:00Z">
        <w:r>
          <w:t xml:space="preserve">) exist at</w:t>
        </w:r>
      </w:ins>
      <w:ins w:id="10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91" w:author="PR Preview" w:date="2026-01-01T00:00:00Z">
        <w:r>
          <w:t xml:space="preserve">.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The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rPr>
            <w:b/>
            <w:bCs/>
          </w:rPr>
          <w:t xml:space="preserve">Hessian matrix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of</w:t>
        </w:r>
      </w:ins>
      <w:ins w:id="1098" w:author="PR Preview" w:date="2026-01-01T00:00:00Z">
        <w:r>
          <w:t xml:space="preserve"> </w:t>
        </w:r>
      </w:ins>
      <m:oMath>
        <m:r>
          <m:t>f</m:t>
        </m:r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at</w:t>
        </w:r>
      </w:ins>
      <w:ins w:id="11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is the derivative (</w:t>
        </w:r>
      </w:ins>
      <w:hyperlink w:anchor="def-vector-valued-derivative">
        <w:ins w:id="110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05" w:author="PR Preview" w:date="2026-01-01T00:00:00Z">
        <w:r>
          <w:t xml:space="preserve">)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of the transposed gradient</w:t>
        </w:r>
      </w:ins>
      <w:ins w:id="1108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(</w:t>
        </w:r>
      </w:ins>
      <w:hyperlink w:anchor="def-vector-derivative">
        <w:ins w:id="111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12" w:author="PR Preview" w:date="2026-01-01T00:00:00Z">
        <w:r>
          <w:t xml:space="preserve">):</w:t>
        </w:r>
      </w:ins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del w:id="1113" w:author="PR Preview" w:date="2026-01-01T00:00:00Z">
        <w:r>
          <w:rPr>
            <w:b/>
            <w:bCs/>
          </w:rPr>
          <w:delText xml:space="preserve">Theorem 10 (Other ways to write the Hessian, and its entries)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Let</w:delText>
        </w:r>
      </w:del>
      <w:del w:id="1116" w:author="PR Preview" w:date="2026-01-01T00:00:00Z">
        <w:r>
          <w:delText xml:space="preserve"> </w:delText>
        </w:r>
      </w:del>
      <m:oMath>
        <m:r>
          <m:t>f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and</w:delText>
        </w:r>
      </w:del>
      <w:del w:id="11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be as in</w:delText>
        </w:r>
      </w:del>
      <w:del w:id="1122" w:author="PR Preview" w:date="2026-01-01T00:00:00Z">
        <w:r>
          <w:delText xml:space="preserve"> </w:delText>
        </w:r>
      </w:del>
      <w:hyperlink w:anchor="def-hessian">
        <w:del w:id="1123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124" w:author="PR Preview" w:date="2026-01-01T00:00:00Z">
        <w:r>
          <w:delText xml:space="preserve">.</w:delText>
        </w:r>
      </w:del>
    </w:p>
    <w:p>
      <w:pPr>
        <w:pStyle w:val="BodyText"/>
      </w:pPr>
      <w:ins w:id="1125" w:author="PR Preview" w:date="2026-01-01T00:00:00Z">
        <w:r>
          <w:rPr>
            <w:b/>
            <w:bCs/>
          </w:rPr>
          <w:t xml:space="preserve">Theorem 10 (Other ways to write the Hessian, and its entries)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Let</w:t>
        </w:r>
      </w:ins>
      <w:ins w:id="1128" w:author="PR Preview" w:date="2026-01-01T00:00:00Z">
        <w:r>
          <w:t xml:space="preserve"> </w:t>
        </w:r>
      </w:ins>
      <m:oMath>
        <m:r>
          <m:t>f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</w:t>
        </w:r>
      </w:ins>
      <w:ins w:id="11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be as in</w:t>
        </w:r>
      </w:ins>
      <w:ins w:id="1134" w:author="PR Preview" w:date="2026-01-01T00:00:00Z">
        <w:r>
          <w:t xml:space="preserve"> </w:t>
        </w:r>
      </w:ins>
      <w:hyperlink w:anchor="def-hessian">
        <w:ins w:id="113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36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del w:id="1137" w:author="PR Preview" w:date="2026-01-01T00:00:00Z">
        <w:r>
          <w:rPr>
            <w:i/>
            <w:iCs/>
          </w:rPr>
          <w:delText xml:space="preserve">Proof</w:delText>
        </w:r>
      </w:del>
      <w:del w:id="1138" w:author="PR Preview" w:date="2026-01-01T00:00:00Z">
        <w:r>
          <w:delText xml:space="preserve">. </w:delText>
        </w:r>
      </w:del>
      <w:del w:id="1139" w:author="PR Preview" w:date="2026-01-01T00:00:00Z">
        <w:r>
          <w:rPr>
            <w:b/>
            <w:bCs/>
          </w:rPr>
          <w:delText xml:space="preserve">Part 1.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By</w:delText>
        </w:r>
      </w:del>
      <w:del w:id="1142" w:author="PR Preview" w:date="2026-01-01T00:00:00Z">
        <w:r>
          <w:delText xml:space="preserve"> </w:delText>
        </w:r>
      </w:del>
      <w:hyperlink w:anchor="thm-row-deriv-tp-col-deriv">
        <w:del w:id="114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144" w:author="PR Preview" w:date="2026-01-01T00:00:00Z">
        <w:r>
          <w:delText xml:space="preserve">, the transposed gradient</w:delText>
        </w:r>
      </w:del>
      <w:del w:id="1145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equals the row-vector derivative</w:delText>
        </w:r>
      </w:del>
      <w:del w:id="114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1149" w:author="PR Preview" w:date="2026-01-01T00:00:00Z">
        <w:r>
          <w:delText xml:space="preserve">.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Substituting it into</w:delText>
        </w:r>
      </w:del>
      <w:del w:id="1152" w:author="PR Preview" w:date="2026-01-01T00:00:00Z">
        <w:r>
          <w:delText xml:space="preserve"> </w:delText>
        </w:r>
      </w:del>
      <w:hyperlink w:anchor="eq-hessian">
        <w:del w:id="1153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gives the first line.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The second line is the same expression written as a second derivative.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It follows the shape rule of matrix multiplication (</w:delText>
        </w:r>
      </w:del>
      <w:hyperlink w:anchor="rem-row-derivative-shape">
        <w:del w:id="1160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1161" w:author="PR Preview" w:date="2026-01-01T00:00:00Z">
        <w:r>
          <w:delText xml:space="preserve">):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the</w:delText>
        </w:r>
      </w:del>
      <w:del w:id="11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column-vector operator</w:delText>
        </w:r>
      </w:del>
      <w:del w:id="11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stands on the left of a</w:delText>
        </w:r>
      </w:del>
      <w:del w:id="117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row vector,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giving a</w:delText>
        </w:r>
      </w:del>
      <w:del w:id="117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matrix.</w:delText>
        </w:r>
      </w:del>
    </w:p>
    <w:p>
      <w:pPr>
        <w:pStyle w:val="FirstParagraph"/>
      </w:pPr>
      <w:ins w:id="1178" w:author="PR Preview" w:date="2026-01-01T00:00:00Z">
        <w:r>
          <w:rPr>
            <w:i/>
            <w:iCs/>
          </w:rPr>
          <w:t xml:space="preserve">Proof</w:t>
        </w:r>
      </w:ins>
      <w:ins w:id="1179" w:author="PR Preview" w:date="2026-01-01T00:00:00Z">
        <w:r>
          <w:t xml:space="preserve">. </w:t>
        </w:r>
      </w:ins>
      <w:ins w:id="1180" w:author="PR Preview" w:date="2026-01-01T00:00:00Z">
        <w:r>
          <w:rPr>
            <w:b/>
            <w:bCs/>
          </w:rPr>
          <w:t xml:space="preserve">Part 1.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By</w:t>
        </w:r>
      </w:ins>
      <w:ins w:id="1183" w:author="PR Preview" w:date="2026-01-01T00:00:00Z">
        <w:r>
          <w:t xml:space="preserve"> </w:t>
        </w:r>
      </w:ins>
      <w:hyperlink w:anchor="thm-row-deriv-tp-col-deriv">
        <w:ins w:id="118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185" w:author="PR Preview" w:date="2026-01-01T00:00:00Z">
        <w:r>
          <w:t xml:space="preserve">, the transposed gradient</w:t>
        </w:r>
      </w:ins>
      <w:ins w:id="118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equals the row-vector derivative</w:t>
        </w:r>
      </w:ins>
      <w:ins w:id="11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ins w:id="1190" w:author="PR Preview" w:date="2026-01-01T00:00:00Z">
        <w:r>
          <w:t xml:space="preserve">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Substituting it into</w:t>
        </w:r>
      </w:ins>
      <w:ins w:id="1193" w:author="PR Preview" w:date="2026-01-01T00:00:00Z">
        <w:r>
          <w:t xml:space="preserve"> </w:t>
        </w:r>
      </w:ins>
      <w:hyperlink w:anchor="eq-hessian">
        <w:ins w:id="1194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gives the first line.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 second line is the same expression written as a second derivative.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It follows the shape rule of matrix multiplication (</w:t>
        </w:r>
      </w:ins>
      <w:hyperlink w:anchor="rem-row-derivative-shape">
        <w:ins w:id="1201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1202" w:author="PR Preview" w:date="2026-01-01T00:00:00Z">
        <w:r>
          <w:t xml:space="preserve">):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the</w:t>
        </w:r>
      </w:ins>
      <w:ins w:id="12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column-vector operator</w:t>
        </w:r>
      </w:ins>
      <w:ins w:id="120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stands on the left of a</w:t>
        </w:r>
      </w:ins>
      <w:ins w:id="121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row vector,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giving a</w:t>
        </w:r>
      </w:ins>
      <w:ins w:id="12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matrix.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del w:id="1219" w:author="PR Preview" w:date="2026-01-01T00:00:00Z">
        <w:r>
          <w:rPr>
            <w:b/>
            <w:bCs/>
          </w:rPr>
          <w:delText xml:space="preserve">Definition 14 (Continuity in several variables)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A function</w:delText>
        </w:r>
      </w:del>
      <w:del w:id="1222" w:author="PR Preview" w:date="2026-01-01T00:00:00Z">
        <w:r>
          <w:delText xml:space="preserve"> </w:delText>
        </w:r>
      </w:del>
      <m:oMath>
        <m:r>
          <m:t>f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from</w:delText>
        </w:r>
      </w:del>
      <w:del w:id="122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to</w:delText>
        </w:r>
      </w:del>
      <w:del w:id="122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is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rPr>
            <w:b/>
            <w:bCs/>
          </w:rPr>
          <w:delText xml:space="preserve">continuous at</w:delText>
        </w:r>
      </w:del>
      <w:del w:id="12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if for every</w:delText>
        </w:r>
      </w:del>
      <w:del w:id="123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there is a</w:delText>
        </w:r>
      </w:del>
      <w:del w:id="123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such that</w:delText>
        </w:r>
      </w:del>
      <w:del w:id="12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whenever</w:delText>
        </w:r>
      </w:del>
      <w:del w:id="12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246" w:author="PR Preview" w:date="2026-01-01T00:00:00Z">
        <w:r>
          <w:delText xml:space="preserve">.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It is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rPr>
            <w:b/>
            <w:bCs/>
          </w:rPr>
          <w:delText xml:space="preserve">continuous on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a set if it is continuous at every point of the set.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For</w:delText>
        </w:r>
      </w:del>
      <w:del w:id="125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256" w:author="PR Preview" w:date="2026-01-01T00:00:00Z">
        <w:r>
          <w:delText xml:space="preserve">,</w:delText>
        </w:r>
      </w:del>
      <w:del w:id="12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258" w:author="PR Preview" w:date="2026-01-01T00:00:00Z">
        <w:r>
          <w:delText xml:space="preserve">.</w:delText>
        </w:r>
      </w:del>
    </w:p>
    <w:p>
      <w:pPr>
        <w:pStyle w:val="FirstParagraph"/>
      </w:pPr>
      <w:ins w:id="1259" w:author="PR Preview" w:date="2026-01-01T00:00:00Z">
        <w:r>
          <w:rPr>
            <w:b/>
            <w:bCs/>
          </w:rPr>
          <w:t xml:space="preserve">Definition 16 (Continuity in several variables)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 function</w:t>
        </w:r>
      </w:ins>
      <w:ins w:id="1262" w:author="PR Preview" w:date="2026-01-01T00:00:00Z">
        <w:r>
          <w:t xml:space="preserve"> </w:t>
        </w:r>
      </w:ins>
      <m:oMath>
        <m:r>
          <m:t>f</m:t>
        </m:r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from</w:t>
        </w:r>
      </w:ins>
      <w:ins w:id="12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to</w:t>
        </w:r>
      </w:ins>
      <w:ins w:id="12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is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rPr>
            <w:b/>
            <w:bCs/>
          </w:rPr>
          <w:t xml:space="preserve">continuous at</w:t>
        </w:r>
      </w:ins>
      <w:ins w:id="12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if for every</w:t>
        </w:r>
      </w:ins>
      <w:ins w:id="127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there is a</w:t>
        </w:r>
      </w:ins>
      <w:ins w:id="127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such that</w:t>
        </w:r>
      </w:ins>
      <w:ins w:id="128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whenever</w:t>
        </w:r>
      </w:ins>
      <w:ins w:id="128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286" w:author="PR Preview" w:date="2026-01-01T00:00:00Z">
        <w:r>
          <w:t xml:space="preserve">.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It is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rPr>
            <w:b/>
            <w:bCs/>
          </w:rPr>
          <w:t xml:space="preserve">continuous on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 set if it is continuous at every point of the set.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For</w:t>
        </w:r>
      </w:ins>
      <w:ins w:id="129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296" w:author="PR Preview" w:date="2026-01-01T00:00:00Z">
        <w:r>
          <w:t xml:space="preserve">,</w:t>
        </w:r>
      </w:ins>
      <w:ins w:id="129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298" w:author="PR Preview" w:date="2026-01-01T00:00:00Z">
        <w:r>
          <w:t xml:space="preserve">.</w:t>
        </w:r>
      </w:ins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del w:id="1299" w:author="PR Preview" w:date="2026-01-01T00:00:00Z">
        <w:r>
          <w:delText xml:space="preserve">For</w:delText>
        </w:r>
      </w:del>
      <w:del w:id="130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301" w:author="PR Preview" w:date="2026-01-01T00:00:00Z">
        <w:r>
          <w:delText xml:space="preserve">, a function</w:delText>
        </w:r>
      </w:del>
      <w:del w:id="1302" w:author="PR Preview" w:date="2026-01-01T00:00:00Z">
        <w:r>
          <w:delText xml:space="preserve"> </w:delText>
        </w:r>
      </w:del>
      <m:oMath>
        <m:r>
          <m:t>f</m:t>
        </m:r>
      </m:oMath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is continuous at</w:delText>
        </w:r>
      </w:del>
      <w:del w:id="1305" w:author="PR Preview" w:date="2026-01-01T00:00:00Z">
        <w:r>
          <w:delText xml:space="preserve"> </w:delText>
        </w:r>
      </w:del>
      <m:oMath>
        <m:r>
          <m:t>x</m:t>
        </m:r>
      </m:oMath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in the sense of</w:delText>
        </w:r>
      </w:del>
      <w:del w:id="1308" w:author="PR Preview" w:date="2026-01-01T00:00:00Z">
        <w:r>
          <w:delText xml:space="preserve"> </w:delText>
        </w:r>
      </w:del>
      <w:hyperlink w:anchor="def-continuous-several">
        <w:del w:id="130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exactly when</w:delText>
        </w:r>
      </w:del>
      <w:del w:id="131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(</w:delText>
        </w:r>
      </w:del>
      <w:hyperlink r:id="rId14">
        <w:del w:id="1315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1316" w:author="PR Preview" w:date="2026-01-01T00:00:00Z">
        <w:r>
          <w:delText xml:space="preserve">),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which is the usual</w:delText>
        </w:r>
      </w:del>
      <w:del w:id="1319" w:author="PR Preview" w:date="2026-01-01T00:00:00Z">
        <w:r>
          <w:delText xml:space="preserve"> </w:delText>
        </w:r>
      </w:del>
      <w:hyperlink r:id="rId140">
        <w:del w:id="1320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at</w:delText>
        </w:r>
      </w:del>
      <w:del w:id="1323" w:author="PR Preview" w:date="2026-01-01T00:00:00Z">
        <w:r>
          <w:delText xml:space="preserve"> </w:delText>
        </w:r>
      </w:del>
      <m:oMath>
        <m:r>
          <m:t>x</m:t>
        </m:r>
      </m:oMath>
      <w:del w:id="13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ins w:id="1325" w:author="PR Preview" w:date="2026-01-01T00:00:00Z">
        <w:r>
          <w:t xml:space="preserve">For</w:t>
        </w:r>
      </w:ins>
      <w:ins w:id="13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327" w:author="PR Preview" w:date="2026-01-01T00:00:00Z">
        <w:r>
          <w:t xml:space="preserve">, a function</w:t>
        </w:r>
      </w:ins>
      <w:ins w:id="1328" w:author="PR Preview" w:date="2026-01-01T00:00:00Z">
        <w:r>
          <w:t xml:space="preserve"> </w:t>
        </w:r>
      </w:ins>
      <m:oMath>
        <m:r>
          <m:t>f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is continuous at</w:t>
        </w:r>
      </w:ins>
      <w:ins w:id="1331" w:author="PR Preview" w:date="2026-01-01T00:00:00Z">
        <w:r>
          <w:t xml:space="preserve"> </w:t>
        </w:r>
      </w:ins>
      <m:oMath>
        <m:r>
          <m:t>x</m:t>
        </m:r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in the sense of</w:t>
        </w:r>
      </w:ins>
      <w:ins w:id="1334" w:author="PR Preview" w:date="2026-01-01T00:00:00Z">
        <w:r>
          <w:t xml:space="preserve"> </w:t>
        </w:r>
      </w:ins>
      <w:hyperlink w:anchor="def-continuous-several">
        <w:ins w:id="133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exactly when</w:t>
        </w:r>
      </w:ins>
      <w:ins w:id="133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(</w:t>
        </w:r>
      </w:ins>
      <w:hyperlink r:id="rId14">
        <w:ins w:id="1341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1342" w:author="PR Preview" w:date="2026-01-01T00:00:00Z">
        <w:r>
          <w:t xml:space="preserve">),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which is the usual</w:t>
        </w:r>
      </w:ins>
      <w:ins w:id="1345" w:author="PR Preview" w:date="2026-01-01T00:00:00Z">
        <w:r>
          <w:t xml:space="preserve"> </w:t>
        </w:r>
      </w:ins>
      <w:hyperlink r:id="rId140">
        <w:ins w:id="1346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at</w:t>
        </w:r>
      </w:ins>
      <w:ins w:id="1349" w:author="PR Preview" w:date="2026-01-01T00:00:00Z">
        <w:r>
          <w:t xml:space="preserve"> </w:t>
        </w:r>
      </w:ins>
      <m:oMath>
        <m:r>
          <m:t>x</m:t>
        </m:r>
      </m:oMath>
      <w:ins w:id="13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del w:id="1351" w:author="PR Preview" w:date="2026-01-01T00:00:00Z">
        <w:r>
          <w:rPr>
            <w:b/>
            <w:bCs/>
          </w:rPr>
          <w:delText xml:space="preserve">Part 1.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For</w:delText>
        </w:r>
      </w:del>
      <w:del w:id="13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355" w:author="PR Preview" w:date="2026-01-01T00:00:00Z">
        <w:r>
          <w:delText xml:space="preserve">,</w:delText>
        </w:r>
      </w:del>
      <w:del w:id="13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and</w:delText>
        </w:r>
      </w:del>
      <w:del w:id="13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del w:id="1360" w:author="PR Preview" w:date="2026-01-01T00:00:00Z">
        <w:r>
          <w:delText xml:space="preserve">.</w:delText>
        </w:r>
      </w:del>
      <w:del w:id="1361" w:author="PR Preview" w:date="2026-01-01T00:00:00Z">
        <w:r>
          <w:delText xml:space="preserve"> </w:delText>
        </w:r>
      </w:del>
      <w:hyperlink w:anchor="def-continuous-several">
        <w:del w:id="136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then asks for a</w:delText>
        </w:r>
      </w:del>
      <w:del w:id="1365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such that</w:delText>
        </w:r>
      </w:del>
      <w:del w:id="13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whenever</w:delText>
        </w:r>
      </w:del>
      <w:del w:id="13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72" w:author="PR Preview" w:date="2026-01-01T00:00:00Z">
        <w:r>
          <w:delText xml:space="preserve">.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The</w:delText>
        </w:r>
      </w:del>
      <w:del w:id="1375" w:author="PR Preview" w:date="2026-01-01T00:00:00Z">
        <w:r>
          <w:delText xml:space="preserve"> </w:delText>
        </w:r>
      </w:del>
      <w:hyperlink r:id="rId14">
        <w:del w:id="1376" w:author="PR Preview" w:date="2026-01-01T00:00:00Z">
          <w:r>
            <w:rPr>
              <w:rStyle w:val="Hyperlink"/>
            </w:rPr>
            <w:delText xml:space="preserve">limit definition</w:delText>
          </w:r>
        </w:del>
      </w:hyperlink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with</w:delText>
        </w:r>
      </w:del>
      <w:del w:id="1379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asks for the same inequality, but only whenever</w:delText>
        </w:r>
      </w:del>
      <w:del w:id="138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83" w:author="PR Preview" w:date="2026-01-01T00:00:00Z">
        <w:r>
          <w:delText xml:space="preserve">.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The two agree, because at</w:delText>
        </w:r>
      </w:del>
      <w:del w:id="138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x</m:t>
        </m:r>
      </m:oMath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the inequality</w:delText>
        </w:r>
      </w:del>
      <w:del w:id="13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holds for every</w:delText>
        </w:r>
      </w:del>
      <w:del w:id="1392" w:author="PR Preview" w:date="2026-01-01T00:00:00Z">
        <w:r>
          <w:delText xml:space="preserve"> </w:delText>
        </w:r>
      </w:del>
      <m:oMath>
        <m:r>
          <m:t>δ</m:t>
        </m:r>
      </m:oMath>
      <w:del w:id="1393" w:author="PR Preview" w:date="2026-01-01T00:00:00Z">
        <w:r>
          <w:delText xml:space="preserve">.</w:delText>
        </w:r>
      </w:del>
    </w:p>
    <w:p>
      <w:pPr>
        <w:pStyle w:val="BodyText"/>
      </w:pPr>
      <w:ins w:id="1394" w:author="PR Preview" w:date="2026-01-01T00:00:00Z">
        <w:r>
          <w:rPr>
            <w:b/>
            <w:bCs/>
          </w:rPr>
          <w:t xml:space="preserve">Part 1.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For</w:t>
        </w:r>
      </w:ins>
      <w:ins w:id="13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398" w:author="PR Preview" w:date="2026-01-01T00:00:00Z">
        <w:r>
          <w:t xml:space="preserve">,</w:t>
        </w:r>
      </w:ins>
      <w:ins w:id="139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and</w:t>
        </w:r>
      </w:ins>
      <w:ins w:id="140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ins w:id="1403" w:author="PR Preview" w:date="2026-01-01T00:00:00Z">
        <w:r>
          <w:t xml:space="preserve">.</w:t>
        </w:r>
      </w:ins>
      <w:ins w:id="1404" w:author="PR Preview" w:date="2026-01-01T00:00:00Z">
        <w:r>
          <w:t xml:space="preserve"> </w:t>
        </w:r>
      </w:ins>
      <w:hyperlink w:anchor="def-continuous-several">
        <w:ins w:id="140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then asks for a</w:t>
        </w:r>
      </w:ins>
      <w:ins w:id="140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such that</w:t>
        </w:r>
      </w:ins>
      <w:ins w:id="141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whenever</w:t>
        </w:r>
      </w:ins>
      <w:ins w:id="141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415" w:author="PR Preview" w:date="2026-01-01T00:00:00Z">
        <w:r>
          <w:t xml:space="preserve">.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The</w:t>
        </w:r>
      </w:ins>
      <w:ins w:id="1418" w:author="PR Preview" w:date="2026-01-01T00:00:00Z">
        <w:r>
          <w:t xml:space="preserve"> </w:t>
        </w:r>
      </w:ins>
      <w:hyperlink r:id="rId14">
        <w:ins w:id="1419" w:author="PR Preview" w:date="2026-01-01T00:00:00Z">
          <w:r>
            <w:rPr>
              <w:rStyle w:val="Hyperlink"/>
            </w:rPr>
            <w:t xml:space="preserve">limit definition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with</w:t>
        </w:r>
      </w:ins>
      <w:ins w:id="142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asks for the same inequality, but only whenever</w:t>
        </w:r>
      </w:ins>
      <w:ins w:id="142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426" w:author="PR Preview" w:date="2026-01-01T00:00:00Z">
        <w:r>
          <w:t xml:space="preserve">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The two agree, because at</w:t>
        </w:r>
      </w:ins>
      <w:ins w:id="14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the inequality</w:t>
        </w:r>
      </w:ins>
      <w:ins w:id="143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holds for every</w:t>
        </w:r>
      </w:ins>
      <w:ins w:id="1435" w:author="PR Preview" w:date="2026-01-01T00:00:00Z">
        <w:r>
          <w:t xml:space="preserve"> </w:t>
        </w:r>
      </w:ins>
      <m:oMath>
        <m:r>
          <m:t>δ</m:t>
        </m:r>
      </m:oMath>
      <w:ins w:id="143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437" w:author="PR Preview" w:date="2026-01-01T00:00:00Z">
        <w:r>
          <w:rPr>
            <w:b/>
            <w:bCs/>
          </w:rPr>
          <w:delText xml:space="preserve">But</w:delText>
        </w:r>
      </w:del>
      <w:del w:id="1438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439" w:author="PR Preview" w:date="2026-01-01T00:00:00Z">
        <w:r>
          <w:rPr>
            <w:b/>
            <w:bCs/>
          </w:rPr>
          <w:delText xml:space="preserve"> </w:delText>
        </w:r>
      </w:del>
      <w:del w:id="1440" w:author="PR Preview" w:date="2026-01-01T00:00:00Z">
        <w:r>
          <w:rPr>
            <w:b/>
            <w:bCs/>
          </w:rPr>
          <w:delText xml:space="preserve">is not continuous at</w:delText>
        </w:r>
      </w:del>
      <w:del w:id="1441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(</w:delText>
        </w:r>
      </w:del>
      <w:hyperlink w:anchor="def-continuous-several">
        <w:del w:id="144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445" w:author="PR Preview" w:date="2026-01-01T00:00:00Z">
        <w:r>
          <w:delText xml:space="preserve">).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Take</w:delText>
        </w:r>
      </w:del>
      <w:del w:id="144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and any</w:delText>
        </w:r>
      </w:del>
      <w:del w:id="145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52" w:author="PR Preview" w:date="2026-01-01T00:00:00Z">
        <w:r>
          <w:delText xml:space="preserve">,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and let</w:delText>
        </w:r>
      </w:del>
      <w:del w:id="145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and</w:delText>
        </w:r>
      </w:del>
      <w:del w:id="14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59" w:author="PR Preview" w:date="2026-01-01T00:00:00Z">
        <w:r>
          <w:delText xml:space="preserve">.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Then</w:delText>
        </w:r>
      </w:del>
    </w:p>
    <w:p>
      <w:pPr>
        <w:pStyle w:val="BodyText"/>
      </w:pPr>
      <w:ins w:id="1462" w:author="PR Preview" w:date="2026-01-01T00:00:00Z">
        <w:r>
          <w:rPr>
            <w:b/>
            <w:bCs/>
          </w:rPr>
          <w:t xml:space="preserve">But</w:t>
        </w:r>
      </w:ins>
      <w:ins w:id="1463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464" w:author="PR Preview" w:date="2026-01-01T00:00:00Z">
        <w:r>
          <w:rPr>
            <w:b/>
            <w:bCs/>
          </w:rPr>
          <w:t xml:space="preserve"> </w:t>
        </w:r>
      </w:ins>
      <w:ins w:id="1465" w:author="PR Preview" w:date="2026-01-01T00:00:00Z">
        <w:r>
          <w:rPr>
            <w:b/>
            <w:bCs/>
          </w:rPr>
          <w:t xml:space="preserve">is not continuous at</w:t>
        </w:r>
      </w:ins>
      <w:ins w:id="1466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(</w:t>
        </w:r>
      </w:ins>
      <w:hyperlink w:anchor="def-continuous-several">
        <w:ins w:id="146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70" w:author="PR Preview" w:date="2026-01-01T00:00:00Z">
        <w:r>
          <w:t xml:space="preserve">).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Take</w:t>
        </w:r>
      </w:ins>
      <w:ins w:id="147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any</w:t>
        </w:r>
      </w:ins>
      <w:ins w:id="147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77" w:author="PR Preview" w:date="2026-01-01T00:00:00Z">
        <w:r>
          <w:t xml:space="preserve">,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and let</w:t>
        </w:r>
      </w:ins>
      <w:ins w:id="148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and</w:t>
        </w:r>
      </w:ins>
      <w:ins w:id="14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84" w:author="PR Preview" w:date="2026-01-01T00:00:00Z">
        <w:r>
          <w:t xml:space="preserve">.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del w:id="1487" w:author="PR Preview" w:date="2026-01-01T00:00:00Z">
        <w:r>
          <w:rPr>
            <w:b/>
            <w:bCs/>
          </w:rPr>
          <w:delText xml:space="preserve">Theorem 12 (Symmetry of the Hessian)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If the second partial derivatives of</w:delText>
        </w:r>
      </w:del>
      <w:del w:id="1490" w:author="PR Preview" w:date="2026-01-01T00:00:00Z">
        <w:r>
          <w:delText xml:space="preserve"> </w:delText>
        </w:r>
      </w:del>
      <m:oMath>
        <m:r>
          <m:t>f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exist and are continuous (</w:delText>
        </w:r>
      </w:del>
      <w:hyperlink w:anchor="def-continuous-several">
        <w:del w:id="149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494" w:author="PR Preview" w:date="2026-01-01T00:00:00Z">
        <w:r>
          <w:delText xml:space="preserve">)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on an open ball around</w:delText>
        </w:r>
      </w:del>
      <w:del w:id="14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(</w:delText>
        </w:r>
      </w:del>
      <w:hyperlink w:anchor="def-ball">
        <w:del w:id="1500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501" w:author="PR Preview" w:date="2026-01-01T00:00:00Z">
        <w:r>
          <w:delText xml:space="preserve">),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then</w:delText>
        </w:r>
      </w:del>
      <w:del w:id="15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for all</w:delText>
        </w:r>
      </w:del>
      <w:del w:id="150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1508" w:author="PR Preview" w:date="2026-01-01T00:00:00Z">
        <w:r>
          <w:delText xml:space="preserve">,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so</w:delText>
        </w:r>
      </w:del>
      <w:del w:id="151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(</w:delText>
        </w:r>
      </w:del>
      <w:hyperlink w:anchor="def-hessian">
        <w:del w:id="151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515" w:author="PR Preview" w:date="2026-01-01T00:00:00Z">
        <w:r>
          <w:delText xml:space="preserve">) is symmetric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(</w:delText>
        </w:r>
      </w:del>
      <w:hyperlink r:id="rId145">
        <w:del w:id="1518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1519" w:author="PR Preview" w:date="2026-01-01T00:00:00Z">
        <w:r>
          <w:delText xml:space="preserve">).</w:delText>
        </w:r>
      </w:del>
    </w:p>
    <w:p>
      <w:pPr>
        <w:pStyle w:val="BodyText"/>
      </w:pPr>
      <w:ins w:id="1520" w:author="PR Preview" w:date="2026-01-01T00:00:00Z">
        <w:r>
          <w:rPr>
            <w:b/>
            <w:bCs/>
          </w:rPr>
          <w:t xml:space="preserve">Theorem 12 (Symmetry of the Hessian)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If the second partial derivatives of</w:t>
        </w:r>
      </w:ins>
      <w:ins w:id="1523" w:author="PR Preview" w:date="2026-01-01T00:00:00Z">
        <w:r>
          <w:t xml:space="preserve"> </w:t>
        </w:r>
      </w:ins>
      <m:oMath>
        <m:r>
          <m:t>f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exist and are continuous (</w:t>
        </w:r>
      </w:ins>
      <w:hyperlink w:anchor="def-continuous-several">
        <w:ins w:id="152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527" w:author="PR Preview" w:date="2026-01-01T00:00:00Z">
        <w:r>
          <w:t xml:space="preserve">)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on an open ball around</w:t>
        </w:r>
      </w:ins>
      <w:ins w:id="15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(</w:t>
        </w:r>
      </w:ins>
      <w:hyperlink w:anchor="def-ball">
        <w:ins w:id="153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534" w:author="PR Preview" w:date="2026-01-01T00:00:00Z">
        <w:r>
          <w:t xml:space="preserve">),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then</w:t>
        </w:r>
      </w:ins>
      <w:ins w:id="153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for all</w:t>
        </w:r>
      </w:ins>
      <w:ins w:id="154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1541" w:author="PR Preview" w:date="2026-01-01T00:00:00Z">
        <w:r>
          <w:t xml:space="preserve">,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so</w:t>
        </w:r>
      </w:ins>
      <w:ins w:id="154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(</w:t>
        </w:r>
      </w:ins>
      <w:hyperlink w:anchor="def-hessian">
        <w:ins w:id="154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548" w:author="PR Preview" w:date="2026-01-01T00:00:00Z">
        <w:r>
          <w:t xml:space="preserve">) is symmetric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(</w:t>
        </w:r>
      </w:ins>
      <w:hyperlink r:id="rId145">
        <w:ins w:id="1551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1552" w:author="PR Preview" w:date="2026-01-01T00:00:00Z">
        <w:r>
          <w:t xml:space="preserve">).</w:t>
        </w:r>
      </w:ins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53" w:author="PR Preview" w:date="2026-01-01T00:00:00Z">
        <w:r>
          <w:delText xml:space="preserve">so</w:delText>
        </w:r>
      </w:del>
      <w:del w:id="15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holds at</w:delText>
        </w:r>
      </w:del>
      <w:del w:id="155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too.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In the same way, with the roles of</w:delText>
        </w:r>
      </w:del>
      <w:del w:id="156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and</w:delText>
        </w:r>
      </w:del>
      <w:del w:id="15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swapped,</w:delText>
        </w:r>
      </w:del>
      <w:del w:id="156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69" w:author="PR Preview" w:date="2026-01-01T00:00:00Z">
        <w:r>
          <w:delText xml:space="preserve">,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so</w:delText>
        </w:r>
      </w:del>
      <w:del w:id="157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for every</w:delText>
        </w:r>
      </w:del>
      <w:del w:id="15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76" w:author="PR Preview" w:date="2026-01-01T00:00:00Z">
        <w:r>
          <w:delText xml:space="preserve">.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So at</w:delText>
        </w:r>
      </w:del>
      <w:del w:id="15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(</w:delText>
        </w:r>
      </w:del>
      <w:hyperlink w:anchor="def-hessian">
        <w:del w:id="158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583" w:author="PR Preview" w:date="2026-01-01T00:00:00Z">
        <w:r>
          <w:delText xml:space="preserve">)</w:delText>
        </w:r>
      </w:del>
    </w:p>
    <w:p>
      <w:pPr>
        <w:pStyle w:val="FirstParagraph"/>
      </w:pPr>
      <w:ins w:id="1584" w:author="PR Preview" w:date="2026-01-01T00:00:00Z">
        <w:r>
          <w:t xml:space="preserve">so</w:t>
        </w:r>
      </w:ins>
      <w:ins w:id="158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holds at</w:t>
        </w:r>
      </w:ins>
      <w:ins w:id="15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too.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In the same way, with the roles of</w:t>
        </w:r>
      </w:ins>
      <w:ins w:id="15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and</w:t>
        </w:r>
      </w:ins>
      <w:ins w:id="15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swapped,</w:t>
        </w:r>
      </w:ins>
      <w:ins w:id="15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600" w:author="PR Preview" w:date="2026-01-01T00:00:00Z">
        <w:r>
          <w:t xml:space="preserve">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so</w:t>
        </w:r>
      </w:ins>
      <w:ins w:id="16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for every</w:t>
        </w:r>
      </w:ins>
      <w:ins w:id="160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07" w:author="PR Preview" w:date="2026-01-01T00:00:00Z">
        <w:r>
          <w:t xml:space="preserve">.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So at</w:t>
        </w:r>
      </w:ins>
      <w:ins w:id="16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(</w:t>
        </w:r>
      </w:ins>
      <w:hyperlink w:anchor="def-hessian">
        <w:ins w:id="161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614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del w:id="1615" w:author="PR Preview" w:date="2026-01-01T00:00:00Z">
        <w:r>
          <w:rPr>
            <w:b/>
            <w:bCs/>
          </w:rPr>
          <w:delText xml:space="preserve">Example 33 (The Hessian of a</w:delText>
        </w:r>
      </w:del>
      <w:del w:id="1616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617" w:author="PR Preview" w:date="2026-01-01T00:00:00Z">
        <w:r>
          <w:rPr>
            <w:b/>
            <w:bCs/>
          </w:rPr>
          <w:delText xml:space="preserve"> </w:delText>
        </w:r>
      </w:del>
      <w:del w:id="1618" w:author="PR Preview" w:date="2026-01-01T00:00:00Z">
        <w:r>
          <w:rPr>
            <w:b/>
            <w:bCs/>
          </w:rPr>
          <w:delText xml:space="preserve">quadratic form)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For</w:delText>
        </w:r>
      </w:del>
      <w:del w:id="162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as in</w:delText>
        </w:r>
      </w:del>
      <w:del w:id="1624" w:author="PR Preview" w:date="2026-01-01T00:00:00Z">
        <w:r>
          <w:delText xml:space="preserve"> </w:delText>
        </w:r>
      </w:del>
      <w:hyperlink w:anchor="exm-deriv-quadratic-form">
        <w:del w:id="1625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626" w:author="PR Preview" w:date="2026-01-01T00:00:00Z">
        <w:r>
          <w:delText xml:space="preserve">,</w:delText>
        </w:r>
      </w:del>
      <w:del w:id="1627" w:author="PR Preview" w:date="2026-01-01T00:00:00Z">
        <w:r>
          <w:delText xml:space="preserve"> </w:delText>
        </w:r>
      </w:del>
      <w:hyperlink w:anchor="thm-hessian-quadratic">
        <w:del w:id="162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gives</w:delText>
        </w:r>
      </w:del>
      <w:del w:id="163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632" w:author="PR Preview" w:date="2026-01-01T00:00:00Z">
        <w:r>
          <w:delText xml:space="preserve">.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Directly, the gradient found there, with</w:delText>
        </w:r>
      </w:del>
      <w:del w:id="1635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renamed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639" w:author="PR Preview" w:date="2026-01-01T00:00:00Z">
        <w:r>
          <w:delText xml:space="preserve">, is</w:delText>
        </w:r>
      </w:del>
      <w:del w:id="164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41" w:author="PR Preview" w:date="2026-01-01T00:00:00Z">
        <w:r>
          <w:delText xml:space="preserve">,</w:delText>
        </w:r>
      </w:del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and differentiating its entries by</w:delText>
        </w:r>
      </w:del>
      <w:del w:id="16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and by</w:delText>
        </w:r>
      </w:del>
      <w:del w:id="16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(</w:delText>
        </w:r>
      </w:del>
      <w:hyperlink w:anchor="def-hessian">
        <w:del w:id="1650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51" w:author="PR Preview" w:date="2026-01-01T00:00:00Z">
        <w:r>
          <w:delText xml:space="preserve">) gives</w:delText>
        </w:r>
      </w:del>
    </w:p>
    <w:p>
      <w:pPr>
        <w:pStyle w:val="FirstParagraph"/>
      </w:pPr>
      <w:ins w:id="1652" w:author="PR Preview" w:date="2026-01-01T00:00:00Z">
        <w:r>
          <w:rPr>
            <w:b/>
            <w:bCs/>
          </w:rPr>
          <w:t xml:space="preserve">Example 33 (The Hessian of a</w:t>
        </w:r>
      </w:ins>
      <w:ins w:id="1653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54" w:author="PR Preview" w:date="2026-01-01T00:00:00Z">
        <w:r>
          <w:rPr>
            <w:b/>
            <w:bCs/>
          </w:rPr>
          <w:t xml:space="preserve"> </w:t>
        </w:r>
      </w:ins>
      <w:ins w:id="1655" w:author="PR Preview" w:date="2026-01-01T00:00:00Z">
        <w:r>
          <w:rPr>
            <w:b/>
            <w:bCs/>
          </w:rPr>
          <w:t xml:space="preserve">quadratic form)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For</w:t>
        </w:r>
      </w:ins>
      <w:ins w:id="165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as in</w:t>
        </w:r>
      </w:ins>
      <w:ins w:id="1661" w:author="PR Preview" w:date="2026-01-01T00:00:00Z">
        <w:r>
          <w:t xml:space="preserve"> </w:t>
        </w:r>
      </w:ins>
      <w:hyperlink w:anchor="exm-deriv-quadratic-form">
        <w:ins w:id="1662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663" w:author="PR Preview" w:date="2026-01-01T00:00:00Z">
        <w:r>
          <w:t xml:space="preserve">,</w:t>
        </w:r>
      </w:ins>
      <w:ins w:id="1664" w:author="PR Preview" w:date="2026-01-01T00:00:00Z">
        <w:r>
          <w:t xml:space="preserve"> </w:t>
        </w:r>
      </w:ins>
      <w:hyperlink w:anchor="thm-hessian-quadratic">
        <w:ins w:id="166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gives</w:t>
        </w:r>
      </w:ins>
      <w:ins w:id="166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69" w:author="PR Preview" w:date="2026-01-01T00:00:00Z">
        <w:r>
          <w:t xml:space="preserve">.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Directly, the gradient found there, with</w:t>
        </w:r>
      </w:ins>
      <w:ins w:id="167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renamed</w:t>
        </w:r>
      </w:ins>
      <w:ins w:id="16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676" w:author="PR Preview" w:date="2026-01-01T00:00:00Z">
        <w:r>
          <w:t xml:space="preserve">, is</w:t>
        </w:r>
      </w:ins>
      <w:ins w:id="167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78" w:author="PR Preview" w:date="2026-01-01T00:00:00Z">
        <w:r>
          <w:t xml:space="preserve">,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and differentiating its entries by</w:t>
        </w:r>
      </w:ins>
      <w:ins w:id="16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and by</w:t>
        </w:r>
      </w:ins>
      <w:ins w:id="16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(</w:t>
        </w:r>
      </w:ins>
      <w:hyperlink w:anchor="def-hessian">
        <w:ins w:id="168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688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2026-10-13T21:35:15Z</dcterms:created>
  <dcterms:modified xsi:type="dcterms:W3CDTF">2026-10-13T21:35:15Z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