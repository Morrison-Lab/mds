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16:09:45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del w:id="3" w:author="PR Preview" w:date="2026-01-01T00:00:00Z">
        <w:r>
          <w:delText xml:space="preserve">More generally, let</w:delText>
        </w:r>
      </w:del>
      <w:del w:id="4" w:author="PR Preview" w:date="2026-01-01T00:00:00Z">
        <w:r>
          <w:delText xml:space="preserve"> </w:delText>
        </w:r>
      </w:del>
      <m:oMath>
        <m:r>
          <m:t>I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be a set of indices,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such as</w:delText>
        </w:r>
      </w:del>
      <w:del w:id="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or</w:delText>
        </w:r>
      </w:del>
      <w:del w:id="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let</w:delText>
        </w:r>
      </w:del>
      <w:del w:id="1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a set for each</w:delText>
        </w:r>
      </w:del>
      <w:del w:id="1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0" w:author="PR Preview" w:date="2026-01-01T00:00:00Z">
        <w:r>
          <w:delText xml:space="preserve">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 union of the sets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written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the set of elements that are in at least one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32" w:author="PR Preview" w:date="2026-01-01T00:00:00Z">
        <w:r>
          <w:delText xml:space="preserve">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For</w:delText>
        </w:r>
      </w:del>
      <w:del w:id="3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36" w:author="PR Preview" w:date="2026-01-01T00:00:00Z">
        <w:r>
          <w:delText xml:space="preserve">, it is also written</w:delText>
        </w:r>
      </w:del>
      <w:del w:id="3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or</w:delText>
        </w:r>
      </w:del>
      <w:del w:id="4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and for</w:delText>
        </w:r>
      </w:del>
      <w:del w:id="4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45" w:author="PR Preview" w:date="2026-01-01T00:00:00Z">
        <w:r>
          <w:delText xml:space="preserve">, it is written</w:delText>
        </w:r>
      </w:del>
      <w:del w:id="4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47" w:author="PR Preview" w:date="2026-01-01T00:00:00Z">
        <w:r>
          <w:delText xml:space="preserve">.</w:delText>
        </w:r>
      </w:del>
    </w:p>
    <w:p>
      <w:pPr>
        <w:pStyle w:val="BodyText"/>
      </w:pPr>
      <w:del w:id="48" w:author="PR Preview" w:date="2026-01-01T00:00:00Z">
        <w:r>
          <w:rPr>
            <w:b/>
            <w:bCs/>
          </w:rPr>
          <w:delText xml:space="preserve">Definition 12 (Intersection)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b/>
            <w:bCs/>
          </w:rPr>
          <w:delText xml:space="preserve">intersection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of sets</w:delText>
        </w:r>
      </w:del>
      <w:del w:id="55" w:author="PR Preview" w:date="2026-01-01T00:00:00Z">
        <w:r>
          <w:delText xml:space="preserve"> </w:delText>
        </w:r>
      </w:del>
      <m:oMath>
        <m:r>
          <m:t>A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and</w:delText>
        </w:r>
      </w:del>
      <w:del w:id="58" w:author="PR Preview" w:date="2026-01-01T00:00:00Z">
        <w:r>
          <w:delText xml:space="preserve"> </w:delText>
        </w:r>
      </w:del>
      <m:oMath>
        <m:r>
          <m:t>B</m:t>
        </m:r>
      </m:oMath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written</w:delText>
        </w:r>
      </w:del>
      <w:del w:id="6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</m:oMath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is the set of elements that are in both</w:delText>
        </w:r>
      </w:del>
      <w:del w:id="66" w:author="PR Preview" w:date="2026-01-01T00:00:00Z">
        <w:r>
          <w:delText xml:space="preserve"> </w:delText>
        </w:r>
      </w:del>
      <m:oMath>
        <m:r>
          <m:t>A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</w:delText>
        </w:r>
      </w:del>
      <w:del w:id="69" w:author="PR Preview" w:date="2026-01-01T00:00:00Z">
        <w:r>
          <w:delText xml:space="preserve"> </w:delText>
        </w:r>
      </w:del>
      <m:oMath>
        <m:r>
          <m:t>B</m:t>
        </m:r>
      </m:oMath>
      <w:del w:id="7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71" w:author="PR Preview" w:date="2026-01-01T00:00:00Z">
        <w:r>
          <w:delText xml:space="preserve">More generally, let</w:delText>
        </w:r>
      </w:del>
      <w:del w:id="72" w:author="PR Preview" w:date="2026-01-01T00:00:00Z">
        <w:r>
          <w:delText xml:space="preserve"> </w:delText>
        </w:r>
      </w:del>
      <m:oMath>
        <m:r>
          <m:t>I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be a nonempty set of indices,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such as</w:delText>
        </w:r>
      </w:del>
      <w:del w:id="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or</w:delText>
        </w:r>
      </w:del>
      <w:del w:id="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and let</w:delText>
        </w:r>
      </w:del>
      <w:del w:id="8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be a set for each</w:delText>
        </w:r>
      </w:del>
      <w:del w:id="8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The intersection of the sets</w:delText>
        </w:r>
      </w:del>
      <w:del w:id="9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written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is the set of elements that are in every</w:delText>
        </w:r>
      </w:del>
      <w:del w:id="9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00" w:author="PR Preview" w:date="2026-01-01T00:00:00Z">
        <w:r>
          <w:delText xml:space="preserve">.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For</w:delText>
        </w:r>
      </w:del>
      <w:del w:id="10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04" w:author="PR Preview" w:date="2026-01-01T00:00:00Z">
        <w:r>
          <w:delText xml:space="preserve">, it is also written</w:delText>
        </w:r>
      </w:del>
      <w:del w:id="105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or</w:delText>
        </w:r>
      </w:del>
      <w:del w:id="10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09" w:author="PR Preview" w:date="2026-01-01T00:00:00Z">
        <w:r>
          <w:delText xml:space="preserve">,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and for</w:delText>
        </w:r>
      </w:del>
      <w:del w:id="11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13" w:author="PR Preview" w:date="2026-01-01T00:00:00Z">
        <w:r>
          <w:delText xml:space="preserve">, it is written</w:delText>
        </w:r>
      </w:del>
      <w:del w:id="114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115" w:author="PR Preview" w:date="2026-01-01T00:00:00Z">
        <w:r>
          <w:delText xml:space="preserve">.</w:delText>
        </w:r>
      </w:del>
    </w:p>
    <w:p>
      <w:pPr>
        <w:pStyle w:val="BodyText"/>
      </w:pPr>
      <w:del w:id="116" w:author="PR Preview" w:date="2026-01-01T00:00:00Z">
        <w:r>
          <w:rPr>
            <w:b/>
            <w:bCs/>
          </w:rPr>
          <w:delText xml:space="preserve">Definition 13 (Set difference)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The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rPr>
            <w:b/>
            <w:bCs/>
          </w:rPr>
          <w:delText xml:space="preserve">set difference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of sets</w:delText>
        </w:r>
      </w:del>
      <w:del w:id="123" w:author="PR Preview" w:date="2026-01-01T00:00:00Z">
        <w:r>
          <w:delText xml:space="preserve"> </w:delText>
        </w:r>
      </w:del>
      <m:oMath>
        <m:r>
          <m:t>A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</w:delText>
        </w:r>
      </w:del>
      <w:del w:id="126" w:author="PR Preview" w:date="2026-01-01T00:00:00Z">
        <w:r>
          <w:delText xml:space="preserve"> </w:delText>
        </w:r>
      </w:del>
      <m:oMath>
        <m:r>
          <m:t>B</m:t>
        </m:r>
      </m:oMath>
      <w:del w:id="127" w:author="PR Preview" w:date="2026-01-01T00:00:00Z">
        <w:r>
          <w:delText xml:space="preserve">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written</w:delText>
        </w:r>
      </w:del>
      <w:del w:id="13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\</m:t>
        </m:r>
        <m:r>
          <m:t>B</m:t>
        </m:r>
      </m:oMath>
      <w:del w:id="131" w:author="PR Preview" w:date="2026-01-01T00:00:00Z">
        <w:r>
          <w:delText xml:space="preserve">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is the set of elements of</w:delText>
        </w:r>
      </w:del>
      <w:del w:id="134" w:author="PR Preview" w:date="2026-01-01T00:00:00Z">
        <w:r>
          <w:delText xml:space="preserve"> </w:delText>
        </w:r>
      </w:del>
      <m:oMath>
        <m:r>
          <m:t>A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that are not in</w:delText>
        </w:r>
      </w:del>
      <w:del w:id="137" w:author="PR Preview" w:date="2026-01-01T00:00:00Z">
        <w:r>
          <w:delText xml:space="preserve"> </w:delText>
        </w:r>
      </w:del>
      <m:oMath>
        <m:r>
          <m:t>B</m:t>
        </m:r>
      </m:oMath>
      <w:del w:id="13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139" w:author="PR Preview" w:date="2026-01-01T00:00:00Z">
        <w:r>
          <w:rPr>
            <w:b/>
            <w:bCs/>
          </w:rPr>
          <w:delText xml:space="preserve">Definition 14 (Complement)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Let</w:delText>
        </w:r>
      </w:del>
      <w:del w:id="142" w:author="PR Preview" w:date="2026-01-01T00:00:00Z">
        <w:r>
          <w:delText xml:space="preserve"> </w:delText>
        </w:r>
      </w:del>
      <m:oMath>
        <m:r>
          <m:t>A</m:t>
        </m:r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be a</w:delText>
        </w:r>
      </w:del>
      <w:del w:id="145" w:author="PR Preview" w:date="2026-01-01T00:00:00Z">
        <w:r>
          <w:delText xml:space="preserve"> </w:delText>
        </w:r>
      </w:del>
      <w:hyperlink w:anchor="def-subset">
        <w:del w:id="146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of a set</w:delText>
        </w:r>
      </w:del>
      <w:del w:id="149" w:author="PR Preview" w:date="2026-01-01T00:00:00Z">
        <w:r>
          <w:delText xml:space="preserve"> </w:delText>
        </w:r>
      </w:del>
      <m:oMath>
        <m:r>
          <m:t>S</m:t>
        </m:r>
      </m:oMath>
      <w:del w:id="150" w:author="PR Preview" w:date="2026-01-01T00:00:00Z">
        <w:r>
          <w:delText xml:space="preserve">.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The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rPr>
            <w:b/>
            <w:bCs/>
          </w:rPr>
          <w:delText xml:space="preserve">complement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of</w:delText>
        </w:r>
      </w:del>
      <w:del w:id="157" w:author="PR Preview" w:date="2026-01-01T00:00:00Z">
        <w:r>
          <w:delText xml:space="preserve"> </w:delText>
        </w:r>
      </w:del>
      <m:oMath>
        <m:r>
          <m:t>A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in</w:delText>
        </w:r>
      </w:del>
      <w:del w:id="160" w:author="PR Preview" w:date="2026-01-01T00:00:00Z">
        <w:r>
          <w:delText xml:space="preserve"> </w:delText>
        </w:r>
      </w:del>
      <m:oMath>
        <m:r>
          <m:t>S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is the set difference (</w:delText>
        </w:r>
      </w:del>
      <w:hyperlink w:anchor="def-set-difference">
        <w:del w:id="163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4" w:author="PR Preview" w:date="2026-01-01T00:00:00Z">
        <w:r>
          <w:delText xml:space="preserve">)</w:delText>
        </w:r>
      </w:del>
      <w:del w:id="16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\</m:t>
        </m:r>
        <m:r>
          <m:t>A</m:t>
        </m:r>
      </m:oMath>
      <w:del w:id="166" w:author="PR Preview" w:date="2026-01-01T00:00:00Z">
        <w:r>
          <w:delText xml:space="preserve">: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the elements of</w:delText>
        </w:r>
      </w:del>
      <w:del w:id="169" w:author="PR Preview" w:date="2026-01-01T00:00:00Z">
        <w:r>
          <w:delText xml:space="preserve"> </w:delText>
        </w:r>
      </w:del>
      <m:oMath>
        <m:r>
          <m:t>S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that are not in</w:delText>
        </w:r>
      </w:del>
      <w:del w:id="172" w:author="PR Preview" w:date="2026-01-01T00:00:00Z">
        <w:r>
          <w:delText xml:space="preserve"> </w:delText>
        </w:r>
      </w:del>
      <m:oMath>
        <m:r>
          <m:t>A</m:t>
        </m:r>
      </m:oMath>
      <w:del w:id="173" w:author="PR Preview" w:date="2026-01-01T00:00:00Z">
        <w:r>
          <w:delText xml:space="preserve">.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When the set</w:delText>
        </w:r>
      </w:del>
      <w:del w:id="176" w:author="PR Preview" w:date="2026-01-01T00:00:00Z">
        <w:r>
          <w:delText xml:space="preserve"> </w:delText>
        </w:r>
      </w:del>
      <m:oMath>
        <m:r>
          <m:t>S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is clear from context,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the complement of</w:delText>
        </w:r>
      </w:del>
      <w:del w:id="181" w:author="PR Preview" w:date="2026-01-01T00:00:00Z">
        <w:r>
          <w:delText xml:space="preserve"> </w:delText>
        </w:r>
      </w:del>
      <m:oMath>
        <m:r>
          <m:t>A</m:t>
        </m:r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is written</w:delText>
        </w:r>
      </w:del>
      <w:del w:id="184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</m:oMath>
      <w:del w:id="185" w:author="PR Preview" w:date="2026-01-01T00:00:00Z">
        <w:r>
          <w:delText xml:space="preserve">:</w:delText>
        </w:r>
      </w:del>
    </w:p>
    <w:p>
      <w:pPr>
        <w:pStyle w:val="FirstParagraph"/>
      </w:pPr>
      <w:ins w:id="186" w:author="PR Preview" w:date="2026-01-01T00:00:00Z">
        <w:r>
          <w:rPr>
            <w:b/>
            <w:bCs/>
          </w:rPr>
          <w:t xml:space="preserve">Definition 12 (Union of a family of sets)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Let</w:t>
        </w:r>
      </w:ins>
      <w:ins w:id="189" w:author="PR Preview" w:date="2026-01-01T00:00:00Z">
        <w:r>
          <w:t xml:space="preserve"> </w:t>
        </w:r>
      </w:ins>
      <m:oMath>
        <m:r>
          <m:t>I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be a set of indices,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such as</w:t>
        </w:r>
      </w:ins>
      <w:ins w:id="19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or</w:t>
        </w:r>
      </w:ins>
      <w:ins w:id="19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 let</w:t>
        </w:r>
      </w:ins>
      <w:ins w:id="20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be a set for each</w:t>
        </w:r>
      </w:ins>
      <w:ins w:id="20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05" w:author="PR Preview" w:date="2026-01-01T00:00:00Z">
        <w:r>
          <w:t xml:space="preserve">.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The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rPr>
            <w:b/>
            <w:bCs/>
          </w:rPr>
          <w:t xml:space="preserve">union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of the sets</w:t>
        </w:r>
      </w:ins>
      <w:ins w:id="21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13" w:author="PR Preview" w:date="2026-01-01T00:00:00Z">
        <w:r>
          <w:t xml:space="preserve">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written</w:t>
        </w:r>
      </w:ins>
      <w:ins w:id="21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217" w:author="PR Preview" w:date="2026-01-01T00:00:00Z">
        <w:r>
          <w:t xml:space="preserve">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is the set of elements that are in at least one</w:t>
        </w:r>
      </w:ins>
      <w:ins w:id="22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21" w:author="PR Preview" w:date="2026-01-01T00:00:00Z">
        <w:r>
          <w:t xml:space="preserve">.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For</w:t>
        </w:r>
      </w:ins>
      <w:ins w:id="22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25" w:author="PR Preview" w:date="2026-01-01T00:00:00Z">
        <w:r>
          <w:t xml:space="preserve">, it is also written</w:t>
        </w:r>
      </w:ins>
      <w:ins w:id="226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or</w:t>
        </w:r>
      </w:ins>
      <w:ins w:id="22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30" w:author="PR Preview" w:date="2026-01-01T00:00:00Z">
        <w:r>
          <w:t xml:space="preserve">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 for</w:t>
        </w:r>
      </w:ins>
      <w:ins w:id="23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234" w:author="PR Preview" w:date="2026-01-01T00:00:00Z">
        <w:r>
          <w:t xml:space="preserve">, it is written</w:t>
        </w:r>
      </w:ins>
      <w:ins w:id="235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236" w:author="PR Preview" w:date="2026-01-01T00:00:00Z">
        <w:r>
          <w:t xml:space="preserve">.</w:t>
        </w:r>
      </w:ins>
    </w:p>
    <w:bookmarkEnd w:id="43"/>
    <w:bookmarkStart w:id="44" w:name="def-intersection"/>
    <w:p>
      <w:pPr>
        <w:pStyle w:val="BodyText"/>
      </w:pPr>
      <w:ins w:id="237" w:author="PR Preview" w:date="2026-01-01T00:00:00Z">
        <w:r>
          <w:rPr>
            <w:b/>
            <w:bCs/>
          </w:rPr>
          <w:t xml:space="preserve">Definition 13 (Intersection)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The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rPr>
            <w:b/>
            <w:bCs/>
          </w:rPr>
          <w:t xml:space="preserve">intersection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of sets</w:t>
        </w:r>
      </w:ins>
      <w:ins w:id="244" w:author="PR Preview" w:date="2026-01-01T00:00:00Z">
        <w:r>
          <w:t xml:space="preserve"> </w:t>
        </w:r>
      </w:ins>
      <m:oMath>
        <m:r>
          <m:t>A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and</w:t>
        </w:r>
      </w:ins>
      <w:ins w:id="247" w:author="PR Preview" w:date="2026-01-01T00:00:00Z">
        <w:r>
          <w:t xml:space="preserve"> </w:t>
        </w:r>
      </w:ins>
      <m:oMath>
        <m:r>
          <m:t>B</m:t>
        </m:r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written</w:t>
        </w:r>
      </w:ins>
      <w:ins w:id="2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</m:oMath>
      <w:ins w:id="252" w:author="PR Preview" w:date="2026-01-01T00:00:00Z">
        <w:r>
          <w:t xml:space="preserve">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is the set of elements that are in both</w:t>
        </w:r>
      </w:ins>
      <w:ins w:id="255" w:author="PR Preview" w:date="2026-01-01T00:00:00Z">
        <w:r>
          <w:t xml:space="preserve"> </w:t>
        </w:r>
      </w:ins>
      <m:oMath>
        <m:r>
          <m:t>A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and</w:t>
        </w:r>
      </w:ins>
      <w:ins w:id="258" w:author="PR Preview" w:date="2026-01-01T00:00:00Z">
        <w:r>
          <w:t xml:space="preserve"> </w:t>
        </w:r>
      </w:ins>
      <m:oMath>
        <m:r>
          <m:t>B</m:t>
        </m:r>
      </m:oMath>
      <w:ins w:id="2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ins w:id="260" w:author="PR Preview" w:date="2026-01-01T00:00:00Z">
        <w:r>
          <w:rPr>
            <w:b/>
            <w:bCs/>
          </w:rPr>
          <w:t xml:space="preserve">Definition 14 (Intersection of a family of sets)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Let</w:t>
        </w:r>
      </w:ins>
      <w:ins w:id="263" w:author="PR Preview" w:date="2026-01-01T00:00:00Z">
        <w:r>
          <w:t xml:space="preserve"> </w:t>
        </w:r>
      </w:ins>
      <m:oMath>
        <m:r>
          <m:t>I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be a nonempty set of indices,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such as</w:t>
        </w:r>
      </w:ins>
      <w:ins w:id="26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or</w:t>
        </w:r>
      </w:ins>
      <w:ins w:id="27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and let</w:t>
        </w:r>
      </w:ins>
      <w:ins w:id="27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be a set for each</w:t>
        </w:r>
      </w:ins>
      <w:ins w:id="27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79" w:author="PR Preview" w:date="2026-01-01T00:00:00Z">
        <w:r>
          <w:t xml:space="preserve">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rPr>
            <w:b/>
            <w:bCs/>
          </w:rPr>
          <w:t xml:space="preserve">intersection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of the sets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87" w:author="PR Preview" w:date="2026-01-01T00:00:00Z">
        <w:r>
          <w:t xml:space="preserve">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written</w:t>
        </w:r>
      </w:ins>
      <w:ins w:id="29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is the set of elements that are in every</w:t>
        </w:r>
      </w:ins>
      <w:ins w:id="29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95" w:author="PR Preview" w:date="2026-01-01T00:00:00Z">
        <w:r>
          <w:t xml:space="preserve">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For</w:t>
        </w:r>
      </w:ins>
      <w:ins w:id="29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99" w:author="PR Preview" w:date="2026-01-01T00:00:00Z">
        <w:r>
          <w:t xml:space="preserve">, it is also written</w:t>
        </w:r>
      </w:ins>
      <w:ins w:id="300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or</w:t>
        </w:r>
      </w:ins>
      <w:ins w:id="30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304" w:author="PR Preview" w:date="2026-01-01T00:00:00Z">
        <w:r>
          <w:t xml:space="preserve">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and for</w:t>
        </w:r>
      </w:ins>
      <w:ins w:id="30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308" w:author="PR Preview" w:date="2026-01-01T00:00:00Z">
        <w:r>
          <w:t xml:space="preserve">, it is written</w:t>
        </w:r>
      </w:ins>
      <w:ins w:id="30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310" w:author="PR Preview" w:date="2026-01-01T00:00:00Z">
        <w:r>
          <w:t xml:space="preserve">.</w:t>
        </w:r>
      </w:ins>
    </w:p>
    <w:bookmarkEnd w:id="45"/>
    <w:bookmarkStart w:id="46" w:name="def-set-difference"/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Definition 15 (Set difference)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set difference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of sets</w:t>
        </w:r>
      </w:ins>
      <w:ins w:id="318" w:author="PR Preview" w:date="2026-01-01T00:00:00Z">
        <w:r>
          <w:t xml:space="preserve"> </w:t>
        </w:r>
      </w:ins>
      <m:oMath>
        <m:r>
          <m:t>A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</w:t>
        </w:r>
      </w:ins>
      <w:ins w:id="321" w:author="PR Preview" w:date="2026-01-01T00:00:00Z">
        <w:r>
          <w:t xml:space="preserve"> </w:t>
        </w:r>
      </w:ins>
      <m:oMath>
        <m:r>
          <m:t>B</m:t>
        </m:r>
      </m:oMath>
      <w:ins w:id="322" w:author="PR Preview" w:date="2026-01-01T00:00:00Z">
        <w:r>
          <w:t xml:space="preserve">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written</w:t>
        </w:r>
      </w:ins>
      <w:ins w:id="3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\</m:t>
        </m:r>
        <m:r>
          <m:t>B</m:t>
        </m:r>
      </m:oMath>
      <w:ins w:id="326" w:author="PR Preview" w:date="2026-01-01T00:00:00Z">
        <w:r>
          <w:t xml:space="preserve">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is the set of elements of</w:t>
        </w:r>
      </w:ins>
      <w:ins w:id="329" w:author="PR Preview" w:date="2026-01-01T00:00:00Z">
        <w:r>
          <w:t xml:space="preserve"> </w:t>
        </w:r>
      </w:ins>
      <m:oMath>
        <m:r>
          <m:t>A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that are not in</w:t>
        </w:r>
      </w:ins>
      <w:ins w:id="332" w:author="PR Preview" w:date="2026-01-01T00:00:00Z">
        <w:r>
          <w:t xml:space="preserve"> </w:t>
        </w:r>
      </w:ins>
      <m:oMath>
        <m:r>
          <m:t>B</m:t>
        </m:r>
      </m:oMath>
      <w:ins w:id="3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ins w:id="334" w:author="PR Preview" w:date="2026-01-01T00:00:00Z">
        <w:r>
          <w:rPr>
            <w:b/>
            <w:bCs/>
          </w:rPr>
          <w:t xml:space="preserve">Definition 16 (Complement)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Let</w:t>
        </w:r>
      </w:ins>
      <w:ins w:id="337" w:author="PR Preview" w:date="2026-01-01T00:00:00Z">
        <w:r>
          <w:t xml:space="preserve"> </w:t>
        </w:r>
      </w:ins>
      <m:oMath>
        <m:r>
          <m:t>A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be a</w:t>
        </w:r>
      </w:ins>
      <w:ins w:id="340" w:author="PR Preview" w:date="2026-01-01T00:00:00Z">
        <w:r>
          <w:t xml:space="preserve"> </w:t>
        </w:r>
      </w:ins>
      <w:hyperlink w:anchor="def-subset">
        <w:ins w:id="341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of a set</w:t>
        </w:r>
      </w:ins>
      <w:ins w:id="344" w:author="PR Preview" w:date="2026-01-01T00:00:00Z">
        <w:r>
          <w:t xml:space="preserve"> </w:t>
        </w:r>
      </w:ins>
      <m:oMath>
        <m:r>
          <m:t>S</m:t>
        </m:r>
      </m:oMath>
      <w:ins w:id="345" w:author="PR Preview" w:date="2026-01-01T00:00:00Z">
        <w:r>
          <w:t xml:space="preserve">.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The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rPr>
            <w:b/>
            <w:bCs/>
          </w:rPr>
          <w:t xml:space="preserve">complement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of</w:t>
        </w:r>
      </w:ins>
      <w:ins w:id="352" w:author="PR Preview" w:date="2026-01-01T00:00:00Z">
        <w:r>
          <w:t xml:space="preserve"> </w:t>
        </w:r>
      </w:ins>
      <m:oMath>
        <m:r>
          <m:t>A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in</w:t>
        </w:r>
      </w:ins>
      <w:ins w:id="355" w:author="PR Preview" w:date="2026-01-01T00:00:00Z">
        <w:r>
          <w:t xml:space="preserve"> </w:t>
        </w:r>
      </w:ins>
      <m:oMath>
        <m:r>
          <m:t>S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is the set difference (</w:t>
        </w:r>
      </w:ins>
      <w:hyperlink w:anchor="def-set-difference">
        <w:ins w:id="35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59" w:author="PR Preview" w:date="2026-01-01T00:00:00Z">
        <w:r>
          <w:t xml:space="preserve">)</w:t>
        </w:r>
      </w:ins>
      <w:ins w:id="36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\</m:t>
        </m:r>
        <m:r>
          <m:t>A</m:t>
        </m:r>
      </m:oMath>
      <w:ins w:id="361" w:author="PR Preview" w:date="2026-01-01T00:00:00Z">
        <w:r>
          <w:t xml:space="preserve">: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the elements of</w:t>
        </w:r>
      </w:ins>
      <w:ins w:id="364" w:author="PR Preview" w:date="2026-01-01T00:00:00Z">
        <w:r>
          <w:t xml:space="preserve"> </w:t>
        </w:r>
      </w:ins>
      <m:oMath>
        <m:r>
          <m:t>S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that are not in</w:t>
        </w:r>
      </w:ins>
      <w:ins w:id="367" w:author="PR Preview" w:date="2026-01-01T00:00:00Z">
        <w:r>
          <w:t xml:space="preserve"> </w:t>
        </w:r>
      </w:ins>
      <m:oMath>
        <m:r>
          <m:t>A</m:t>
        </m:r>
      </m:oMath>
      <w:ins w:id="368" w:author="PR Preview" w:date="2026-01-01T00:00:00Z">
        <w:r>
          <w:t xml:space="preserve">.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When the set</w:t>
        </w:r>
      </w:ins>
      <w:ins w:id="371" w:author="PR Preview" w:date="2026-01-01T00:00:00Z">
        <w:r>
          <w:t xml:space="preserve"> </w:t>
        </w:r>
      </w:ins>
      <m:oMath>
        <m:r>
          <m:t>S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is clear from context,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the complement of</w:t>
        </w:r>
      </w:ins>
      <w:ins w:id="376" w:author="PR Preview" w:date="2026-01-01T00:00:00Z">
        <w:r>
          <w:t xml:space="preserve"> </w:t>
        </w:r>
      </w:ins>
      <m:oMath>
        <m:r>
          <m:t>A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written</w:t>
        </w:r>
      </w:ins>
      <w:ins w:id="379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</m:oMath>
      <w:ins w:id="3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81" w:author="PR Preview" w:date="2026-01-01T00:00:00Z">
        <w:r>
          <w:delText xml:space="preserve">With the complement notation of</w:delText>
        </w:r>
      </w:del>
      <w:del w:id="382" w:author="PR Preview" w:date="2026-01-01T00:00:00Z">
        <w:r>
          <w:delText xml:space="preserve"> </w:delText>
        </w:r>
      </w:del>
      <w:hyperlink w:anchor="def-complement">
        <w:del w:id="38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384" w:author="PR Preview" w:date="2026-01-01T00:00:00Z">
        <w:r>
          <w:delText xml:space="preserve">,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these read</w:delText>
        </w:r>
      </w:del>
      <w:del w:id="38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and</w:delText>
        </w:r>
      </w:del>
      <w:del w:id="3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391" w:author="PR Preview" w:date="2026-01-01T00:00:00Z">
        <w:r>
          <w:delText xml:space="preserve">.</w:delText>
        </w:r>
      </w:del>
    </w:p>
    <w:p>
      <w:pPr>
        <w:pStyle w:val="FirstParagraph"/>
      </w:pPr>
      <w:ins w:id="392" w:author="PR Preview" w:date="2026-01-01T00:00:00Z">
        <w:r>
          <w:t xml:space="preserve">With the complement notation of</w:t>
        </w:r>
      </w:ins>
      <w:ins w:id="393" w:author="PR Preview" w:date="2026-01-01T00:00:00Z">
        <w:r>
          <w:t xml:space="preserve"> </w:t>
        </w:r>
      </w:ins>
      <w:hyperlink w:anchor="def-complement">
        <w:ins w:id="394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these read</w:t>
        </w:r>
      </w:ins>
      <w:ins w:id="39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and</w:t>
        </w:r>
      </w:ins>
      <w:ins w:id="401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402" w:author="PR Preview" w:date="2026-01-01T00:00:00Z">
        <w:r>
          <w:t xml:space="preserve">.</w:t>
        </w:r>
      </w:ins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del w:id="403" w:author="PR Preview" w:date="2026-01-01T00:00:00Z">
        <w:r>
          <w:rPr>
            <w:b/>
            <w:bCs/>
          </w:rPr>
          <w:delText xml:space="preserve">Definition 15 (Ordered pair and Cartesian product)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An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rPr>
            <w:b/>
            <w:bCs/>
          </w:rPr>
          <w:delText xml:space="preserve">ordered pair</w:delText>
        </w:r>
      </w:del>
      <w:del w:id="4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is a pair of objects listed in order,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with</w:delText>
        </w:r>
      </w:del>
      <w:del w:id="413" w:author="PR Preview" w:date="2026-01-01T00:00:00Z">
        <w:r>
          <w:delText xml:space="preserve"> </w:delText>
        </w:r>
      </w:del>
      <m:oMath>
        <m:r>
          <m:t>a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first and</w:delText>
        </w:r>
      </w:del>
      <w:del w:id="416" w:author="PR Preview" w:date="2026-01-01T00:00:00Z">
        <w:r>
          <w:delText xml:space="preserve"> </w:delText>
        </w:r>
      </w:del>
      <m:oMath>
        <m:r>
          <m:t>b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second;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two ordered pairs are equal,</w:delText>
        </w:r>
      </w:del>
      <w:del w:id="4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del w:id="422" w:author="PR Preview" w:date="2026-01-01T00:00:00Z">
        <w:r>
          <w:delText xml:space="preserve">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when</w:delText>
        </w:r>
      </w:del>
      <w:del w:id="4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c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and</w:delText>
        </w:r>
      </w:del>
      <w:del w:id="42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d</m:t>
        </m:r>
      </m:oMath>
      <w:del w:id="429" w:author="PR Preview" w:date="2026-01-01T00:00:00Z">
        <w:r>
          <w:delText xml:space="preserve">.</w:delText>
        </w:r>
      </w:del>
    </w:p>
    <w:p>
      <w:pPr>
        <w:pStyle w:val="BodyText"/>
      </w:pPr>
      <w:del w:id="430" w:author="PR Preview" w:date="2026-01-01T00:00:00Z">
        <w:r>
          <w:delText xml:space="preserve">The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rPr>
            <w:b/>
            <w:bCs/>
          </w:rPr>
          <w:delText xml:space="preserve">Cartesian product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of sets</w:delText>
        </w:r>
      </w:del>
      <w:del w:id="435" w:author="PR Preview" w:date="2026-01-01T00:00:00Z">
        <w:r>
          <w:delText xml:space="preserve"> </w:delText>
        </w:r>
      </w:del>
      <m:oMath>
        <m:r>
          <m:t>A</m:t>
        </m:r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and</w:delText>
        </w:r>
      </w:del>
      <w:del w:id="438" w:author="PR Preview" w:date="2026-01-01T00:00:00Z">
        <w:r>
          <w:delText xml:space="preserve"> </w:delText>
        </w:r>
      </w:del>
      <m:oMath>
        <m:r>
          <m:t>B</m:t>
        </m:r>
      </m:oMath>
      <w:del w:id="439" w:author="PR Preview" w:date="2026-01-01T00:00:00Z">
        <w:r>
          <w:delText xml:space="preserve">,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written</w:delText>
        </w:r>
      </w:del>
      <w:del w:id="4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is the set of ordered pairs whose first entry is in</w:delText>
        </w:r>
      </w:del>
      <w:del w:id="446" w:author="PR Preview" w:date="2026-01-01T00:00:00Z">
        <w:r>
          <w:delText xml:space="preserve"> </w:delText>
        </w:r>
      </w:del>
      <m:oMath>
        <m:r>
          <m:t>A</m:t>
        </m:r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and whose second entry is in</w:delText>
        </w:r>
      </w:del>
      <w:del w:id="449" w:author="PR Preview" w:date="2026-01-01T00:00:00Z">
        <w:r>
          <w:delText xml:space="preserve"> </w:delText>
        </w:r>
      </w:del>
      <m:oMath>
        <m:r>
          <m:t>B</m:t>
        </m:r>
      </m:oMath>
      <w:del w:id="450" w:author="PR Preview" w:date="2026-01-01T00:00:00Z">
        <w:r>
          <w:delText xml:space="preserve">:</w:delText>
        </w:r>
      </w:del>
    </w:p>
    <w:p>
      <w:pPr>
        <w:pStyle w:val="FirstParagraph"/>
      </w:pPr>
      <w:ins w:id="451" w:author="PR Preview" w:date="2026-01-01T00:00:00Z">
        <w:r>
          <w:rPr>
            <w:b/>
            <w:bCs/>
          </w:rPr>
          <w:t xml:space="preserve">Definition 17 (Ordered pair)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An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rPr>
            <w:b/>
            <w:bCs/>
          </w:rPr>
          <w:t xml:space="preserve">ordered pair</w:t>
        </w:r>
      </w:ins>
      <w:ins w:id="4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is a pair of objects listed in order,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with</w:t>
        </w:r>
      </w:ins>
      <w:ins w:id="461" w:author="PR Preview" w:date="2026-01-01T00:00:00Z">
        <w:r>
          <w:t xml:space="preserve"> </w:t>
        </w:r>
      </w:ins>
      <m:oMath>
        <m:r>
          <m:t>a</m:t>
        </m:r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first and</w:t>
        </w:r>
      </w:ins>
      <w:ins w:id="464" w:author="PR Preview" w:date="2026-01-01T00:00:00Z">
        <w:r>
          <w:t xml:space="preserve"> </w:t>
        </w:r>
      </w:ins>
      <m:oMath>
        <m:r>
          <m:t>b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second;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two ordered pairs are equal,</w:t>
        </w:r>
      </w:ins>
      <w:ins w:id="4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when</w:t>
        </w:r>
      </w:ins>
      <w:ins w:id="47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and</w:t>
        </w:r>
      </w:ins>
      <w:ins w:id="47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d</m:t>
        </m:r>
      </m:oMath>
      <w:ins w:id="477" w:author="PR Preview" w:date="2026-01-01T00:00:00Z">
        <w:r>
          <w:t xml:space="preserve">.</w:t>
        </w:r>
      </w:ins>
    </w:p>
    <w:bookmarkEnd w:id="54"/>
    <w:bookmarkStart w:id="55" w:name="def-cartesian-product"/>
    <w:p>
      <w:pPr>
        <w:pStyle w:val="BodyText"/>
      </w:pPr>
      <w:ins w:id="478" w:author="PR Preview" w:date="2026-01-01T00:00:00Z">
        <w:r>
          <w:rPr>
            <w:b/>
            <w:bCs/>
          </w:rPr>
          <w:t xml:space="preserve">Definition 18 (Cartesian product)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The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rPr>
            <w:b/>
            <w:bCs/>
          </w:rPr>
          <w:t xml:space="preserve">Cartesian product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of sets</w:t>
        </w:r>
      </w:ins>
      <w:ins w:id="485" w:author="PR Preview" w:date="2026-01-01T00:00:00Z">
        <w:r>
          <w:t xml:space="preserve"> </w:t>
        </w:r>
      </w:ins>
      <m:oMath>
        <m:r>
          <m:t>A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and</w:t>
        </w:r>
      </w:ins>
      <w:ins w:id="488" w:author="PR Preview" w:date="2026-01-01T00:00:00Z">
        <w:r>
          <w:t xml:space="preserve"> </w:t>
        </w:r>
      </w:ins>
      <m:oMath>
        <m:r>
          <m:t>B</m:t>
        </m:r>
      </m:oMath>
      <w:ins w:id="489" w:author="PR Preview" w:date="2026-01-01T00:00:00Z">
        <w:r>
          <w:t xml:space="preserve">,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written</w:t>
        </w:r>
      </w:ins>
      <w:ins w:id="4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493" w:author="PR Preview" w:date="2026-01-01T00:00:00Z">
        <w:r>
          <w:t xml:space="preserve">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is the set of ordered pairs whose first entry is in</w:t>
        </w:r>
      </w:ins>
      <w:ins w:id="496" w:author="PR Preview" w:date="2026-01-01T00:00:00Z">
        <w:r>
          <w:t xml:space="preserve"> </w:t>
        </w:r>
      </w:ins>
      <m:oMath>
        <m:r>
          <m:t>A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and whose second entry is in</w:t>
        </w:r>
      </w:ins>
      <w:ins w:id="499" w:author="PR Preview" w:date="2026-01-01T00:00:00Z">
        <w:r>
          <w:t xml:space="preserve"> </w:t>
        </w:r>
      </w:ins>
      <m:oMath>
        <m:r>
          <m:t>B</m:t>
        </m:r>
      </m:oMath>
      <w:ins w:id="50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del w:id="501" w:author="PR Preview" w:date="2026-01-01T00:00:00Z">
        <w:r>
          <w:rPr>
            <w:b/>
            <w:bCs/>
          </w:rPr>
          <w:delText xml:space="preserve">Definition 16 (Function (map, mapping, transformation))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rPr>
            <w:b/>
            <w:bCs/>
          </w:rPr>
          <w:delText xml:space="preserve">function</w:delText>
        </w:r>
      </w:del>
      <w:del w:id="506" w:author="PR Preview" w:date="2026-01-01T00:00:00Z">
        <w:r>
          <w:delText xml:space="preserve"> </w:delText>
        </w:r>
      </w:del>
      <m:oMath>
        <m:r>
          <m:t>f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from a set</w:delText>
        </w:r>
      </w:del>
      <w:del w:id="509" w:author="PR Preview" w:date="2026-01-01T00:00:00Z">
        <w:r>
          <w:delText xml:space="preserve"> </w:delText>
        </w:r>
      </w:del>
      <m:oMath>
        <m:r>
          <m:t>A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to a set</w:delText>
        </w:r>
      </w:del>
      <w:del w:id="512" w:author="PR Preview" w:date="2026-01-01T00:00:00Z">
        <w:r>
          <w:delText xml:space="preserve"> </w:delText>
        </w:r>
      </w:del>
      <m:oMath>
        <m:r>
          <m:t>B</m:t>
        </m:r>
      </m:oMath>
      <w:del w:id="513" w:author="PR Preview" w:date="2026-01-01T00:00:00Z">
        <w:r>
          <w:delText xml:space="preserve">,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written</w:delText>
        </w:r>
      </w:del>
      <w:del w:id="5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517" w:author="PR Preview" w:date="2026-01-01T00:00:00Z">
        <w:r>
          <w:delText xml:space="preserve">,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assigns to each element</w:delText>
        </w:r>
      </w:del>
      <w:del w:id="52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exactly one element</w:delText>
        </w:r>
      </w:del>
      <w:del w:id="52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del w:id="524" w:author="PR Preview" w:date="2026-01-01T00:00:00Z">
        <w:r>
          <w:delText xml:space="preserve">.</w:delText>
        </w:r>
      </w:del>
    </w:p>
    <w:p>
      <w:pPr>
        <w:pStyle w:val="FirstParagraph"/>
      </w:pPr>
      <w:ins w:id="525" w:author="PR Preview" w:date="2026-01-01T00:00:00Z">
        <w:r>
          <w:rPr>
            <w:b/>
            <w:bCs/>
          </w:rPr>
          <w:t xml:space="preserve">Definition 19 (Function (map, mapping, transformation))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A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rPr>
            <w:b/>
            <w:bCs/>
          </w:rPr>
          <w:t xml:space="preserve">function</w:t>
        </w:r>
      </w:ins>
      <w:ins w:id="530" w:author="PR Preview" w:date="2026-01-01T00:00:00Z">
        <w:r>
          <w:t xml:space="preserve"> </w:t>
        </w:r>
      </w:ins>
      <m:oMath>
        <m:r>
          <m:t>f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from a set</w:t>
        </w:r>
      </w:ins>
      <w:ins w:id="533" w:author="PR Preview" w:date="2026-01-01T00:00:00Z">
        <w:r>
          <w:t xml:space="preserve"> </w:t>
        </w:r>
      </w:ins>
      <m:oMath>
        <m:r>
          <m:t>A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to a set</w:t>
        </w:r>
      </w:ins>
      <w:ins w:id="536" w:author="PR Preview" w:date="2026-01-01T00:00:00Z">
        <w:r>
          <w:t xml:space="preserve"> </w:t>
        </w:r>
      </w:ins>
      <m:oMath>
        <m:r>
          <m:t>B</m:t>
        </m:r>
      </m:oMath>
      <w:ins w:id="537" w:author="PR Preview" w:date="2026-01-01T00:00:00Z">
        <w:r>
          <w:t xml:space="preserve">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written</w:t>
        </w:r>
      </w:ins>
      <w:ins w:id="5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541" w:author="PR Preview" w:date="2026-01-01T00:00:00Z">
        <w:r>
          <w:t xml:space="preserve">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assigns to each element</w:t>
        </w:r>
      </w:ins>
      <w:ins w:id="5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exactly one element</w:t>
        </w:r>
      </w:ins>
      <w:ins w:id="5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ins w:id="54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del w:id="549" w:author="PR Preview" w:date="2026-01-01T00:00:00Z">
        <w:r>
          <w:rPr>
            <w:b/>
            <w:bCs/>
          </w:rPr>
          <w:delText xml:space="preserve">Definition 17 (Relation)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A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rPr>
            <w:b/>
            <w:bCs/>
          </w:rPr>
          <w:delText xml:space="preserve">relation</w:delText>
        </w:r>
      </w:del>
      <w:del w:id="554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on a set</w:delText>
        </w:r>
      </w:del>
      <w:del w:id="557" w:author="PR Preview" w:date="2026-01-01T00:00:00Z">
        <w:r>
          <w:delText xml:space="preserve"> </w:delText>
        </w:r>
      </w:del>
      <m:oMath>
        <m:r>
          <m:t>S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is a rule that,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for each</w:delText>
        </w:r>
      </w:del>
      <w:del w:id="562" w:author="PR Preview" w:date="2026-01-01T00:00:00Z">
        <w:r>
          <w:delText xml:space="preserve"> </w:delText>
        </w:r>
      </w:del>
      <w:hyperlink w:anchor="def-cartesian-product">
        <w:del w:id="563" w:author="PR Preview" w:date="2026-01-01T00:00:00Z">
          <w:r>
            <w:rPr>
              <w:rStyle w:val="Hyperlink"/>
            </w:rPr>
            <w:delText xml:space="preserve">ordered pair</w:delText>
          </w:r>
        </w:del>
      </w:hyperlink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of elements</w:delText>
        </w:r>
      </w:del>
      <w:del w:id="5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567" w:author="PR Preview" w:date="2026-01-01T00:00:00Z">
        <w:r>
          <w:delText xml:space="preserve">,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says whether</w:delText>
        </w:r>
      </w:del>
      <w:del w:id="57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r>
          <m:t>b</m:t>
        </m:r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holds (</w:delText>
        </w:r>
      </w:del>
      <w:del w:id="573" w:author="PR Preview" w:date="2026-01-01T00:00:00Z">
        <w:r>
          <w:delText xml:space="preserve">“</w:delText>
        </w:r>
      </w:del>
      <m:oMath>
        <m:r>
          <m:t>a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is related to</w:delText>
        </w:r>
      </w:del>
      <w:del w:id="576" w:author="PR Preview" w:date="2026-01-01T00:00:00Z">
        <w:r>
          <w:delText xml:space="preserve"> </w:delText>
        </w:r>
      </w:del>
      <m:oMath>
        <m:r>
          <m:t>b</m:t>
        </m:r>
      </m:oMath>
      <w:del w:id="577" w:author="PR Preview" w:date="2026-01-01T00:00:00Z">
        <w:r>
          <w:delText xml:space="preserve">”</w:delText>
        </w:r>
      </w:del>
      <w:del w:id="578" w:author="PR Preview" w:date="2026-01-01T00:00:00Z">
        <w:r>
          <w:delText xml:space="preserve">).</w:delText>
        </w:r>
      </w:del>
    </w:p>
    <w:p>
      <w:pPr>
        <w:pStyle w:val="BodyText"/>
      </w:pPr>
      <w:ins w:id="579" w:author="PR Preview" w:date="2026-01-01T00:00:00Z">
        <w:r>
          <w:rPr>
            <w:b/>
            <w:bCs/>
          </w:rPr>
          <w:t xml:space="preserve">Definition 20 (Relation)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A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rPr>
            <w:b/>
            <w:bCs/>
          </w:rPr>
          <w:t xml:space="preserve">relation</w:t>
        </w:r>
      </w:ins>
      <w:ins w:id="584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on a set</w:t>
        </w:r>
      </w:ins>
      <w:ins w:id="587" w:author="PR Preview" w:date="2026-01-01T00:00:00Z">
        <w:r>
          <w:t xml:space="preserve"> </w:t>
        </w:r>
      </w:ins>
      <m:oMath>
        <m:r>
          <m:t>S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is a rule that,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for each</w:t>
        </w:r>
      </w:ins>
      <w:ins w:id="592" w:author="PR Preview" w:date="2026-01-01T00:00:00Z">
        <w:r>
          <w:t xml:space="preserve"> </w:t>
        </w:r>
      </w:ins>
      <w:hyperlink w:anchor="def-ordered-pair">
        <w:ins w:id="593" w:author="PR Preview" w:date="2026-01-01T00:00:00Z">
          <w:r>
            <w:rPr>
              <w:rStyle w:val="Hyperlink"/>
            </w:rPr>
            <w:t xml:space="preserve">ordered pair</w:t>
          </w:r>
        </w:ins>
      </w:hyperlink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of elements</w:t>
        </w:r>
      </w:ins>
      <w:ins w:id="5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597" w:author="PR Preview" w:date="2026-01-01T00:00:00Z">
        <w:r>
          <w:t xml:space="preserve">,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says whether</w:t>
        </w:r>
      </w:ins>
      <w:ins w:id="60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holds (</w:t>
        </w:r>
      </w:ins>
      <w:ins w:id="603" w:author="PR Preview" w:date="2026-01-01T00:00:00Z">
        <w:r>
          <w:t xml:space="preserve">“</w:t>
        </w:r>
      </w:ins>
      <m:oMath>
        <m:r>
          <m:t>a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related to</w:t>
        </w:r>
      </w:ins>
      <w:ins w:id="606" w:author="PR Preview" w:date="2026-01-01T00:00:00Z">
        <w:r>
          <w:t xml:space="preserve"> </w:t>
        </w:r>
      </w:ins>
      <m:oMath>
        <m:r>
          <m:t>b</m:t>
        </m:r>
      </m:oMath>
      <w:ins w:id="607" w:author="PR Preview" w:date="2026-01-01T00:00:00Z">
        <w:r>
          <w:t xml:space="preserve">”</w:t>
        </w:r>
      </w:ins>
      <w:ins w:id="608" w:author="PR Preview" w:date="2026-01-01T00:00:00Z">
        <w:r>
          <w:t xml:space="preserve">).</w:t>
        </w:r>
      </w:ins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del w:id="609" w:author="PR Preview" w:date="2026-01-01T00:00:00Z">
        <w:r>
          <w:rPr>
            <w:b/>
            <w:bCs/>
          </w:rPr>
          <w:delText xml:space="preserve">Definition 18 (Domain)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The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rPr>
            <w:b/>
            <w:bCs/>
          </w:rPr>
          <w:delText xml:space="preserve">domain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of a</w:delText>
        </w:r>
      </w:del>
      <w:del w:id="616" w:author="PR Preview" w:date="2026-01-01T00:00:00Z">
        <w:r>
          <w:delText xml:space="preserve"> </w:delText>
        </w:r>
      </w:del>
      <w:hyperlink w:anchor="def-function">
        <w:del w:id="61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6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is the set</w:delText>
        </w:r>
      </w:del>
      <w:del w:id="621" w:author="PR Preview" w:date="2026-01-01T00:00:00Z">
        <w:r>
          <w:delText xml:space="preserve"> </w:delText>
        </w:r>
      </w:del>
      <m:oMath>
        <m:r>
          <m:t>A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of elements that</w:delText>
        </w:r>
      </w:del>
      <w:del w:id="624" w:author="PR Preview" w:date="2026-01-01T00:00:00Z">
        <w:r>
          <w:delText xml:space="preserve"> </w:delText>
        </w:r>
      </w:del>
      <m:oMath>
        <m:r>
          <m:t>f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assigns values to.</w:delText>
        </w:r>
      </w:del>
    </w:p>
    <w:p>
      <w:pPr>
        <w:pStyle w:val="BodyText"/>
      </w:pPr>
      <w:del w:id="627" w:author="PR Preview" w:date="2026-01-01T00:00:00Z">
        <w:r>
          <w:rPr>
            <w:b/>
            <w:bCs/>
          </w:rPr>
          <w:delText xml:space="preserve">Definition 19 (Codomain)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The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rPr>
            <w:b/>
            <w:bCs/>
          </w:rPr>
          <w:delText xml:space="preserve">codomain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of a</w:delText>
        </w:r>
      </w:del>
      <w:del w:id="634" w:author="PR Preview" w:date="2026-01-01T00:00:00Z">
        <w:r>
          <w:delText xml:space="preserve"> </w:delText>
        </w:r>
      </w:del>
      <w:hyperlink w:anchor="def-function">
        <w:del w:id="63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6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is the set</w:delText>
        </w:r>
      </w:del>
      <w:del w:id="639" w:author="PR Preview" w:date="2026-01-01T00:00:00Z">
        <w:r>
          <w:delText xml:space="preserve"> </w:delText>
        </w:r>
      </w:del>
      <m:oMath>
        <m:r>
          <m:t>B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that its values are required to lie in.</w:delText>
        </w:r>
      </w:del>
    </w:p>
    <w:p>
      <w:pPr>
        <w:pStyle w:val="BodyText"/>
      </w:pPr>
      <w:del w:id="642" w:author="PR Preview" w:date="2026-01-01T00:00:00Z">
        <w:r>
          <w:rPr>
            <w:b/>
            <w:bCs/>
          </w:rPr>
          <w:delText xml:space="preserve">Definition 20 (Image)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The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rPr>
            <w:b/>
            <w:bCs/>
          </w:rPr>
          <w:delText xml:space="preserve">image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of a</w:delText>
        </w:r>
      </w:del>
      <w:del w:id="649" w:author="PR Preview" w:date="2026-01-01T00:00:00Z">
        <w:r>
          <w:delText xml:space="preserve"> </w:delText>
        </w:r>
      </w:del>
      <w:hyperlink w:anchor="def-function">
        <w:del w:id="65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65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is the set of values that</w:delText>
        </w:r>
      </w:del>
      <w:del w:id="654" w:author="PR Preview" w:date="2026-01-01T00:00:00Z">
        <w:r>
          <w:delText xml:space="preserve"> </w:delText>
        </w:r>
      </w:del>
      <m:oMath>
        <m:r>
          <m:t>f</m:t>
        </m:r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actually takes:</w:delText>
        </w:r>
      </w:del>
    </w:p>
    <w:p>
      <w:pPr>
        <w:pStyle w:val="BodyText"/>
      </w:pPr>
      <w:ins w:id="657" w:author="PR Preview" w:date="2026-01-01T00:00:00Z">
        <w:r>
          <w:rPr>
            <w:b/>
            <w:bCs/>
          </w:rPr>
          <w:t xml:space="preserve">Definition 21 (Domain)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The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rPr>
            <w:b/>
            <w:bCs/>
          </w:rPr>
          <w:t xml:space="preserve">domain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of a</w:t>
        </w:r>
      </w:ins>
      <w:ins w:id="664" w:author="PR Preview" w:date="2026-01-01T00:00:00Z">
        <w:r>
          <w:t xml:space="preserve"> </w:t>
        </w:r>
      </w:ins>
      <w:hyperlink w:anchor="def-function">
        <w:ins w:id="66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is the set</w:t>
        </w:r>
      </w:ins>
      <w:ins w:id="669" w:author="PR Preview" w:date="2026-01-01T00:00:00Z">
        <w:r>
          <w:t xml:space="preserve"> </w:t>
        </w:r>
      </w:ins>
      <m:oMath>
        <m:r>
          <m:t>A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of elements that</w:t>
        </w:r>
      </w:ins>
      <w:ins w:id="672" w:author="PR Preview" w:date="2026-01-01T00:00:00Z">
        <w:r>
          <w:t xml:space="preserve"> </w:t>
        </w:r>
      </w:ins>
      <m:oMath>
        <m:r>
          <m:t>f</m:t>
        </m:r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assigns values to.</w:t>
        </w:r>
      </w:ins>
    </w:p>
    <w:bookmarkEnd w:id="62"/>
    <w:bookmarkStart w:id="63" w:name="def-codomain"/>
    <w:p>
      <w:pPr>
        <w:pStyle w:val="BodyText"/>
      </w:pPr>
      <w:ins w:id="675" w:author="PR Preview" w:date="2026-01-01T00:00:00Z">
        <w:r>
          <w:rPr>
            <w:b/>
            <w:bCs/>
          </w:rPr>
          <w:t xml:space="preserve">Definition 22 (Codomain)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The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rPr>
            <w:b/>
            <w:bCs/>
          </w:rPr>
          <w:t xml:space="preserve">codomain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of a</w:t>
        </w:r>
      </w:ins>
      <w:ins w:id="682" w:author="PR Preview" w:date="2026-01-01T00:00:00Z">
        <w:r>
          <w:t xml:space="preserve"> </w:t>
        </w:r>
      </w:ins>
      <w:hyperlink w:anchor="def-function">
        <w:ins w:id="68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 the set</w:t>
        </w:r>
      </w:ins>
      <w:ins w:id="687" w:author="PR Preview" w:date="2026-01-01T00:00:00Z">
        <w:r>
          <w:t xml:space="preserve"> </w:t>
        </w:r>
      </w:ins>
      <m:oMath>
        <m:r>
          <m:t>B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that its values are required to lie in.</w:t>
        </w:r>
      </w:ins>
    </w:p>
    <w:bookmarkEnd w:id="63"/>
    <w:bookmarkStart w:id="64" w:name="def-image"/>
    <w:p>
      <w:pPr>
        <w:pStyle w:val="BodyText"/>
      </w:pPr>
      <w:ins w:id="690" w:author="PR Preview" w:date="2026-01-01T00:00:00Z">
        <w:r>
          <w:rPr>
            <w:b/>
            <w:bCs/>
          </w:rPr>
          <w:t xml:space="preserve">Definition 23 (Image)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The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rPr>
            <w:b/>
            <w:bCs/>
          </w:rPr>
          <w:t xml:space="preserve">image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of a</w:t>
        </w:r>
      </w:ins>
      <w:ins w:id="697" w:author="PR Preview" w:date="2026-01-01T00:00:00Z">
        <w:r>
          <w:t xml:space="preserve"> </w:t>
        </w:r>
      </w:ins>
      <w:hyperlink w:anchor="def-function">
        <w:ins w:id="69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is the set of values that</w:t>
        </w:r>
      </w:ins>
      <w:ins w:id="702" w:author="PR Preview" w:date="2026-01-01T00:00:00Z">
        <w:r>
          <w:t xml:space="preserve"> </w:t>
        </w:r>
      </w:ins>
      <m:oMath>
        <m:r>
          <m:t>f</m:t>
        </m:r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actually takes: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del w:id="705" w:author="PR Preview" w:date="2026-01-01T00:00:00Z">
        <w:r>
          <w:rPr>
            <w:b/>
            <w:bCs/>
          </w:rPr>
          <w:delText xml:space="preserve">Definition 21 (Graph of a function)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The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rPr>
            <w:b/>
            <w:bCs/>
          </w:rPr>
          <w:delText xml:space="preserve">graph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of a</w:delText>
        </w:r>
      </w:del>
      <w:del w:id="712" w:author="PR Preview" w:date="2026-01-01T00:00:00Z">
        <w:r>
          <w:delText xml:space="preserve"> </w:delText>
        </w:r>
      </w:del>
      <w:hyperlink w:anchor="def-function">
        <w:del w:id="71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1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is the set of</w:delText>
        </w:r>
      </w:del>
      <w:del w:id="717" w:author="PR Preview" w:date="2026-01-01T00:00:00Z">
        <w:r>
          <w:delText xml:space="preserve"> </w:delText>
        </w:r>
      </w:del>
      <w:hyperlink w:anchor="def-cartesian-product">
        <w:del w:id="718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7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720" w:author="PR Preview" w:date="2026-01-01T00:00:00Z">
        <w:r>
          <w:delText xml:space="preserve">, one for each element</w:delText>
        </w:r>
      </w:del>
      <w:del w:id="721" w:author="PR Preview" w:date="2026-01-01T00:00:00Z">
        <w:r>
          <w:delText xml:space="preserve"> </w:delText>
        </w:r>
      </w:del>
      <m:oMath>
        <m:r>
          <m:t>a</m:t>
        </m:r>
      </m:oMath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of its domain: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del w:id="724" w:author="PR Preview" w:date="2026-01-01T00:00:00Z">
        <w:r>
          <w:delText xml:space="preserve">For a function</w:delText>
        </w:r>
      </w:del>
      <w:del w:id="7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26" w:author="PR Preview" w:date="2026-01-01T00:00:00Z">
        <w:r>
          <w:delText xml:space="preserve">,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the graph is a curve in the plane,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with</w:delText>
        </w:r>
      </w:del>
      <w:del w:id="731" w:author="PR Preview" w:date="2026-01-01T00:00:00Z">
        <w:r>
          <w:delText xml:space="preserve"> </w:delText>
        </w:r>
      </w:del>
      <m:oMath>
        <m:r>
          <m:t>a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on the horizontal axis and</w:delText>
        </w:r>
      </w:del>
      <w:del w:id="73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on the vertical axis.</w:delText>
        </w:r>
      </w:del>
    </w:p>
    <w:p>
      <w:pPr>
        <w:pStyle w:val="BodyText"/>
      </w:pPr>
      <w:ins w:id="737" w:author="PR Preview" w:date="2026-01-01T00:00:00Z">
        <w:r>
          <w:rPr>
            <w:b/>
            <w:bCs/>
          </w:rPr>
          <w:t xml:space="preserve">Definition 24 (Graph of a function)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The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rPr>
            <w:b/>
            <w:bCs/>
          </w:rPr>
          <w:t xml:space="preserve">graph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of a</w:t>
        </w:r>
      </w:ins>
      <w:ins w:id="744" w:author="PR Preview" w:date="2026-01-01T00:00:00Z">
        <w:r>
          <w:t xml:space="preserve"> </w:t>
        </w:r>
      </w:ins>
      <w:hyperlink w:anchor="def-function">
        <w:ins w:id="74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4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is the set of</w:t>
        </w:r>
      </w:ins>
      <w:ins w:id="749" w:author="PR Preview" w:date="2026-01-01T00:00:00Z">
        <w:r>
          <w:t xml:space="preserve"> </w:t>
        </w:r>
      </w:ins>
      <w:hyperlink w:anchor="def-ordered-pair">
        <w:ins w:id="750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7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752" w:author="PR Preview" w:date="2026-01-01T00:00:00Z">
        <w:r>
          <w:t xml:space="preserve">, one for each element</w:t>
        </w:r>
      </w:ins>
      <w:ins w:id="753" w:author="PR Preview" w:date="2026-01-01T00:00:00Z">
        <w:r>
          <w:t xml:space="preserve"> </w:t>
        </w:r>
      </w:ins>
      <m:oMath>
        <m:r>
          <m:t>a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of its domain: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del w:id="756" w:author="PR Preview" w:date="2026-01-01T00:00:00Z">
        <w:r>
          <w:rPr>
            <w:i/>
            <w:iCs/>
          </w:rPr>
          <w:delText xml:space="preserve">Remark 7</w:delText>
        </w:r>
      </w:del>
      <w:del w:id="757" w:author="PR Preview" w:date="2026-01-01T00:00:00Z">
        <w:r>
          <w:delText xml:space="preserve"> (What a function is fundamentally). </w:delText>
        </w:r>
      </w:del>
      <w:hyperlink w:anchor="def-function">
        <w:del w:id="758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defines what a function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rPr>
            <w:i/>
            <w:iCs/>
          </w:rPr>
          <w:delText xml:space="preserve">does</w:delText>
        </w:r>
      </w:del>
      <w:del w:id="763" w:author="PR Preview" w:date="2026-01-01T00:00:00Z">
        <w:r>
          <w:delText xml:space="preserve">: it assigns an output to each input.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In formal set theory, what a function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rPr>
            <w:i/>
            <w:iCs/>
          </w:rPr>
          <w:delText xml:space="preserve">is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is described in terms of</w:delText>
        </w:r>
      </w:del>
      <w:del w:id="770" w:author="PR Preview" w:date="2026-01-01T00:00:00Z">
        <w:r>
          <w:delText xml:space="preserve"> </w:delText>
        </w:r>
      </w:del>
      <w:hyperlink w:anchor="def-cartesian-product">
        <w:del w:id="771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and its graph (</w:delText>
        </w:r>
      </w:del>
      <w:hyperlink w:anchor="def-graph">
        <w:del w:id="774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775" w:author="PR Preview" w:date="2026-01-01T00:00:00Z">
        <w:r>
          <w:delText xml:space="preserve">):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the set of pairs</w:delText>
        </w:r>
      </w:del>
      <w:del w:id="77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del w:id="779" w:author="PR Preview" w:date="2026-01-01T00:00:00Z">
        <w:r>
          <w:delText xml:space="preserve">.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Authors define a function formally in one of two ways:</w:delText>
        </w:r>
      </w:del>
    </w:p>
    <w:p>
      <w:pPr>
        <w:pStyle w:val="BodyText"/>
      </w:pPr>
      <w:ins w:id="782" w:author="PR Preview" w:date="2026-01-01T00:00:00Z">
        <w:r>
          <w:rPr>
            <w:i/>
            <w:iCs/>
          </w:rPr>
          <w:t xml:space="preserve">Remark 7</w:t>
        </w:r>
      </w:ins>
      <w:ins w:id="783" w:author="PR Preview" w:date="2026-01-01T00:00:00Z">
        <w:r>
          <w:t xml:space="preserve"> (The graph of a real function is a curve). </w:t>
        </w:r>
      </w:ins>
      <w:ins w:id="784" w:author="PR Preview" w:date="2026-01-01T00:00:00Z">
        <w:r>
          <w:t xml:space="preserve">For a function</w:t>
        </w:r>
      </w:ins>
      <w:ins w:id="7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86" w:author="PR Preview" w:date="2026-01-01T00:00:00Z">
        <w:r>
          <w:t xml:space="preserve">,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the graph is a curve in the plane,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with</w:t>
        </w:r>
      </w:ins>
      <w:ins w:id="791" w:author="PR Preview" w:date="2026-01-01T00:00:00Z">
        <w:r>
          <w:t xml:space="preserve"> </w:t>
        </w:r>
      </w:ins>
      <m:oMath>
        <m:r>
          <m:t>a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on the horizontal axis and</w:t>
        </w:r>
      </w:ins>
      <w:ins w:id="7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on the vertical axis.</w:t>
        </w:r>
      </w:ins>
    </w:p>
    <w:bookmarkEnd w:id="70"/>
    <w:bookmarkStart w:id="71" w:name="rem-function-as-set-of-pairs"/>
    <w:p>
      <w:pPr>
        <w:pStyle w:val="BodyText"/>
      </w:pPr>
      <w:ins w:id="797" w:author="PR Preview" w:date="2026-01-01T00:00:00Z">
        <w:r>
          <w:rPr>
            <w:i/>
            <w:iCs/>
          </w:rPr>
          <w:t xml:space="preserve">Remark 8</w:t>
        </w:r>
      </w:ins>
      <w:ins w:id="798" w:author="PR Preview" w:date="2026-01-01T00:00:00Z">
        <w:r>
          <w:t xml:space="preserve"> (What a function is fundamentally). </w:t>
        </w:r>
      </w:ins>
      <w:hyperlink w:anchor="def-function">
        <w:ins w:id="79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defines what a function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rPr>
            <w:i/>
            <w:iCs/>
          </w:rPr>
          <w:t xml:space="preserve">does</w:t>
        </w:r>
      </w:ins>
      <w:ins w:id="804" w:author="PR Preview" w:date="2026-01-01T00:00:00Z">
        <w:r>
          <w:t xml:space="preserve">: it assigns an output to each input.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In formal set theory, what a function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rPr>
            <w:i/>
            <w:iCs/>
          </w:rPr>
          <w:t xml:space="preserve">is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is described in terms of</w:t>
        </w:r>
      </w:ins>
      <w:ins w:id="811" w:author="PR Preview" w:date="2026-01-01T00:00:00Z">
        <w:r>
          <w:t xml:space="preserve"> </w:t>
        </w:r>
      </w:ins>
      <w:hyperlink w:anchor="def-ordered-pair">
        <w:ins w:id="812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and its graph (</w:t>
        </w:r>
      </w:ins>
      <w:hyperlink w:anchor="def-graph">
        <w:ins w:id="815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816" w:author="PR Preview" w:date="2026-01-01T00:00:00Z">
        <w:r>
          <w:t xml:space="preserve">):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the set of pairs</w:t>
        </w:r>
      </w:ins>
      <w:ins w:id="81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ins w:id="820" w:author="PR Preview" w:date="2026-01-01T00:00:00Z">
        <w:r>
          <w:t xml:space="preserve">.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Authors define a function formally in one of two ways:</w:t>
        </w:r>
      </w:ins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del w:id="823" w:author="PR Preview" w:date="2026-01-01T00:00:00Z">
        <w:r>
          <w:rPr>
            <w:b/>
            <w:bCs/>
          </w:rPr>
          <w:delText xml:space="preserve">Definition 22 (Composition)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Let</w:delText>
        </w:r>
      </w:del>
      <w:del w:id="82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and</w:delText>
        </w:r>
      </w:del>
      <w:del w:id="8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be</w:delText>
        </w:r>
      </w:del>
      <w:del w:id="832" w:author="PR Preview" w:date="2026-01-01T00:00:00Z">
        <w:r>
          <w:delText xml:space="preserve"> </w:delText>
        </w:r>
      </w:del>
      <w:hyperlink w:anchor="def-function">
        <w:del w:id="833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834" w:author="PR Preview" w:date="2026-01-01T00:00:00Z">
        <w:r>
          <w:delText xml:space="preserve">.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The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rPr>
            <w:b/>
            <w:bCs/>
          </w:rPr>
          <w:delText xml:space="preserve">composition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of</w:delText>
        </w:r>
      </w:del>
      <w:del w:id="841" w:author="PR Preview" w:date="2026-01-01T00:00:00Z">
        <w:r>
          <w:delText xml:space="preserve"> </w:delText>
        </w:r>
      </w:del>
      <m:oMath>
        <m:r>
          <m:t>f</m:t>
        </m:r>
      </m:oMath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and</w:delText>
        </w:r>
      </w:del>
      <w:del w:id="844" w:author="PR Preview" w:date="2026-01-01T00:00:00Z">
        <w:r>
          <w:delText xml:space="preserve"> </w:delText>
        </w:r>
      </w:del>
      <m:oMath>
        <m:r>
          <m:t>g</m:t>
        </m:r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is the function</w:delText>
        </w:r>
      </w:del>
      <w:del w:id="84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defined by</w:delText>
        </w:r>
      </w:del>
    </w:p>
    <w:p>
      <w:pPr>
        <w:pStyle w:val="BodyText"/>
      </w:pPr>
      <w:ins w:id="850" w:author="PR Preview" w:date="2026-01-01T00:00:00Z">
        <w:r>
          <w:rPr>
            <w:b/>
            <w:bCs/>
          </w:rPr>
          <w:t xml:space="preserve">Definition 25 (Composition)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Let</w:t>
        </w:r>
      </w:ins>
      <w:ins w:id="85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and</w:t>
        </w:r>
      </w:ins>
      <w:ins w:id="8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be</w:t>
        </w:r>
      </w:ins>
      <w:ins w:id="859" w:author="PR Preview" w:date="2026-01-01T00:00:00Z">
        <w:r>
          <w:t xml:space="preserve"> </w:t>
        </w:r>
      </w:ins>
      <w:hyperlink w:anchor="def-function">
        <w:ins w:id="860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861" w:author="PR Preview" w:date="2026-01-01T00:00:00Z">
        <w:r>
          <w:t xml:space="preserve">.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The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rPr>
            <w:b/>
            <w:bCs/>
          </w:rPr>
          <w:t xml:space="preserve">composition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of</w:t>
        </w:r>
      </w:ins>
      <w:ins w:id="868" w:author="PR Preview" w:date="2026-01-01T00:00:00Z">
        <w:r>
          <w:t xml:space="preserve"> </w:t>
        </w:r>
      </w:ins>
      <m:oMath>
        <m:r>
          <m:t>f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and</w:t>
        </w:r>
      </w:ins>
      <w:ins w:id="871" w:author="PR Preview" w:date="2026-01-01T00:00:00Z">
        <w:r>
          <w:t xml:space="preserve"> </w:t>
        </w:r>
      </w:ins>
      <m:oMath>
        <m:r>
          <m:t>g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is the function</w:t>
        </w:r>
      </w:ins>
      <w:ins w:id="8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defined by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del w:id="877" w:author="PR Preview" w:date="2026-01-01T00:00:00Z">
        <w:r>
          <w:rPr>
            <w:b/>
            <w:bCs/>
          </w:rPr>
          <w:delText xml:space="preserve">Definition 23 (Inverse function)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Let</w:delText>
        </w:r>
      </w:del>
      <w:del w:id="8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be a</w:delText>
        </w:r>
      </w:del>
      <w:del w:id="883" w:author="PR Preview" w:date="2026-01-01T00:00:00Z">
        <w:r>
          <w:delText xml:space="preserve"> </w:delText>
        </w:r>
      </w:del>
      <w:hyperlink w:anchor="def-function">
        <w:del w:id="88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885" w:author="PR Preview" w:date="2026-01-01T00:00:00Z">
        <w:r>
          <w:delText xml:space="preserve">.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A function</w:delText>
        </w:r>
      </w:del>
      <w:del w:id="88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is the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rPr>
            <w:b/>
            <w:bCs/>
          </w:rPr>
          <w:delText xml:space="preserve">inverse function</w:delText>
        </w:r>
      </w:del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of</w:delText>
        </w:r>
      </w:del>
      <w:del w:id="895" w:author="PR Preview" w:date="2026-01-01T00:00:00Z">
        <w:r>
          <w:delText xml:space="preserve"> </w:delText>
        </w:r>
      </w:del>
      <m:oMath>
        <m:r>
          <m:t>f</m:t>
        </m:r>
      </m:oMath>
      <w:del w:id="896" w:author="PR Preview" w:date="2026-01-01T00:00:00Z">
        <w:r>
          <w:delText xml:space="preserve">,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written</w:delText>
        </w:r>
      </w:del>
      <w:del w:id="89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900" w:author="PR Preview" w:date="2026-01-01T00:00:00Z">
        <w:r>
          <w:delText xml:space="preserve">, if both</w:delText>
        </w:r>
      </w:del>
    </w:p>
    <w:p>
      <w:pPr>
        <w:pStyle w:val="BodyText"/>
      </w:pPr>
      <w:ins w:id="901" w:author="PR Preview" w:date="2026-01-01T00:00:00Z">
        <w:r>
          <w:rPr>
            <w:b/>
            <w:bCs/>
          </w:rPr>
          <w:t xml:space="preserve">Definition 26 (Inverse function)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Let</w:t>
        </w:r>
      </w:ins>
      <w:ins w:id="9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be a</w:t>
        </w:r>
      </w:ins>
      <w:ins w:id="907" w:author="PR Preview" w:date="2026-01-01T00:00:00Z">
        <w:r>
          <w:t xml:space="preserve"> </w:t>
        </w:r>
      </w:ins>
      <w:hyperlink w:anchor="def-function">
        <w:ins w:id="90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09" w:author="PR Preview" w:date="2026-01-01T00:00:00Z">
        <w:r>
          <w:t xml:space="preserve">.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A function</w:t>
        </w:r>
      </w:ins>
      <w:ins w:id="91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is the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rPr>
            <w:b/>
            <w:bCs/>
          </w:rPr>
          <w:t xml:space="preserve">inverse function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of</w:t>
        </w:r>
      </w:ins>
      <w:ins w:id="919" w:author="PR Preview" w:date="2026-01-01T00:00:00Z">
        <w:r>
          <w:t xml:space="preserve"> </w:t>
        </w:r>
      </w:ins>
      <m:oMath>
        <m:r>
          <m:t>f</m:t>
        </m:r>
      </m:oMath>
      <w:ins w:id="920" w:author="PR Preview" w:date="2026-01-01T00:00:00Z">
        <w:r>
          <w:t xml:space="preserve">,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written</w:t>
        </w:r>
      </w:ins>
      <w:ins w:id="92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924" w:author="PR Preview" w:date="2026-01-01T00:00:00Z">
        <w:r>
          <w:t xml:space="preserve">, if both</w:t>
        </w:r>
      </w:ins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del w:id="925" w:author="PR Preview" w:date="2026-01-01T00:00:00Z">
        <w:r>
          <w:rPr>
            <w:i/>
            <w:iCs/>
          </w:rPr>
          <w:delText xml:space="preserve">Remark 8</w:delText>
        </w:r>
      </w:del>
      <w:del w:id="926" w:author="PR Preview" w:date="2026-01-01T00:00:00Z">
        <w:r>
          <w:delText xml:space="preserve"> (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is not</w:delText>
        </w:r>
      </w:del>
      <w:del w:id="92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f</m:t>
        </m:r>
      </m:oMath>
      <w:del w:id="930" w:author="PR Preview" w:date="2026-01-01T00:00:00Z">
        <w:r>
          <w:delText xml:space="preserve">). </w:delText>
        </w:r>
      </w:del>
      <w:del w:id="931" w:author="PR Preview" w:date="2026-01-01T00:00:00Z">
        <w:r>
          <w:delText xml:space="preserve">The</w:delText>
        </w:r>
      </w:del>
      <w:del w:id="93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in</w:delText>
        </w:r>
      </w:del>
      <w:del w:id="93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does not mean a reciprocal:</w:delText>
        </w:r>
      </w:del>
      <w:del w:id="93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is the input that</w:delText>
        </w:r>
      </w:del>
      <w:del w:id="941" w:author="PR Preview" w:date="2026-01-01T00:00:00Z">
        <w:r>
          <w:delText xml:space="preserve"> </w:delText>
        </w:r>
      </w:del>
      <m:oMath>
        <m:r>
          <m:t>f</m:t>
        </m:r>
      </m:oMath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maps to</w:delText>
        </w:r>
      </w:del>
      <w:del w:id="944" w:author="PR Preview" w:date="2026-01-01T00:00:00Z">
        <w:r>
          <w:delText xml:space="preserve"> </w:delText>
        </w:r>
      </w:del>
      <m:oMath>
        <m:r>
          <m:t>b</m:t>
        </m:r>
      </m:oMath>
      <w:del w:id="945" w:author="PR Preview" w:date="2026-01-01T00:00:00Z">
        <w:r>
          <w:delText xml:space="preserve">,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not</w:delText>
        </w:r>
      </w:del>
      <w:del w:id="94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del w:id="949" w:author="PR Preview" w:date="2026-01-01T00:00:00Z">
        <w:r>
          <w:delText xml:space="preserve">.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For example, with</w:delText>
        </w:r>
      </w:del>
      <w:del w:id="95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on</w:delText>
        </w:r>
      </w:del>
      <w:del w:id="95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956" w:author="PR Preview" w:date="2026-01-01T00:00:00Z">
        <w:r>
          <w:delText xml:space="preserve">,</w:delText>
        </w:r>
      </w:del>
      <w:del w:id="95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958" w:author="PR Preview" w:date="2026-01-01T00:00:00Z">
        <w:r>
          <w:delText xml:space="preserve">, but</w:delText>
        </w:r>
      </w:del>
      <w:del w:id="95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del w:id="960" w:author="PR Preview" w:date="2026-01-01T00:00:00Z">
        <w:r>
          <w:delText xml:space="preserve">.</w:delText>
        </w:r>
      </w:del>
    </w:p>
    <w:p>
      <w:pPr>
        <w:pStyle w:val="BodyText"/>
      </w:pPr>
      <w:ins w:id="961" w:author="PR Preview" w:date="2026-01-01T00:00:00Z">
        <w:r>
          <w:rPr>
            <w:i/>
            <w:iCs/>
          </w:rPr>
          <w:t xml:space="preserve">Remark 9</w:t>
        </w:r>
      </w:ins>
      <w:ins w:id="962" w:author="PR Preview" w:date="2026-01-01T00:00:00Z">
        <w:r>
          <w:t xml:space="preserve"> 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is not</w:t>
        </w:r>
      </w:ins>
      <w:ins w:id="96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f</m:t>
        </m:r>
      </m:oMath>
      <w:ins w:id="966" w:author="PR Preview" w:date="2026-01-01T00:00:00Z">
        <w:r>
          <w:t xml:space="preserve">). </w:t>
        </w:r>
      </w:ins>
      <w:ins w:id="967" w:author="PR Preview" w:date="2026-01-01T00:00:00Z">
        <w:r>
          <w:t xml:space="preserve">The</w:t>
        </w:r>
      </w:ins>
      <w:ins w:id="96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in</w:t>
        </w:r>
      </w:ins>
      <w:ins w:id="97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does not mean a reciprocal:</w:t>
        </w:r>
      </w:ins>
      <w:ins w:id="97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is the input that</w:t>
        </w:r>
      </w:ins>
      <w:ins w:id="977" w:author="PR Preview" w:date="2026-01-01T00:00:00Z">
        <w:r>
          <w:t xml:space="preserve"> </w:t>
        </w:r>
      </w:ins>
      <m:oMath>
        <m:r>
          <m:t>f</m:t>
        </m:r>
      </m:oMath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maps to</w:t>
        </w:r>
      </w:ins>
      <w:ins w:id="980" w:author="PR Preview" w:date="2026-01-01T00:00:00Z">
        <w:r>
          <w:t xml:space="preserve"> </w:t>
        </w:r>
      </w:ins>
      <m:oMath>
        <m:r>
          <m:t>b</m:t>
        </m:r>
      </m:oMath>
      <w:ins w:id="981" w:author="PR Preview" w:date="2026-01-01T00:00:00Z">
        <w:r>
          <w:t xml:space="preserve">,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not</w:t>
        </w:r>
      </w:ins>
      <w:ins w:id="9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ins w:id="985" w:author="PR Preview" w:date="2026-01-01T00:00:00Z">
        <w:r>
          <w:t xml:space="preserve">.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For example, with</w:t>
        </w:r>
      </w:ins>
      <w:ins w:id="9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on</w:t>
        </w:r>
      </w:ins>
      <w:ins w:id="99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992" w:author="PR Preview" w:date="2026-01-01T00:00:00Z">
        <w:r>
          <w:t xml:space="preserve">,</w:t>
        </w:r>
      </w:ins>
      <w:ins w:id="99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994" w:author="PR Preview" w:date="2026-01-01T00:00:00Z">
        <w:r>
          <w:t xml:space="preserve">, but</w:t>
        </w:r>
      </w:ins>
      <w:ins w:id="99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ins w:id="996" w:author="PR Preview" w:date="2026-01-01T00:00:00Z">
        <w:r>
          <w:t xml:space="preserve">.</w:t>
        </w:r>
      </w:ins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del w:id="997" w:author="PR Preview" w:date="2026-01-01T00:00:00Z">
        <w:r>
          <w:rPr>
            <w:b/>
            <w:bCs/>
          </w:rPr>
          <w:delText xml:space="preserve">Definition 24 (Elementwise application of a function to a vector)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Let</w:delText>
        </w:r>
      </w:del>
      <w:del w:id="10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be a function (</w:delText>
        </w:r>
      </w:del>
      <w:hyperlink w:anchor="def-function">
        <w:del w:id="1003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1004" w:author="PR Preview" w:date="2026-01-01T00:00:00Z">
        <w:r>
          <w:delText xml:space="preserve">),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and let</w:delText>
        </w:r>
      </w:del>
      <w:del w:id="100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be a vector whose entries all lie in</w:delText>
        </w:r>
      </w:del>
      <w:del w:id="1010" w:author="PR Preview" w:date="2026-01-01T00:00:00Z">
        <w:r>
          <w:delText xml:space="preserve"> </w:delText>
        </w:r>
      </w:del>
      <m:oMath>
        <m:r>
          <m:t>A</m:t>
        </m:r>
      </m:oMath>
      <w:del w:id="1011" w:author="PR Preview" w:date="2026-01-01T00:00:00Z">
        <w:r>
          <w:delText xml:space="preserve">.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The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rPr>
            <w:b/>
            <w:bCs/>
          </w:rPr>
          <w:delText xml:space="preserve">elementwise application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of</w:delText>
        </w:r>
      </w:del>
      <w:del w:id="1018" w:author="PR Preview" w:date="2026-01-01T00:00:00Z">
        <w:r>
          <w:delText xml:space="preserve"> </w:delText>
        </w:r>
      </w:del>
      <m:oMath>
        <m:r>
          <m:t>f</m:t>
        </m:r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to</w:delText>
        </w:r>
      </w:del>
      <w:del w:id="102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22" w:author="PR Preview" w:date="2026-01-01T00:00:00Z">
        <w:r>
          <w:delText xml:space="preserve">,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written</w:delText>
        </w:r>
      </w:del>
      <w:del w:id="102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026" w:author="PR Preview" w:date="2026-01-01T00:00:00Z">
        <w:r>
          <w:delText xml:space="preserve">,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is the vector of the values of</w:delText>
        </w:r>
      </w:del>
      <w:del w:id="1029" w:author="PR Preview" w:date="2026-01-01T00:00:00Z">
        <w:r>
          <w:delText xml:space="preserve"> </w:delText>
        </w:r>
      </w:del>
      <m:oMath>
        <m:r>
          <m:t>f</m:t>
        </m:r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at the entries of</w:delText>
        </w:r>
      </w:del>
      <w:del w:id="10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33" w:author="PR Preview" w:date="2026-01-01T00:00:00Z">
        <w:r>
          <w:delText xml:space="preserve">:</w:delText>
        </w:r>
      </w:del>
    </w:p>
    <w:p>
      <w:pPr>
        <w:pStyle w:val="FirstParagraph"/>
      </w:pPr>
      <w:ins w:id="1034" w:author="PR Preview" w:date="2026-01-01T00:00:00Z">
        <w:r>
          <w:rPr>
            <w:b/>
            <w:bCs/>
          </w:rPr>
          <w:t xml:space="preserve">Definition 27 (Elementwise application of a function to a vector)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Let</w:t>
        </w:r>
      </w:ins>
      <w:ins w:id="10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be a function (</w:t>
        </w:r>
      </w:ins>
      <w:hyperlink w:anchor="def-function">
        <w:ins w:id="1040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1041" w:author="PR Preview" w:date="2026-01-01T00:00:00Z">
        <w:r>
          <w:t xml:space="preserve">),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 let</w:t>
        </w:r>
      </w:ins>
      <w:ins w:id="10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be a vector whose entries all lie in</w:t>
        </w:r>
      </w:ins>
      <w:ins w:id="1047" w:author="PR Preview" w:date="2026-01-01T00:00:00Z">
        <w:r>
          <w:t xml:space="preserve"> </w:t>
        </w:r>
      </w:ins>
      <m:oMath>
        <m:r>
          <m:t>A</m:t>
        </m:r>
      </m:oMath>
      <w:ins w:id="1048" w:author="PR Preview" w:date="2026-01-01T00:00:00Z">
        <w:r>
          <w:t xml:space="preserve">.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The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rPr>
            <w:b/>
            <w:bCs/>
          </w:rPr>
          <w:t xml:space="preserve">elementwise application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of</w:t>
        </w:r>
      </w:ins>
      <w:ins w:id="1055" w:author="PR Preview" w:date="2026-01-01T00:00:00Z">
        <w:r>
          <w:t xml:space="preserve"> </w:t>
        </w:r>
      </w:ins>
      <m:oMath>
        <m:r>
          <m:t>f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to</w:t>
        </w:r>
      </w:ins>
      <w:ins w:id="10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59" w:author="PR Preview" w:date="2026-01-01T00:00:00Z">
        <w:r>
          <w:t xml:space="preserve">,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written</w:t>
        </w:r>
      </w:ins>
      <w:ins w:id="106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063" w:author="PR Preview" w:date="2026-01-01T00:00:00Z">
        <w:r>
          <w:t xml:space="preserve">,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is the vector of the values of</w:t>
        </w:r>
      </w:ins>
      <w:ins w:id="1066" w:author="PR Preview" w:date="2026-01-01T00:00:00Z">
        <w:r>
          <w:t xml:space="preserve"> </w:t>
        </w:r>
      </w:ins>
      <m:oMath>
        <m:r>
          <m:t>f</m:t>
        </m:r>
      </m:oMath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at the entries of</w:t>
        </w:r>
      </w:ins>
      <w:ins w:id="10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7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ins w:id="1071" w:author="PR Preview" w:date="2026-01-01T00:00:00Z">
        <w:r>
          <w:rPr>
            <w:b/>
            <w:bCs/>
          </w:rPr>
          <w:t xml:space="preserve">Example 20 (The exponential and logistic functions applied to a vector)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Let</w:t>
        </w:r>
      </w:ins>
      <w:ins w:id="10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75" w:author="PR Preview" w:date="2026-01-01T00:00:00Z">
        <w:r>
          <w:t xml:space="preserve">.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With</w:t>
        </w:r>
      </w:ins>
      <w:ins w:id="107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and the logistic function</w:t>
        </w:r>
      </w:ins>
      <w:ins w:id="1081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ins w:id="108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83" w:author="PR Preview" w:date="2026-01-01T00:00:00Z">
        <w:r>
          <w:t xml:space="preserve">The code evaluates both, using R’s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rPr>
            <w:rStyle w:val="VerbatimChar"/>
          </w:rPr>
          <w:t xml:space="preserve">exp()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and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rPr>
            <w:rStyle w:val="VerbatimChar"/>
          </w:rPr>
          <w:t xml:space="preserve">plogis()</w:t>
        </w:r>
      </w:ins>
      <w:ins w:id="1090" w:author="PR Preview" w:date="2026-01-01T00:00:00Z">
        <w:r>
          <w:t xml:space="preserve">,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which apply to a vector entry by entry.</w:t>
        </w:r>
      </w:ins>
    </w:p>
    <w:p>
      <w:pPr>
        <w:pStyle w:val="SourceCode"/>
      </w:pPr>
      <w:ins w:id="1093" w:author="PR Preview" w:date="2026-01-01T00:00:00Z">
        <w:r>
          <w:rPr>
            <w:rStyle w:val="NormalTok"/>
          </w:rPr>
          <w:t xml:space="preserve">x </w:t>
        </w:r>
      </w:ins>
      <w:ins w:id="1094" w:author="PR Preview" w:date="2026-01-01T00:00:00Z">
        <w:r>
          <w:rPr>
            <w:rStyle w:val="OtherTok"/>
          </w:rPr>
          <w:t xml:space="preserve">&lt;-</w:t>
        </w:r>
      </w:ins>
      <w:ins w:id="1095" w:author="PR Preview" w:date="2026-01-01T00:00:00Z">
        <w:r>
          <w:rPr>
            <w:rStyle w:val="NormalTok"/>
          </w:rPr>
          <w:t xml:space="preserve"> </w:t>
        </w:r>
      </w:ins>
      <w:ins w:id="1096" w:author="PR Preview" w:date="2026-01-01T00:00:00Z">
        <w:r>
          <w:rPr>
            <w:rStyle w:val="FunctionTok"/>
          </w:rPr>
          <w:t xml:space="preserve">c</w:t>
        </w:r>
      </w:ins>
      <w:ins w:id="1097" w:author="PR Preview" w:date="2026-01-01T00:00:00Z">
        <w:r>
          <w:rPr>
            <w:rStyle w:val="NormalTok"/>
          </w:rPr>
          <w:t xml:space="preserve">(</w:t>
        </w:r>
      </w:ins>
      <w:ins w:id="1098" w:author="PR Preview" w:date="2026-01-01T00:00:00Z">
        <w:r>
          <w:rPr>
            <w:rStyle w:val="SpecialCharTok"/>
          </w:rPr>
          <w:t xml:space="preserve">-</w:t>
        </w:r>
      </w:ins>
      <w:ins w:id="1099" w:author="PR Preview" w:date="2026-01-01T00:00:00Z">
        <w:r>
          <w:rPr>
            <w:rStyle w:val="DecValTok"/>
          </w:rPr>
          <w:t xml:space="preserve">1</w:t>
        </w:r>
      </w:ins>
      <w:ins w:id="1100" w:author="PR Preview" w:date="2026-01-01T00:00:00Z">
        <w:r>
          <w:rPr>
            <w:rStyle w:val="NormalTok"/>
          </w:rPr>
          <w:t xml:space="preserve">, </w:t>
        </w:r>
      </w:ins>
      <w:ins w:id="1101" w:author="PR Preview" w:date="2026-01-01T00:00:00Z">
        <w:r>
          <w:rPr>
            <w:rStyle w:val="DecValTok"/>
          </w:rPr>
          <w:t xml:space="preserve">0</w:t>
        </w:r>
      </w:ins>
      <w:ins w:id="1102" w:author="PR Preview" w:date="2026-01-01T00:00:00Z">
        <w:r>
          <w:rPr>
            <w:rStyle w:val="NormalTok"/>
          </w:rPr>
          <w:t xml:space="preserve">, </w:t>
        </w:r>
      </w:ins>
      <w:ins w:id="1103" w:author="PR Preview" w:date="2026-01-01T00:00:00Z">
        <w:r>
          <w:rPr>
            <w:rStyle w:val="DecValTok"/>
          </w:rPr>
          <w:t xml:space="preserve">2</w:t>
        </w:r>
      </w:ins>
      <w:ins w:id="1104" w:author="PR Preview" w:date="2026-01-01T00:00:00Z">
        <w:r>
          <w:rPr>
            <w:rStyle w:val="NormalTok"/>
          </w:rPr>
          <w:t xml:space="preserve">)</w:t>
        </w:r>
      </w:ins>
      <w:ins w:id="1105" w:author="PR Preview" w:date="2026-01-01T00:00:00Z">
        <w:r>
          <w:br/>
        </w:r>
      </w:ins>
      <w:ins w:id="1106" w:author="PR Preview" w:date="2026-01-01T00:00:00Z">
        <w:r>
          <w:rPr>
            <w:rStyle w:val="NormalTok"/>
          </w:rPr>
          <w:t xml:space="preserve">exp_x </w:t>
        </w:r>
      </w:ins>
      <w:ins w:id="1107" w:author="PR Preview" w:date="2026-01-01T00:00:00Z">
        <w:r>
          <w:rPr>
            <w:rStyle w:val="OtherTok"/>
          </w:rPr>
          <w:t xml:space="preserve">&lt;-</w:t>
        </w:r>
      </w:ins>
      <w:ins w:id="1108" w:author="PR Preview" w:date="2026-01-01T00:00:00Z">
        <w:r>
          <w:rPr>
            <w:rStyle w:val="NormalTok"/>
          </w:rPr>
          <w:t xml:space="preserve"> </w:t>
        </w:r>
      </w:ins>
      <w:ins w:id="1109" w:author="PR Preview" w:date="2026-01-01T00:00:00Z">
        <w:r>
          <w:rPr>
            <w:rStyle w:val="FunctionTok"/>
          </w:rPr>
          <w:t xml:space="preserve">exp</w:t>
        </w:r>
      </w:ins>
      <w:ins w:id="1110" w:author="PR Preview" w:date="2026-01-01T00:00:00Z">
        <w:r>
          <w:rPr>
            <w:rStyle w:val="NormalTok"/>
          </w:rPr>
          <w:t xml:space="preserve">(x)</w:t>
        </w:r>
      </w:ins>
      <w:ins w:id="1111" w:author="PR Preview" w:date="2026-01-01T00:00:00Z">
        <w:r>
          <w:br/>
        </w:r>
      </w:ins>
      <w:ins w:id="1112" w:author="PR Preview" w:date="2026-01-01T00:00:00Z">
        <w:r>
          <w:rPr>
            <w:rStyle w:val="NormalTok"/>
          </w:rPr>
          <w:t xml:space="preserve">expit_x </w:t>
        </w:r>
      </w:ins>
      <w:ins w:id="1113" w:author="PR Preview" w:date="2026-01-01T00:00:00Z">
        <w:r>
          <w:rPr>
            <w:rStyle w:val="OtherTok"/>
          </w:rPr>
          <w:t xml:space="preserve">&lt;-</w:t>
        </w:r>
      </w:ins>
      <w:ins w:id="1114" w:author="PR Preview" w:date="2026-01-01T00:00:00Z">
        <w:r>
          <w:rPr>
            <w:rStyle w:val="NormalTok"/>
          </w:rPr>
          <w:t xml:space="preserve"> </w:t>
        </w:r>
      </w:ins>
      <w:ins w:id="1115" w:author="PR Preview" w:date="2026-01-01T00:00:00Z">
        <w:r>
          <w:rPr>
            <w:rStyle w:val="FunctionTok"/>
          </w:rPr>
          <w:t xml:space="preserve">plogis</w:t>
        </w:r>
      </w:ins>
      <w:ins w:id="1116" w:author="PR Preview" w:date="2026-01-01T00:00:00Z">
        <w:r>
          <w:rPr>
            <w:rStyle w:val="NormalTok"/>
          </w:rPr>
          <w:t xml:space="preserve">(x)</w:t>
        </w:r>
      </w:ins>
      <w:ins w:id="1117" w:author="PR Preview" w:date="2026-01-01T00:00:00Z">
        <w:r>
          <w:br/>
        </w:r>
      </w:ins>
      <w:ins w:id="1118" w:author="PR Preview" w:date="2026-01-01T00:00:00Z">
        <w:r>
          <w:rPr>
            <w:rStyle w:val="NormalTok"/>
          </w:rPr>
          <w:t xml:space="preserve">exp_x</w:t>
        </w:r>
      </w:ins>
      <w:ins w:id="1119" w:author="PR Preview" w:date="2026-01-01T00:00:00Z">
        <w:r>
          <w:br/>
        </w:r>
      </w:ins>
      <w:ins w:id="1120" w:author="PR Preview" w:date="2026-01-01T00:00:00Z">
        <w:r>
          <w:rPr>
            <w:rStyle w:val="CommentTok"/>
          </w:rPr>
          <w:t xml:space="preserve">#&gt; [1] 0.3678794 1.0000000 7.3890561</w:t>
        </w:r>
      </w:ins>
      <w:ins w:id="1121" w:author="PR Preview" w:date="2026-01-01T00:00:00Z">
        <w:r>
          <w:br/>
        </w:r>
      </w:ins>
      <w:ins w:id="1122" w:author="PR Preview" w:date="2026-01-01T00:00:00Z">
        <w:r>
          <w:rPr>
            <w:rStyle w:val="NormalTok"/>
          </w:rPr>
          <w:t xml:space="preserve">expit_x</w:t>
        </w:r>
      </w:ins>
      <w:ins w:id="1123" w:author="PR Preview" w:date="2026-01-01T00:00:00Z">
        <w:r>
          <w:br/>
        </w:r>
      </w:ins>
      <w:ins w:id="1124" w:author="PR Preview" w:date="2026-01-01T00:00:00Z">
        <w:r>
          <w:rPr>
            <w:rStyle w:val="CommentTok"/>
          </w:rPr>
          <w:t xml:space="preserve">#&gt; [1] 0.2689414 0.5000000 0.8807971</w:t>
        </w:r>
      </w:ins>
    </w:p>
    <w:p>
      <w:pPr>
        <w:pStyle w:val="FirstParagraph"/>
      </w:pPr>
      <w:ins w:id="1125" w:author="PR Preview" w:date="2026-01-01T00:00:00Z">
        <w:r>
          <w:t xml:space="preserve">So</w:t>
        </w:r>
      </w:ins>
      <w:ins w:id="112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(0.3679, 1, 7.3891)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and</w:t>
        </w:r>
      </w:ins>
      <w:ins w:id="113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(0.2689, 0.5, 0.8808).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Each entry of the output depends only on the entry of</w:t>
        </w:r>
      </w:ins>
      <w:ins w:id="11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in the same position.</w:t>
        </w:r>
      </w:ins>
    </w:p>
    <w:bookmarkEnd w:id="78"/>
    <w:bookmarkStart w:id="80" w:name="rem-elementwise-function-notation"/>
    <w:p>
      <w:pPr>
        <w:pStyle w:val="BodyText"/>
      </w:pPr>
      <w:ins w:id="1139" w:author="PR Preview" w:date="2026-01-01T00:00:00Z">
        <w:r>
          <w:rPr>
            <w:i/>
            <w:iCs/>
          </w:rPr>
          <w:t xml:space="preserve">Remark 10</w:t>
        </w:r>
      </w:ins>
      <w:ins w:id="1140" w:author="PR Preview" w:date="2026-01-01T00:00:00Z">
        <w:r>
          <w:t xml:space="preserve"> (Notation and software for elementwise application). </w:t>
        </w:r>
      </w:ins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del w:id="1141" w:author="PR Preview" w:date="2026-01-01T00:00:00Z">
        <w:r>
          <w:rPr>
            <w:b/>
            <w:bCs/>
          </w:rPr>
          <w:delText xml:space="preserve">Example 20 (The exponential and logistic functions applied to a vector)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Let</w:delText>
        </w:r>
      </w:del>
      <w:del w:id="114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45" w:author="PR Preview" w:date="2026-01-01T00:00:00Z">
        <w:r>
          <w:delText xml:space="preserve">.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With</w:delText>
        </w:r>
      </w:del>
      <w:del w:id="114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and the logistic function</w:delText>
        </w:r>
      </w:del>
      <w:del w:id="1151" w:author="PR Preview" w:date="2026-01-01T00:00:00Z">
        <w:r>
          <w:delText xml:space="preserve"> </w:delText>
        </w:r>
      </w:del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del w:id="115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53" w:author="PR Preview" w:date="2026-01-01T00:00:00Z">
        <w:r>
          <w:delText xml:space="preserve">The code evaluates both, using R’s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rPr>
            <w:rStyle w:val="VerbatimChar"/>
          </w:rPr>
          <w:delText xml:space="preserve">exp()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and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rPr>
            <w:rStyle w:val="VerbatimChar"/>
          </w:rPr>
          <w:delText xml:space="preserve">plogis()</w:delText>
        </w:r>
      </w:del>
      <w:del w:id="1160" w:author="PR Preview" w:date="2026-01-01T00:00:00Z">
        <w:r>
          <w:delText xml:space="preserve">,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which apply to a vector entry by entry.</w:delText>
        </w:r>
      </w:del>
    </w:p>
    <w:p>
      <w:pPr>
        <w:pStyle w:val="SourceCode"/>
      </w:pPr>
      <w:del w:id="1163" w:author="PR Preview" w:date="2026-01-01T00:00:00Z">
        <w:r>
          <w:rPr>
            <w:rStyle w:val="NormalTok"/>
          </w:rPr>
          <w:delText xml:space="preserve">x </w:delText>
        </w:r>
      </w:del>
      <w:del w:id="1164" w:author="PR Preview" w:date="2026-01-01T00:00:00Z">
        <w:r>
          <w:rPr>
            <w:rStyle w:val="OtherTok"/>
          </w:rPr>
          <w:delText xml:space="preserve">&lt;-</w:delText>
        </w:r>
      </w:del>
      <w:del w:id="1165" w:author="PR Preview" w:date="2026-01-01T00:00:00Z">
        <w:r>
          <w:rPr>
            <w:rStyle w:val="NormalTok"/>
          </w:rPr>
          <w:delText xml:space="preserve"> </w:delText>
        </w:r>
      </w:del>
      <w:del w:id="1166" w:author="PR Preview" w:date="2026-01-01T00:00:00Z">
        <w:r>
          <w:rPr>
            <w:rStyle w:val="FunctionTok"/>
          </w:rPr>
          <w:delText xml:space="preserve">c</w:delText>
        </w:r>
      </w:del>
      <w:del w:id="1167" w:author="PR Preview" w:date="2026-01-01T00:00:00Z">
        <w:r>
          <w:rPr>
            <w:rStyle w:val="NormalTok"/>
          </w:rPr>
          <w:delText xml:space="preserve">(</w:delText>
        </w:r>
      </w:del>
      <w:del w:id="1168" w:author="PR Preview" w:date="2026-01-01T00:00:00Z">
        <w:r>
          <w:rPr>
            <w:rStyle w:val="SpecialCharTok"/>
          </w:rPr>
          <w:delText xml:space="preserve">-</w:delText>
        </w:r>
      </w:del>
      <w:del w:id="1169" w:author="PR Preview" w:date="2026-01-01T00:00:00Z">
        <w:r>
          <w:rPr>
            <w:rStyle w:val="DecValTok"/>
          </w:rPr>
          <w:delText xml:space="preserve">1</w:delText>
        </w:r>
      </w:del>
      <w:del w:id="1170" w:author="PR Preview" w:date="2026-01-01T00:00:00Z">
        <w:r>
          <w:rPr>
            <w:rStyle w:val="NormalTok"/>
          </w:rPr>
          <w:delText xml:space="preserve">, </w:delText>
        </w:r>
      </w:del>
      <w:del w:id="1171" w:author="PR Preview" w:date="2026-01-01T00:00:00Z">
        <w:r>
          <w:rPr>
            <w:rStyle w:val="DecValTok"/>
          </w:rPr>
          <w:delText xml:space="preserve">0</w:delText>
        </w:r>
      </w:del>
      <w:del w:id="1172" w:author="PR Preview" w:date="2026-01-01T00:00:00Z">
        <w:r>
          <w:rPr>
            <w:rStyle w:val="NormalTok"/>
          </w:rPr>
          <w:delText xml:space="preserve">, </w:delText>
        </w:r>
      </w:del>
      <w:del w:id="1173" w:author="PR Preview" w:date="2026-01-01T00:00:00Z">
        <w:r>
          <w:rPr>
            <w:rStyle w:val="DecValTok"/>
          </w:rPr>
          <w:delText xml:space="preserve">2</w:delText>
        </w:r>
      </w:del>
      <w:del w:id="1174" w:author="PR Preview" w:date="2026-01-01T00:00:00Z">
        <w:r>
          <w:rPr>
            <w:rStyle w:val="NormalTok"/>
          </w:rPr>
          <w:delText xml:space="preserve">)</w:delText>
        </w:r>
      </w:del>
      <w:del w:id="1175" w:author="PR Preview" w:date="2026-01-01T00:00:00Z">
        <w:r>
          <w:br/>
        </w:r>
      </w:del>
      <w:del w:id="1176" w:author="PR Preview" w:date="2026-01-01T00:00:00Z">
        <w:r>
          <w:rPr>
            <w:rStyle w:val="NormalTok"/>
          </w:rPr>
          <w:delText xml:space="preserve">exp_x </w:delText>
        </w:r>
      </w:del>
      <w:del w:id="1177" w:author="PR Preview" w:date="2026-01-01T00:00:00Z">
        <w:r>
          <w:rPr>
            <w:rStyle w:val="OtherTok"/>
          </w:rPr>
          <w:delText xml:space="preserve">&lt;-</w:delText>
        </w:r>
      </w:del>
      <w:del w:id="1178" w:author="PR Preview" w:date="2026-01-01T00:00:00Z">
        <w:r>
          <w:rPr>
            <w:rStyle w:val="NormalTok"/>
          </w:rPr>
          <w:delText xml:space="preserve"> </w:delText>
        </w:r>
      </w:del>
      <w:del w:id="1179" w:author="PR Preview" w:date="2026-01-01T00:00:00Z">
        <w:r>
          <w:rPr>
            <w:rStyle w:val="FunctionTok"/>
          </w:rPr>
          <w:delText xml:space="preserve">exp</w:delText>
        </w:r>
      </w:del>
      <w:del w:id="1180" w:author="PR Preview" w:date="2026-01-01T00:00:00Z">
        <w:r>
          <w:rPr>
            <w:rStyle w:val="NormalTok"/>
          </w:rPr>
          <w:delText xml:space="preserve">(x)</w:delText>
        </w:r>
      </w:del>
      <w:del w:id="1181" w:author="PR Preview" w:date="2026-01-01T00:00:00Z">
        <w:r>
          <w:br/>
        </w:r>
      </w:del>
      <w:del w:id="1182" w:author="PR Preview" w:date="2026-01-01T00:00:00Z">
        <w:r>
          <w:rPr>
            <w:rStyle w:val="NormalTok"/>
          </w:rPr>
          <w:delText xml:space="preserve">expit_x </w:delText>
        </w:r>
      </w:del>
      <w:del w:id="1183" w:author="PR Preview" w:date="2026-01-01T00:00:00Z">
        <w:r>
          <w:rPr>
            <w:rStyle w:val="OtherTok"/>
          </w:rPr>
          <w:delText xml:space="preserve">&lt;-</w:delText>
        </w:r>
      </w:del>
      <w:del w:id="1184" w:author="PR Preview" w:date="2026-01-01T00:00:00Z">
        <w:r>
          <w:rPr>
            <w:rStyle w:val="NormalTok"/>
          </w:rPr>
          <w:delText xml:space="preserve"> </w:delText>
        </w:r>
      </w:del>
      <w:del w:id="1185" w:author="PR Preview" w:date="2026-01-01T00:00:00Z">
        <w:r>
          <w:rPr>
            <w:rStyle w:val="FunctionTok"/>
          </w:rPr>
          <w:delText xml:space="preserve">plogis</w:delText>
        </w:r>
      </w:del>
      <w:del w:id="1186" w:author="PR Preview" w:date="2026-01-01T00:00:00Z">
        <w:r>
          <w:rPr>
            <w:rStyle w:val="NormalTok"/>
          </w:rPr>
          <w:delText xml:space="preserve">(x)</w:delText>
        </w:r>
      </w:del>
      <w:del w:id="1187" w:author="PR Preview" w:date="2026-01-01T00:00:00Z">
        <w:r>
          <w:br/>
        </w:r>
      </w:del>
      <w:del w:id="1188" w:author="PR Preview" w:date="2026-01-01T00:00:00Z">
        <w:r>
          <w:rPr>
            <w:rStyle w:val="NormalTok"/>
          </w:rPr>
          <w:delText xml:space="preserve">exp_x</w:delText>
        </w:r>
      </w:del>
      <w:del w:id="1189" w:author="PR Preview" w:date="2026-01-01T00:00:00Z">
        <w:r>
          <w:br/>
        </w:r>
      </w:del>
      <w:del w:id="1190" w:author="PR Preview" w:date="2026-01-01T00:00:00Z">
        <w:r>
          <w:rPr>
            <w:rStyle w:val="CommentTok"/>
          </w:rPr>
          <w:delText xml:space="preserve">#&gt; [1] 0.3678794 1.0000000 7.3890561</w:delText>
        </w:r>
      </w:del>
      <w:del w:id="1191" w:author="PR Preview" w:date="2026-01-01T00:00:00Z">
        <w:r>
          <w:br/>
        </w:r>
      </w:del>
      <w:del w:id="1192" w:author="PR Preview" w:date="2026-01-01T00:00:00Z">
        <w:r>
          <w:rPr>
            <w:rStyle w:val="NormalTok"/>
          </w:rPr>
          <w:delText xml:space="preserve">expit_x</w:delText>
        </w:r>
      </w:del>
      <w:del w:id="1193" w:author="PR Preview" w:date="2026-01-01T00:00:00Z">
        <w:r>
          <w:br/>
        </w:r>
      </w:del>
      <w:del w:id="1194" w:author="PR Preview" w:date="2026-01-01T00:00:00Z">
        <w:r>
          <w:rPr>
            <w:rStyle w:val="CommentTok"/>
          </w:rPr>
          <w:delText xml:space="preserve">#&gt; [1] 0.2689414 0.5000000 0.8807971</w:delText>
        </w:r>
      </w:del>
    </w:p>
    <w:p>
      <w:pPr>
        <w:pStyle w:val="FirstParagraph"/>
      </w:pPr>
      <w:del w:id="1195" w:author="PR Preview" w:date="2026-01-01T00:00:00Z">
        <w:r>
          <w:delText xml:space="preserve">So</w:delText>
        </w:r>
      </w:del>
      <w:del w:id="119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(0.3679, 1, 7.3891)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and</w:delText>
        </w:r>
      </w:del>
      <w:del w:id="120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(0.2689, 0.5, 0.8808).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Each entry of the output depends only on the entry of</w:delText>
        </w:r>
      </w:del>
      <w:del w:id="120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in the same position.</w:delText>
        </w:r>
      </w:del>
    </w:p>
    <w:p>
      <w:pPr>
        <w:pStyle w:val="BodyText"/>
      </w:pPr>
      <w:del w:id="1209" w:author="PR Preview" w:date="2026-01-01T00:00:00Z">
        <w:r>
          <w:rPr>
            <w:b/>
            <w:bCs/>
          </w:rPr>
          <w:delText xml:space="preserve">Definition 25 (Sequence)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A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rPr>
            <w:b/>
            <w:bCs/>
          </w:rPr>
          <w:delText xml:space="preserve">sequence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in a set</w:delText>
        </w:r>
      </w:del>
      <w:del w:id="1216" w:author="PR Preview" w:date="2026-01-01T00:00:00Z">
        <w:r>
          <w:delText xml:space="preserve"> </w:delText>
        </w:r>
      </w:del>
      <m:oMath>
        <m:r>
          <m:t>S</m:t>
        </m:r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is a</w:delText>
        </w:r>
      </w:del>
      <w:del w:id="1219" w:author="PR Preview" w:date="2026-01-01T00:00:00Z">
        <w:r>
          <w:delText xml:space="preserve"> </w:delText>
        </w:r>
      </w:del>
      <w:hyperlink w:anchor="def-function">
        <w:del w:id="122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2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from the</w:delText>
        </w:r>
      </w:del>
      <w:del w:id="1224" w:author="PR Preview" w:date="2026-01-01T00:00:00Z">
        <w:r>
          <w:delText xml:space="preserve"> </w:delText>
        </w:r>
      </w:del>
      <w:hyperlink r:id="rId81">
        <w:del w:id="1225" w:author="PR Preview" w:date="2026-01-01T00:00:00Z">
          <w:r>
            <w:rPr>
              <w:rStyle w:val="Hyperlink"/>
            </w:rPr>
            <w:delText xml:space="preserve">natural numbers</w:delText>
          </w:r>
        </w:del>
      </w:hyperlink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to</w:delText>
        </w:r>
      </w:del>
      <w:del w:id="1228" w:author="PR Preview" w:date="2026-01-01T00:00:00Z">
        <w:r>
          <w:delText xml:space="preserve"> </w:delText>
        </w:r>
      </w:del>
      <m:oMath>
        <m:r>
          <m:t>S</m:t>
        </m:r>
      </m:oMath>
      <w:del w:id="1229" w:author="PR Preview" w:date="2026-01-01T00:00:00Z">
        <w:r>
          <w:delText xml:space="preserve">.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Its value</w:delText>
        </w:r>
      </w:del>
      <w:del w:id="12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is written</w:delText>
        </w:r>
      </w:del>
      <w:del w:id="123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and called its</w:delText>
        </w:r>
      </w:del>
      <w:del w:id="1238" w:author="PR Preview" w:date="2026-01-01T00:00:00Z">
        <w:r>
          <w:delText xml:space="preserve"> </w:delText>
        </w:r>
      </w:del>
      <m:oMath>
        <m:r>
          <m:t>n</m:t>
        </m:r>
      </m:oMath>
      <w:del w:id="1239" w:author="PR Preview" w:date="2026-01-01T00:00:00Z">
        <w:r>
          <w:delText xml:space="preserve">th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rPr>
            <w:b/>
            <w:bCs/>
          </w:rPr>
          <w:delText xml:space="preserve">term</w:delText>
        </w:r>
      </w:del>
      <w:del w:id="1242" w:author="PR Preview" w:date="2026-01-01T00:00:00Z">
        <w:r>
          <w:delText xml:space="preserve">,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and the sequence is written</w:delText>
        </w:r>
      </w:del>
      <w:del w:id="12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or</w:delText>
        </w:r>
      </w:del>
      <w:del w:id="124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249" w:author="PR Preview" w:date="2026-01-01T00:00:00Z">
        <w:r>
          <w:delText xml:space="preserve">.</w:delText>
        </w:r>
      </w:del>
    </w:p>
    <w:p>
      <w:pPr>
        <w:pStyle w:val="BodyText"/>
      </w:pPr>
      <w:del w:id="1250" w:author="PR Preview" w:date="2026-01-01T00:00:00Z">
        <w:r>
          <w:delText xml:space="preserve">A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rPr>
            <w:b/>
            <w:bCs/>
          </w:rPr>
          <w:delText xml:space="preserve">finite sequence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of length</w:delText>
        </w:r>
      </w:del>
      <w:del w:id="1255" w:author="PR Preview" w:date="2026-01-01T00:00:00Z">
        <w:r>
          <w:delText xml:space="preserve"> </w:delText>
        </w:r>
      </w:del>
      <m:oMath>
        <m:r>
          <m:t>n</m:t>
        </m:r>
      </m:oMath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is a function from</w:delText>
        </w:r>
      </w:del>
      <w:del w:id="12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to</w:delText>
        </w:r>
      </w:del>
      <w:del w:id="1261" w:author="PR Preview" w:date="2026-01-01T00:00:00Z">
        <w:r>
          <w:delText xml:space="preserve"> </w:delText>
        </w:r>
      </w:del>
      <m:oMath>
        <m:r>
          <m:t>S</m:t>
        </m:r>
      </m:oMath>
      <w:del w:id="1262" w:author="PR Preview" w:date="2026-01-01T00:00:00Z">
        <w:r>
          <w:delText xml:space="preserve">,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written</w:delText>
        </w:r>
      </w:del>
      <w:del w:id="126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266" w:author="PR Preview" w:date="2026-01-01T00:00:00Z">
        <w:r>
          <w:delText xml:space="preserve">.</w:delText>
        </w:r>
      </w:del>
    </w:p>
    <w:p>
      <w:pPr>
        <w:pStyle w:val="FirstParagraph"/>
      </w:pPr>
      <w:ins w:id="1267" w:author="PR Preview" w:date="2026-01-01T00:00:00Z">
        <w:r>
          <w:rPr>
            <w:b/>
            <w:bCs/>
          </w:rPr>
          <w:t xml:space="preserve">Definition 28 (Sequence)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A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rPr>
            <w:b/>
            <w:bCs/>
          </w:rPr>
          <w:t xml:space="preserve">sequence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in a set</w:t>
        </w:r>
      </w:ins>
      <w:ins w:id="1274" w:author="PR Preview" w:date="2026-01-01T00:00:00Z">
        <w:r>
          <w:t xml:space="preserve"> </w:t>
        </w:r>
      </w:ins>
      <m:oMath>
        <m:r>
          <m:t>S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is a</w:t>
        </w:r>
      </w:ins>
      <w:ins w:id="1277" w:author="PR Preview" w:date="2026-01-01T00:00:00Z">
        <w:r>
          <w:t xml:space="preserve"> </w:t>
        </w:r>
      </w:ins>
      <w:hyperlink w:anchor="def-function">
        <w:ins w:id="127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27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from the</w:t>
        </w:r>
      </w:ins>
      <w:ins w:id="1282" w:author="PR Preview" w:date="2026-01-01T00:00:00Z">
        <w:r>
          <w:t xml:space="preserve"> </w:t>
        </w:r>
      </w:ins>
      <w:hyperlink r:id="rId81">
        <w:ins w:id="1283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to</w:t>
        </w:r>
      </w:ins>
      <w:ins w:id="1286" w:author="PR Preview" w:date="2026-01-01T00:00:00Z">
        <w:r>
          <w:t xml:space="preserve"> </w:t>
        </w:r>
      </w:ins>
      <m:oMath>
        <m:r>
          <m:t>S</m:t>
        </m:r>
      </m:oMath>
      <w:ins w:id="1287" w:author="PR Preview" w:date="2026-01-01T00:00:00Z">
        <w:r>
          <w:t xml:space="preserve">.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Its value</w:t>
        </w:r>
      </w:ins>
      <w:ins w:id="129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is written</w:t>
        </w:r>
      </w:ins>
      <w:ins w:id="129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and called its</w:t>
        </w:r>
      </w:ins>
      <w:ins w:id="1296" w:author="PR Preview" w:date="2026-01-01T00:00:00Z">
        <w:r>
          <w:t xml:space="preserve"> </w:t>
        </w:r>
      </w:ins>
      <m:oMath>
        <m:r>
          <m:t>n</m:t>
        </m:r>
      </m:oMath>
      <w:ins w:id="1297" w:author="PR Preview" w:date="2026-01-01T00:00:00Z">
        <w:r>
          <w:t xml:space="preserve">th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rPr>
            <w:b/>
            <w:bCs/>
          </w:rPr>
          <w:t xml:space="preserve">term</w:t>
        </w:r>
      </w:ins>
      <w:ins w:id="1300" w:author="PR Preview" w:date="2026-01-01T00:00:00Z">
        <w:r>
          <w:t xml:space="preserve">,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and the sequence is written</w:t>
        </w:r>
      </w:ins>
      <w:ins w:id="13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or</w:t>
        </w:r>
      </w:ins>
      <w:ins w:id="130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307" w:author="PR Preview" w:date="2026-01-01T00:00:00Z">
        <w:r>
          <w:t xml:space="preserve">.</w:t>
        </w:r>
      </w:ins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del w:id="1308" w:author="PR Preview" w:date="2026-01-01T00:00:00Z">
        <w:r>
          <w:rPr>
            <w:b/>
            <w:bCs/>
          </w:rPr>
          <w:delText xml:space="preserve">Definition 26 (Expression)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An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rPr>
            <w:b/>
            <w:bCs/>
          </w:rPr>
          <w:delText xml:space="preserve">expression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is a string of symbols, built from constants, variables,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operations and function names according to the rules of the notation.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When its variables are read as inputs,</w:delText>
        </w:r>
      </w:del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an expression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rPr>
            <w:i/>
            <w:iCs/>
          </w:rPr>
          <w:delText xml:space="preserve">denotes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a</w:delText>
        </w:r>
      </w:del>
      <w:del w:id="1325" w:author="PR Preview" w:date="2026-01-01T00:00:00Z">
        <w:r>
          <w:delText xml:space="preserve"> </w:delText>
        </w:r>
      </w:del>
      <w:hyperlink w:anchor="def-function">
        <w:del w:id="132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27" w:author="PR Preview" w:date="2026-01-01T00:00:00Z">
        <w:r>
          <w:delText xml:space="preserve">: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it fixes the output for each input.</w:delText>
        </w:r>
      </w:del>
    </w:p>
    <w:p>
      <w:pPr>
        <w:pStyle w:val="FirstParagraph"/>
      </w:pPr>
      <w:ins w:id="1330" w:author="PR Preview" w:date="2026-01-01T00:00:00Z">
        <w:r>
          <w:rPr>
            <w:b/>
            <w:bCs/>
          </w:rPr>
          <w:t xml:space="preserve">Definition 29 (Finite sequence)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Let</w:t>
        </w:r>
      </w:ins>
      <w:ins w:id="1333" w:author="PR Preview" w:date="2026-01-01T00:00:00Z">
        <w:r>
          <w:t xml:space="preserve"> </w:t>
        </w:r>
      </w:ins>
      <m:oMath>
        <m:r>
          <m:t>S</m:t>
        </m:r>
      </m:oMath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be a set.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A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rPr>
            <w:b/>
            <w:bCs/>
          </w:rPr>
          <w:t xml:space="preserve">finite sequence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of length</w:t>
        </w:r>
      </w:ins>
      <w:ins w:id="1342" w:author="PR Preview" w:date="2026-01-01T00:00:00Z">
        <w:r>
          <w:t xml:space="preserve"> </w:t>
        </w:r>
      </w:ins>
      <m:oMath>
        <m:r>
          <m:t>n</m:t>
        </m:r>
      </m:oMath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is a function from</w:t>
        </w:r>
      </w:ins>
      <w:ins w:id="134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to</w:t>
        </w:r>
      </w:ins>
      <w:ins w:id="1348" w:author="PR Preview" w:date="2026-01-01T00:00:00Z">
        <w:r>
          <w:t xml:space="preserve"> </w:t>
        </w:r>
      </w:ins>
      <m:oMath>
        <m:r>
          <m:t>S</m:t>
        </m:r>
      </m:oMath>
      <w:ins w:id="1349" w:author="PR Preview" w:date="2026-01-01T00:00:00Z">
        <w:r>
          <w:t xml:space="preserve">,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written</w:t>
        </w:r>
      </w:ins>
      <w:ins w:id="135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353" w:author="PR Preview" w:date="2026-01-01T00:00:00Z">
        <w:r>
          <w:t xml:space="preserve">.</w:t>
        </w:r>
      </w:ins>
    </w:p>
    <w:bookmarkEnd w:id="84"/>
    <w:bookmarkStart w:id="85" w:name="def-expression"/>
    <w:p>
      <w:pPr>
        <w:pStyle w:val="BodyText"/>
      </w:pPr>
      <w:ins w:id="1354" w:author="PR Preview" w:date="2026-01-01T00:00:00Z">
        <w:r>
          <w:rPr>
            <w:b/>
            <w:bCs/>
          </w:rPr>
          <w:t xml:space="preserve">Definition 30 (Expression)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An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rPr>
            <w:b/>
            <w:bCs/>
          </w:rPr>
          <w:t xml:space="preserve">expression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is a string of symbols, built from constants, variables,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operations and function names according to the rules of the notation.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When its variables are read as inputs,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an expression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rPr>
            <w:i/>
            <w:iCs/>
          </w:rPr>
          <w:t xml:space="preserve">denotes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a</w:t>
        </w:r>
      </w:ins>
      <w:ins w:id="1371" w:author="PR Preview" w:date="2026-01-01T00:00:00Z">
        <w:r>
          <w:t xml:space="preserve"> </w:t>
        </w:r>
      </w:ins>
      <w:hyperlink w:anchor="def-function">
        <w:ins w:id="137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73" w:author="PR Preview" w:date="2026-01-01T00:00:00Z">
        <w:r>
          <w:t xml:space="preserve">: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it fixes the output for each input.</w:t>
        </w:r>
      </w:ins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del w:id="1376" w:author="PR Preview" w:date="2026-01-01T00:00:00Z">
        <w:r>
          <w:rPr>
            <w:b/>
            <w:bCs/>
          </w:rPr>
          <w:delText xml:space="preserve">Definition 27 (Parse tree)</w:delText>
        </w:r>
      </w:del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The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rPr>
            <w:b/>
            <w:bCs/>
          </w:rPr>
          <w:delText xml:space="preserve">parse tree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of an</w:delText>
        </w:r>
      </w:del>
      <w:del w:id="1383" w:author="PR Preview" w:date="2026-01-01T00:00:00Z">
        <w:r>
          <w:delText xml:space="preserve"> </w:delText>
        </w:r>
      </w:del>
      <w:hyperlink w:anchor="def-expression">
        <w:del w:id="1384" w:author="PR Preview" w:date="2026-01-01T00:00:00Z">
          <w:r>
            <w:rPr>
              <w:rStyle w:val="Hyperlink"/>
            </w:rPr>
            <w:delText xml:space="preserve">expression</w:delText>
          </w:r>
        </w:del>
      </w:hyperlink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is the tree</w:delText>
        </w:r>
      </w:del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that shows how its symbols group into operations.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Its leaves are the constants and variables of the expression,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and each internal node is an operation applied to the nodes below it.</w:delText>
        </w:r>
      </w:del>
    </w:p>
    <w:p>
      <w:pPr>
        <w:pStyle w:val="BodyText"/>
      </w:pPr>
      <w:ins w:id="1393" w:author="PR Preview" w:date="2026-01-01T00:00:00Z">
        <w:r>
          <w:rPr>
            <w:b/>
            <w:bCs/>
          </w:rPr>
          <w:t xml:space="preserve">Definition 31 (Parse tree)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The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rPr>
            <w:b/>
            <w:bCs/>
          </w:rPr>
          <w:t xml:space="preserve">parse tree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of an</w:t>
        </w:r>
      </w:ins>
      <w:ins w:id="1400" w:author="PR Preview" w:date="2026-01-01T00:00:00Z">
        <w:r>
          <w:t xml:space="preserve"> </w:t>
        </w:r>
      </w:ins>
      <w:hyperlink w:anchor="def-expression">
        <w:ins w:id="1401" w:author="PR Preview" w:date="2026-01-01T00:00:00Z">
          <w:r>
            <w:rPr>
              <w:rStyle w:val="Hyperlink"/>
            </w:rPr>
            <w:t xml:space="preserve">expression</w:t>
          </w:r>
        </w:ins>
      </w:hyperlink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is the tree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that shows how its symbols group into operations.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Its leaves are the constants and variables of the expression,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and each internal node is an operation applied to the nodes below it.</w:t>
        </w:r>
      </w:ins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del w:id="1410" w:author="PR Preview" w:date="2026-01-01T00:00:00Z">
        <w:r>
          <w:rPr>
            <w:i/>
            <w:iCs/>
          </w:rPr>
          <w:delText xml:space="preserve">Remark 9</w:delText>
        </w:r>
      </w:del>
      <w:del w:id="1411" w:author="PR Preview" w:date="2026-01-01T00:00:00Z">
        <w:r>
          <w:delText xml:space="preserve"> (Expressions, precedence and parse trees). </w:delText>
        </w:r>
      </w:del>
      <w:del w:id="1412" w:author="PR Preview" w:date="2026-01-01T00:00:00Z">
        <w:r>
          <w:delText xml:space="preserve">An expression does not say how to compute the output it fixes,</w:delText>
        </w:r>
      </w:del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and many expressions denote the same function.</w:delText>
        </w:r>
      </w:del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A function is the input-output relationship itself;</w:delText>
        </w:r>
      </w:del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an expression is one way of writing it down.</w:delText>
        </w:r>
      </w:del>
    </w:p>
    <w:p>
      <w:pPr>
        <w:pStyle w:val="BodyText"/>
      </w:pPr>
      <w:del w:id="1419" w:author="PR Preview" w:date="2026-01-01T00:00:00Z">
        <w:r>
          <w:delText xml:space="preserve">The rules of operator precedence (PEMDAS: parentheses, exponents,</w:delText>
        </w:r>
      </w:del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multiplication and division, addition and subtraction)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decide how the symbols group.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They turn the string into its parse tree (</w:delText>
        </w:r>
      </w:del>
      <w:hyperlink w:anchor="def-parse-tree">
        <w:del w:id="1426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427" w:author="PR Preview" w:date="2026-01-01T00:00:00Z">
        <w:r>
          <w:delText xml:space="preserve">).</w:delText>
        </w:r>
      </w:del>
    </w:p>
    <w:p>
      <w:pPr>
        <w:pStyle w:val="BodyText"/>
      </w:pPr>
      <w:del w:id="1428" w:author="PR Preview" w:date="2026-01-01T00:00:00Z">
        <w:r>
          <w:rPr>
            <w:b/>
            <w:bCs/>
          </w:rPr>
          <w:delText xml:space="preserve">Definition 28 (Algorithm)</w:delText>
        </w:r>
      </w:del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An</w:delText>
        </w:r>
      </w:del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rPr>
            <w:b/>
            <w:bCs/>
          </w:rPr>
          <w:delText xml:space="preserve">algorithm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is a finite list of unambiguous steps that,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applied to any valid input, halts and returns an output.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An algorithm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rPr>
            <w:i/>
            <w:iCs/>
          </w:rPr>
          <w:delText xml:space="preserve">computes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a</w:delText>
        </w:r>
      </w:del>
      <w:del w:id="1443" w:author="PR Preview" w:date="2026-01-01T00:00:00Z">
        <w:r>
          <w:delText xml:space="preserve"> </w:delText>
        </w:r>
      </w:del>
      <w:hyperlink w:anchor="def-function">
        <w:del w:id="144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445" w:author="PR Preview" w:date="2026-01-01T00:00:00Z">
        <w:r>
          <w:delText xml:space="preserve">: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for each input it returns the function’s value at that input.</w:delText>
        </w:r>
      </w:del>
    </w:p>
    <w:p>
      <w:pPr>
        <w:pStyle w:val="BodyText"/>
      </w:pPr>
      <w:ins w:id="1448" w:author="PR Preview" w:date="2026-01-01T00:00:00Z">
        <w:r>
          <w:rPr>
            <w:i/>
            <w:iCs/>
          </w:rPr>
          <w:t xml:space="preserve">Remark 11</w:t>
        </w:r>
      </w:ins>
      <w:ins w:id="1449" w:author="PR Preview" w:date="2026-01-01T00:00:00Z">
        <w:r>
          <w:t xml:space="preserve"> (Expressions, precedence and parse trees). </w:t>
        </w:r>
      </w:ins>
      <w:ins w:id="1450" w:author="PR Preview" w:date="2026-01-01T00:00:00Z">
        <w:r>
          <w:t xml:space="preserve">An expression does not say how to compute the output it fixes,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and many expressions denote the same function.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A function is the input-output relationship itself;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an expression is one way of writing it down.</w:t>
        </w:r>
      </w:ins>
    </w:p>
    <w:p>
      <w:pPr>
        <w:pStyle w:val="BodyText"/>
      </w:pPr>
      <w:ins w:id="1457" w:author="PR Preview" w:date="2026-01-01T00:00:00Z">
        <w:r>
          <w:t xml:space="preserve">The rules of operator precedence (PEMDAS: parentheses, exponents,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multiplication and division, addition and subtraction)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decide how the symbols group.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They turn the string into its parse tree (</w:t>
        </w:r>
      </w:ins>
      <w:hyperlink w:anchor="def-parse-tree">
        <w:ins w:id="1464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1465" w:author="PR Preview" w:date="2026-01-01T00:00:00Z">
        <w:r>
          <w:t xml:space="preserve">).</w:t>
        </w:r>
      </w:ins>
    </w:p>
    <w:bookmarkEnd w:id="89"/>
    <w:bookmarkStart w:id="90" w:name="def-algorithm"/>
    <w:p>
      <w:pPr>
        <w:pStyle w:val="BodyText"/>
      </w:pPr>
      <w:ins w:id="1466" w:author="PR Preview" w:date="2026-01-01T00:00:00Z">
        <w:r>
          <w:rPr>
            <w:b/>
            <w:bCs/>
          </w:rPr>
          <w:t xml:space="preserve">Definition 32 (Algorithm)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An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rPr>
            <w:b/>
            <w:bCs/>
          </w:rPr>
          <w:t xml:space="preserve">algorithm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is a finite list of unambiguous steps that,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applied to any valid input, halts and returns an output.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An algorithm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rPr>
            <w:i/>
            <w:iCs/>
          </w:rPr>
          <w:t xml:space="preserve">computes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a</w:t>
        </w:r>
      </w:ins>
      <w:ins w:id="1481" w:author="PR Preview" w:date="2026-01-01T00:00:00Z">
        <w:r>
          <w:t xml:space="preserve"> </w:t>
        </w:r>
      </w:ins>
      <w:hyperlink w:anchor="def-function">
        <w:ins w:id="148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483" w:author="PR Preview" w:date="2026-01-01T00:00:00Z">
        <w:r>
          <w:t xml:space="preserve">: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for each input it returns the function’s value at that input.</w:t>
        </w:r>
      </w:ins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del w:id="1486" w:author="PR Preview" w:date="2026-01-01T00:00:00Z">
        <w:r>
          <w:rPr>
            <w:i/>
            <w:iCs/>
          </w:rPr>
          <w:delText xml:space="preserve">Remark 10</w:delText>
        </w:r>
      </w:del>
      <w:del w:id="1487" w:author="PR Preview" w:date="2026-01-01T00:00:00Z">
        <w:r>
          <w:delText xml:space="preserve"> (How functions, expressions and algorithms relate). </w:delText>
        </w:r>
      </w:del>
      <w:del w:id="1488" w:author="PR Preview" w:date="2026-01-01T00:00:00Z">
        <w:r>
          <w:delText xml:space="preserve">The three ideas fit together this way:</w:delText>
        </w:r>
      </w:del>
    </w:p>
    <w:p>
      <w:pPr>
        <w:pStyle w:val="BodyText"/>
      </w:pPr>
      <w:ins w:id="1489" w:author="PR Preview" w:date="2026-01-01T00:00:00Z">
        <w:r>
          <w:rPr>
            <w:i/>
            <w:iCs/>
          </w:rPr>
          <w:t xml:space="preserve">Remark 12</w:t>
        </w:r>
      </w:ins>
      <w:ins w:id="1490" w:author="PR Preview" w:date="2026-01-01T00:00:00Z">
        <w:r>
          <w:t xml:space="preserve"> (How functions, expressions and algorithms relate). </w:t>
        </w:r>
      </w:ins>
      <w:ins w:id="1491" w:author="PR Preview" w:date="2026-01-01T00:00:00Z">
        <w:r>
          <w:t xml:space="preserve">The three ideas fit together this way:</w:t>
        </w:r>
      </w:ins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del w:id="1492" w:author="PR Preview" w:date="2026-01-01T00:00:00Z">
        <w:r>
          <w:rPr>
            <w:i/>
            <w:iCs/>
          </w:rPr>
          <w:delText xml:space="preserve">Remark 11</w:delText>
        </w:r>
      </w:del>
      <w:del w:id="1493" w:author="PR Preview" w:date="2026-01-01T00:00:00Z">
        <w:r>
          <w:delText xml:space="preserve"> (Values with no known algorithm). </w:delText>
        </w:r>
      </w:del>
      <w:del w:id="1494" w:author="PR Preview" w:date="2026-01-01T00:00:00Z">
        <w:r>
          <w:delText xml:space="preserve">Some functions have no known finite algorithm for their exact values,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and expressions that denote them,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such as a limit, a supremum, an integral with no closed form,</w:delText>
        </w:r>
      </w:del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or an</w:delText>
        </w:r>
      </w:del>
      <w:del w:id="1501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over a set with no formula for the minimizer,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cannot be evaluated by following their tree.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Such a value can still be well defined and approximated by an algorithm.</w:delText>
        </w:r>
      </w:del>
    </w:p>
    <w:p>
      <w:pPr>
        <w:pStyle w:val="BodyText"/>
      </w:pPr>
      <w:ins w:id="1508" w:author="PR Preview" w:date="2026-01-01T00:00:00Z">
        <w:r>
          <w:rPr>
            <w:i/>
            <w:iCs/>
          </w:rPr>
          <w:t xml:space="preserve">Remark 13</w:t>
        </w:r>
      </w:ins>
      <w:ins w:id="1509" w:author="PR Preview" w:date="2026-01-01T00:00:00Z">
        <w:r>
          <w:t xml:space="preserve"> (Values with no known algorithm). </w:t>
        </w:r>
      </w:ins>
      <w:ins w:id="1510" w:author="PR Preview" w:date="2026-01-01T00:00:00Z">
        <w:r>
          <w:t xml:space="preserve">Some functions have no known finite algorithm for their exact values,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and expressions that denote them,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such as a limit, a supremum, an integral with no closed form,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or an</w:t>
        </w:r>
      </w:ins>
      <w:ins w:id="1517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over a set with no formula for the minimizer,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cannot be evaluated by following their tree.</w:t>
        </w:r>
      </w:ins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Such a value can still be well defined and approximated by an algorithm.</w:t>
        </w:r>
      </w:ins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del w:id="1524" w:author="PR Preview" w:date="2026-01-01T00:00:00Z">
        <w:r>
          <w:rPr>
            <w:b/>
            <w:bCs/>
          </w:rPr>
          <w:delText xml:space="preserve">Definition 29 (Finite set, infinite set, and cardinality)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A set</w:delText>
        </w:r>
      </w:del>
      <w:del w:id="1527" w:author="PR Preview" w:date="2026-01-01T00:00:00Z">
        <w:r>
          <w:delText xml:space="preserve"> </w:delText>
        </w:r>
      </w:del>
      <m:oMath>
        <m:r>
          <m:t>A</m:t>
        </m:r>
      </m:oMath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is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rPr>
            <w:b/>
            <w:bCs/>
          </w:rPr>
          <w:delText xml:space="preserve">finite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if it is empty,</w:delText>
        </w:r>
      </w:del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or if, for some natural number</w:delText>
        </w:r>
      </w:del>
      <w:del w:id="1536" w:author="PR Preview" w:date="2026-01-01T00:00:00Z">
        <w:r>
          <w:delText xml:space="preserve"> </w:delText>
        </w:r>
      </w:del>
      <m:oMath>
        <m:r>
          <m:t>n</m:t>
        </m:r>
      </m:oMath>
      <w:del w:id="1537" w:author="PR Preview" w:date="2026-01-01T00:00:00Z">
        <w:r>
          <w:delText xml:space="preserve">,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its elements can be listed as a finite sequence (</w:delText>
        </w:r>
      </w:del>
      <w:hyperlink w:anchor="def-sequence">
        <w:del w:id="1540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541" w:author="PR Preview" w:date="2026-01-01T00:00:00Z">
        <w:r>
          <w:delText xml:space="preserve">)</w:delText>
        </w:r>
      </w:del>
      <w:del w:id="154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in which each element of</w:delText>
        </w:r>
      </w:del>
      <w:del w:id="1545" w:author="PR Preview" w:date="2026-01-01T00:00:00Z">
        <w:r>
          <w:delText xml:space="preserve"> </w:delText>
        </w:r>
      </w:del>
      <m:oMath>
        <m:r>
          <m:t>A</m:t>
        </m:r>
      </m:oMath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appears exactly once.</w:delText>
        </w:r>
      </w:del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That number</w:delText>
        </w:r>
      </w:del>
      <w:del w:id="1550" w:author="PR Preview" w:date="2026-01-01T00:00:00Z">
        <w:r>
          <w:delText xml:space="preserve"> </w:delText>
        </w:r>
      </w:del>
      <m:oMath>
        <m:r>
          <m:t>n</m:t>
        </m:r>
      </m:oMath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is the</w:delText>
        </w:r>
      </w:del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rPr>
            <w:b/>
            <w:bCs/>
          </w:rPr>
          <w:delText xml:space="preserve">cardinality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of</w:delText>
        </w:r>
      </w:del>
      <w:del w:id="1557" w:author="PR Preview" w:date="2026-01-01T00:00:00Z">
        <w:r>
          <w:delText xml:space="preserve"> </w:delText>
        </w:r>
      </w:del>
      <m:oMath>
        <m:r>
          <m:t>A</m:t>
        </m:r>
      </m:oMath>
      <w:del w:id="1558" w:author="PR Preview" w:date="2026-01-01T00:00:00Z">
        <w:r>
          <w:delText xml:space="preserve">, its number of elements,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written</w:delText>
        </w:r>
      </w:del>
      <w:del w:id="15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562" w:author="PR Preview" w:date="2026-01-01T00:00:00Z">
        <w:r>
          <w:delText xml:space="preserve">;</w:delText>
        </w:r>
      </w:del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the empty set has cardinality</w:delText>
        </w:r>
      </w:del>
      <w:del w:id="15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566" w:author="PR Preview" w:date="2026-01-01T00:00:00Z">
        <w:r>
          <w:delText xml:space="preserve">.</w:delText>
        </w:r>
      </w:del>
    </w:p>
    <w:p>
      <w:pPr>
        <w:pStyle w:val="BodyText"/>
      </w:pPr>
      <w:del w:id="1567" w:author="PR Preview" w:date="2026-01-01T00:00:00Z">
        <w:r>
          <w:delText xml:space="preserve">A set that is not finite is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rPr>
            <w:b/>
            <w:bCs/>
          </w:rPr>
          <w:delText xml:space="preserve">infinite</w:delText>
        </w:r>
      </w:del>
      <w:del w:id="1570" w:author="PR Preview" w:date="2026-01-01T00:00:00Z">
        <w:r>
          <w:delText xml:space="preserve">.</w:delText>
        </w:r>
      </w:del>
    </w:p>
    <w:p>
      <w:pPr>
        <w:pStyle w:val="BodyText"/>
      </w:pPr>
      <w:del w:id="1571" w:author="PR Preview" w:date="2026-01-01T00:00:00Z">
        <w:r>
          <w:rPr>
            <w:i/>
            <w:iCs/>
          </w:rPr>
          <w:delText xml:space="preserve">Remark 12</w:delText>
        </w:r>
      </w:del>
      <w:del w:id="1572" w:author="PR Preview" w:date="2026-01-01T00:00:00Z">
        <w:r>
          <w:delText xml:space="preserve"> (Two meanings of</w:delText>
        </w:r>
      </w:del>
      <w:del w:id="15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1574" w:author="PR Preview" w:date="2026-01-01T00:00:00Z">
        <w:r>
          <w:delText xml:space="preserve">). </w:delText>
        </w:r>
      </w:del>
      <w:del w:id="1575" w:author="PR Preview" w:date="2026-01-01T00:00:00Z">
        <w:r>
          <w:delText xml:space="preserve">Applied to a set, the bars</w:delText>
        </w:r>
      </w:del>
      <w:del w:id="157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mean the cardinality of</w:delText>
        </w:r>
      </w:del>
      <w:del w:id="1579" w:author="PR Preview" w:date="2026-01-01T00:00:00Z">
        <w:r>
          <w:delText xml:space="preserve"> </w:delText>
        </w:r>
      </w:del>
      <m:oMath>
        <m:r>
          <m:t>A</m:t>
        </m:r>
      </m:oMath>
      <w:del w:id="1580" w:author="PR Preview" w:date="2026-01-01T00:00:00Z">
        <w:r>
          <w:delText xml:space="preserve">.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Applied to a number,</w:delText>
        </w:r>
      </w:del>
      <w:del w:id="15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means its</w:delText>
        </w:r>
      </w:del>
      <w:del w:id="1586" w:author="PR Preview" w:date="2026-01-01T00:00:00Z">
        <w:r>
          <w:delText xml:space="preserve"> </w:delText>
        </w:r>
      </w:del>
      <w:hyperlink r:id="rId97">
        <w:del w:id="1587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1588" w:author="PR Preview" w:date="2026-01-01T00:00:00Z">
        <w:r>
          <w:delText xml:space="preserve">,</w:delText>
        </w:r>
      </w:del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or its</w:delText>
        </w:r>
      </w:del>
      <w:del w:id="1591" w:author="PR Preview" w:date="2026-01-01T00:00:00Z">
        <w:r>
          <w:delText xml:space="preserve"> </w:delText>
        </w:r>
      </w:del>
      <w:hyperlink r:id="rId98">
        <w:del w:id="1592" w:author="PR Preview" w:date="2026-01-01T00:00:00Z">
          <w:r>
            <w:rPr>
              <w:rStyle w:val="Hyperlink"/>
            </w:rPr>
            <w:delText xml:space="preserve">modulus</w:delText>
          </w:r>
        </w:del>
      </w:hyperlink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when</w:delText>
        </w:r>
      </w:del>
      <w:del w:id="1595" w:author="PR Preview" w:date="2026-01-01T00:00:00Z">
        <w:r>
          <w:delText xml:space="preserve"> </w:delText>
        </w:r>
      </w:del>
      <m:oMath>
        <m:r>
          <m:t>x</m:t>
        </m:r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is complex.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For example,</w:delText>
        </w:r>
      </w:del>
      <w:del w:id="160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601" w:author="PR Preview" w:date="2026-01-01T00:00:00Z">
        <w:r>
          <w:delText xml:space="preserve">, but</w:delText>
        </w:r>
      </w:del>
      <w:del w:id="16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603" w:author="PR Preview" w:date="2026-01-01T00:00:00Z">
        <w:r>
          <w:delText xml:space="preserve">.</w:delText>
        </w:r>
      </w:del>
    </w:p>
    <w:p>
      <w:pPr>
        <w:pStyle w:val="FirstParagraph"/>
      </w:pPr>
      <w:ins w:id="1604" w:author="PR Preview" w:date="2026-01-01T00:00:00Z">
        <w:r>
          <w:rPr>
            <w:b/>
            <w:bCs/>
          </w:rPr>
          <w:t xml:space="preserve">Definition 33 (Finite set and cardinality)</w:t>
        </w:r>
      </w:ins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A set</w:t>
        </w:r>
      </w:ins>
      <w:ins w:id="1607" w:author="PR Preview" w:date="2026-01-01T00:00:00Z">
        <w:r>
          <w:t xml:space="preserve"> </w:t>
        </w:r>
      </w:ins>
      <m:oMath>
        <m:r>
          <m:t>A</m:t>
        </m:r>
      </m:oMath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is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rPr>
            <w:b/>
            <w:bCs/>
          </w:rPr>
          <w:t xml:space="preserve">finite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if it is empty,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or if, for some natural number</w:t>
        </w:r>
      </w:ins>
      <w:ins w:id="1616" w:author="PR Preview" w:date="2026-01-01T00:00:00Z">
        <w:r>
          <w:t xml:space="preserve"> </w:t>
        </w:r>
      </w:ins>
      <m:oMath>
        <m:r>
          <m:t>n</m:t>
        </m:r>
      </m:oMath>
      <w:ins w:id="1617" w:author="PR Preview" w:date="2026-01-01T00:00:00Z">
        <w:r>
          <w:t xml:space="preserve">,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its elements can be listed as a finite sequence (</w:t>
        </w:r>
      </w:ins>
      <w:hyperlink w:anchor="def-finite-sequence">
        <w:ins w:id="1620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621" w:author="PR Preview" w:date="2026-01-01T00:00:00Z">
        <w:r>
          <w:t xml:space="preserve">)</w:t>
        </w:r>
      </w:ins>
      <w:ins w:id="162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in which each element of</w:t>
        </w:r>
      </w:ins>
      <w:ins w:id="1625" w:author="PR Preview" w:date="2026-01-01T00:00:00Z">
        <w:r>
          <w:t xml:space="preserve"> </w:t>
        </w:r>
      </w:ins>
      <m:oMath>
        <m:r>
          <m:t>A</m:t>
        </m:r>
      </m:oMath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appears exactly once.</w:t>
        </w:r>
      </w:ins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That number</w:t>
        </w:r>
      </w:ins>
      <w:ins w:id="1630" w:author="PR Preview" w:date="2026-01-01T00:00:00Z">
        <w:r>
          <w:t xml:space="preserve"> </w:t>
        </w:r>
      </w:ins>
      <m:oMath>
        <m:r>
          <m:t>n</m:t>
        </m:r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is the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rPr>
            <w:b/>
            <w:bCs/>
          </w:rPr>
          <w:t xml:space="preserve">cardinality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of</w:t>
        </w:r>
      </w:ins>
      <w:ins w:id="1637" w:author="PR Preview" w:date="2026-01-01T00:00:00Z">
        <w:r>
          <w:t xml:space="preserve"> </w:t>
        </w:r>
      </w:ins>
      <m:oMath>
        <m:r>
          <m:t>A</m:t>
        </m:r>
      </m:oMath>
      <w:ins w:id="1638" w:author="PR Preview" w:date="2026-01-01T00:00:00Z">
        <w:r>
          <w:t xml:space="preserve">, its number of elements,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written</w:t>
        </w:r>
      </w:ins>
      <w:ins w:id="164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642" w:author="PR Preview" w:date="2026-01-01T00:00:00Z">
        <w:r>
          <w:t xml:space="preserve">;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the empty set has cardinality</w:t>
        </w:r>
      </w:ins>
      <w:ins w:id="164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646" w:author="PR Preview" w:date="2026-01-01T00:00:00Z">
        <w:r>
          <w:t xml:space="preserve">.</w:t>
        </w:r>
      </w:ins>
    </w:p>
    <w:bookmarkEnd w:id="96"/>
    <w:bookmarkStart w:id="99" w:name="rem-cardinality-bars"/>
    <w:p>
      <w:pPr>
        <w:pStyle w:val="BodyText"/>
      </w:pPr>
      <w:ins w:id="1647" w:author="PR Preview" w:date="2026-01-01T00:00:00Z">
        <w:r>
          <w:rPr>
            <w:i/>
            <w:iCs/>
          </w:rPr>
          <w:t xml:space="preserve">Remark 14</w:t>
        </w:r>
      </w:ins>
      <w:ins w:id="1648" w:author="PR Preview" w:date="2026-01-01T00:00:00Z">
        <w:r>
          <w:t xml:space="preserve"> (Two meanings of</w:t>
        </w:r>
      </w:ins>
      <w:ins w:id="164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650" w:author="PR Preview" w:date="2026-01-01T00:00:00Z">
        <w:r>
          <w:t xml:space="preserve">). </w:t>
        </w:r>
      </w:ins>
      <w:ins w:id="1651" w:author="PR Preview" w:date="2026-01-01T00:00:00Z">
        <w:r>
          <w:t xml:space="preserve">Applied to a set, the bars</w:t>
        </w:r>
      </w:ins>
      <w:ins w:id="165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mean the cardinality of</w:t>
        </w:r>
      </w:ins>
      <w:ins w:id="1655" w:author="PR Preview" w:date="2026-01-01T00:00:00Z">
        <w:r>
          <w:t xml:space="preserve"> </w:t>
        </w:r>
      </w:ins>
      <m:oMath>
        <m:r>
          <m:t>A</m:t>
        </m:r>
      </m:oMath>
      <w:ins w:id="1656" w:author="PR Preview" w:date="2026-01-01T00:00:00Z">
        <w:r>
          <w:t xml:space="preserve">.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Applied to a number,</w:t>
        </w:r>
      </w:ins>
      <w:ins w:id="165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means its</w:t>
        </w:r>
      </w:ins>
      <w:ins w:id="1662" w:author="PR Preview" w:date="2026-01-01T00:00:00Z">
        <w:r>
          <w:t xml:space="preserve"> </w:t>
        </w:r>
      </w:ins>
      <w:hyperlink r:id="rId97">
        <w:ins w:id="1663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1664" w:author="PR Preview" w:date="2026-01-01T00:00:00Z">
        <w:r>
          <w:t xml:space="preserve">,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or its</w:t>
        </w:r>
      </w:ins>
      <w:ins w:id="1667" w:author="PR Preview" w:date="2026-01-01T00:00:00Z">
        <w:r>
          <w:t xml:space="preserve"> </w:t>
        </w:r>
      </w:ins>
      <w:hyperlink r:id="rId98">
        <w:ins w:id="1668" w:author="PR Preview" w:date="2026-01-01T00:00:00Z">
          <w:r>
            <w:rPr>
              <w:rStyle w:val="Hyperlink"/>
            </w:rPr>
            <w:t xml:space="preserve">modulus</w:t>
          </w:r>
        </w:ins>
      </w:hyperlink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when</w:t>
        </w:r>
      </w:ins>
      <w:ins w:id="1671" w:author="PR Preview" w:date="2026-01-01T00:00:00Z">
        <w:r>
          <w:t xml:space="preserve"> </w:t>
        </w:r>
      </w:ins>
      <m:oMath>
        <m:r>
          <m:t>x</m:t>
        </m:r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is complex.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For example,</w:t>
        </w:r>
      </w:ins>
      <w:ins w:id="167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677" w:author="PR Preview" w:date="2026-01-01T00:00:00Z">
        <w:r>
          <w:t xml:space="preserve">, but</w:t>
        </w:r>
      </w:ins>
      <w:ins w:id="167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679" w:author="PR Preview" w:date="2026-01-01T00:00:00Z">
        <w:r>
          <w:t xml:space="preserve">.</w:t>
        </w:r>
      </w:ins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del w:id="1680" w:author="PR Preview" w:date="2026-01-01T00:00:00Z">
        <w:r>
          <w:rPr>
            <w:b/>
            <w:bCs/>
          </w:rPr>
          <w:delText xml:space="preserve">Definition 30 (Countable set)</w:delText>
        </w:r>
      </w:del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A set is</w:delText>
        </w:r>
      </w:del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rPr>
            <w:b/>
            <w:bCs/>
          </w:rPr>
          <w:delText xml:space="preserve">countable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if it is finite (</w:delText>
        </w:r>
      </w:del>
      <w:hyperlink w:anchor="def-finite-set">
        <w:del w:id="1687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1688" w:author="PR Preview" w:date="2026-01-01T00:00:00Z">
        <w:r>
          <w:delText xml:space="preserve">),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delText xml:space="preserve">or if its elements can be listed as a sequence (</w:delText>
        </w:r>
      </w:del>
      <w:hyperlink w:anchor="def-sequence">
        <w:del w:id="1691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692" w:author="PR Preview" w:date="2026-01-01T00:00:00Z">
        <w:r>
          <w:delText xml:space="preserve">)</w:delText>
        </w:r>
      </w:del>
      <w:del w:id="169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1696" w:author="PR Preview" w:date="2026-01-01T00:00:00Z">
        <w:r>
          <w:rPr>
            <w:b/>
            <w:bCs/>
          </w:rPr>
          <w:delText xml:space="preserve">Definition 31 (Countably infinite set)</w:delText>
        </w:r>
      </w:del>
      <w:del w:id="1697" w:author="PR Preview" w:date="2026-01-01T00:00:00Z">
        <w:r>
          <w:delText xml:space="preserve"> </w:delText>
        </w:r>
      </w:del>
      <w:del w:id="1698" w:author="PR Preview" w:date="2026-01-01T00:00:00Z">
        <w:r>
          <w:delText xml:space="preserve">A set is</w:delText>
        </w:r>
      </w:del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rPr>
            <w:b/>
            <w:bCs/>
          </w:rPr>
          <w:delText xml:space="preserve">countably infinite</w:delText>
        </w:r>
      </w:del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if it is</w:delText>
        </w:r>
      </w:del>
      <w:del w:id="1703" w:author="PR Preview" w:date="2026-01-01T00:00:00Z">
        <w:r>
          <w:delText xml:space="preserve"> </w:delText>
        </w:r>
      </w:del>
      <w:hyperlink w:anchor="def-countable-set">
        <w:del w:id="1704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and not finite.</w:delText>
        </w:r>
      </w:del>
    </w:p>
    <w:p>
      <w:pPr>
        <w:pStyle w:val="FirstParagraph"/>
      </w:pPr>
      <w:ins w:id="1707" w:author="PR Preview" w:date="2026-01-01T00:00:00Z">
        <w:r>
          <w:rPr>
            <w:b/>
            <w:bCs/>
          </w:rPr>
          <w:t xml:space="preserve">Definition 34 (Infinite set)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A set that is not finite (</w:t>
        </w:r>
      </w:ins>
      <w:hyperlink w:anchor="def-finite-set">
        <w:ins w:id="1710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1711" w:author="PR Preview" w:date="2026-01-01T00:00:00Z">
        <w:r>
          <w:t xml:space="preserve">) is</w:t>
        </w:r>
      </w:ins>
      <w:ins w:id="1712" w:author="PR Preview" w:date="2026-01-01T00:00:00Z">
        <w:r>
          <w:t xml:space="preserve"> </w:t>
        </w:r>
      </w:ins>
      <w:ins w:id="1713" w:author="PR Preview" w:date="2026-01-01T00:00:00Z">
        <w:r>
          <w:rPr>
            <w:b/>
            <w:bCs/>
          </w:rPr>
          <w:t xml:space="preserve">infinite</w:t>
        </w:r>
      </w:ins>
      <w:ins w:id="1714" w:author="PR Preview" w:date="2026-01-01T00:00:00Z">
        <w:r>
          <w:t xml:space="preserve">.</w:t>
        </w:r>
      </w:ins>
    </w:p>
    <w:bookmarkEnd w:id="101"/>
    <w:bookmarkStart w:id="102" w:name="def-countable-set"/>
    <w:p>
      <w:pPr>
        <w:pStyle w:val="BodyText"/>
      </w:pPr>
      <w:ins w:id="1715" w:author="PR Preview" w:date="2026-01-01T00:00:00Z">
        <w:r>
          <w:rPr>
            <w:b/>
            <w:bCs/>
          </w:rPr>
          <w:t xml:space="preserve">Definition 35 (Countable set)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A set is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rPr>
            <w:b/>
            <w:bCs/>
          </w:rPr>
          <w:t xml:space="preserve">countable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if it is finite (</w:t>
        </w:r>
      </w:ins>
      <w:hyperlink w:anchor="def-finite-set">
        <w:ins w:id="1722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1723" w:author="PR Preview" w:date="2026-01-01T00:00:00Z">
        <w:r>
          <w:t xml:space="preserve">),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or if its elements can be listed as a sequence (</w:t>
        </w:r>
      </w:ins>
      <w:hyperlink w:anchor="def-sequence">
        <w:ins w:id="1726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727" w:author="PR Preview" w:date="2026-01-01T00:00:00Z">
        <w:r>
          <w:t xml:space="preserve">)</w:t>
        </w:r>
      </w:ins>
      <w:ins w:id="172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in which every element appears.</w:t>
        </w:r>
      </w:ins>
    </w:p>
    <w:bookmarkEnd w:id="102"/>
    <w:bookmarkStart w:id="103" w:name="def-countably-infinite"/>
    <w:p>
      <w:pPr>
        <w:pStyle w:val="BodyText"/>
      </w:pPr>
      <w:ins w:id="1731" w:author="PR Preview" w:date="2026-01-01T00:00:00Z">
        <w:r>
          <w:rPr>
            <w:b/>
            <w:bCs/>
          </w:rPr>
          <w:t xml:space="preserve">Definition 36 (Countably infinite set)</w:t>
        </w:r>
      </w:ins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A set is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rPr>
            <w:b/>
            <w:bCs/>
          </w:rPr>
          <w:t xml:space="preserve">countably infinite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if it is</w:t>
        </w:r>
      </w:ins>
      <w:ins w:id="1738" w:author="PR Preview" w:date="2026-01-01T00:00:00Z">
        <w:r>
          <w:t xml:space="preserve"> </w:t>
        </w:r>
      </w:ins>
      <w:hyperlink w:anchor="def-countable-set">
        <w:ins w:id="1739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and not finite.</w:t>
        </w:r>
      </w:ins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del w:id="1742" w:author="PR Preview" w:date="2026-01-01T00:00:00Z">
        <w:r>
          <w:rPr>
            <w:i/>
            <w:iCs/>
          </w:rPr>
          <w:delText xml:space="preserve">Remark 13</w:delText>
        </w:r>
      </w:del>
      <w:del w:id="1743" w:author="PR Preview" w:date="2026-01-01T00:00:00Z">
        <w:r>
          <w:delText xml:space="preserve"> (Cantor’s diagonal argument). </w:delText>
        </w:r>
      </w:del>
      <w:del w:id="1744" w:author="PR Preview" w:date="2026-01-01T00:00:00Z">
        <w:r>
          <w:delText xml:space="preserve">The standard</w:delText>
        </w:r>
      </w:del>
      <w:del w:id="1745" w:author="PR Preview" w:date="2026-01-01T00:00:00Z">
        <w:r>
          <w:delText xml:space="preserve"> </w:delText>
        </w:r>
      </w:del>
      <w:hyperlink r:id="rId108">
        <w:del w:id="1746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is Cantor’s diagonal argument:</w:delText>
        </w:r>
      </w:del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delText xml:space="preserve">given any sequence of numbers in</w:delText>
        </w:r>
      </w:del>
      <w:del w:id="175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752" w:author="PR Preview" w:date="2026-01-01T00:00:00Z">
        <w:r>
          <w:delText xml:space="preserve">,</w:delText>
        </w:r>
      </w:del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it builds a number in</w:delText>
        </w:r>
      </w:del>
      <w:del w:id="175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whose</w:delText>
        </w:r>
      </w:del>
      <w:del w:id="1758" w:author="PR Preview" w:date="2026-01-01T00:00:00Z">
        <w:r>
          <w:delText xml:space="preserve"> </w:delText>
        </w:r>
      </w:del>
      <w:hyperlink r:id="rId15">
        <w:del w:id="1759" w:author="PR Preview" w:date="2026-01-01T00:00:00Z">
          <w:r>
            <w:rPr>
              <w:rStyle w:val="Hyperlink"/>
            </w:rPr>
            <w:delText xml:space="preserve">decimal expansion</w:delText>
          </w:r>
        </w:del>
      </w:hyperlink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delText xml:space="preserve">differs from the</w:delText>
        </w:r>
      </w:del>
      <w:del w:id="1762" w:author="PR Preview" w:date="2026-01-01T00:00:00Z">
        <w:r>
          <w:delText xml:space="preserve"> </w:delText>
        </w:r>
      </w:del>
      <m:oMath>
        <m:r>
          <m:t>n</m:t>
        </m:r>
      </m:oMath>
      <w:del w:id="1763" w:author="PR Preview" w:date="2026-01-01T00:00:00Z">
        <w:r>
          <w:delText xml:space="preserve">th number’s in the</w:delText>
        </w:r>
      </w:del>
      <w:del w:id="1764" w:author="PR Preview" w:date="2026-01-01T00:00:00Z">
        <w:r>
          <w:delText xml:space="preserve"> </w:delText>
        </w:r>
      </w:del>
      <m:oMath>
        <m:r>
          <m:t>n</m:t>
        </m:r>
      </m:oMath>
      <w:del w:id="1765" w:author="PR Preview" w:date="2026-01-01T00:00:00Z">
        <w:r>
          <w:delText xml:space="preserve">th digit</w:delText>
        </w:r>
      </w:del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(its</w:delText>
        </w:r>
      </w:del>
      <w:del w:id="1768" w:author="PR Preview" w:date="2026-01-01T00:00:00Z">
        <w:r>
          <w:delText xml:space="preserve"> </w:delText>
        </w:r>
      </w:del>
      <m:oMath>
        <m:r>
          <m:t>n</m:t>
        </m:r>
      </m:oMath>
      <w:del w:id="1769" w:author="PR Preview" w:date="2026-01-01T00:00:00Z">
        <w:r>
          <w:delText xml:space="preserve">th decimal place, one of</w:delText>
        </w:r>
      </w:del>
      <w:del w:id="177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del w:id="1771" w:author="PR Preview" w:date="2026-01-01T00:00:00Z">
        <w:r>
          <w:delText xml:space="preserve">),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so the sequence misses it</w:delText>
        </w:r>
      </w:del>
      <w:del w:id="1774" w:author="PR Preview" w:date="2026-01-01T00:00:00Z">
        <w:r>
          <w:delText xml:space="preserve"> </w:delText>
        </w:r>
      </w:del>
      <w:del w:id="1775" w:author="PR Preview" w:date="2026-01-01T00:00:00Z">
        <w:r>
          <w:delText xml:space="preserve">(see</w:delText>
        </w:r>
      </w:del>
      <w:del w:id="1776" w:author="PR Preview" w:date="2026-01-01T00:00:00Z">
        <w:r>
          <w:delText xml:space="preserve"> </w:delText>
        </w:r>
      </w:del>
      <w:hyperlink r:id="rId109">
        <w:del w:id="1777" w:author="PR Preview" w:date="2026-01-01T00:00:00Z">
          <w:r>
            <w:rPr>
              <w:rStyle w:val="Hyperlink"/>
            </w:rPr>
            <w:delText xml:space="preserve">Wikipedia: Cantor’s diagonal argument</w:delText>
          </w:r>
        </w:del>
      </w:hyperlink>
      <w:del w:id="1778" w:author="PR Preview" w:date="2026-01-01T00:00:00Z">
        <w:r>
          <w:delText xml:space="preserve">).</w:delText>
        </w:r>
      </w:del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One way to choose the</w:delText>
        </w:r>
      </w:del>
      <w:del w:id="1781" w:author="PR Preview" w:date="2026-01-01T00:00:00Z">
        <w:r>
          <w:delText xml:space="preserve"> </w:delText>
        </w:r>
      </w:del>
      <m:oMath>
        <m:r>
          <m:t>n</m:t>
        </m:r>
      </m:oMath>
      <w:del w:id="1782" w:author="PR Preview" w:date="2026-01-01T00:00:00Z">
        <w:r>
          <w:delText xml:space="preserve">th digit is to use</w:delText>
        </w:r>
      </w:del>
      <w:del w:id="1783" w:author="PR Preview" w:date="2026-01-01T00:00:00Z">
        <w:r>
          <w:delText xml:space="preserve"> </w:delText>
        </w:r>
      </w:del>
      <m:oMath>
        <m:r>
          <m:t>5</m:t>
        </m:r>
      </m:oMath>
      <w:del w:id="1784" w:author="PR Preview" w:date="2026-01-01T00:00:00Z">
        <w:r>
          <w:delText xml:space="preserve">,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unless the</w:delText>
        </w:r>
      </w:del>
      <w:del w:id="1787" w:author="PR Preview" w:date="2026-01-01T00:00:00Z">
        <w:r>
          <w:delText xml:space="preserve"> </w:delText>
        </w:r>
      </w:del>
      <m:oMath>
        <m:r>
          <m:t>n</m:t>
        </m:r>
      </m:oMath>
      <w:del w:id="1788" w:author="PR Preview" w:date="2026-01-01T00:00:00Z">
        <w:r>
          <w:delText xml:space="preserve">th number’s</w:delText>
        </w:r>
      </w:del>
      <w:del w:id="1789" w:author="PR Preview" w:date="2026-01-01T00:00:00Z">
        <w:r>
          <w:delText xml:space="preserve"> </w:delText>
        </w:r>
      </w:del>
      <m:oMath>
        <m:r>
          <m:t>n</m:t>
        </m:r>
      </m:oMath>
      <w:del w:id="1790" w:author="PR Preview" w:date="2026-01-01T00:00:00Z">
        <w:r>
          <w:delText xml:space="preserve">th digit is</w:delText>
        </w:r>
      </w:del>
      <w:del w:id="1791" w:author="PR Preview" w:date="2026-01-01T00:00:00Z">
        <w:r>
          <w:delText xml:space="preserve"> </w:delText>
        </w:r>
      </w:del>
      <m:oMath>
        <m:r>
          <m:t>5</m:t>
        </m:r>
      </m:oMath>
      <w:del w:id="1792" w:author="PR Preview" w:date="2026-01-01T00:00:00Z">
        <w:r>
          <w:delText xml:space="preserve">, in which case use</w:delText>
        </w:r>
      </w:del>
      <w:del w:id="1793" w:author="PR Preview" w:date="2026-01-01T00:00:00Z">
        <w:r>
          <w:delText xml:space="preserve"> </w:delText>
        </w:r>
      </w:del>
      <m:oMath>
        <m:r>
          <m:t>4</m:t>
        </m:r>
      </m:oMath>
      <w:del w:id="1794" w:author="PR Preview" w:date="2026-01-01T00:00:00Z">
        <w:r>
          <w:delText xml:space="preserve">.</w:delText>
        </w:r>
      </w:del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For example, if the sequence starts</w:delText>
        </w:r>
      </w:del>
      <w:del w:id="1797" w:author="PR Preview" w:date="2026-01-01T00:00:00Z">
        <w:r>
          <w:delText xml:space="preserve"> </w:delText>
        </w:r>
      </w:del>
      <m:oMath>
        <m:r>
          <m:t>0.1234</m:t>
        </m:r>
        <m:r>
          <m:rPr>
            <m:sty m:val="p"/>
          </m:rPr>
          <m:t>…</m:t>
        </m:r>
      </m:oMath>
      <w:del w:id="1798" w:author="PR Preview" w:date="2026-01-01T00:00:00Z">
        <w:r>
          <w:delText xml:space="preserve">,</w:delText>
        </w:r>
      </w:del>
      <w:del w:id="1799" w:author="PR Preview" w:date="2026-01-01T00:00:00Z">
        <w:r>
          <w:delText xml:space="preserve"> </w:delText>
        </w:r>
      </w:del>
      <m:oMath>
        <m:r>
          <m:t>0.3579</m:t>
        </m:r>
        <m:r>
          <m:rPr>
            <m:sty m:val="p"/>
          </m:rPr>
          <m:t>…</m:t>
        </m:r>
      </m:oMath>
      <w:del w:id="1800" w:author="PR Preview" w:date="2026-01-01T00:00:00Z">
        <w:r>
          <w:delText xml:space="preserve">,</w:delText>
        </w:r>
      </w:del>
      <w:del w:id="1801" w:author="PR Preview" w:date="2026-01-01T00:00:00Z">
        <w:r>
          <w:delText xml:space="preserve"> </w:delText>
        </w:r>
      </w:del>
      <m:oMath>
        <m:r>
          <m:t>0.2468</m:t>
        </m:r>
        <m:r>
          <m:rPr>
            <m:sty m:val="p"/>
          </m:rPr>
          <m:t>…</m:t>
        </m:r>
      </m:oMath>
      <w:del w:id="1802" w:author="PR Preview" w:date="2026-01-01T00:00:00Z">
        <w:r>
          <w:delText xml:space="preserve">,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the diagonal digits are</w:delText>
        </w:r>
      </w:del>
      <w:del w:id="1805" w:author="PR Preview" w:date="2026-01-01T00:00:00Z">
        <w:r>
          <w:delText xml:space="preserve"> </w:delText>
        </w:r>
      </w:del>
      <m:oMath>
        <m:r>
          <m:t>1</m:t>
        </m:r>
      </m:oMath>
      <w:del w:id="1806" w:author="PR Preview" w:date="2026-01-01T00:00:00Z">
        <w:r>
          <w:delText xml:space="preserve">,</w:delText>
        </w:r>
      </w:del>
      <w:del w:id="1807" w:author="PR Preview" w:date="2026-01-01T00:00:00Z">
        <w:r>
          <w:delText xml:space="preserve"> </w:delText>
        </w:r>
      </w:del>
      <m:oMath>
        <m:r>
          <m:t>5</m:t>
        </m:r>
      </m:oMath>
      <w:del w:id="1808" w:author="PR Preview" w:date="2026-01-01T00:00:00Z">
        <w:r>
          <w:delText xml:space="preserve">, and</w:delText>
        </w:r>
      </w:del>
      <w:del w:id="1809" w:author="PR Preview" w:date="2026-01-01T00:00:00Z">
        <w:r>
          <w:delText xml:space="preserve"> </w:delText>
        </w:r>
      </w:del>
      <m:oMath>
        <m:r>
          <m:t>6</m:t>
        </m:r>
      </m:oMath>
      <w:del w:id="1810" w:author="PR Preview" w:date="2026-01-01T00:00:00Z">
        <w:r>
          <w:delText xml:space="preserve">,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so the new number starts</w:delText>
        </w:r>
      </w:del>
      <w:del w:id="1813" w:author="PR Preview" w:date="2026-01-01T00:00:00Z">
        <w:r>
          <w:delText xml:space="preserve"> </w:delText>
        </w:r>
      </w:del>
      <m:oMath>
        <m:r>
          <m:t>0.545</m:t>
        </m:r>
        <m:r>
          <m:rPr>
            <m:sty m:val="p"/>
          </m:rPr>
          <m:t>…</m:t>
        </m:r>
      </m:oMath>
      <w:del w:id="1814" w:author="PR Preview" w:date="2026-01-01T00:00:00Z">
        <w:r>
          <w:delText xml:space="preserve">,</w:delText>
        </w:r>
      </w:del>
      <w:del w:id="1815" w:author="PR Preview" w:date="2026-01-01T00:00:00Z">
        <w:r>
          <w:delText xml:space="preserve"> </w:delText>
        </w:r>
      </w:del>
      <w:del w:id="1816" w:author="PR Preview" w:date="2026-01-01T00:00:00Z">
        <w:r>
          <w:delText xml:space="preserve">which differs from the first number in the first digit,</w:delText>
        </w:r>
      </w:del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from the second in the second digit,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and from the third in the third digit.</w:delText>
        </w:r>
      </w:del>
    </w:p>
    <w:p>
      <w:pPr>
        <w:pStyle w:val="BodyText"/>
      </w:pPr>
      <w:ins w:id="1821" w:author="PR Preview" w:date="2026-01-01T00:00:00Z">
        <w:r>
          <w:rPr>
            <w:i/>
            <w:iCs/>
          </w:rPr>
          <w:t xml:space="preserve">Remark 15</w:t>
        </w:r>
      </w:ins>
      <w:ins w:id="1822" w:author="PR Preview" w:date="2026-01-01T00:00:00Z">
        <w:r>
          <w:t xml:space="preserve"> (Cantor’s diagonal argument). </w:t>
        </w:r>
      </w:ins>
      <w:ins w:id="1823" w:author="PR Preview" w:date="2026-01-01T00:00:00Z">
        <w:r>
          <w:t xml:space="preserve">The standard</w:t>
        </w:r>
      </w:ins>
      <w:ins w:id="1824" w:author="PR Preview" w:date="2026-01-01T00:00:00Z">
        <w:r>
          <w:t xml:space="preserve"> </w:t>
        </w:r>
      </w:ins>
      <w:hyperlink r:id="rId108">
        <w:ins w:id="1825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is Cantor’s diagonal argument: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given any sequence of numbers in</w:t>
        </w:r>
      </w:ins>
      <w:ins w:id="183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831" w:author="PR Preview" w:date="2026-01-01T00:00:00Z">
        <w:r>
          <w:t xml:space="preserve">,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it builds a number in</w:t>
        </w:r>
      </w:ins>
      <w:ins w:id="183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whose</w:t>
        </w:r>
      </w:ins>
      <w:ins w:id="1837" w:author="PR Preview" w:date="2026-01-01T00:00:00Z">
        <w:r>
          <w:t xml:space="preserve"> </w:t>
        </w:r>
      </w:ins>
      <w:hyperlink r:id="rId15">
        <w:ins w:id="1838" w:author="PR Preview" w:date="2026-01-01T00:00:00Z">
          <w:r>
            <w:rPr>
              <w:rStyle w:val="Hyperlink"/>
            </w:rPr>
            <w:t xml:space="preserve">decimal expansion</w:t>
          </w:r>
        </w:ins>
      </w:hyperlink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differs from the</w:t>
        </w:r>
      </w:ins>
      <w:ins w:id="1841" w:author="PR Preview" w:date="2026-01-01T00:00:00Z">
        <w:r>
          <w:t xml:space="preserve"> </w:t>
        </w:r>
      </w:ins>
      <m:oMath>
        <m:r>
          <m:t>n</m:t>
        </m:r>
      </m:oMath>
      <w:ins w:id="1842" w:author="PR Preview" w:date="2026-01-01T00:00:00Z">
        <w:r>
          <w:t xml:space="preserve">th number’s in the</w:t>
        </w:r>
      </w:ins>
      <w:ins w:id="1843" w:author="PR Preview" w:date="2026-01-01T00:00:00Z">
        <w:r>
          <w:t xml:space="preserve"> </w:t>
        </w:r>
      </w:ins>
      <m:oMath>
        <m:r>
          <m:t>n</m:t>
        </m:r>
      </m:oMath>
      <w:ins w:id="1844" w:author="PR Preview" w:date="2026-01-01T00:00:00Z">
        <w:r>
          <w:t xml:space="preserve">th digit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(its</w:t>
        </w:r>
      </w:ins>
      <w:ins w:id="1847" w:author="PR Preview" w:date="2026-01-01T00:00:00Z">
        <w:r>
          <w:t xml:space="preserve"> </w:t>
        </w:r>
      </w:ins>
      <m:oMath>
        <m:r>
          <m:t>n</m:t>
        </m:r>
      </m:oMath>
      <w:ins w:id="1848" w:author="PR Preview" w:date="2026-01-01T00:00:00Z">
        <w:r>
          <w:t xml:space="preserve">th decimal place, one of</w:t>
        </w:r>
      </w:ins>
      <w:ins w:id="184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ins w:id="1850" w:author="PR Preview" w:date="2026-01-01T00:00:00Z">
        <w:r>
          <w:t xml:space="preserve">),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so the sequence misses it</w:t>
        </w:r>
      </w:ins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(see</w:t>
        </w:r>
      </w:ins>
      <w:ins w:id="1855" w:author="PR Preview" w:date="2026-01-01T00:00:00Z">
        <w:r>
          <w:t xml:space="preserve"> </w:t>
        </w:r>
      </w:ins>
      <w:hyperlink r:id="rId109">
        <w:ins w:id="1856" w:author="PR Preview" w:date="2026-01-01T00:00:00Z">
          <w:r>
            <w:rPr>
              <w:rStyle w:val="Hyperlink"/>
            </w:rPr>
            <w:t xml:space="preserve">Wikipedia: Cantor’s diagonal argument</w:t>
          </w:r>
        </w:ins>
      </w:hyperlink>
      <w:ins w:id="1857" w:author="PR Preview" w:date="2026-01-01T00:00:00Z">
        <w:r>
          <w:t xml:space="preserve">).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One way to choose the</w:t>
        </w:r>
      </w:ins>
      <w:ins w:id="1860" w:author="PR Preview" w:date="2026-01-01T00:00:00Z">
        <w:r>
          <w:t xml:space="preserve"> </w:t>
        </w:r>
      </w:ins>
      <m:oMath>
        <m:r>
          <m:t>n</m:t>
        </m:r>
      </m:oMath>
      <w:ins w:id="1861" w:author="PR Preview" w:date="2026-01-01T00:00:00Z">
        <w:r>
          <w:t xml:space="preserve">th digit is to use</w:t>
        </w:r>
      </w:ins>
      <w:ins w:id="1862" w:author="PR Preview" w:date="2026-01-01T00:00:00Z">
        <w:r>
          <w:t xml:space="preserve"> </w:t>
        </w:r>
      </w:ins>
      <m:oMath>
        <m:r>
          <m:t>5</m:t>
        </m:r>
      </m:oMath>
      <w:ins w:id="1863" w:author="PR Preview" w:date="2026-01-01T00:00:00Z">
        <w:r>
          <w:t xml:space="preserve">,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unless the</w:t>
        </w:r>
      </w:ins>
      <w:ins w:id="1866" w:author="PR Preview" w:date="2026-01-01T00:00:00Z">
        <w:r>
          <w:t xml:space="preserve"> </w:t>
        </w:r>
      </w:ins>
      <m:oMath>
        <m:r>
          <m:t>n</m:t>
        </m:r>
      </m:oMath>
      <w:ins w:id="1867" w:author="PR Preview" w:date="2026-01-01T00:00:00Z">
        <w:r>
          <w:t xml:space="preserve">th number’s</w:t>
        </w:r>
      </w:ins>
      <w:ins w:id="1868" w:author="PR Preview" w:date="2026-01-01T00:00:00Z">
        <w:r>
          <w:t xml:space="preserve"> </w:t>
        </w:r>
      </w:ins>
      <m:oMath>
        <m:r>
          <m:t>n</m:t>
        </m:r>
      </m:oMath>
      <w:ins w:id="1869" w:author="PR Preview" w:date="2026-01-01T00:00:00Z">
        <w:r>
          <w:t xml:space="preserve">th digit is</w:t>
        </w:r>
      </w:ins>
      <w:ins w:id="1870" w:author="PR Preview" w:date="2026-01-01T00:00:00Z">
        <w:r>
          <w:t xml:space="preserve"> </w:t>
        </w:r>
      </w:ins>
      <m:oMath>
        <m:r>
          <m:t>5</m:t>
        </m:r>
      </m:oMath>
      <w:ins w:id="1871" w:author="PR Preview" w:date="2026-01-01T00:00:00Z">
        <w:r>
          <w:t xml:space="preserve">, in which case use</w:t>
        </w:r>
      </w:ins>
      <w:ins w:id="1872" w:author="PR Preview" w:date="2026-01-01T00:00:00Z">
        <w:r>
          <w:t xml:space="preserve"> </w:t>
        </w:r>
      </w:ins>
      <m:oMath>
        <m:r>
          <m:t>4</m:t>
        </m:r>
      </m:oMath>
      <w:ins w:id="1873" w:author="PR Preview" w:date="2026-01-01T00:00:00Z">
        <w:r>
          <w:t xml:space="preserve">.</w:t>
        </w:r>
      </w:ins>
      <w:ins w:id="1874" w:author="PR Preview" w:date="2026-01-01T00:00:00Z">
        <w:r>
          <w:t xml:space="preserve"> </w:t>
        </w:r>
      </w:ins>
      <w:ins w:id="1875" w:author="PR Preview" w:date="2026-01-01T00:00:00Z">
        <w:r>
          <w:t xml:space="preserve">For example, if the sequence starts</w:t>
        </w:r>
      </w:ins>
      <w:ins w:id="1876" w:author="PR Preview" w:date="2026-01-01T00:00:00Z">
        <w:r>
          <w:t xml:space="preserve"> </w:t>
        </w:r>
      </w:ins>
      <m:oMath>
        <m:r>
          <m:t>0.1234</m:t>
        </m:r>
        <m:r>
          <m:rPr>
            <m:sty m:val="p"/>
          </m:rPr>
          <m:t>…</m:t>
        </m:r>
      </m:oMath>
      <w:ins w:id="1877" w:author="PR Preview" w:date="2026-01-01T00:00:00Z">
        <w:r>
          <w:t xml:space="preserve">,</w:t>
        </w:r>
      </w:ins>
      <w:ins w:id="1878" w:author="PR Preview" w:date="2026-01-01T00:00:00Z">
        <w:r>
          <w:t xml:space="preserve"> </w:t>
        </w:r>
      </w:ins>
      <m:oMath>
        <m:r>
          <m:t>0.3579</m:t>
        </m:r>
        <m:r>
          <m:rPr>
            <m:sty m:val="p"/>
          </m:rPr>
          <m:t>…</m:t>
        </m:r>
      </m:oMath>
      <w:ins w:id="1879" w:author="PR Preview" w:date="2026-01-01T00:00:00Z">
        <w:r>
          <w:t xml:space="preserve">,</w:t>
        </w:r>
      </w:ins>
      <w:ins w:id="1880" w:author="PR Preview" w:date="2026-01-01T00:00:00Z">
        <w:r>
          <w:t xml:space="preserve"> </w:t>
        </w:r>
      </w:ins>
      <m:oMath>
        <m:r>
          <m:t>0.2468</m:t>
        </m:r>
        <m:r>
          <m:rPr>
            <m:sty m:val="p"/>
          </m:rPr>
          <m:t>…</m:t>
        </m:r>
      </m:oMath>
      <w:ins w:id="1881" w:author="PR Preview" w:date="2026-01-01T00:00:00Z">
        <w:r>
          <w:t xml:space="preserve">,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the diagonal digits are</w:t>
        </w:r>
      </w:ins>
      <w:ins w:id="1884" w:author="PR Preview" w:date="2026-01-01T00:00:00Z">
        <w:r>
          <w:t xml:space="preserve"> </w:t>
        </w:r>
      </w:ins>
      <m:oMath>
        <m:r>
          <m:t>1</m:t>
        </m:r>
      </m:oMath>
      <w:ins w:id="1885" w:author="PR Preview" w:date="2026-01-01T00:00:00Z">
        <w:r>
          <w:t xml:space="preserve">,</w:t>
        </w:r>
      </w:ins>
      <w:ins w:id="1886" w:author="PR Preview" w:date="2026-01-01T00:00:00Z">
        <w:r>
          <w:t xml:space="preserve"> </w:t>
        </w:r>
      </w:ins>
      <m:oMath>
        <m:r>
          <m:t>5</m:t>
        </m:r>
      </m:oMath>
      <w:ins w:id="1887" w:author="PR Preview" w:date="2026-01-01T00:00:00Z">
        <w:r>
          <w:t xml:space="preserve">, and</w:t>
        </w:r>
      </w:ins>
      <w:ins w:id="1888" w:author="PR Preview" w:date="2026-01-01T00:00:00Z">
        <w:r>
          <w:t xml:space="preserve"> </w:t>
        </w:r>
      </w:ins>
      <m:oMath>
        <m:r>
          <m:t>6</m:t>
        </m:r>
      </m:oMath>
      <w:ins w:id="1889" w:author="PR Preview" w:date="2026-01-01T00:00:00Z">
        <w:r>
          <w:t xml:space="preserve">,</w:t>
        </w:r>
      </w:ins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so the new number starts</w:t>
        </w:r>
      </w:ins>
      <w:ins w:id="1892" w:author="PR Preview" w:date="2026-01-01T00:00:00Z">
        <w:r>
          <w:t xml:space="preserve"> </w:t>
        </w:r>
      </w:ins>
      <m:oMath>
        <m:r>
          <m:t>0.545</m:t>
        </m:r>
        <m:r>
          <m:rPr>
            <m:sty m:val="p"/>
          </m:rPr>
          <m:t>…</m:t>
        </m:r>
      </m:oMath>
      <w:ins w:id="1893" w:author="PR Preview" w:date="2026-01-01T00:00:00Z">
        <w:r>
          <w:t xml:space="preserve">,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which differs from the first number in the first digit,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from the second in the second digit,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and from the third in the third digit.</w:t>
        </w:r>
      </w:ins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del w:id="1900" w:author="PR Preview" w:date="2026-01-01T00:00:00Z">
        <w:r>
          <w:rPr>
            <w:b/>
            <w:bCs/>
          </w:rPr>
          <w:delText xml:space="preserve">Definition 32 (Extended non-negative real numbers)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The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rPr>
            <w:b/>
            <w:bCs/>
          </w:rPr>
          <w:delText xml:space="preserve">extended non-negative real numbers</w:delText>
        </w:r>
      </w:del>
      <w:del w:id="1905" w:author="PR Preview" w:date="2026-01-01T00:00:00Z">
        <w:r>
          <w:delText xml:space="preserve">, written</w:delText>
        </w:r>
      </w:del>
      <w:del w:id="190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907" w:author="PR Preview" w:date="2026-01-01T00:00:00Z">
        <w:r>
          <w:delText xml:space="preserve">,</w:delText>
        </w:r>
      </w:del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are the non-negative real numbers together with an extra element</w:delText>
        </w:r>
      </w:del>
      <w:del w:id="1910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that is greater than every real number:</w:delText>
        </w:r>
      </w:del>
    </w:p>
    <w:p>
      <w:pPr>
        <w:pStyle w:val="FirstParagraph"/>
      </w:pPr>
      <w:ins w:id="1913" w:author="PR Preview" w:date="2026-01-01T00:00:00Z">
        <w:r>
          <w:rPr>
            <w:b/>
            <w:bCs/>
          </w:rPr>
          <w:t xml:space="preserve">Definition 37 (Extended non-negative real numbers)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The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rPr>
            <w:b/>
            <w:bCs/>
          </w:rPr>
          <w:t xml:space="preserve">extended non-negative real numbers</w:t>
        </w:r>
      </w:ins>
      <w:ins w:id="1918" w:author="PR Preview" w:date="2026-01-01T00:00:00Z">
        <w:r>
          <w:t xml:space="preserve">, written</w:t>
        </w:r>
      </w:ins>
      <w:ins w:id="191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920" w:author="PR Preview" w:date="2026-01-01T00:00:00Z">
        <w:r>
          <w:t xml:space="preserve">,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are the non-negative real numbers together with an extra element</w:t>
        </w:r>
      </w:ins>
      <w:ins w:id="1923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that is greater than every real number: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del w:id="1926" w:author="PR Preview" w:date="2026-01-01T00:00:00Z">
        <w:r>
          <w:rPr>
            <w:i/>
            <w:iCs/>
          </w:rPr>
          <w:delText xml:space="preserve">Remark 14</w:delText>
        </w:r>
      </w:del>
      <w:del w:id="1927" w:author="PR Preview" w:date="2026-01-01T00:00:00Z">
        <w:r>
          <w:delText xml:space="preserve"> (Arithmetic with</w:delText>
        </w:r>
      </w:del>
      <w:del w:id="1928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929" w:author="PR Preview" w:date="2026-01-01T00:00:00Z">
        <w:r>
          <w:delText xml:space="preserve">). </w:delText>
        </w:r>
      </w:del>
      <m:oMath>
        <m:r>
          <m:rPr>
            <m:sty m:val="p"/>
          </m:rPr>
          <m:t>∞</m:t>
        </m:r>
      </m:oMath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is not a real number,</w:delText>
        </w:r>
      </w:del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so some real-number arithmetic does not extend to it:</w:delText>
        </w:r>
      </w:del>
      <w:del w:id="1934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is left undefined,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and</w:delText>
        </w:r>
      </w:del>
      <w:del w:id="1939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does not imply</w:delText>
        </w:r>
      </w:del>
      <w:del w:id="194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2</m:t>
        </m:r>
      </m:oMath>
      <w:del w:id="1943" w:author="PR Preview" w:date="2026-01-01T00:00:00Z">
        <w:r>
          <w:delText xml:space="preserve">.</w:delText>
        </w:r>
      </w:del>
      <w:del w:id="1944" w:author="PR Preview" w:date="2026-01-01T00:00:00Z">
        <w:r>
          <w:delText xml:space="preserve"> </w:delText>
        </w:r>
      </w:del>
      <w:del w:id="1945" w:author="PR Preview" w:date="2026-01-01T00:00:00Z">
        <w:r>
          <w:delText xml:space="preserve">Measure theory uses</w:delText>
        </w:r>
      </w:del>
      <w:del w:id="194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because the size of a set, such as the length of the whole real line, can be infinite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(see</w:delText>
        </w:r>
      </w:del>
      <w:del w:id="1951" w:author="PR Preview" w:date="2026-01-01T00:00:00Z">
        <w:r>
          <w:delText xml:space="preserve"> </w:delText>
        </w:r>
      </w:del>
      <w:hyperlink r:id="rId113">
        <w:del w:id="1952" w:author="PR Preview" w:date="2026-01-01T00:00:00Z">
          <w:r>
            <w:rPr>
              <w:rStyle w:val="Hyperlink"/>
            </w:rPr>
            <w:delText xml:space="preserve">Wikipedia: Extended real number line</w:delText>
          </w:r>
        </w:del>
      </w:hyperlink>
      <w:del w:id="1953" w:author="PR Preview" w:date="2026-01-01T00:00:00Z">
        <w:r>
          <w:delText xml:space="preserve">).</w:delText>
        </w:r>
      </w:del>
    </w:p>
    <w:p>
      <w:pPr>
        <w:pStyle w:val="BodyText"/>
      </w:pPr>
      <w:ins w:id="1954" w:author="PR Preview" w:date="2026-01-01T00:00:00Z">
        <w:r>
          <w:rPr>
            <w:i/>
            <w:iCs/>
          </w:rPr>
          <w:t xml:space="preserve">Remark 16</w:t>
        </w:r>
      </w:ins>
      <w:ins w:id="1955" w:author="PR Preview" w:date="2026-01-01T00:00:00Z">
        <w:r>
          <w:t xml:space="preserve"> (Arithmetic with</w:t>
        </w:r>
      </w:ins>
      <w:ins w:id="195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957" w:author="PR Preview" w:date="2026-01-01T00:00:00Z">
        <w:r>
          <w:t xml:space="preserve">). </w:t>
        </w:r>
      </w:ins>
      <m:oMath>
        <m:r>
          <m:rPr>
            <m:sty m:val="p"/>
          </m:rPr>
          <m:t>∞</m:t>
        </m:r>
      </m:oMath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is not a real number,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so some real-number arithmetic does not extend to it:</w:t>
        </w:r>
      </w:ins>
      <w:ins w:id="196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is left undefined,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and</w:t>
        </w:r>
      </w:ins>
      <w:ins w:id="196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does not imply</w:t>
        </w:r>
      </w:ins>
      <w:ins w:id="19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2</m:t>
        </m:r>
      </m:oMath>
      <w:ins w:id="1971" w:author="PR Preview" w:date="2026-01-01T00:00:00Z">
        <w:r>
          <w:t xml:space="preserve">.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Measure theory uses</w:t>
        </w:r>
      </w:ins>
      <w:ins w:id="197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because the size of a set, such as the length of the whole real line, can be infinite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(see</w:t>
        </w:r>
      </w:ins>
      <w:ins w:id="1979" w:author="PR Preview" w:date="2026-01-01T00:00:00Z">
        <w:r>
          <w:t xml:space="preserve"> </w:t>
        </w:r>
      </w:ins>
      <w:hyperlink r:id="rId113">
        <w:ins w:id="1980" w:author="PR Preview" w:date="2026-01-01T00:00:00Z">
          <w:r>
            <w:rPr>
              <w:rStyle w:val="Hyperlink"/>
            </w:rPr>
            <w:t xml:space="preserve">Wikipedia: Extended real number line</w:t>
          </w:r>
        </w:ins>
      </w:hyperlink>
      <w:ins w:id="1981" w:author="PR Preview" w:date="2026-01-01T00:00:00Z">
        <w:r>
          <w:t xml:space="preserve">).</w:t>
        </w:r>
      </w:ins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2026-10-13T23:49:26Z</dcterms:created>
  <dcterms:modified xsi:type="dcterms:W3CDTF">2026-10-13T23:49:26Z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