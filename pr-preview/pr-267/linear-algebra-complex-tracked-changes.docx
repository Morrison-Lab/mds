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Complex Vectors and Matrices</w:t>
      </w:r>
    </w:p>
    <w:p>
      <w:pPr>
        <w:pStyle w:val="Date"/>
      </w:pPr>
      <w:del w:id="1" w:author="PR Preview" w:date="2026-01-01T00:00:00Z">
        <w:r>
          <w:delText xml:space="preserve">Last modified: 2026-10-13 11:22:25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2026-10-13 13:40:39 (PDT)</w:t>
        </w:r>
      </w:ins>
    </w:p>
    <w:bookmarkStart w:id="35" w:name="sec-complex-vectors-matrices"/>
    <w:p>
      <w:pPr>
        <w:pStyle w:val="Heading2"/>
      </w:pPr>
      <w:r>
        <w:t xml:space="preserve">1 Complex vectors and matrices</w:t>
      </w:r>
    </w:p>
    <w:bookmarkStart w:id="11" w:name="def-complex-vector"/>
    <w:p>
      <w:pPr>
        <w:pStyle w:val="FirstParagraph"/>
      </w:pPr>
      <w:r>
        <w:rPr>
          <w:b/>
          <w:bCs/>
        </w:rPr>
        <w:t xml:space="preserve">Definition 1 (Complex vectors and matrices)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complex vector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 column vector</w:t>
      </w:r>
      <w:r>
        <w:t xml:space="preserve"> </w:t>
      </w:r>
      <w:r>
        <w:t xml:space="preserve">whose entries are</w:t>
      </w:r>
      <w:r>
        <w:t xml:space="preserve"> </w:t>
      </w:r>
      <w:hyperlink r:id="rId9">
        <w:r>
          <w:rPr>
            <w:rStyle w:val="Hyperlink"/>
          </w:rPr>
          <w:t xml:space="preserve">complex numbers</w:t>
        </w:r>
      </w:hyperlink>
      <w:r>
        <w:t xml:space="preserve">;</w:t>
      </w:r>
      <w:r>
        <w:t xml:space="preserve"> </w:t>
      </w:r>
      <w:r>
        <w:t xml:space="preserve">the set of all of them is denoted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complex matrix</w:t>
      </w:r>
      <w:r>
        <w:t xml:space="preserve"> </w:t>
      </w:r>
      <w:r>
        <w:t xml:space="preserve">of size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is a matrix with complex entries;</w:t>
      </w:r>
      <w:r>
        <w:t xml:space="preserve"> </w:t>
      </w:r>
      <w:r>
        <w:t xml:space="preserve">the set of all of them is denoted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b/>
          <w:bCs/>
        </w:rPr>
        <w:t xml:space="preserve">complex conjugate</w:t>
      </w:r>
      <w:r>
        <w:t xml:space="preserve"> </w:t>
      </w:r>
      <w:r>
        <w:t xml:space="preserve">of a complex vector or matrix</w:t>
      </w:r>
      <w:r>
        <w:t xml:space="preserve"> </w:t>
      </w:r>
      <w:r>
        <w:t xml:space="preserve">takes the</w:t>
      </w:r>
      <w:r>
        <w:t xml:space="preserve"> </w:t>
      </w:r>
      <w:hyperlink r:id="rId10">
        <w:r>
          <w:rPr>
            <w:rStyle w:val="Hyperlink"/>
          </w:rPr>
          <w:t xml:space="preserve">complex conjugate</w:t>
        </w:r>
      </w:hyperlink>
      <w:r>
        <w:t xml:space="preserve"> </w:t>
      </w:r>
      <w:r>
        <w:t xml:space="preserve">of each entry:</w:t>
      </w:r>
      <w:r>
        <w:t xml:space="preserve"> </w:t>
      </w:r>
      <m:oMath>
        <m:r>
          <m:rPr>
            <m:sty m:val="p"/>
          </m:rPr>
          <m:t>(</m:t>
        </m:r>
        <m:bar>
          <m:barPr>
            <m:pos m:val="top"/>
          </m:barPr>
          <m:e>
            <m:r>
              <m:rPr>
                <m:sty m:val="bi"/>
              </m:rPr>
              <m:t>A</m:t>
            </m:r>
          </m:e>
        </m:bar>
        <m:sSub>
          <m:e>
            <m:r>
              <m:rPr>
                <m:sty m:val="p"/>
              </m:rPr>
              <m:t>)</m:t>
            </m:r>
          </m:e>
          <m:sub>
            <m:r>
              <m:t>j</m:t>
            </m:r>
            <m:r>
              <m:t>k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bar>
          <m:barPr>
            <m:pos m:val="top"/>
          </m:barPr>
          <m:e>
            <m:sSub>
              <m:e>
                <m:r>
                  <m:t>a</m:t>
                </m:r>
              </m:e>
              <m:sub>
                <m:r>
                  <m:t>j</m:t>
                </m:r>
                <m:r>
                  <m:t>k</m:t>
                </m:r>
              </m:sub>
            </m:sSub>
          </m:e>
        </m:bar>
      </m:oMath>
      <w:r>
        <w:t xml:space="preserve">.</w:t>
      </w:r>
    </w:p>
    <w:bookmarkEnd w:id="11"/>
    <w:bookmarkStart w:id="12" w:name="exm-complex-vector"/>
    <w:p>
      <w:pPr>
        <w:pStyle w:val="BodyText"/>
      </w:pPr>
      <w:r>
        <w:rPr>
          <w:b/>
          <w:bCs/>
        </w:rPr>
        <w:t xml:space="preserve">Example 1 (A complex vector and its conjugate)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3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3</m:t>
                    </m:r>
                    <m:r>
                      <m:t> </m:t>
                    </m:r>
                    <m:r>
                      <m:t>i</m:t>
                    </m:r>
                  </m:e>
                </m:mr>
              </m:m>
            </m:e>
          </m:d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C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,</m:t>
          </m:r>
          <m:r>
            <m:t>  </m:t>
          </m:r>
          <m:limLow>
            <m:e>
              <m:limLow>
                <m:e>
                  <m:bar>
                    <m:barPr>
                      <m:pos m:val="top"/>
                    </m:barPr>
                    <m:e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</m:ba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3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t>3</m:t>
                    </m:r>
                    <m:r>
                      <m:t> </m:t>
                    </m:r>
                    <m:r>
                      <m:t>i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real entry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its own conjugate.</w:t>
      </w:r>
      <w:r>
        <w:t xml:space="preserve"> </w:t>
      </w:r>
      <w:r>
        <w:t xml:space="preserve">Every real vector is also a complex vector,</w:t>
      </w:r>
      <w:r>
        <w:t xml:space="preserve"> </w:t>
      </w:r>
      <w:r>
        <w:t xml:space="preserve">since each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subset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12"/>
    <w:bookmarkStart w:id="13" w:name="def-conjugate-transpose"/>
    <w:p>
      <w:pPr>
        <w:pStyle w:val="BodyText"/>
      </w:pPr>
      <w:r>
        <w:rPr>
          <w:b/>
          <w:bCs/>
        </w:rPr>
        <w:t xml:space="preserve">Definition 2 (Conjugate transpose (Hermitian adjoint, Hermitian conjugate, transjugate))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conjugate transpose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Hermitian adjoint</w:t>
      </w:r>
      <w:r>
        <w:t xml:space="preserve">,</w:t>
      </w:r>
      <w:r>
        <w:t xml:space="preserve"> </w:t>
      </w:r>
      <w:r>
        <w:rPr>
          <w:b/>
          <w:bCs/>
        </w:rPr>
        <w:t xml:space="preserve">Hermitian conjugate</w:t>
      </w:r>
      <w:r>
        <w:t xml:space="preserve">, or</w:t>
      </w:r>
      <w:r>
        <w:t xml:space="preserve"> </w:t>
      </w:r>
      <w:r>
        <w:rPr>
          <w:b/>
          <w:bCs/>
        </w:rPr>
        <w:t xml:space="preserve">transjugate</w:t>
      </w:r>
      <w:r>
        <w:t xml:space="preserve">)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complex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obtained by transposing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then taking the complex conjugate of each entry: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sSub>
            <m:e>
              <m:r>
                <m:rPr>
                  <m:sty m:val="p"/>
                </m:rPr>
                <m:t>)</m:t>
              </m:r>
            </m:e>
            <m:sub>
              <m:r>
                <m:t>j</m:t>
              </m:r>
              <m:r>
                <m:t>k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bar>
            <m:barPr>
              <m:pos m:val="top"/>
            </m:barPr>
            <m:e>
              <m:sSub>
                <m:e>
                  <m:r>
                    <m:t>a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</m:e>
          </m:bar>
          <m:r>
            <m:t> </m:t>
          </m:r>
          <m:r>
            <m:rPr>
              <m:nor/>
              <m:sty m:val="p"/>
            </m:rPr>
            <m:t>for </m:t>
          </m:r>
          <m:r>
            <m:t>j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n</m:t>
          </m:r>
          <m:r>
            <m:rPr>
              <m:sty m:val="p"/>
            </m:rPr>
            <m:t>}</m:t>
          </m:r>
          <m:r>
            <m:rPr>
              <m:sty m:val="p"/>
            </m:rPr>
            <m:t>,</m:t>
          </m:r>
          <m:r>
            <m:t> </m:t>
          </m:r>
          <m:r>
            <m:t>k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m</m:t>
          </m:r>
          <m:r>
            <m:rPr>
              <m:sty m:val="p"/>
            </m:rPr>
            <m:t>}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conjugate transpose of a column vector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[</m:t>
        </m:r>
        <m:bar>
          <m:barPr>
            <m:pos m:val="top"/>
          </m:barPr>
          <m:e>
            <m:sSub>
              <m:e>
                <m:r>
                  <m:t>z</m:t>
                </m:r>
              </m:e>
              <m:sub>
                <m:r>
                  <m:t>1</m:t>
                </m:r>
              </m:sub>
            </m:sSub>
          </m:e>
        </m:bar>
        <m:r>
          <m:rPr>
            <m:sty m:val="p"/>
          </m:rPr>
          <m:t>,</m:t>
        </m:r>
        <m:r>
          <m:t> 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 </m:t>
        </m:r>
        <m:bar>
          <m:barPr>
            <m:pos m:val="top"/>
          </m:barPr>
          <m:e>
            <m:sSub>
              <m:e>
                <m:r>
                  <m:t>z</m:t>
                </m:r>
              </m:e>
              <m:sub>
                <m:r>
                  <m:t>p</m:t>
                </m:r>
              </m:sub>
            </m:sSub>
          </m:e>
        </m:bar>
        <m:r>
          <m:rPr>
            <m:sty m:val="p"/>
          </m:rPr>
          <m:t>]</m:t>
        </m:r>
      </m:oMath>
      <w:r>
        <w:t xml:space="preserve">.</w:t>
      </w:r>
    </w:p>
    <w:bookmarkEnd w:id="13"/>
    <w:bookmarkStart w:id="14" w:name="rem-conjugate-transpose-notation"/>
    <w:p>
      <w:pPr>
        <w:pStyle w:val="BodyText"/>
      </w:pPr>
      <w:r>
        <w:rPr>
          <w:i/>
          <w:iCs/>
        </w:rPr>
        <w:t xml:space="preserve">Remark 1</w:t>
      </w:r>
      <w:r>
        <w:t xml:space="preserve"> (Notation for the conjugate transpose). </w:t>
      </w:r>
      <w:r>
        <w:t xml:space="preserve">The operation is denoted variously across mathematics and physics: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in pure mathematics (</w:t>
      </w:r>
      <w:r>
        <w:t xml:space="preserve">Axler (2024, Definition 7.7, p. 231)</w:t>
      </w:r>
      <w:r>
        <w:t xml:space="preserve">),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†</m:t>
            </m:r>
          </m:sup>
        </m:sSup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-dagger”</w:t>
      </w:r>
      <w:r>
        <w:t xml:space="preserve">) in physics and quantum mechanics,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in engineering, numerical linear algebra, and statistics.</w:t>
      </w:r>
      <w:r>
        <w:t xml:space="preserve"> </w:t>
      </w:r>
      <w:r>
        <w:t xml:space="preserve">These notes write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reserved for optimal points (as in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†</m:t>
            </m:r>
          </m:sup>
        </m:sSup>
      </m:oMath>
      <w:r>
        <w:t xml:space="preserve"> </w:t>
      </w:r>
      <w:r>
        <w:t xml:space="preserve">frequently denotes the Moore-Penrose pseudoinverse in the broader literature.</w:t>
      </w:r>
    </w:p>
    <w:p>
      <w:pPr>
        <w:pStyle w:val="BodyText"/>
      </w:pPr>
      <w:r>
        <w:t xml:space="preserve">The Hermitian adjoint matrix should not be confused with the classical</w:t>
      </w:r>
      <w:r>
        <w:t xml:space="preserve"> </w:t>
      </w:r>
      <w:r>
        <w:rPr>
          <w:i/>
          <w:iCs/>
        </w:rPr>
        <w:t xml:space="preserve">adjugate matrix</w:t>
      </w:r>
      <w:r>
        <w:t xml:space="preserve"> </w:t>
      </w:r>
      <w:r>
        <w:t xml:space="preserve">(the transpose of the matrix of cofactors),</w:t>
      </w:r>
      <w:r>
        <w:t xml:space="preserve"> </w:t>
      </w:r>
      <w:r>
        <w:t xml:space="preserve">which older texts occasionally referred to as the</w:t>
      </w:r>
      <w:r>
        <w:t xml:space="preserve"> </w:t>
      </w:r>
      <w:r>
        <w:t xml:space="preserve">“adjoint.”</w:t>
      </w:r>
    </w:p>
    <w:bookmarkEnd w:id="14"/>
    <w:bookmarkStart w:id="15" w:name="exm-conjugate-transpose"/>
    <w:p>
      <w:pPr>
        <w:pStyle w:val="BodyText"/>
      </w:pPr>
      <w:r>
        <w:rPr>
          <w:b/>
          <w:bCs/>
        </w:rPr>
        <w:t xml:space="preserve">Example 2 (The conjugate transpose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3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  <m:e>
                    <m:r>
                      <m:t>3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  <m:r>
                      <m:t> </m:t>
                    </m:r>
                    <m:r>
                      <m:t>i</m:t>
                    </m:r>
                  </m:e>
                  <m:e>
                    <m:r>
                      <m:t>4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transposing gives a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conjugating each of its entries gives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3</m:t>
              </m:r>
              <m:r>
                <m:rPr>
                  <m:sty m:val="p"/>
                </m:rPr>
                <m:t>×</m:t>
              </m:r>
              <m:r>
                <m:t>2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  <m:e>
                    <m:r>
                      <m:t>i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t> </m:t>
                    </m:r>
                    <m:r>
                      <m:t>i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4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instance,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21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−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transpose alone would have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in that position,</w:t>
      </w:r>
      <w:r>
        <w:t xml:space="preserve"> </w:t>
      </w:r>
      <w:r>
        <w:t xml:space="preserve">so for a matrix with an entry that is not real,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differ.</w:t>
      </w:r>
      <w:r>
        <w:t xml:space="preserve"> </w:t>
      </w:r>
      <w:r>
        <w:t xml:space="preserve">For a real matrix, conjugating changes nothing, 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15"/>
    <w:bookmarkStart w:id="16" w:name="thm-hermitian-adjoint-properties"/>
    <w:p>
      <w:pPr>
        <w:pStyle w:val="BodyText"/>
      </w:pPr>
      <w:r>
        <w:rPr>
          <w:b/>
          <w:bCs/>
        </w:rPr>
        <w:t xml:space="preserve">Theorem 1 (Properties of the Hermitian adjoint)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be complex matrices of compatible dimensions,</w:t>
      </w:r>
      <w:r>
        <w:t xml:space="preserve"> </w:t>
      </w:r>
      <w:r>
        <w:t xml:space="preserve">and let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C</m:t>
        </m:r>
      </m:oMath>
      <w:r>
        <w:t xml:space="preserve"> </w:t>
      </w:r>
      <w:r>
        <w:t xml:space="preserve">be a scalar.</w:t>
      </w:r>
      <w:r>
        <w:t xml:space="preserve"> </w:t>
      </w:r>
      <w:r>
        <w:t xml:space="preserve">The Hermitian adjoint (</w:t>
      </w:r>
      <w:hyperlink w:anchor="def-conjugate-transpose">
        <w:r>
          <w:rPr>
            <w:rStyle w:val="Hyperlink"/>
          </w:rPr>
          <w:t xml:space="preserve">Definition 2</w:t>
        </w:r>
      </w:hyperlink>
      <w:r>
        <w:t xml:space="preserve">) satisfies: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Involution</w:t>
      </w:r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Additivity</w:t>
      </w:r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+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</m:oMath>
      </m:oMathPara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Conjugate-homogeneity</w:t>
      </w:r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c</m:t>
          </m:r>
          <m:r>
            <m:t> </m:t>
          </m:r>
          <m:r>
            <m:rPr>
              <m:sty m:val="bi"/>
            </m:rPr>
            <m:t>A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bar>
            <m:barPr>
              <m:pos m:val="top"/>
            </m:barPr>
            <m:e>
              <m:r>
                <m:t>c</m:t>
              </m:r>
            </m:e>
          </m:bar>
          <m:r>
            <m:t> 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</m:oMath>
      </m:oMathPara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Reversal of products</w:t>
      </w:r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invertible, 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is also invertible, 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.</m:t>
          </m:r>
        </m:oMath>
      </m:oMathPara>
    </w:p>
    <w:bookmarkEnd w:id="1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Properties 1-3 follow directly from entrywise conjugation and transposition:</w:t>
      </w:r>
    </w:p>
    <w:p>
      <w:pPr>
        <w:numPr>
          <w:ilvl w:val="0"/>
          <w:numId w:val="1002"/>
        </w:numPr>
      </w:pPr>
      <w:r>
        <w:t xml:space="preserve">For involution: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sSub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bar>
                    <m:barPr>
                      <m:pos m:val="top"/>
                    </m:barPr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j</m:t>
                          </m:r>
                          <m:r>
                            <m:t>k</m:t>
                          </m:r>
                        </m:sub>
                      </m:sSub>
                    </m:e>
                  </m:ba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2"/>
        </w:numPr>
      </w:pPr>
      <w:r>
        <w:t xml:space="preserve">For additivity: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bi"/>
                    </m:rPr>
                    <m:t>B</m:t>
                  </m:r>
                  <m:sSub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  <m:r>
                <m:rPr>
                  <m:sty m:val="p"/>
                </m:rPr>
                <m:t>+</m:t>
              </m:r>
              <m:bar>
                <m:barPr>
                  <m:pos m:val="top"/>
                </m:bar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2"/>
        </w:numPr>
      </w:pPr>
      <w:r>
        <w:t xml:space="preserve">For conjugate-homogeneity: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t> 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c</m:t>
                  </m:r>
                  <m:r>
                    <m:t> 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c</m:t>
                  </m:r>
                </m:e>
              </m:bar>
              <m:r>
                <m:t> 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c</m:t>
                  </m:r>
                </m:e>
              </m:ba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Unlike the real transpose where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c</m:t>
            </m:r>
            <m:r>
              <m:t> 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t>c</m:t>
        </m:r>
        <m:r>
          <m:t> 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scaling conjugates the scalar.</w:t>
      </w:r>
    </w:p>
    <w:p>
      <w:pPr>
        <w:pStyle w:val="FirstParagraph"/>
      </w:pPr>
      <w:r>
        <w:t xml:space="preserve">For property 4 (reversal of products), 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the product’s Hermitian adjoint (for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}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sSub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b>
                      <m:r>
                        <m:t>j</m:t>
                      </m:r>
                      <m:r>
                        <m:t>i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j</m:t>
                          </m:r>
                          <m:r>
                            <m:t>s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s</m:t>
                      </m:r>
                      <m:r>
                        <m:t>i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bar>
                    <m:barPr>
                      <m:pos m:val="top"/>
                    </m:barPr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j</m:t>
                          </m:r>
                          <m:r>
                            <m:t>s</m:t>
                          </m:r>
                        </m:sub>
                      </m:sSub>
                    </m:e>
                  </m:bar>
                </m:e>
              </m:nary>
              <m:r>
                <m:t> </m:t>
              </m:r>
              <m:bar>
                <m:barPr>
                  <m:pos m:val="top"/>
                </m:bar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s</m:t>
                      </m:r>
                      <m:r>
                        <m:t>i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(conjugate of sums and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bar>
                    <m:barPr>
                      <m:pos m:val="top"/>
                    </m:barPr>
                    <m:e>
                      <m:sSub>
                        <m:e>
                          <m:r>
                            <m:t>b</m:t>
                          </m:r>
                        </m:e>
                        <m:sub>
                          <m:r>
                            <m:t>s</m:t>
                          </m:r>
                          <m:r>
                            <m:t>i</m:t>
                          </m:r>
                        </m:sub>
                      </m:sSub>
                    </m:e>
                  </m:bar>
                </m:e>
              </m:nary>
              <m:r>
                <m:t> 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s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(complex multiplication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s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the inverse, applying property 4 to</w:t>
      </w:r>
      <w:r>
        <w:t xml:space="preserve"> </w:t>
      </w:r>
      <m:oMath>
        <m:r>
          <m:rPr>
            <m:sty m:val="bi"/>
          </m:rPr>
          <m:t>A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I</m:t>
        </m:r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I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.</w:t>
      </w:r>
    </w:p>
    <w:bookmarkStart w:id="17" w:name="thm-adjoint-inner-product"/>
    <w:p>
      <w:pPr>
        <w:pStyle w:val="BodyText"/>
      </w:pPr>
      <w:r>
        <w:rPr>
          <w:b/>
          <w:bCs/>
        </w:rPr>
        <w:t xml:space="preserve">Theorem 2 (The adjoint property for inner products)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complex matrix.</w:t>
      </w:r>
      <w:r>
        <w:t xml:space="preserve"> </w:t>
      </w:r>
      <w:r>
        <w:t xml:space="preserve">Under the standard inner product on complex Euclidean space,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u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p>
            <m:r>
              <m:rPr>
                <m:scr m:val="sans-serif"/>
                <m:sty m:val="p"/>
              </m:rPr>
              <m:t>H</m:t>
            </m:r>
          </m:sup>
        </m:sSup>
        <m:acc>
          <m:accPr>
            <m:chr m:val="̃"/>
          </m:accPr>
          <m:e>
            <m:r>
              <m:t>v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⟨"/>
              <m:sepChr m:val=""/>
              <m:endChr m:val="⟩"/>
              <m:grow/>
            </m:dPr>
            <m:e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</m:d>
          <m:r>
            <m:rPr>
              <m:sty m:val="p"/>
            </m:rPr>
            <m:t>=</m:t>
          </m:r>
          <m:d>
            <m:dPr>
              <m:begChr m:val="⟨"/>
              <m:sepChr m:val=""/>
              <m:endChr m:val="⟩"/>
              <m:grow/>
            </m:dP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,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</m:d>
          <m:r>
            <m:t> </m:t>
          </m:r>
          <m:r>
            <m:rPr>
              <m:nor/>
              <m:sty m:val="p"/>
            </m:rPr>
            <m:t>for all 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C</m:t>
              </m:r>
            </m:e>
            <m:sup>
              <m:r>
                <m:t>n</m:t>
              </m:r>
            </m:sup>
          </m:sSup>
          <m:r>
            <m:rPr>
              <m:nor/>
              <m:sty m:val="p"/>
            </m:rPr>
            <m:t> and </m:t>
          </m:r>
          <m:acc>
            <m:accPr>
              <m:chr m:val="̃"/>
            </m:accPr>
            <m:e>
              <m:r>
                <m:t>v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C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.</m:t>
          </m:r>
        </m:oMath>
      </m:oMathPara>
    </w:p>
    <w:bookmarkEnd w:id="1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definition of the standard complex inner product and the product rule for the Hermitian adjoint (</w:t>
      </w:r>
      <w:hyperlink w:anchor="thm-hermitian-adjoint-properties">
        <w:r>
          <w:rPr>
            <w:rStyle w:val="Hyperlink"/>
          </w:rPr>
          <w:t xml:space="preserve">Theorem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inner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</m:t>
              </m:r>
              <m:r>
                <m:rPr>
                  <m:nor/>
                  <m:sty m:val="p"/>
                </m:rPr>
                <m:t>, reversal of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(associativity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inner product)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18" w:name="rem-adjoint-name"/>
    <w:p>
      <w:pPr>
        <w:pStyle w:val="FirstParagraph"/>
      </w:pPr>
      <w:r>
        <w:rPr>
          <w:i/>
          <w:iCs/>
        </w:rPr>
        <w:t xml:space="preserve">Remark 2</w:t>
      </w:r>
      <w:r>
        <w:t xml:space="preserve"> (Where the name</w:t>
      </w:r>
      <w:r>
        <w:t xml:space="preserve"> </w:t>
      </w:r>
      <w:r>
        <w:t xml:space="preserve">“adjoint”</w:t>
      </w:r>
      <w:r>
        <w:t xml:space="preserve"> </w:t>
      </w:r>
      <w:r>
        <w:t xml:space="preserve">comes from). </w:t>
      </w:r>
      <w:r>
        <w:t xml:space="preserve">This identity is the origin of the name</w:t>
      </w:r>
      <w:r>
        <w:t xml:space="preserve"> </w:t>
      </w:r>
      <w:r>
        <w:rPr>
          <w:b/>
          <w:bCs/>
        </w:rPr>
        <w:t xml:space="preserve">adjoint</w:t>
      </w:r>
      <w:r>
        <w:t xml:space="preserve">:</w:t>
      </w:r>
      <w:r>
        <w:t xml:space="preserve"> </w:t>
      </w:r>
      <w:r>
        <w:t xml:space="preserve">in functional analysis and operator theory,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adjoint</w:t>
      </w:r>
      <w:r>
        <w:t xml:space="preserve"> </w:t>
      </w:r>
      <w:r>
        <w:t xml:space="preserve">of a linear map</w:t>
      </w:r>
      <w:r>
        <w:t xml:space="preserve"> </w:t>
      </w:r>
      <m:oMath>
        <m:r>
          <m:t>T</m:t>
        </m:r>
        <m:r>
          <m:rPr>
            <m:sty m:val="p"/>
          </m:rPr>
          <m:t>:</m:t>
        </m:r>
        <m:r>
          <m:t>V</m:t>
        </m:r>
        <m:r>
          <m:rPr>
            <m:sty m:val="p"/>
          </m:rPr>
          <m:t>→</m:t>
        </m:r>
        <m:r>
          <m:t>W</m:t>
        </m:r>
      </m:oMath>
      <w:r>
        <w:t xml:space="preserve"> </w:t>
      </w:r>
      <w:r>
        <w:t xml:space="preserve">between inner product spaces is defined as the unique operator</w:t>
      </w:r>
      <w:r>
        <w:t xml:space="preserve"> </w:t>
      </w:r>
      <m:oMath>
        <m:sSup>
          <m:e>
            <m:r>
              <m:t>T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:</m:t>
        </m:r>
        <m:r>
          <m:t>W</m:t>
        </m:r>
        <m:r>
          <m:rPr>
            <m:sty m:val="p"/>
          </m:rPr>
          <m:t>→</m:t>
        </m:r>
        <m:r>
          <m:t>V</m:t>
        </m:r>
      </m:oMath>
      <w:r>
        <w:t xml:space="preserve"> </w:t>
      </w:r>
      <w:r>
        <w:t xml:space="preserve">satisfying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t>T</m:t>
            </m:r>
            <m:acc>
              <m:accPr>
                <m:chr m:val="̃"/>
              </m:accPr>
              <m:e>
                <m:r>
                  <m:t>u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r>
          <m:rPr>
            <m:sty m:val="p"/>
          </m:rPr>
          <m:t>=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u</m:t>
                </m:r>
              </m:e>
            </m:acc>
            <m:r>
              <m:rPr>
                <m:sty m:val="p"/>
              </m:rPr>
              <m:t>,</m:t>
            </m:r>
            <m:sSup>
              <m:e>
                <m:r>
                  <m:t>T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</m:oMath>
      <w:r>
        <w:t xml:space="preserve"> </w:t>
      </w:r>
      <w:r>
        <w:t xml:space="preserve">(</w:t>
      </w:r>
      <w:r>
        <w:t xml:space="preserve">Axler (2024, Definition 7.1, p. 226)</w:t>
      </w:r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are finite-dimensional spaces equipped with their standard orthonormal bases,</w:t>
      </w:r>
      <w:r>
        <w:t xml:space="preserve"> </w:t>
      </w:r>
      <w:r>
        <w:t xml:space="preserve">the matrix representing the adjoint operator</w:t>
      </w:r>
      <w:r>
        <w:t xml:space="preserve"> </w:t>
      </w:r>
      <m:oMath>
        <m:sSup>
          <m:e>
            <m:r>
              <m:t>T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precisely the Hermitian adjoint 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(</w:t>
      </w:r>
      <w:r>
        <w:t xml:space="preserve">Axler (2024, Proposition 7.9, p. 231)</w:t>
      </w:r>
      <w:r>
        <w:t xml:space="preserve">).</w:t>
      </w:r>
    </w:p>
    <w:bookmarkEnd w:id="18"/>
    <w:bookmarkStart w:id="19" w:name="thm-zhz-sum-squares"/>
    <w:p>
      <w:pPr>
        <w:pStyle w:val="BodyText"/>
      </w:pPr>
      <w:r>
        <w:rPr>
          <w:b/>
          <w:bCs/>
        </w:rPr>
        <w:t xml:space="preserve">Theorem 3 (</w:t>
      </w:r>
      <m:oMath>
        <m:sSup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p>
            <m:r>
              <m:rPr>
                <m:scr m:val="sans-serif"/>
                <m:sty m:val="p"/>
              </m:rPr>
              <m:t>H</m:t>
            </m:r>
          </m:sup>
        </m:sSup>
        <m:acc>
          <m:accPr>
            <m:chr m:val="̃"/>
          </m:accPr>
          <m:e>
            <m:r>
              <m:t>z</m:t>
            </m:r>
          </m:e>
        </m:acc>
      </m:oMath>
      <w:r>
        <w:rPr>
          <w:b/>
          <w:bCs/>
        </w:rPr>
        <w:t xml:space="preserve"> </w:t>
      </w:r>
      <w:r>
        <w:rPr>
          <w:b/>
          <w:bCs/>
        </w:rPr>
        <w:t xml:space="preserve">is a sum of squared absolute values)</w:t>
      </w:r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1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is a nonnegative real number,</w:t>
      </w:r>
      <w:r>
        <w:t xml:space="preserve"> </w:t>
      </w:r>
      <w:r>
        <w:t xml:space="preserve">and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</w:p>
    <w:bookmarkEnd w:id="1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last step uses the</w:t>
      </w:r>
      <w:r>
        <w:t xml:space="preserve"> </w:t>
      </w:r>
      <w:hyperlink r:id="rId20">
        <w:r>
          <w:rPr>
            <w:rStyle w:val="Hyperlink"/>
          </w:rPr>
          <w:t xml:space="preserve">identity for a complex number times its conjugate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bar>
                    <m:barPr>
                      <m:pos m:val="top"/>
                    </m:barPr>
                    <m:e>
                      <m:sSub>
                        <m:e>
                          <m:r>
                            <m:t>z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bar>
                </m:e>
              </m:nary>
              <m:r>
                <m:t> 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</m:t>
              </m:r>
              <m:r>
                <m:rPr>
                  <m:nor/>
                  <m:sty m:val="p"/>
                </m:rPr>
                <m:t>, and the row-times-column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bar>
                <m:barPr>
                  <m:pos m:val="top"/>
                </m:barPr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(complex multiplication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its conjugate)</m:t>
              </m:r>
            </m:e>
          </m:eqArr>
        </m:oMath>
      </m:oMathPara>
    </w:p>
    <w:p>
      <w:pPr>
        <w:pStyle w:val="FirstParagraph"/>
      </w:pPr>
      <w:r>
        <w:t xml:space="preserve">By the definition of the</w:t>
      </w:r>
      <w:r>
        <w:t xml:space="preserve"> </w:t>
      </w:r>
      <w:hyperlink r:id="rId21">
        <w:r>
          <w:rPr>
            <w:rStyle w:val="Hyperlink"/>
          </w:rPr>
          <w:t xml:space="preserve">absolute value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j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Re</m:t>
        </m:r>
        <m:sSub>
          <m:e>
            <m:r>
              <m:t>z</m:t>
            </m:r>
          </m:e>
          <m:sub>
            <m:r>
              <m:t>j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Im</m:t>
        </m:r>
        <m:sSub>
          <m:e>
            <m:r>
              <m:t>z</m:t>
            </m:r>
          </m:e>
          <m:sub>
            <m:r>
              <m:t>j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 nonnegative real number,</w:t>
      </w:r>
      <w:r>
        <w:t xml:space="preserve"> </w:t>
      </w:r>
      <w:r>
        <w:t xml:space="preserve">so their sum is too.</w:t>
      </w:r>
      <w:r>
        <w:t xml:space="preserve"> </w:t>
      </w:r>
      <w:r>
        <w:t xml:space="preserve">A sum of nonnegative numbers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 every term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j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only when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Re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Im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that is, when</w:t>
      </w:r>
      <w:r>
        <w:t xml:space="preserve"> </w:t>
      </w:r>
      <m:oMath>
        <m:sSub>
          <m:e>
            <m:r>
              <m:t>z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22" w:name="exm-zhz-sum-squares"/>
    <w:p>
      <w:pPr>
        <w:pStyle w:val="BodyText"/>
      </w:pPr>
      <w:r>
        <w:rPr>
          <w:b/>
          <w:bCs/>
        </w:rPr>
        <w:t xml:space="preserve">Example 3 (Computing</w:t>
      </w:r>
      <w:r>
        <w:rPr>
          <w:b/>
          <w:bCs/>
        </w:rPr>
        <w:t xml:space="preserve"> </w:t>
      </w:r>
      <m:oMath>
        <m:sSup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p>
            <m:r>
              <m:rPr>
                <m:scr m:val="sans-serif"/>
                <m:sty m:val="p"/>
              </m:rPr>
              <m:t>H</m:t>
            </m:r>
          </m:sup>
        </m:sSup>
        <m:acc>
          <m:accPr>
            <m:chr m:val="̃"/>
          </m:accPr>
          <m:e>
            <m:r>
              <m:t>z</m:t>
            </m:r>
          </m:e>
        </m:acc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r>
              <m:t>i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zhz-sum-squares">
        <w:r>
          <w:rPr>
            <w:rStyle w:val="Hyperlink"/>
          </w:rPr>
          <w:t xml:space="preserve">Theorem 3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z</m:t>
                              </m:r>
                            </m:e>
                          </m:acc>
                        </m:e>
                        <m:sup>
                          <m:r>
                            <m:rPr>
                              <m:scr m:val="sans-serif"/>
                              <m:sty m:val="p"/>
                            </m:rPr>
                            <m:t>H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1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 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2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absolute value, squared)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inside each group)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Multiplying out directly gives the same number:</w:t>
      </w:r>
      <w:r>
        <w:t xml:space="preserve"> </w:t>
      </w:r>
      <m:oMath>
        <m:bar>
          <m:barPr>
            <m:pos m:val="top"/>
          </m:barPr>
          <m:e>
            <m:r>
              <m:t>2</m:t>
            </m:r>
          </m:e>
        </m:ba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)</m:t>
                  </m:r>
                </m:e>
              </m:ba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(conjugate)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2"/>
    <w:bookmarkStart w:id="23" w:name="exm-transpose-not-enough"/>
    <w:p>
      <w:pPr>
        <w:pStyle w:val="FirstParagraph"/>
      </w:pPr>
      <w:r>
        <w:rPr>
          <w:b/>
          <w:bCs/>
        </w:rPr>
        <w:t xml:space="preserve">Example 4 (Why complex vectors use the conjugate transpose)</w:t>
      </w:r>
      <w:r>
        <w:t xml:space="preserve"> </w:t>
      </w:r>
      <w:r>
        <w:t xml:space="preserve">For a real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Sup>
              <m:e>
                <m:r>
                  <m:t>x</m:t>
                </m:r>
              </m:e>
              <m:sub>
                <m:r>
                  <m:t>j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zero vector.</w:t>
      </w:r>
      <w:r>
        <w:t xml:space="preserve"> </w:t>
      </w:r>
      <w:r>
        <w:t xml:space="preserve">The same formula fails for complex vectors.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i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z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1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 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entry by entry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although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Using the conjugate transpose instead,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z</m:t>
                              </m:r>
                            </m:e>
                          </m:acc>
                        </m:e>
                        <m:sup>
                          <m:r>
                            <m:rPr>
                              <m:scr m:val="sans-serif"/>
                              <m:sty m:val="p"/>
                            </m:rPr>
                            <m:t>H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1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 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1</m:t>
                  </m:r>
                </m:e>
              </m:ba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bar>
                <m:barPr>
                  <m:pos m:val="top"/>
                </m:barPr>
                <m:e>
                  <m:r>
                    <m:t>i</m:t>
                  </m:r>
                </m:e>
              </m:ba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(conjugate each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positive, as</w:t>
      </w:r>
      <w:r>
        <w:t xml:space="preserve"> </w:t>
      </w:r>
      <w:hyperlink w:anchor="thm-zhz-sum-square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guarantees.</w:t>
      </w:r>
    </w:p>
    <w:bookmarkEnd w:id="23"/>
    <w:bookmarkStart w:id="24" w:name="def-hermitian-matrix"/>
    <w:p>
      <w:pPr>
        <w:pStyle w:val="BodyText"/>
      </w:pPr>
      <w:r>
        <w:rPr>
          <w:b/>
          <w:bCs/>
        </w:rPr>
        <w:t xml:space="preserve">Definition 3 (Hermitian matrix (self-adjoint matrix))</w:t>
      </w:r>
      <w:r>
        <w:t xml:space="preserve"> </w:t>
      </w:r>
      <w:r>
        <w:t xml:space="preserve">A square complex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n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Hermitian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self-adjoint</w:t>
      </w:r>
      <w:r>
        <w:t xml:space="preserve">)</w:t>
      </w:r>
      <w:r>
        <w:t xml:space="preserve"> </w:t>
      </w:r>
      <w:r>
        <w:t xml:space="preserve">if it equals its conjugate transpose (</w:t>
      </w:r>
      <w:hyperlink w:anchor="def-conjugate-transpose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p"/>
            </m:rPr>
            <m:t>.</m:t>
          </m:r>
        </m:oMath>
      </m:oMathPara>
    </w:p>
    <w:bookmarkEnd w:id="24"/>
    <w:bookmarkStart w:id="25" w:name="rem-hermitian-self-adjoint"/>
    <w:p>
      <w:pPr>
        <w:pStyle w:val="FirstParagraph"/>
      </w:pPr>
      <w:r>
        <w:rPr>
          <w:i/>
          <w:iCs/>
        </w:rPr>
        <w:t xml:space="preserve">Remark 3</w:t>
      </w:r>
      <w:r>
        <w:t xml:space="preserve"> (Why</w:t>
      </w:r>
      <w:r>
        <w:t xml:space="preserve"> </w:t>
      </w:r>
      <w:r>
        <w:t xml:space="preserve">“self-adjoint”</w:t>
      </w:r>
      <w:r>
        <w:t xml:space="preserve">). </w:t>
      </w:r>
      <w:r>
        <w:t xml:space="preserve">The term</w:t>
      </w:r>
      <w:r>
        <w:t xml:space="preserve"> </w:t>
      </w:r>
      <w:r>
        <w:rPr>
          <w:i/>
          <w:iCs/>
        </w:rPr>
        <w:t xml:space="preserve">self-adjoint</w:t>
      </w:r>
      <w:r>
        <w:t xml:space="preserve"> </w:t>
      </w:r>
      <w:r>
        <w:t xml:space="preserve">comes directly from</w:t>
      </w:r>
      <w:r>
        <w:t xml:space="preserve"> </w:t>
      </w:r>
      <w:hyperlink w:anchor="thm-adjoint-inner-product">
        <w:r>
          <w:rPr>
            <w:rStyle w:val="Hyperlink"/>
          </w:rPr>
          <w:t xml:space="preserve">Theorem 2</w:t>
        </w:r>
      </w:hyperlink>
      <w:r>
        <w:t xml:space="preserve">: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Hermitian,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rPr>
                <m:sty m:val="bi"/>
              </m:rPr>
              <m:t>A</m:t>
            </m:r>
            <m:acc>
              <m:accPr>
                <m:chr m:val="̃"/>
              </m:accPr>
              <m:e>
                <m:r>
                  <m:t>u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r>
          <m:rPr>
            <m:sty m:val="p"/>
          </m:rPr>
          <m:t>=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u</m:t>
                </m:r>
              </m:e>
            </m:acc>
            <m:r>
              <m:rPr>
                <m:sty m:val="p"/>
              </m:rPr>
              <m:t>,</m:t>
            </m:r>
            <m:r>
              <m:rPr>
                <m:sty m:val="bi"/>
              </m:rPr>
              <m:t>A</m:t>
            </m:r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</m:oMath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n</m:t>
            </m:r>
          </m:sup>
        </m:sSup>
      </m:oMath>
      <w:r>
        <w:t xml:space="preserve">.</w:t>
      </w:r>
      <w:r>
        <w:t xml:space="preserve"> </w:t>
      </w:r>
      <w:r>
        <w:t xml:space="preserve">The linear operator moves across the inner product without change.</w:t>
      </w:r>
    </w:p>
    <w:bookmarkEnd w:id="25"/>
    <w:bookmarkStart w:id="26" w:name="exm-hermitian-matrix"/>
    <w:p>
      <w:pPr>
        <w:pStyle w:val="BodyText"/>
      </w:pPr>
      <w:r>
        <w:rPr>
          <w:b/>
          <w:bCs/>
        </w:rPr>
        <w:t xml:space="preserve">Example 5 (A Hermitian matrix)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is Hermitian:</w:t>
      </w:r>
      <w:r>
        <w:t xml:space="preserve"> </w:t>
      </w:r>
      <w:r>
        <w:t xml:space="preserve">transposing swaps the off-diagonal entries,</w:t>
      </w:r>
      <w:r>
        <w:t xml:space="preserve"> </w:t>
      </w:r>
      <w:r>
        <w:t xml:space="preserve">and conjugating turns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i</m:t>
        </m:r>
      </m:oMath>
      <w:r>
        <w:t xml:space="preserve"> </w:t>
      </w:r>
      <w:r>
        <w:t xml:space="preserve">back into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back into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i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The diagonal entries of a Hermitian matrix must be real,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bar>
          <m:barPr>
            <m:pos m:val="top"/>
          </m:barPr>
          <m:e>
            <m:sSub>
              <m:e>
                <m:r>
                  <m:t>a</m:t>
                </m:r>
              </m:e>
              <m:sub>
                <m:r>
                  <m:t>j</m:t>
                </m:r>
                <m:r>
                  <m:t>j</m:t>
                </m:r>
              </m:sub>
            </m:sSub>
          </m:e>
        </m:bar>
      </m:oMath>
      <w:r>
        <w:t xml:space="preserve">,</w:t>
      </w:r>
      <w:r>
        <w:t xml:space="preserve"> </w:t>
      </w:r>
      <w:r>
        <w:t xml:space="preserve">and only a real number is its own conjugate: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−</m:t>
        </m:r>
        <m:r>
          <m:t>b</m:t>
        </m:r>
        <m:r>
          <m:t> </m:t>
        </m:r>
        <m:r>
          <m:t>i</m:t>
        </m:r>
      </m:oMath>
      <w:r>
        <w:t xml:space="preserve">, then the imaginary parts give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b</m:t>
        </m:r>
      </m:oMath>
      <w:r>
        <w:t xml:space="preserve">, so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Every real symmetric matrix is Hermitian,</w:t>
      </w:r>
      <w:r>
        <w:t xml:space="preserve"> </w:t>
      </w:r>
      <w:r>
        <w:t xml:space="preserve">because for a real 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26"/>
    <w:bookmarkStart w:id="27" w:name="exm-not-hermitian"/>
    <w:p>
      <w:pPr>
        <w:pStyle w:val="BodyText"/>
      </w:pPr>
      <w:r>
        <w:rPr>
          <w:b/>
          <w:bCs/>
        </w:rPr>
        <w:t xml:space="preserve">Example 6 (A symmetric complex matrix that is not Hermitian)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B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i</m:t>
                    </m:r>
                  </m:e>
                </m:mr>
                <m:mr>
                  <m:e>
                    <m:r>
                      <m:t>i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is symmetric,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but it is not Hermitian: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≠</m:t>
          </m:r>
          <m:r>
            <m:rPr>
              <m:sty m:val="bi"/>
            </m:rPr>
            <m:t>B</m:t>
          </m:r>
          <m:r>
            <m:rPr>
              <m:sty m:val="p"/>
            </m:rPr>
            <m:t>.</m:t>
          </m:r>
        </m:oMath>
      </m:oMathPara>
    </w:p>
    <w:bookmarkEnd w:id="27"/>
    <w:bookmarkStart w:id="28" w:name="def-skew-hermitian-matrix"/>
    <w:p>
      <w:pPr>
        <w:pStyle w:val="FirstParagraph"/>
      </w:pPr>
      <w:r>
        <w:rPr>
          <w:b/>
          <w:bCs/>
        </w:rPr>
        <w:t xml:space="preserve">Definition 4 (Skew-Hermitian matrix (anti-Hermitian matrix))</w:t>
      </w:r>
      <w:r>
        <w:t xml:space="preserve"> </w:t>
      </w:r>
      <w:r>
        <w:t xml:space="preserve">A square complex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n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skew-Hermitian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anti-Hermitian</w:t>
      </w:r>
      <w:r>
        <w:t xml:space="preserve">)</w:t>
      </w:r>
      <w:r>
        <w:t xml:space="preserve"> </w:t>
      </w:r>
      <w:r>
        <w:t xml:space="preserve">if it equals the negative of its conjugate transpose (</w:t>
      </w:r>
      <w:hyperlink w:anchor="def-conjugate-transpose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bi"/>
            </m:rPr>
            <m:t>A</m:t>
          </m:r>
          <m:r>
            <m:rPr>
              <m:sty m:val="p"/>
            </m:rPr>
            <m:t>.</m:t>
          </m:r>
        </m:oMath>
      </m:oMathPara>
    </w:p>
    <w:bookmarkEnd w:id="28"/>
    <w:bookmarkStart w:id="29" w:name="rem-skew-hermitian-diagonal"/>
    <w:p>
      <w:pPr>
        <w:pStyle w:val="FirstParagraph"/>
      </w:pPr>
      <w:r>
        <w:rPr>
          <w:i/>
          <w:iCs/>
        </w:rPr>
        <w:t xml:space="preserve">Remark 4</w:t>
      </w:r>
      <w:r>
        <w:t xml:space="preserve"> (The diagonal of a skew-Hermitian matrix). </w:t>
      </w:r>
      <w:r>
        <w:t xml:space="preserve">Every entry of a skew-Hermitian matrix satisfies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k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bar>
          <m:barPr>
            <m:pos m:val="top"/>
          </m:barPr>
          <m:e>
            <m:sSub>
              <m:e>
                <m:r>
                  <m:t>a</m:t>
                </m:r>
              </m:e>
              <m:sub>
                <m:r>
                  <m:t>k</m:t>
                </m:r>
                <m:r>
                  <m:t>j</m:t>
                </m:r>
              </m:sub>
            </m:sSub>
          </m:e>
        </m:bar>
      </m:oMath>
      <w:r>
        <w:t xml:space="preserve">.</w:t>
      </w:r>
      <w:r>
        <w:t xml:space="preserve"> </w:t>
      </w:r>
      <w:r>
        <w:t xml:space="preserve">In particular, its diagonal entries satisfy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bar>
          <m:barPr>
            <m:pos m:val="top"/>
          </m:barPr>
          <m:e>
            <m:sSub>
              <m:e>
                <m:r>
                  <m:t>a</m:t>
                </m:r>
              </m:e>
              <m:sub>
                <m:r>
                  <m:t>j</m:t>
                </m:r>
                <m:r>
                  <m:t>j</m:t>
                </m:r>
              </m:sub>
            </m:sSub>
          </m:e>
        </m:bar>
      </m:oMath>
      <w:r>
        <w:t xml:space="preserve">,</w:t>
      </w:r>
      <w:r>
        <w:t xml:space="preserve"> </w:t>
      </w:r>
      <w:r>
        <w:t xml:space="preserve">which means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j</m:t>
                      </m:r>
                    </m:sub>
                  </m:sSub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Re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Therefore, every diagonal entry of a skew-Hermitian matrix must be purely imaginary (or zero).</w:t>
      </w:r>
      <w:r>
        <w:t xml:space="preserve"> </w:t>
      </w:r>
      <w:r>
        <w:t xml:space="preserve">For example,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r>
          <m:t>3</m:t>
        </m:r>
        <m:r>
          <m:t> </m:t>
        </m:r>
        <m:r>
          <m:t>i</m:t>
        </m:r>
      </m:oMath>
      <w:r>
        <w:t xml:space="preserve"> </w:t>
      </w:r>
      <w:r>
        <w:t xml:space="preserve">works,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bar>
                <m:barPr>
                  <m:pos m:val="top"/>
                </m:barPr>
                <m:e>
                  <m:r>
                    <m:t>3</m:t>
                  </m:r>
                  <m:r>
                    <m:t> </m:t>
                  </m:r>
                  <m:r>
                    <m:t>i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does not, since</w:t>
      </w:r>
      <w:r>
        <w:t xml:space="preserve"> </w:t>
      </w:r>
      <m:oMath>
        <m:r>
          <m:rPr>
            <m:sty m:val="p"/>
          </m:rPr>
          <m:t>−</m:t>
        </m:r>
        <m:bar>
          <m:barPr>
            <m:pos m:val="top"/>
          </m:barPr>
          <m:e>
            <m:r>
              <m:t>3</m:t>
            </m:r>
          </m:e>
        </m:ba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.</w:t>
      </w:r>
    </w:p>
    <w:bookmarkEnd w:id="29"/>
    <w:bookmarkStart w:id="30" w:name="exm-skew-hermitian-matrix"/>
    <w:p>
      <w:pPr>
        <w:pStyle w:val="BodyText"/>
      </w:pPr>
      <w:r>
        <w:rPr>
          <w:b/>
          <w:bCs/>
        </w:rPr>
        <w:t xml:space="preserve">Example 7 (A skew-Hermitian matrix)</w:t>
      </w:r>
      <w:r>
        <w:t xml:space="preserve"> </w:t>
      </w:r>
      <w:r>
        <w:t xml:space="preserve">The matrix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 </m:t>
                    </m:r>
                    <m:r>
                      <m:t>i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is skew-Hermitian:</w:t>
      </w:r>
      <w:r>
        <w:t xml:space="preserve"> </w:t>
      </w:r>
      <w:r>
        <w:t xml:space="preserve">transposing and conjugating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bar>
                          <m:barPr>
                            <m:pos m:val="top"/>
                          </m:barPr>
                          <m:e>
                            <m:r>
                              <m:t>2</m:t>
                            </m:r>
                            <m:r>
                              <m:t> </m:t>
                            </m:r>
                            <m:r>
                              <m:t>i</m:t>
                            </m:r>
                          </m:e>
                        </m:bar>
                      </m:e>
                      <m:e>
                        <m:bar>
                          <m:barPr>
                            <m:pos m:val="top"/>
                          </m:bar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i</m:t>
                            </m:r>
                          </m:e>
                        </m:bar>
                      </m:e>
                    </m:mr>
                    <m:mr>
                      <m:e>
                        <m:bar>
                          <m:barPr>
                            <m:pos m:val="top"/>
                          </m:barPr>
                          <m:e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i</m:t>
                            </m:r>
                          </m:e>
                        </m:bar>
                      </m:e>
                      <m:e>
                        <m:bar>
                          <m:barPr>
                            <m:pos m:val="top"/>
                          </m:barPr>
                          <m:e>
                            <m:r>
                              <m:t>0</m:t>
                            </m:r>
                          </m:e>
                        </m:ba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t> </m:t>
                        </m:r>
                        <m:r>
                          <m:t>i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i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i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Its diagonal entries</w:t>
      </w:r>
      <w:r>
        <w:t xml:space="preserve"> </w:t>
      </w:r>
      <m:oMath>
        <m:r>
          <m:t>2</m:t>
        </m:r>
        <m:r>
          <m:t> 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purely imaginary.</w:t>
      </w:r>
    </w:p>
    <w:bookmarkEnd w:id="30"/>
    <w:bookmarkStart w:id="31" w:name="X4e376dfe4195dd67571b7cde9ab8c2999dabc4a"/>
    <w:p>
      <w:pPr>
        <w:pStyle w:val="BodyText"/>
      </w:pPr>
      <w:r>
        <w:rPr>
          <w:b/>
          <w:bCs/>
        </w:rPr>
        <w:t xml:space="preserve">Theorem 4 (Hermitian and skew-Hermitian decomposition)</w:t>
      </w:r>
      <w:r>
        <w:t xml:space="preserve"> </w:t>
      </w:r>
      <w:r>
        <w:t xml:space="preserve">Every square complex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n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 </w:t>
      </w:r>
      <w:r>
        <w:t xml:space="preserve">can be uniquely expressed as the sum of a Hermitian matrix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(</w:t>
      </w:r>
      <w:hyperlink w:anchor="def-hermitian-matrix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and a skew-Hermitian matrix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(</w:t>
      </w:r>
      <w:hyperlink w:anchor="def-skew-hermitian-matrix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r>
            <m:rPr>
              <m:sty m:val="bi"/>
            </m:rPr>
            <m:t>H</m:t>
          </m:r>
          <m:r>
            <m:rPr>
              <m:sty m:val="p"/>
            </m:rPr>
            <m:t>+</m:t>
          </m:r>
          <m:r>
            <m:rPr>
              <m:sty m:val="bi"/>
            </m:rPr>
            <m:t>S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H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num>
            <m:den>
              <m:r>
                <m:t>2</m:t>
              </m:r>
            </m:den>
          </m:f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r>
            <m:rPr>
              <m:sty m:val="bi"/>
            </m:rPr>
            <m:t>S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bookmarkEnd w:id="3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Existence</w:t>
      </w:r>
      <w:r>
        <w:t xml:space="preserve">:</w:t>
      </w:r>
      <w:r>
        <w:t xml:space="preserve"> </w:t>
      </w:r>
      <w:r>
        <w:t xml:space="preserve">Define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Their sum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bi"/>
                    </m:rPr>
                    <m:t>A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Applying the properties of the Hermitian adjoint (</w:t>
      </w:r>
      <w:hyperlink w:anchor="thm-hermitian-adjoint-properties">
        <w:r>
          <w:rPr>
            <w:rStyle w:val="Hyperlink"/>
          </w:rPr>
          <w:t xml:space="preserve">Theorem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cr m:val="sans-serif"/>
                              <m:sty m:val="p"/>
                            </m:rPr>
                            <m:t>H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bi"/>
                    </m:rPr>
                    <m:t>A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cr m:val="sans-serif"/>
                              <m:sty m:val="p"/>
                            </m:rPr>
                            <m:t>H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A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Thus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Hermitian 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skew-Hermitian.</w:t>
      </w:r>
    </w:p>
    <w:p>
      <w:pPr>
        <w:pStyle w:val="BodyText"/>
      </w:pPr>
      <w:r>
        <w:rPr>
          <w:b/>
          <w:bCs/>
        </w:rPr>
        <w:t xml:space="preserve">Uniqueness</w:t>
      </w:r>
      <w:r>
        <w:t xml:space="preserve">: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+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Taking the Hermitian adjoint of both sides yields: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+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−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+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t>2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Subtracting the two equations gives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t>2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34" w:name="refs"/>
    <w:bookmarkStart w:id="33" w:name="ref-axler2024linear"/>
    <w:p>
      <w:pPr>
        <w:pStyle w:val="Bibliography"/>
      </w:pPr>
      <w:r>
        <w:t xml:space="preserve">Axler, Sheldon. 2024.</w:t>
      </w:r>
      <w:r>
        <w:t xml:space="preserve"> </w:t>
      </w:r>
      <w:r>
        <w:rPr>
          <w:i/>
          <w:iCs/>
        </w:rPr>
        <w:t xml:space="preserve">Linear Algebra Done Right</w:t>
      </w:r>
      <w:r>
        <w:t xml:space="preserve">. 4th ed. Undergraduate Texts in Mathematics. Springer.</w:t>
      </w:r>
      <w:r>
        <w:t xml:space="preserve"> </w:t>
      </w:r>
      <w:hyperlink r:id="rId32">
        <w:r>
          <w:rPr>
            <w:rStyle w:val="Hyperlink"/>
          </w:rPr>
          <w:t xml:space="preserve">https://doi.org/10.1007/978-3-031-41026-0</w:t>
        </w:r>
      </w:hyperlink>
      <w:r>
        <w:t xml:space="preserve">.</w:t>
      </w:r>
    </w:p>
    <w:bookmarkEnd w:id="33"/>
    <w:bookmarkEnd w:id="34"/>
    <w:bookmarkEnd w:id="3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0" Type="http://schemas.openxmlformats.org/officeDocument/2006/relationships/hyperlink" Target="algebra-complex.html#def-complex-conjugate" TargetMode="External"/><Relationship Id="rId21" Type="http://schemas.openxmlformats.org/officeDocument/2006/relationships/hyperlink" Target="algebra-complex.html#def-complex-modulus" TargetMode="External"/><Relationship Id="rId9" Type="http://schemas.openxmlformats.org/officeDocument/2006/relationships/hyperlink" Target="algebra-complex.html#def-complex-number" TargetMode="External"/><Relationship Id="rId20" Type="http://schemas.openxmlformats.org/officeDocument/2006/relationships/hyperlink" Target="algebra-complex.html#thm-conj-product" TargetMode="External"/><Relationship Id="rId32" Type="http://schemas.openxmlformats.org/officeDocument/2006/relationships/hyperlink" Target="https://doi.org/10.1007/978-3-031-41026-0" TargetMode="External"/></Relationships>
</file>

<file path=word/_rels/footnotes.xml.rels><?xml version='1.0' encoding='UTF-8' standalone='yes'?>
<Relationships xmlns="http://schemas.openxmlformats.org/package/2006/relationships"><Relationship Id="rId10" Type="http://schemas.openxmlformats.org/officeDocument/2006/relationships/hyperlink" Target="algebra-complex.html#def-complex-conjugate" TargetMode="External"/><Relationship Id="rId21" Type="http://schemas.openxmlformats.org/officeDocument/2006/relationships/hyperlink" Target="algebra-complex.html#def-complex-modulus" TargetMode="External"/><Relationship Id="rId9" Type="http://schemas.openxmlformats.org/officeDocument/2006/relationships/hyperlink" Target="algebra-complex.html#def-complex-number" TargetMode="External"/><Relationship Id="rId20" Type="http://schemas.openxmlformats.org/officeDocument/2006/relationships/hyperlink" Target="algebra-complex.html#thm-conj-product" TargetMode="External"/><Relationship Id="rId32" Type="http://schemas.openxmlformats.org/officeDocument/2006/relationships/hyperlink" Target="https://doi.org/10.1007/978-3-031-41026-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Complex Vectors and Matrices</dc:title>
  <dc:creator/>
  <cp:keywords/>
  <dcterms:created xsi:type="dcterms:W3CDTF">2026-10-13T21:07:14Z</dcterms:created>
  <dcterms:modified xsi:type="dcterms:W3CDTF">2026-10-13T21:07:14Z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13:40:39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