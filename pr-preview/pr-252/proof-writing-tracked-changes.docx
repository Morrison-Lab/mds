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Proof Writing</w:t>
      </w:r>
    </w:p>
    <w:p>
      <w:pPr>
        <w:pStyle w:val="Date"/>
      </w:pPr>
      <w:del w:id="1" w:author="PR Preview" w:date="2026-01-01T00:00:00Z">
        <w:r>
          <w:delText xml:space="preserve">Last modified: 2026-10-12 21:21:07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21:42:58 (PDT)</w:t>
        </w:r>
      </w:ins>
    </w:p>
    <w:p>
      <w:pPr>
        <w:pStyle w:val="FirstParagraph"/>
      </w:pPr>
      <w:r>
        <w:t xml:space="preserve">This page collects general advice on how to write</w:t>
      </w:r>
      <w:r>
        <w:t xml:space="preserve"> </w:t>
      </w:r>
      <w:hyperlink r:id="rId9">
        <w:r>
          <w:rPr>
            <w:rStyle w:val="Hyperlink"/>
          </w:rPr>
          <w:t xml:space="preserve">proofs</w:t>
        </w:r>
      </w:hyperlink>
      <w:r>
        <w:t xml:space="preserve"> </w:t>
      </w:r>
      <w:r>
        <w:t xml:space="preserve">and</w:t>
      </w:r>
      <w:r>
        <w:t xml:space="preserve"> </w:t>
      </w:r>
      <w:hyperlink r:id="rId10">
        <w:r>
          <w:rPr>
            <w:rStyle w:val="Hyperlink"/>
          </w:rPr>
          <w:t xml:space="preserve">derivations</w:t>
        </w:r>
      </w:hyperlink>
      <w:r>
        <w:t xml:space="preserve">.</w:t>
      </w:r>
      <w:r>
        <w:t xml:space="preserve"> </w:t>
      </w:r>
      <w:r>
        <w:t xml:space="preserve">The goal of a proof is not just to convince yourself that a</w:t>
      </w:r>
      <w:r>
        <w:t xml:space="preserve"> </w:t>
      </w:r>
      <w:hyperlink r:id="rId11">
        <w:r>
          <w:rPr>
            <w:rStyle w:val="Hyperlink"/>
          </w:rPr>
          <w:t xml:space="preserve">result</w:t>
        </w:r>
      </w:hyperlink>
      <w:r>
        <w:t xml:space="preserve"> </w:t>
      </w:r>
      <w:r>
        <w:t xml:space="preserve">is true;</w:t>
      </w:r>
      <w:r>
        <w:t xml:space="preserve"> </w:t>
      </w:r>
      <w:r>
        <w:t xml:space="preserve">it is to convince a</w:t>
      </w:r>
      <w:r>
        <w:t xml:space="preserve"> </w:t>
      </w:r>
      <w:r>
        <w:rPr>
          <w:i/>
          <w:iCs/>
        </w:rPr>
        <w:t xml:space="preserve">reader</w:t>
      </w:r>
      <w:r>
        <w:t xml:space="preserve">,</w:t>
      </w:r>
      <w:r>
        <w:t xml:space="preserve"> </w:t>
      </w:r>
      <w:r>
        <w:t xml:space="preserve">and to show them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it is true.</w:t>
      </w:r>
      <w:r>
        <w:t xml:space="preserve"> </w:t>
      </w:r>
      <w:r>
        <w:t xml:space="preserve">Each principle on this page serves that goal.</w:t>
      </w:r>
      <w:r>
        <w:t xml:space="preserve"> </w:t>
      </w:r>
      <w:r>
        <w:t xml:space="preserve">The symbols for</w:t>
      </w:r>
      <w:r>
        <w:t xml:space="preserve"> </w:t>
      </w:r>
      <w:hyperlink r:id="rId12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are listed under</w:t>
      </w:r>
      <w:r>
        <w:t xml:space="preserve"> </w:t>
      </w:r>
      <w:hyperlink r:id="rId13">
        <w:r>
          <w:rPr>
            <w:rStyle w:val="Hyperlink"/>
          </w:rPr>
          <w:t xml:space="preserve">Proofs</w:t>
        </w:r>
      </w:hyperlink>
      <w:r>
        <w:t xml:space="preserve"> </w:t>
      </w:r>
      <w:r>
        <w:t xml:space="preserve">on the Notation page.</w:t>
      </w:r>
    </w:p>
    <w:bookmarkStart w:id="14" w:name="sec-dont-skip-steps"/>
    <w:p>
      <w:pPr>
        <w:pStyle w:val="Heading2"/>
      </w:pPr>
      <w:r>
        <w:t xml:space="preserve">1 Don’t skip steps</w:t>
      </w:r>
    </w:p>
    <w:p>
      <w:pPr>
        <w:pStyle w:val="FirstParagraph"/>
      </w:pPr>
      <w:r>
        <w:t xml:space="preserve">Show every step of the derivation.</w:t>
      </w:r>
      <w:r>
        <w:t xml:space="preserve"> </w:t>
      </w:r>
      <w:r>
        <w:t xml:space="preserve">Each line should follow from the previous line by a single, identifiable move:</w:t>
      </w:r>
    </w:p>
    <w:p>
      <w:pPr>
        <w:pStyle w:val="Compact"/>
        <w:numPr>
          <w:ilvl w:val="0"/>
          <w:numId w:val="1001"/>
        </w:numPr>
      </w:pPr>
      <w:r>
        <w:t xml:space="preserve">applying a definition,</w:t>
      </w:r>
    </w:p>
    <w:p>
      <w:pPr>
        <w:pStyle w:val="Compact"/>
        <w:numPr>
          <w:ilvl w:val="0"/>
          <w:numId w:val="1001"/>
        </w:numPr>
      </w:pPr>
      <w:r>
        <w:t xml:space="preserve">substituting a known result, or</w:t>
      </w:r>
    </w:p>
    <w:p>
      <w:pPr>
        <w:pStyle w:val="Compact"/>
        <w:numPr>
          <w:ilvl w:val="0"/>
          <w:numId w:val="1001"/>
        </w:numPr>
      </w:pPr>
      <w:r>
        <w:t xml:space="preserve">performing one algebraic operation.</w:t>
      </w:r>
    </w:p>
    <w:p>
      <w:pPr>
        <w:pStyle w:val="FirstParagraph"/>
      </w:pPr>
      <w:r>
        <w:t xml:space="preserve">When you skip steps,</w:t>
      </w:r>
      <w:r>
        <w:t xml:space="preserve"> </w:t>
      </w:r>
      <w:r>
        <w:t xml:space="preserve">you force the reader to reconstruct your reasoning,</w:t>
      </w:r>
      <w:r>
        <w:t xml:space="preserve"> </w:t>
      </w:r>
      <w:r>
        <w:t xml:space="preserve">which is exactly the work the proof was supposed to do</w:t>
      </w:r>
      <w:r>
        <w:t xml:space="preserve"> </w:t>
      </w:r>
      <w:r>
        <w:rPr>
          <w:i/>
          <w:iCs/>
        </w:rPr>
        <w:t xml:space="preserve">for</w:t>
      </w:r>
      <w:r>
        <w:t xml:space="preserve"> </w:t>
      </w:r>
      <w:r>
        <w:t xml:space="preserve">them.</w:t>
      </w:r>
      <w:r>
        <w:t xml:space="preserve"> </w:t>
      </w:r>
      <w:r>
        <w:t xml:space="preserve">A step that feels</w:t>
      </w:r>
      <w:r>
        <w:t xml:space="preserve"> </w:t>
      </w:r>
      <w:r>
        <w:t xml:space="preserve">“obvious”</w:t>
      </w:r>
      <w:r>
        <w:t xml:space="preserve"> </w:t>
      </w:r>
      <w:r>
        <w:t xml:space="preserve">while you are writing it</w:t>
      </w:r>
      <w:r>
        <w:t xml:space="preserve"> </w:t>
      </w:r>
      <w:r>
        <w:t xml:space="preserve">is often the step a reader gets stuck on.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can be shown that”</w:t>
      </w:r>
      <w:r>
        <w:t xml:space="preserve"> </w:t>
      </w:r>
      <w:r>
        <w:t xml:space="preserve">or</w:t>
      </w:r>
      <w:r>
        <w:t xml:space="preserve"> </w:t>
      </w:r>
      <w:r>
        <w:t xml:space="preserve">“clearly”</w:t>
      </w:r>
      <w:r>
        <w:t xml:space="preserve"> </w:t>
      </w:r>
      <w:r>
        <w:t xml:space="preserve">usually mark a skipped step;</w:t>
      </w:r>
      <w:r>
        <w:t xml:space="preserve"> </w:t>
      </w:r>
      <w:r>
        <w:t xml:space="preserve">show the step instead.</w:t>
      </w:r>
    </w:p>
    <w:bookmarkEnd w:id="14"/>
    <w:bookmarkStart w:id="20" w:name="sec-annotate-each-step"/>
    <w:p>
      <w:pPr>
        <w:pStyle w:val="Heading2"/>
      </w:pPr>
      <w:r>
        <w:t xml:space="preserve">2 Annotate each step</w:t>
      </w:r>
    </w:p>
    <w:p>
      <w:pPr>
        <w:pStyle w:val="FirstParagraph"/>
      </w:pPr>
      <w:r>
        <w:t xml:space="preserve">For each step,</w:t>
      </w:r>
      <w:r>
        <w:t xml:space="preserve"> </w:t>
      </w:r>
      <w:r>
        <w:t xml:space="preserve">note the definition,</w:t>
      </w:r>
      <w:r>
        <w:t xml:space="preserve"> </w:t>
      </w:r>
      <w:hyperlink r:id="rId11">
        <w:r>
          <w:rPr>
            <w:rStyle w:val="Hyperlink"/>
          </w:rPr>
          <w:t xml:space="preserve">theorem</w:t>
        </w:r>
      </w:hyperlink>
      <w:r>
        <w:t xml:space="preserve">, or algebraic rule that justifies it.</w:t>
      </w:r>
      <w:r>
        <w:t xml:space="preserve"> </w:t>
      </w:r>
      <w:r>
        <w:t xml:space="preserve">A brief annotation to the right of the line is usually enough.</w:t>
      </w:r>
      <w:r>
        <w:t xml:space="preserve"> </w:t>
      </w:r>
      <w:r>
        <w:t xml:space="preserve">Annotations make the proof checkable,</w:t>
      </w:r>
      <w:r>
        <w:t xml:space="preserve"> </w:t>
      </w:r>
      <w:r>
        <w:t xml:space="preserve">and they teach the reader which tool to reach for in similar situations.</w:t>
      </w:r>
    </w:p>
    <w:p>
      <w:pPr>
        <w:pStyle w:val="BodyText"/>
      </w:pPr>
      <w:r>
        <w:t xml:space="preserve">For example,</w:t>
      </w:r>
      <w:r>
        <w:t xml:space="preserve"> </w:t>
      </w:r>
      <w:r>
        <w:t xml:space="preserve">here is a derivation that the</w:t>
      </w:r>
      <w:r>
        <w:t xml:space="preserve"> </w:t>
      </w:r>
      <w:hyperlink r:id="rId15">
        <w:r>
          <w:rPr>
            <w:rStyle w:val="Hyperlink"/>
          </w:rPr>
          <w:t xml:space="preserve">hat matrix</w:t>
        </w:r>
      </w:hyperlink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16">
        <w:r>
          <w:rPr>
            <w:rStyle w:val="Hyperlink"/>
          </w:rPr>
          <w:t xml:space="preserve">idempotent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</w:t>
      </w:r>
      <w:r>
        <w:t xml:space="preserve"> </w:t>
      </w:r>
      <w:r>
        <w:t xml:space="preserve">with each step annotated: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matrix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inverse times the matrix is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identity matrix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uses this derivation to show that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</w:t>
      </w:r>
      <w:r>
        <w:t xml:space="preserve"> </w:t>
      </w:r>
      <w:hyperlink r:id="rId18">
        <w:r>
          <w:rPr>
            <w:rStyle w:val="Hyperlink"/>
          </w:rPr>
          <w:t xml:space="preserve">projection matrix</w:t>
        </w:r>
      </w:hyperlink>
      <w:r>
        <w:t xml:space="preserve">.</w:t>
      </w:r>
      <w:r>
        <w:t xml:space="preserve"> </w:t>
      </w:r>
      <w:r>
        <w:t xml:space="preserve">The probability notes derive the variance identity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hyperlink r:id="rId19">
        <w:r>
          <w:rPr>
            <w:rStyle w:val="Hyperlink"/>
          </w:rPr>
          <w:t xml:space="preserve">in the same annotated style</w:t>
        </w:r>
      </w:hyperlink>
      <w:r>
        <w:t xml:space="preserve">.</w:t>
      </w:r>
    </w:p>
    <w:bookmarkEnd w:id="20"/>
    <w:bookmarkStart w:id="26" w:name="sec-direct-proof"/>
    <w:p>
      <w:pPr>
        <w:pStyle w:val="Heading2"/>
      </w:pPr>
      <w:r>
        <w:t xml:space="preserve">3 Direct proof</w:t>
      </w:r>
    </w:p>
    <w:bookmarkStart w:id="22" w:name="def-direct-proof"/>
    <w:p>
      <w:pPr>
        <w:pStyle w:val="FirstParagraph"/>
      </w:pPr>
      <w:r>
        <w:rPr>
          <w:b/>
          <w:bCs/>
        </w:rPr>
        <w:t xml:space="preserve">Definition 1 (Direct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 proof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starts from the assumptions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stated under, if any,</w:t>
      </w:r>
      <w:r>
        <w:t xml:space="preserve"> </w:t>
      </w:r>
      <w:r>
        <w:t xml:space="preserve">and reaches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through a chain of steps,</w:t>
      </w:r>
      <w:r>
        <w:t xml:space="preserve"> </w:t>
      </w:r>
      <w:r>
        <w:t xml:space="preserve">each of which applies a definition,</w:t>
      </w:r>
      <w:r>
        <w:t xml:space="preserve"> </w:t>
      </w:r>
      <w:r>
        <w:t xml:space="preserve">a previously proved result,</w:t>
      </w:r>
      <w:r>
        <w:t xml:space="preserve"> </w:t>
      </w:r>
      <w:r>
        <w:t xml:space="preserve">or one rule of logic or algebra</w:t>
      </w:r>
      <w:r>
        <w:t xml:space="preserve"> </w:t>
      </w:r>
      <w:r>
        <w:t xml:space="preserve">to the assumptions or to earlier steps.</w:t>
      </w:r>
      <w:r>
        <w:t xml:space="preserve"> </w:t>
      </w:r>
      <w:r>
        <w:t xml:space="preserve">A direct proof never assumes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false;</w:t>
      </w:r>
      <w:r>
        <w:t xml:space="preserve"> </w:t>
      </w:r>
      <w:r>
        <w:t xml:space="preserve">compare</w:t>
      </w:r>
      <w:r>
        <w:t xml:space="preserve"> </w:t>
      </w:r>
      <w:hyperlink r:id="rId21">
        <w:r>
          <w:rPr>
            <w:rStyle w:val="Hyperlink"/>
          </w:rPr>
          <w:t xml:space="preserve">proof by contradiction</w:t>
        </w:r>
      </w:hyperlink>
      <w:r>
        <w:t xml:space="preserve">,</w:t>
      </w:r>
      <w:r>
        <w:t xml:space="preserve"> </w:t>
      </w:r>
      <w:r>
        <w:t xml:space="preserve">which does.</w:t>
      </w:r>
    </w:p>
    <w:bookmarkEnd w:id="22"/>
    <w:bookmarkStart w:id="25" w:name="exm-direct-proof"/>
    <w:p>
      <w:pPr>
        <w:pStyle w:val="BodyText"/>
      </w:pPr>
      <w:r>
        <w:rPr>
          <w:b/>
          <w:bCs/>
        </w:rPr>
        <w:t xml:space="preserve">Example 1 (The square of an odd integer is odd)</w:t>
      </w:r>
      <w:r>
        <w:t xml:space="preserve"> </w:t>
      </w:r>
      <w:r>
        <w:t xml:space="preserve">Claim: 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</w:t>
      </w:r>
      <w:r>
        <w:t xml:space="preserve"> </w:t>
      </w:r>
      <w:hyperlink r:id="rId23">
        <w:r>
          <w:rPr>
            <w:rStyle w:val="Hyperlink"/>
          </w:rPr>
          <w:t xml:space="preserve">odd</w:t>
        </w:r>
      </w:hyperlink>
      <w:r>
        <w:t xml:space="preserve"> </w:t>
      </w:r>
      <w:r>
        <w:t xml:space="preserve">integer,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odd.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</w:t>
      </w:r>
      <w:r>
        <w:t xml:space="preserve"> </w:t>
      </w:r>
      <w:r>
        <w:t xml:space="preserve">there is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read from right to left)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w:r>
        <w:t xml:space="preserve">because sums and products of integers are integers.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nor/>
            <m:sty m:val="p"/>
          </m:rPr>
          <m:t>an integer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, which is the definition of odd.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24</m:t>
        </m:r>
      </m:oMath>
      <w:r>
        <w:t xml:space="preserve">.</w:t>
      </w:r>
    </w:p>
    <w:p>
      <w:pPr>
        <w:pStyle w:val="BodyText"/>
      </w:pPr>
      <w:r>
        <w:t xml:space="preserve">The notation page’s proof that</w:t>
      </w:r>
      <w:r>
        <w:t xml:space="preserve"> </w:t>
      </w:r>
      <w:hyperlink r:id="rId24">
        <w:r>
          <w:rPr>
            <w:rStyle w:val="Hyperlink"/>
          </w:rPr>
          <w:t xml:space="preserve">the sum of two even integers is even</w:t>
        </w:r>
      </w:hyperlink>
      <w:r>
        <w:t xml:space="preserve"> </w:t>
      </w:r>
      <w:r>
        <w:t xml:space="preserve">is also a direct proof.</w:t>
      </w:r>
    </w:p>
    <w:bookmarkEnd w:id="25"/>
    <w:bookmarkEnd w:id="26"/>
    <w:bookmarkStart w:id="27" w:name="sec-golden-rule"/>
    <w:p>
      <w:pPr>
        <w:pStyle w:val="Heading2"/>
      </w:pPr>
      <w:r>
        <w:t xml:space="preserve">4 Follow the golden rule</w:t>
      </w:r>
    </w:p>
    <w:p>
      <w:pPr>
        <w:pStyle w:val="FirstParagraph"/>
      </w:pPr>
      <w:r>
        <w:t xml:space="preserve">In general,</w:t>
      </w:r>
      <w:r>
        <w:t xml:space="preserve"> </w:t>
      </w:r>
      <w:r>
        <w:t xml:space="preserve">follow the golden rule:</w:t>
      </w:r>
      <w:r>
        <w:t xml:space="preserve"> </w:t>
      </w:r>
      <w:r>
        <w:t xml:space="preserve">treat your readers the way you want to be treated as a reader.</w:t>
      </w:r>
    </w:p>
    <w:p>
      <w:pPr>
        <w:pStyle w:val="BodyText"/>
      </w:pPr>
      <w:r>
        <w:t xml:space="preserve">When you read someone else’s proof,</w:t>
      </w:r>
      <w:r>
        <w:t xml:space="preserve"> </w:t>
      </w:r>
      <w:r>
        <w:t xml:space="preserve">you want to be able to follow every step without guessing,</w:t>
      </w:r>
      <w:r>
        <w:t xml:space="preserve"> </w:t>
      </w:r>
      <w:r>
        <w:t xml:space="preserve">to know which result is being used at each line,</w:t>
      </w:r>
      <w:r>
        <w:t xml:space="preserve"> </w:t>
      </w:r>
      <w:r>
        <w:t xml:space="preserve">and to never be left wondering where a quantity came from.</w:t>
      </w:r>
      <w:r>
        <w:t xml:space="preserve"> </w:t>
      </w:r>
      <w:r>
        <w:t xml:space="preserve">Write your own proofs to meet that same standard.</w:t>
      </w:r>
    </w:p>
    <w:bookmarkEnd w:id="27"/>
    <w:bookmarkStart w:id="35" w:name="sec-proof-by-induction"/>
    <w:p>
      <w:pPr>
        <w:pStyle w:val="Heading2"/>
      </w:pPr>
      <w:r>
        <w:t xml:space="preserve">5 Proof by induction</w:t>
      </w:r>
    </w:p>
    <w:p>
      <w:pPr>
        <w:pStyle w:val="FirstParagraph"/>
      </w:pPr>
      <w:r>
        <w:t xml:space="preserve">Many proofs in these notes show that a statement holds</w:t>
      </w:r>
      <w:r>
        <w:t xml:space="preserve"> </w:t>
      </w:r>
      <w:r>
        <w:t xml:space="preserve">for every</w:t>
      </w:r>
      <w:r>
        <w:t xml:space="preserve"> </w:t>
      </w:r>
      <w:hyperlink r:id="rId28">
        <w:r>
          <w:rPr>
            <w:rStyle w:val="Hyperlink"/>
          </w:rPr>
          <w:t xml:space="preserve">natural number</w:t>
        </w:r>
      </w:hyperlink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for every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from some starting value on.</w:t>
      </w:r>
      <w:r>
        <w:t xml:space="preserve"> </w:t>
      </w:r>
      <w:r>
        <w:t xml:space="preserve">Checking the statement one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at a time would never finish;</w:t>
      </w:r>
      <w:r>
        <w:t xml:space="preserve"> </w:t>
      </w:r>
      <w:r>
        <w:t xml:space="preserve">induction proves it for all of them with two arguments.</w:t>
      </w:r>
    </w:p>
    <w:bookmarkStart w:id="31" w:name="def-proof-by-induction"/>
    <w:p>
      <w:pPr>
        <w:pStyle w:val="BodyText"/>
      </w:pPr>
      <w:r>
        <w:rPr>
          <w:b/>
          <w:bCs/>
        </w:rPr>
        <w:t xml:space="preserve">Definition 2 (Proof by induction)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29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30">
        <w:r>
          <w:rPr>
            <w:rStyle w:val="Hyperlink"/>
          </w:rPr>
          <w:t xml:space="preserve">predicate</w:t>
        </w:r>
      </w:hyperlink>
      <w:r>
        <w:t xml:space="preserve"> </w:t>
      </w:r>
      <w:r>
        <w:t xml:space="preserve">about the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induction</w:t>
      </w:r>
      <w:r>
        <w:t xml:space="preserve"> </w:t>
      </w:r>
      <w:r>
        <w:t xml:space="preserve">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by showing two things: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Base case: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Inductive step: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FirstParagraph"/>
      </w:pPr>
      <w:r>
        <w:t xml:space="preserve">In the inductive step,</w:t>
      </w:r>
      <w:r>
        <w:t xml:space="preserve"> </w:t>
      </w:r>
      <w:r>
        <w:t xml:space="preserve">the assumption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induction hypothesis</w:t>
      </w:r>
      <w:r>
        <w:t xml:space="preserve">.</w:t>
      </w:r>
    </w:p>
    <w:bookmarkEnd w:id="31"/>
    <w:bookmarkStart w:id="32" w:name="rem-induction-why"/>
    <w:p>
      <w:pPr>
        <w:pStyle w:val="BodyText"/>
      </w:pPr>
      <w:r>
        <w:rPr>
          <w:i/>
          <w:iCs/>
        </w:rPr>
        <w:t xml:space="preserve">Remark 1</w:t>
      </w:r>
      <w:r>
        <w:t xml:space="preserve"> (Why the two steps suffice). </w:t>
      </w:r>
      <w:r>
        <w:t xml:space="preserve">The base case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inductive step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then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it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on:</w:t>
      </w:r>
      <w:r>
        <w:t xml:space="preserve"> </w:t>
      </w:r>
      <w:r>
        <w:t xml:space="preserve">each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reached</w:t>
      </w:r>
      <w:r>
        <w:t xml:space="preserve"> </w:t>
      </w:r>
      <w:r>
        <w:t xml:space="preserve">after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of the inductive step.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needed only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it is enough to show the inductive step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;</w:t>
      </w:r>
      <w:r>
        <w:t xml:space="preserve"> </w:t>
      </w:r>
      <w:r>
        <w:t xml:space="preserve">the same chain then stops 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32"/>
    <w:p>
      <w:pPr>
        <w:pStyle w:val="BodyText"/>
      </w:pPr>
      <w:r>
        <w:t xml:space="preserve">The following example uses</w:t>
      </w:r>
      <w:r>
        <w:t xml:space="preserve"> </w:t>
      </w:r>
      <w:hyperlink r:id="rId33">
        <w:r>
          <w:rPr>
            <w:rStyle w:val="Hyperlink"/>
          </w:rPr>
          <w:t xml:space="preserve">summation notation</w:t>
        </w:r>
      </w:hyperlink>
      <w:r>
        <w:t xml:space="preserve">.</w:t>
      </w:r>
    </w:p>
    <w:bookmarkStart w:id="34" w:name="exm-induction-sum"/>
    <w:p>
      <w:pPr>
        <w:pStyle w:val="BodyText"/>
      </w:pPr>
      <w:r>
        <w:rPr>
          <w:b/>
          <w:bCs/>
        </w:rPr>
        <w:t xml:space="preserve">Example 2 (Sum of the first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natural numbers)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⋅</m:t>
            </m:r>
            <m:r>
              <m:t>4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To prove the equation for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equation and use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sum has one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</m:eqArr>
        </m:oMath>
      </m:oMathPara>
    </w:p>
    <w:p>
      <w:pPr>
        <w:pStyle w:val="FirstParagraph"/>
      </w:pPr>
      <w:r>
        <w:t xml:space="preserve">and the right side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law)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 equation holds 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34"/>
    <w:bookmarkEnd w:id="35"/>
    <w:bookmarkStart w:id="46" w:name="sec-formal-logic"/>
    <w:p>
      <w:pPr>
        <w:pStyle w:val="Heading2"/>
      </w:pPr>
      <w:r>
        <w:t xml:space="preserve">6 Formal logic</w:t>
      </w:r>
    </w:p>
    <w:bookmarkStart w:id="38" w:name="def-propositional-logic"/>
    <w:p>
      <w:pPr>
        <w:pStyle w:val="FirstParagraph"/>
      </w:pPr>
      <w:r>
        <w:rPr>
          <w:b/>
          <w:bCs/>
        </w:rPr>
        <w:t xml:space="preserve">Definition 3 (Propositional logic)</w:t>
      </w:r>
      <w:r>
        <w:t xml:space="preserve"> </w:t>
      </w:r>
      <w:r>
        <w:rPr>
          <w:b/>
          <w:bCs/>
        </w:rPr>
        <w:t xml:space="preserve">Propositional logic</w:t>
      </w:r>
      <w:r>
        <w:t xml:space="preserve"> </w:t>
      </w:r>
      <w:r>
        <w:t xml:space="preserve">is the study of</w:t>
      </w:r>
      <w:r>
        <w:t xml:space="preserve"> </w:t>
      </w:r>
      <w:hyperlink r:id="rId12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among</w:t>
      </w:r>
      <w:r>
        <w:t xml:space="preserve"> </w:t>
      </w:r>
      <w:hyperlink r:id="rId36">
        <w:r>
          <w:rPr>
            <w:rStyle w:val="Hyperlink"/>
          </w:rPr>
          <w:t xml:space="preserve">propositions</w:t>
        </w:r>
      </w:hyperlink>
      <w:r>
        <w:t xml:space="preserve"> </w:t>
      </w:r>
      <w:r>
        <w:t xml:space="preserve">built from basic propositions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using only the</w:t>
      </w:r>
      <w:r>
        <w:t xml:space="preserve"> </w:t>
      </w:r>
      <w:hyperlink r:id="rId37">
        <w:r>
          <w:rPr>
            <w:rStyle w:val="Hyperlink"/>
          </w:rPr>
          <w:t xml:space="preserve">logical connectives</w:t>
        </w:r>
      </w:hyperlink>
      <w:r>
        <w:t xml:space="preserve">.</w:t>
      </w:r>
      <w:r>
        <w:t xml:space="preserve"> </w:t>
      </w:r>
      <w:r>
        <w:t xml:space="preserve">Whether such propositions entail one another</w:t>
      </w:r>
      <w:r>
        <w:t xml:space="preserve"> </w:t>
      </w:r>
      <w:r>
        <w:t xml:space="preserve">depends only on the truth values of the basic propositions,</w:t>
      </w:r>
      <w:r>
        <w:t xml:space="preserve"> </w:t>
      </w:r>
      <w:r>
        <w:t xml:space="preserve">not on what the basic propositions say.</w:t>
      </w:r>
    </w:p>
    <w:bookmarkEnd w:id="38"/>
    <w:bookmarkStart w:id="39" w:name="exm-propositional-logic"/>
    <w:p>
      <w:pPr>
        <w:pStyle w:val="BodyText"/>
      </w:pPr>
      <w:r>
        <w:rPr>
          <w:b/>
          <w:bCs/>
        </w:rPr>
        <w:t xml:space="preserve">Example 3 (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entail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were false,</w:t>
      </w:r>
      <w:r>
        <w:t xml:space="preserve"> </w:t>
      </w:r>
      <w:r>
        <w:t xml:space="preserve">then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have a true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false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be false,</w:t>
      </w:r>
      <w:r>
        <w:t xml:space="preserve"> </w:t>
      </w:r>
      <w:r>
        <w:t xml:space="preserve">which contradicts the assumption.</w:t>
      </w:r>
      <w:r>
        <w:t xml:space="preserve"> </w:t>
      </w:r>
      <w:r>
        <w:t xml:space="preserve">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This holds whatever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say,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Q</m:t>
        </m:r>
      </m:oMath>
      <w:r>
        <w:t xml:space="preserve">.</w:t>
      </w:r>
    </w:p>
    <w:bookmarkEnd w:id="39"/>
    <w:bookmarkStart w:id="42" w:name="def-first-order-logic"/>
    <w:p>
      <w:pPr>
        <w:pStyle w:val="BodyText"/>
      </w:pPr>
      <w:r>
        <w:rPr>
          <w:b/>
          <w:bCs/>
        </w:rPr>
        <w:t xml:space="preserve">Definition 4 (First-order logic)</w:t>
      </w:r>
      <w:r>
        <w:t xml:space="preserve"> </w:t>
      </w:r>
      <w:r>
        <w:rPr>
          <w:b/>
          <w:bCs/>
        </w:rPr>
        <w:t xml:space="preserve">First-order logic</w:t>
      </w:r>
      <w:r>
        <w:t xml:space="preserve"> </w:t>
      </w:r>
      <w:r>
        <w:t xml:space="preserve">extends propositional logic (</w:t>
      </w:r>
      <w:hyperlink w:anchor="def-propositional-logic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by also allowing:</w:t>
      </w:r>
    </w:p>
    <w:p>
      <w:pPr>
        <w:pStyle w:val="Compact"/>
        <w:numPr>
          <w:ilvl w:val="0"/>
          <w:numId w:val="1003"/>
        </w:numPr>
      </w:pPr>
      <w:r>
        <w:t xml:space="preserve">variables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stand for elements of a set;</w:t>
      </w:r>
    </w:p>
    <w:p>
      <w:pPr>
        <w:pStyle w:val="Compact"/>
        <w:numPr>
          <w:ilvl w:val="0"/>
          <w:numId w:val="1003"/>
        </w:numPr>
      </w:pPr>
      <w:hyperlink r:id="rId30">
        <w:r>
          <w:rPr>
            <w:rStyle w:val="Hyperlink"/>
          </w:rPr>
          <w:t xml:space="preserve">predicates</w:t>
        </w:r>
      </w:hyperlink>
      <w:r>
        <w:t xml:space="preserve"> </w:t>
      </w:r>
      <w:r>
        <w:t xml:space="preserve">of one or more of those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40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of them, such as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equality between them;</w:t>
      </w:r>
    </w:p>
    <w:p>
      <w:pPr>
        <w:pStyle w:val="Compact"/>
        <w:numPr>
          <w:ilvl w:val="0"/>
          <w:numId w:val="1003"/>
        </w:numPr>
      </w:pPr>
      <w:hyperlink r:id="rId41">
        <w:r>
          <w:rPr>
            <w:rStyle w:val="Hyperlink"/>
          </w:rPr>
          <w:t xml:space="preserve">quantifiers</w:t>
        </w:r>
      </w:hyperlink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 </w:t>
      </w:r>
      <w:r>
        <w:t xml:space="preserve">over them.</w:t>
      </w:r>
    </w:p>
    <w:bookmarkEnd w:id="42"/>
    <w:bookmarkStart w:id="43" w:name="exm-first-order-logic"/>
    <w:p>
      <w:pPr>
        <w:pStyle w:val="FirstParagraph"/>
      </w:pPr>
      <w:r>
        <w:rPr>
          <w:b/>
          <w:bCs/>
        </w:rPr>
        <w:t xml:space="preserve">Example 4 (From</w:t>
      </w:r>
      <w:r>
        <w:rPr>
          <w:b/>
          <w:bCs/>
        </w:rPr>
        <w:t xml:space="preserve"> </w:t>
      </w:r>
      <w:r>
        <w:rPr>
          <w:b/>
          <w:bCs/>
        </w:rPr>
        <w:t xml:space="preserve">“for all”</w:t>
      </w:r>
      <w:r>
        <w:rPr>
          <w:b/>
          <w:bCs/>
        </w:rPr>
        <w:t xml:space="preserve"> </w:t>
      </w:r>
      <w:r>
        <w:rPr>
          <w:b/>
          <w:bCs/>
        </w:rPr>
        <w:t xml:space="preserve">to one element)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predicate about the elements of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 propositions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 it is true for the element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entails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Propositional logic alone cannot express this entailment,</w:t>
      </w:r>
      <w:r>
        <w:t xml:space="preserve"> </w:t>
      </w:r>
      <w:r>
        <w:t xml:space="preserve">because it has no way to refer to the elements of</w:t>
      </w:r>
      <w:r>
        <w:t xml:space="preserve"> </w:t>
      </w:r>
      <m:oMath>
        <m:r>
          <m:t>S</m:t>
        </m:r>
      </m:oMath>
      <w:r>
        <w:t xml:space="preserve">.</w:t>
      </w:r>
    </w:p>
    <w:bookmarkEnd w:id="43"/>
    <w:bookmarkStart w:id="44" w:name="def-formal-proof"/>
    <w:p>
      <w:pPr>
        <w:pStyle w:val="BodyText"/>
      </w:pPr>
      <w:r>
        <w:rPr>
          <w:b/>
          <w:bCs/>
        </w:rPr>
        <w:t xml:space="preserve">Definition 5 (Formal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formal proof</w:t>
      </w:r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written in propositional logic (</w:t>
      </w:r>
      <w:hyperlink w:anchor="def-propositional-logic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or first-order logic (</w:t>
      </w:r>
      <w:hyperlink w:anchor="def-first-order-logic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which each step is an assumption</w:t>
      </w:r>
      <w:r>
        <w:t xml:space="preserve"> </w:t>
      </w:r>
      <w:r>
        <w:t xml:space="preserve">or follows from earlier steps by one rule</w:t>
      </w:r>
      <w:r>
        <w:t xml:space="preserve"> </w:t>
      </w:r>
      <w:r>
        <w:t xml:space="preserve">taken from a fixed list of allowed rules,</w:t>
      </w:r>
      <w:r>
        <w:t xml:space="preserve"> </w:t>
      </w:r>
      <w:r>
        <w:t xml:space="preserve">so that checking the proof needs no understanding of what its propositions mean.</w:t>
      </w:r>
    </w:p>
    <w:bookmarkEnd w:id="44"/>
    <w:bookmarkStart w:id="45" w:name="exm-formal-proof"/>
    <w:p>
      <w:pPr>
        <w:pStyle w:val="BodyText"/>
      </w:pPr>
      <w:r>
        <w:rPr>
          <w:b/>
          <w:bCs/>
        </w:rPr>
        <w:t xml:space="preserve">Example 5 (A three-step formal proof)</w:t>
      </w:r>
      <w:r>
        <w:t xml:space="preserve"> </w:t>
      </w:r>
      <w:r>
        <w:t xml:space="preserve">Suppose the allowed rules include</w:t>
      </w:r>
      <w:r>
        <w:t xml:space="preserve"> </w:t>
      </w:r>
      <w:r>
        <w:t xml:space="preserve">“from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 conclude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Then this is a formal proof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 the assumptions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04"/>
        </w:numPr>
      </w:pPr>
      <m:oMath>
        <m:r>
          <m:t>Q</m:t>
        </m:r>
      </m:oMath>
      <w:r>
        <w:t xml:space="preserve"> </w:t>
      </w:r>
      <w:r>
        <w:t xml:space="preserve">(from steps 1 and 2, by the rule above)</w:t>
      </w:r>
    </w:p>
    <w:bookmarkEnd w:id="45"/>
    <w:bookmarkEnd w:id="46"/>
    <w:bookmarkStart w:id="47" w:name="sec-further-reading"/>
    <w:p>
      <w:pPr>
        <w:pStyle w:val="Heading2"/>
      </w:pPr>
      <w:r>
        <w:t xml:space="preserve">7 Further reading</w:t>
      </w:r>
    </w:p>
    <w:p>
      <w:pPr>
        <w:pStyle w:val="Compact"/>
        <w:numPr>
          <w:ilvl w:val="0"/>
          <w:numId w:val="1005"/>
        </w:numPr>
      </w:pPr>
      <w:r>
        <w:t xml:space="preserve">Velleman (2019)</w:t>
      </w:r>
      <w:r>
        <w:t xml:space="preserve"> </w:t>
      </w:r>
      <w:r>
        <w:t xml:space="preserve">is a structured introduction to proof techniques</w:t>
      </w:r>
      <w:r>
        <w:t xml:space="preserve"> </w:t>
      </w:r>
      <w:r>
        <w:t xml:space="preserve">such as</w:t>
      </w:r>
      <w:r>
        <w:t xml:space="preserve"> </w:t>
      </w:r>
      <w:hyperlink w:anchor="def-direct-proof">
        <w:r>
          <w:rPr>
            <w:rStyle w:val="Hyperlink"/>
          </w:rPr>
          <w:t xml:space="preserve">direct proof</w:t>
        </w:r>
      </w:hyperlink>
      <w:r>
        <w:t xml:space="preserve">,</w:t>
      </w:r>
      <w:r>
        <w:t xml:space="preserve"> </w:t>
      </w:r>
      <w:hyperlink r:id="rId21">
        <w:r>
          <w:rPr>
            <w:rStyle w:val="Hyperlink"/>
          </w:rPr>
          <w:t xml:space="preserve">proof by contradiction</w:t>
        </w:r>
      </w:hyperlink>
      <w:r>
        <w:t xml:space="preserve">, and induction.</w:t>
      </w:r>
    </w:p>
    <w:p>
      <w:pPr>
        <w:pStyle w:val="Compact"/>
        <w:numPr>
          <w:ilvl w:val="0"/>
          <w:numId w:val="1005"/>
        </w:numPr>
      </w:pPr>
      <w:r>
        <w:t xml:space="preserve">Barker-Plummer et al. (2011)</w:t>
      </w:r>
      <w:r>
        <w:t xml:space="preserve"> </w:t>
      </w:r>
      <w:r>
        <w:t xml:space="preserve">treats proofs as</w:t>
      </w:r>
      <w:r>
        <w:t xml:space="preserve"> </w:t>
      </w:r>
      <w:hyperlink w:anchor="def-formal-proof">
        <w:r>
          <w:rPr>
            <w:rStyle w:val="Hyperlink"/>
          </w:rPr>
          <w:t xml:space="preserve">formal proofs</w:t>
        </w:r>
      </w:hyperlink>
      <w:r>
        <w:t xml:space="preserve"> </w:t>
      </w:r>
      <w:r>
        <w:t xml:space="preserve">in</w:t>
      </w:r>
      <w:r>
        <w:t xml:space="preserve"> </w:t>
      </w:r>
      <w:hyperlink w:anchor="def-propositional-logic">
        <w:r>
          <w:rPr>
            <w:rStyle w:val="Hyperlink"/>
          </w:rPr>
          <w:t xml:space="preserve">propositional logic</w:t>
        </w:r>
      </w:hyperlink>
      <w:r>
        <w:t xml:space="preserve"> </w:t>
      </w:r>
      <w:r>
        <w:t xml:space="preserve">and</w:t>
      </w:r>
      <w:r>
        <w:t xml:space="preserve"> </w:t>
      </w:r>
      <w:hyperlink w:anchor="def-first-order-logic">
        <w:r>
          <w:rPr>
            <w:rStyle w:val="Hyperlink"/>
          </w:rPr>
          <w:t xml:space="preserve">first-order logic</w:t>
        </w:r>
      </w:hyperlink>
      <w:r>
        <w:t xml:space="preserve">.</w:t>
      </w:r>
    </w:p>
    <w:bookmarkEnd w:id="47"/>
    <w:bookmarkStart w:id="53" w:name="references"/>
    <w:p>
      <w:pPr>
        <w:pStyle w:val="Heading2"/>
      </w:pPr>
      <w:r>
        <w:t xml:space="preserve">References</w:t>
      </w:r>
    </w:p>
    <w:bookmarkStart w:id="52" w:name="refs"/>
    <w:bookmarkStart w:id="49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48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49"/>
    <w:bookmarkStart w:id="51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50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51"/>
    <w:bookmarkEnd w:id="52"/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3" Type="http://schemas.openxmlformats.org/officeDocument/2006/relationships/hyperlink" Target="algebra-sums.html#def-summation" TargetMode="External"/><Relationship Id="rId50" Type="http://schemas.openxmlformats.org/officeDocument/2006/relationships/hyperlink" Target="https://doi.org/10.1017/9781108539890" TargetMode="External"/><Relationship Id="rId19" Type="http://schemas.openxmlformats.org/officeDocument/2006/relationships/hyperlink" Target="https://morrison-lab.github.io/pds/variance-covariance.html#thm-variance" TargetMode="External"/><Relationship Id="rId48" Type="http://schemas.openxmlformats.org/officeDocument/2006/relationships/hyperlink" Target="https://www.amazon.com/dp/1575866323" TargetMode="External"/><Relationship Id="rId15" Type="http://schemas.openxmlformats.org/officeDocument/2006/relationships/hyperlink" Target="linear-algebra-projections.html#def-hat-matrix" TargetMode="External"/><Relationship Id="rId17" Type="http://schemas.openxmlformats.org/officeDocument/2006/relationships/hyperlink" Target="linear-algebra-projections.html#thm-hat-matrix" TargetMode="External"/><Relationship Id="rId16" Type="http://schemas.openxmlformats.org/officeDocument/2006/relationships/hyperlink" Target="linear-algebra-special-matrices.html#def-idempotent-matrix" TargetMode="External"/><Relationship Id="rId18" Type="http://schemas.openxmlformats.org/officeDocument/2006/relationships/hyperlink" Target="linear-algebra-special-matrices.html#def-projection-matrix" TargetMode="External"/><Relationship Id="rId10" Type="http://schemas.openxmlformats.org/officeDocument/2006/relationships/hyperlink" Target="notation.qmd#def-derivation" TargetMode="External"/><Relationship Id="rId23" Type="http://schemas.openxmlformats.org/officeDocument/2006/relationships/hyperlink" Target="notation.qmd#def-even-odd" TargetMode="External"/><Relationship Id="rId29" Type="http://schemas.openxmlformats.org/officeDocument/2006/relationships/hyperlink" Target="notation.qmd#def-integers" TargetMode="External"/><Relationship Id="rId37" Type="http://schemas.openxmlformats.org/officeDocument/2006/relationships/hyperlink" Target="notation.qmd#def-logical-connective" TargetMode="External"/><Relationship Id="rId12" Type="http://schemas.openxmlformats.org/officeDocument/2006/relationships/hyperlink" Target="notation.qmd#def-logical-entailment" TargetMode="External"/><Relationship Id="rId28" Type="http://schemas.openxmlformats.org/officeDocument/2006/relationships/hyperlink" Target="notation.qmd#def-natural-numbers" TargetMode="External"/><Relationship Id="rId30" Type="http://schemas.openxmlformats.org/officeDocument/2006/relationships/hyperlink" Target="notation.qmd#def-predicate" TargetMode="External"/><Relationship Id="rId9" Type="http://schemas.openxmlformats.org/officeDocument/2006/relationships/hyperlink" Target="notation.qmd#def-proof" TargetMode="External"/><Relationship Id="rId21" Type="http://schemas.openxmlformats.org/officeDocument/2006/relationships/hyperlink" Target="notation.qmd#def-proof-by-contradiction" TargetMode="External"/><Relationship Id="rId36" Type="http://schemas.openxmlformats.org/officeDocument/2006/relationships/hyperlink" Target="notation.qmd#def-proposition" TargetMode="External"/><Relationship Id="rId41" Type="http://schemas.openxmlformats.org/officeDocument/2006/relationships/hyperlink" Target="notation.qmd#def-quantifier" TargetMode="External"/><Relationship Id="rId11" Type="http://schemas.openxmlformats.org/officeDocument/2006/relationships/hyperlink" Target="notation.qmd#def-theorem" TargetMode="External"/><Relationship Id="rId24" Type="http://schemas.openxmlformats.org/officeDocument/2006/relationships/hyperlink" Target="notation.qmd#exm-proof" TargetMode="External"/><Relationship Id="rId13" Type="http://schemas.openxmlformats.org/officeDocument/2006/relationships/hyperlink" Target="notation.qmd#proofs" TargetMode="External"/><Relationship Id="rId40" Type="http://schemas.openxmlformats.org/officeDocument/2006/relationships/hyperlink" Target="sets-functions.qmd#def-function" TargetMode="External"/></Relationships>
</file>

<file path=word/_rels/footnotes.xml.rels><?xml version='1.0' encoding='UTF-8' standalone='yes'?>
<Relationships xmlns="http://schemas.openxmlformats.org/package/2006/relationships"><Relationship Id="rId33" Type="http://schemas.openxmlformats.org/officeDocument/2006/relationships/hyperlink" Target="algebra-sums.html#def-summation" TargetMode="External"/><Relationship Id="rId50" Type="http://schemas.openxmlformats.org/officeDocument/2006/relationships/hyperlink" Target="https://doi.org/10.1017/9781108539890" TargetMode="External"/><Relationship Id="rId19" Type="http://schemas.openxmlformats.org/officeDocument/2006/relationships/hyperlink" Target="https://morrison-lab.github.io/pds/variance-covariance.html#thm-variance" TargetMode="External"/><Relationship Id="rId48" Type="http://schemas.openxmlformats.org/officeDocument/2006/relationships/hyperlink" Target="https://www.amazon.com/dp/1575866323" TargetMode="External"/><Relationship Id="rId15" Type="http://schemas.openxmlformats.org/officeDocument/2006/relationships/hyperlink" Target="linear-algebra-projections.html#def-hat-matrix" TargetMode="External"/><Relationship Id="rId17" Type="http://schemas.openxmlformats.org/officeDocument/2006/relationships/hyperlink" Target="linear-algebra-projections.html#thm-hat-matrix" TargetMode="External"/><Relationship Id="rId16" Type="http://schemas.openxmlformats.org/officeDocument/2006/relationships/hyperlink" Target="linear-algebra-special-matrices.html#def-idempotent-matrix" TargetMode="External"/><Relationship Id="rId18" Type="http://schemas.openxmlformats.org/officeDocument/2006/relationships/hyperlink" Target="linear-algebra-special-matrices.html#def-projection-matrix" TargetMode="External"/><Relationship Id="rId10" Type="http://schemas.openxmlformats.org/officeDocument/2006/relationships/hyperlink" Target="notation.qmd#def-derivation" TargetMode="External"/><Relationship Id="rId23" Type="http://schemas.openxmlformats.org/officeDocument/2006/relationships/hyperlink" Target="notation.qmd#def-even-odd" TargetMode="External"/><Relationship Id="rId29" Type="http://schemas.openxmlformats.org/officeDocument/2006/relationships/hyperlink" Target="notation.qmd#def-integers" TargetMode="External"/><Relationship Id="rId37" Type="http://schemas.openxmlformats.org/officeDocument/2006/relationships/hyperlink" Target="notation.qmd#def-logical-connective" TargetMode="External"/><Relationship Id="rId12" Type="http://schemas.openxmlformats.org/officeDocument/2006/relationships/hyperlink" Target="notation.qmd#def-logical-entailment" TargetMode="External"/><Relationship Id="rId28" Type="http://schemas.openxmlformats.org/officeDocument/2006/relationships/hyperlink" Target="notation.qmd#def-natural-numbers" TargetMode="External"/><Relationship Id="rId30" Type="http://schemas.openxmlformats.org/officeDocument/2006/relationships/hyperlink" Target="notation.qmd#def-predicate" TargetMode="External"/><Relationship Id="rId9" Type="http://schemas.openxmlformats.org/officeDocument/2006/relationships/hyperlink" Target="notation.qmd#def-proof" TargetMode="External"/><Relationship Id="rId21" Type="http://schemas.openxmlformats.org/officeDocument/2006/relationships/hyperlink" Target="notation.qmd#def-proof-by-contradiction" TargetMode="External"/><Relationship Id="rId36" Type="http://schemas.openxmlformats.org/officeDocument/2006/relationships/hyperlink" Target="notation.qmd#def-proposition" TargetMode="External"/><Relationship Id="rId41" Type="http://schemas.openxmlformats.org/officeDocument/2006/relationships/hyperlink" Target="notation.qmd#def-quantifier" TargetMode="External"/><Relationship Id="rId11" Type="http://schemas.openxmlformats.org/officeDocument/2006/relationships/hyperlink" Target="notation.qmd#def-theorem" TargetMode="External"/><Relationship Id="rId24" Type="http://schemas.openxmlformats.org/officeDocument/2006/relationships/hyperlink" Target="notation.qmd#exm-proof" TargetMode="External"/><Relationship Id="rId13" Type="http://schemas.openxmlformats.org/officeDocument/2006/relationships/hyperlink" Target="notation.qmd#proofs" TargetMode="External"/><Relationship Id="rId40" Type="http://schemas.openxmlformats.org/officeDocument/2006/relationships/hyperlink" Target="sets-functions.qmd#def-fun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Proof Writing</dc:title>
  <dc:creator/>
  <cp:keywords/>
  <dcterms:created xsi:type="dcterms:W3CDTF">2026-10-13T05:23:33Z</dcterms:created>
  <dcterms:modified xsi:type="dcterms:W3CDTF">2026-10-13T05:23:33Z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21:42:58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