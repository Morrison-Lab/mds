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2026-10-12 21:21:07 (PDT)</w:delText>
        </w:r>
      </w:del>
    </w:p>
    <w:p>
      <w:pPr>
        <w:pStyle w:val="Date"/>
      </w:pPr>
      <w:ins w:id="2" w:author="PR Preview" w:date="2026-01-01T00:00:00Z">
        <w:r>
          <w:t xml:space="preserve">Last modified: 2026-10-12 21:42:58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2026-10-13T05:17:08Z</dcterms:created>
  <dcterms:modified xsi:type="dcterms:W3CDTF">2026-10-13T05:17:08Z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21:42:58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