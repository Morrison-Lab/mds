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19:32:00 (PDT)</w:delText>
        </w:r>
      </w:del>
    </w:p>
    <w:p>
      <w:pPr>
        <w:pStyle w:val="Date"/>
      </w:pPr>
      <w:ins w:id="2" w:author="PR Preview" w:date="2026-01-01T00:00:00Z">
        <w:r>
          <w:t xml:space="preserve">Last modified: 2026-10-17 02:35:38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2026-10-17T10:29:32Z</dcterms:created>
  <dcterms:modified xsi:type="dcterms:W3CDTF">2026-10-17T10:29:32Z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02:35:38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