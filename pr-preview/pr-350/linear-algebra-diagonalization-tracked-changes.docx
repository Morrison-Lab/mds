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del w:id="3" w:author="PR Preview" w:date="2026-01-01T00:00:00Z">
        <w:r>
          <w:delText xml:space="preserve">For</w:delText>
        </w:r>
      </w:del>
      <w:del w:id="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of</w:delText>
        </w:r>
      </w:del>
      <w:del w:id="7" w:author="PR Preview" w:date="2026-01-01T00:00:00Z">
        <w:r>
          <w:delText xml:space="preserve"> </w:delText>
        </w:r>
      </w:del>
      <w:hyperlink r:id="rId29">
        <w:del w:id="8" w:author="PR Preview" w:date="2026-01-01T00:00:00Z">
          <w:r>
            <w:rPr>
              <w:rStyle w:val="Hyperlink"/>
            </w:rPr>
            <w:delText xml:space="preserve">Example 22 in Special Matrices and Decompositions</w:delText>
          </w:r>
        </w:del>
      </w:hyperlink>
      <w:del w:id="9" w:author="PR Preview" w:date="2026-01-01T00:00:00Z">
        <w:r>
          <w:delText xml:space="preserve">,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sends</w:delText>
        </w:r>
      </w:del>
      <w:del w:id="13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to</w:delText>
        </w:r>
      </w:del>
      <w:del w:id="1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so</w:delText>
        </w:r>
      </w:del>
      <w:del w:id="2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1" w:author="PR Preview" w:date="2026-01-01T00:00:00Z">
        <w:r>
          <w:delText xml:space="preserve">, with geometric multiplicity</w:delText>
        </w:r>
      </w:del>
      <w:del w:id="22" w:author="PR Preview" w:date="2026-01-01T00:00:00Z">
        <w:r>
          <w:delText xml:space="preserve"> </w:delText>
        </w:r>
      </w:del>
      <m:oMath>
        <m:r>
          <m:t>1</m:t>
        </m:r>
      </m:oMath>
      <w:del w:id="23" w:author="PR Preview" w:date="2026-01-01T00:00:00Z">
        <w:r>
          <w:delText xml:space="preserve">.</w:delText>
        </w:r>
      </w:del>
    </w:p>
    <w:p>
      <w:pPr>
        <w:numPr>
          <w:ilvl w:val="0"/>
          <w:numId w:val="1002"/>
        </w:numPr>
      </w:pPr>
      <w:ins w:id="24" w:author="PR Preview" w:date="2026-01-01T00:00:00Z">
        <w:r>
          <w:t xml:space="preserve">For</w:t>
        </w:r>
      </w:ins>
      <w:ins w:id="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of</w:t>
        </w:r>
      </w:ins>
      <w:ins w:id="28" w:author="PR Preview" w:date="2026-01-01T00:00:00Z">
        <w:r>
          <w:t xml:space="preserve"> </w:t>
        </w:r>
      </w:ins>
      <w:hyperlink r:id="rId29">
        <w:ins w:id="29" w:author="PR Preview" w:date="2026-01-01T00:00:00Z">
          <w:r>
            <w:rPr>
              <w:rStyle w:val="Hyperlink"/>
            </w:rPr>
            <w:t xml:space="preserve">Example 24 in Special Matrices and Decompositions</w:t>
          </w:r>
        </w:ins>
      </w:hyperlink>
      <w:ins w:id="30" w:author="PR Preview" w:date="2026-01-01T00:00:00Z">
        <w:r>
          <w:t xml:space="preserve">,</w:t>
        </w:r>
      </w:ins>
      <w:ins w:id="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sends</w:t>
        </w:r>
      </w:ins>
      <w:ins w:id="34" w:author="PR Preview" w:date="2026-01-01T00:00:00Z">
        <w:r>
          <w:t xml:space="preserve"> </w:t>
        </w:r>
      </w:ins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to</w:t>
        </w:r>
      </w:ins>
      <w:ins w:id="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8" w:author="PR Preview" w:date="2026-01-01T00:00:00Z">
        <w:r>
          <w:t xml:space="preserve">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so</w:t>
        </w:r>
      </w:ins>
      <w:ins w:id="4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2" w:author="PR Preview" w:date="2026-01-01T00:00:00Z">
        <w:r>
          <w:t xml:space="preserve">, with geometric multiplicity</w:t>
        </w:r>
      </w:ins>
      <w:ins w:id="43" w:author="PR Preview" w:date="2026-01-01T00:00:00Z">
        <w:r>
          <w:t xml:space="preserve"> </w:t>
        </w:r>
      </w:ins>
      <m:oMath>
        <m:r>
          <m:t>1</m:t>
        </m:r>
      </m:oMath>
      <w:ins w:id="44" w:author="PR Preview" w:date="2026-01-01T00:00:00Z">
        <w:r>
          <w:t xml:space="preserve">.</w:t>
        </w:r>
      </w:ins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del w:id="45" w:author="PR Preview" w:date="2026-01-01T00:00:00Z">
        <w:r>
          <w:rPr>
            <w:b/>
            <w:bCs/>
          </w:rPr>
          <w:delText xml:space="preserve">Example 4 (Eigenvalues and singular matrices)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For</w:delText>
        </w:r>
      </w:del>
      <w:del w:id="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49" w:author="PR Preview" w:date="2026-01-01T00:00:00Z">
        <w:r>
          <w:delText xml:space="preserve">,</w:delText>
        </w:r>
      </w:del>
      <w:del w:id="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is singular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(its columns are negatives of each other, so its rank is</w:delText>
        </w:r>
      </w:del>
      <w:del w:id="55" w:author="PR Preview" w:date="2026-01-01T00:00:00Z">
        <w:r>
          <w:delText xml:space="preserve"> </w:delText>
        </w:r>
      </w:del>
      <m:oMath>
        <m:r>
          <m:t>1</m:t>
        </m:r>
      </m:oMath>
      <w:del w:id="56" w:author="PR Preview" w:date="2026-01-01T00:00:00Z">
        <w:r>
          <w:delText xml:space="preserve">),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matching the eigenvalue</w:delText>
        </w:r>
      </w:del>
      <w:del w:id="59" w:author="PR Preview" w:date="2026-01-01T00:00:00Z">
        <w:r>
          <w:delText xml:space="preserve"> </w:delText>
        </w:r>
      </w:del>
      <m:oMath>
        <m:r>
          <m:t>3</m:t>
        </m:r>
      </m:oMath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of</w:delText>
        </w:r>
      </w:del>
      <w:del w:id="62" w:author="PR Preview" w:date="2026-01-01T00:00:00Z">
        <w:r>
          <w:delText xml:space="preserve"> </w:delText>
        </w:r>
      </w:del>
      <w:hyperlink r:id="rId29">
        <w:del w:id="63" w:author="PR Preview" w:date="2026-01-01T00:00:00Z">
          <w:r>
            <w:rPr>
              <w:rStyle w:val="Hyperlink"/>
            </w:rPr>
            <w:delText xml:space="preserve">Example 22 in Special Matrices and Decompositions</w:delText>
          </w:r>
        </w:del>
      </w:hyperlink>
      <w:del w:id="64" w:author="PR Preview" w:date="2026-01-01T00:00:00Z">
        <w:r>
          <w:delText xml:space="preserve">.</w:delText>
        </w:r>
      </w:del>
      <w:del w:id="6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itself has rank</w:delText>
        </w:r>
      </w:del>
      <w:del w:id="68" w:author="PR Preview" w:date="2026-01-01T00:00:00Z">
        <w:r>
          <w:delText xml:space="preserve"> </w:delText>
        </w:r>
      </w:del>
      <m:oMath>
        <m:r>
          <m:t>2</m:t>
        </m:r>
      </m:oMath>
      <w:del w:id="69" w:author="PR Preview" w:date="2026-01-01T00:00:00Z">
        <w:r>
          <w:delText xml:space="preserve">, since</w:delText>
        </w:r>
      </w:del>
      <w:del w:id="7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is</w:delText>
        </w:r>
      </w:del>
      <w:del w:id="7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only if</w:delText>
        </w:r>
      </w:del>
    </w:p>
    <w:p>
      <w:pPr>
        <w:pStyle w:val="BodyText"/>
      </w:pPr>
      <w:ins w:id="76" w:author="PR Preview" w:date="2026-01-01T00:00:00Z">
        <w:r>
          <w:rPr>
            <w:b/>
            <w:bCs/>
          </w:rPr>
          <w:t xml:space="preserve">Example 4 (Eigenvalues and singular matrices)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For</w:t>
        </w:r>
      </w:ins>
      <w:ins w:id="7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80" w:author="PR Preview" w:date="2026-01-01T00:00:00Z">
        <w:r>
          <w:t xml:space="preserve">,</w:t>
        </w:r>
      </w:ins>
      <w:ins w:id="8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is singular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(its columns are negatives of each other, so its rank is</w:t>
        </w:r>
      </w:ins>
      <w:ins w:id="86" w:author="PR Preview" w:date="2026-01-01T00:00:00Z">
        <w:r>
          <w:t xml:space="preserve"> </w:t>
        </w:r>
      </w:ins>
      <m:oMath>
        <m:r>
          <m:t>1</m:t>
        </m:r>
      </m:oMath>
      <w:ins w:id="87" w:author="PR Preview" w:date="2026-01-01T00:00:00Z">
        <w:r>
          <w:t xml:space="preserve">),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matching the eigenvalue</w:t>
        </w:r>
      </w:ins>
      <w:ins w:id="90" w:author="PR Preview" w:date="2026-01-01T00:00:00Z">
        <w:r>
          <w:t xml:space="preserve"> </w:t>
        </w:r>
      </w:ins>
      <m:oMath>
        <m:r>
          <m:t>3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of</w:t>
        </w:r>
      </w:ins>
      <w:ins w:id="93" w:author="PR Preview" w:date="2026-01-01T00:00:00Z">
        <w:r>
          <w:t xml:space="preserve"> </w:t>
        </w:r>
      </w:ins>
      <w:hyperlink r:id="rId29">
        <w:ins w:id="94" w:author="PR Preview" w:date="2026-01-01T00:00:00Z">
          <w:r>
            <w:rPr>
              <w:rStyle w:val="Hyperlink"/>
            </w:rPr>
            <w:t xml:space="preserve">Example 24 in Special Matrices and Decompositions</w:t>
          </w:r>
        </w:ins>
      </w:hyperlink>
      <w:ins w:id="95" w:author="PR Preview" w:date="2026-01-01T00:00:00Z">
        <w:r>
          <w:t xml:space="preserve">.</w:t>
        </w:r>
      </w:ins>
      <w:ins w:id="9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itself has rank</w:t>
        </w:r>
      </w:ins>
      <w:ins w:id="99" w:author="PR Preview" w:date="2026-01-01T00:00:00Z">
        <w:r>
          <w:t xml:space="preserve"> </w:t>
        </w:r>
      </w:ins>
      <m:oMath>
        <m:r>
          <m:t>2</m:t>
        </m:r>
      </m:oMath>
      <w:ins w:id="100" w:author="PR Preview" w:date="2026-01-01T00:00:00Z">
        <w:r>
          <w:t xml:space="preserve">, since</w:t>
        </w:r>
      </w:ins>
      <w:ins w:id="10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</w:t>
        </w:r>
      </w:ins>
      <w:ins w:id="104" w:author="PR Preview" w:date="2026-01-01T00:00:00Z">
        <w:r>
          <w:t xml:space="preserve"> </w:t>
        </w:r>
      </w:ins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del w:id="107" w:author="PR Preview" w:date="2026-01-01T00:00:00Z">
        <w:r>
          <w:rPr>
            <w:b/>
            <w:bCs/>
          </w:rPr>
          <w:delText xml:space="preserve">Example 5 (Shifting and squaring)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For</w:delText>
        </w:r>
      </w:del>
      <w:del w:id="11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with eigenvector</w:delText>
        </w:r>
      </w:del>
      <w:del w:id="11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for</w:delText>
        </w:r>
      </w:del>
      <w:del w:id="116" w:author="PR Preview" w:date="2026-01-01T00:00:00Z">
        <w:r>
          <w:delText xml:space="preserve"> </w:delText>
        </w:r>
      </w:del>
      <m:oMath>
        <m:r>
          <m:t>3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(</w:delText>
        </w:r>
      </w:del>
      <w:hyperlink r:id="rId29">
        <w:del w:id="119" w:author="PR Preview" w:date="2026-01-01T00:00:00Z">
          <w:r>
            <w:rPr>
              <w:rStyle w:val="Hyperlink"/>
            </w:rPr>
            <w:delText xml:space="preserve">Example 22 in Special Matrices and Decompositions</w:delText>
          </w:r>
        </w:del>
      </w:hyperlink>
      <w:del w:id="120" w:author="PR Preview" w:date="2026-01-01T00:00:00Z">
        <w:r>
          <w:delText xml:space="preserve">):</w:delText>
        </w:r>
      </w:del>
    </w:p>
    <w:p>
      <w:pPr>
        <w:pStyle w:val="BodyText"/>
      </w:pPr>
      <w:ins w:id="121" w:author="PR Preview" w:date="2026-01-01T00:00:00Z">
        <w:r>
          <w:rPr>
            <w:b/>
            <w:bCs/>
          </w:rPr>
          <w:t xml:space="preserve">Example 5 (Shifting and squaring)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For</w:t>
        </w:r>
      </w:ins>
      <w:ins w:id="12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with eigenvector</w:t>
        </w:r>
      </w:ins>
      <w:ins w:id="1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for</w:t>
        </w:r>
      </w:ins>
      <w:ins w:id="130" w:author="PR Preview" w:date="2026-01-01T00:00:00Z">
        <w:r>
          <w:t xml:space="preserve"> </w:t>
        </w:r>
      </w:ins>
      <m:oMath>
        <m:r>
          <m:t>3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(</w:t>
        </w:r>
      </w:ins>
      <w:hyperlink r:id="rId29">
        <w:ins w:id="133" w:author="PR Preview" w:date="2026-01-01T00:00:00Z">
          <w:r>
            <w:rPr>
              <w:rStyle w:val="Hyperlink"/>
            </w:rPr>
            <w:t xml:space="preserve">Example 24 in Special Matrices and Decompositions</w:t>
          </w:r>
        </w:ins>
      </w:hyperlink>
      <w:ins w:id="134" w:author="PR Preview" w:date="2026-01-01T00:00:00Z">
        <w:r>
          <w:t xml:space="preserve">):</w:t>
        </w:r>
      </w:ins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del w:id="135" w:author="PR Preview" w:date="2026-01-01T00:00:00Z">
        <w:r>
          <w:delText xml:space="preserve">The matrix</w:delText>
        </w:r>
      </w:del>
      <w:del w:id="136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137" w:author="PR Preview" w:date="2026-01-01T00:00:00Z">
        <w:r>
          <w:delText xml:space="preserve">, which swaps the two entries,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is orthogonal: its columns</w:delText>
        </w:r>
      </w:del>
      <w:del w:id="1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and</w:delText>
        </w:r>
      </w:del>
      <w:del w:id="1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are orthonormal (</w:delText>
        </w:r>
      </w:del>
      <w:hyperlink r:id="rId50">
        <w:del w:id="146" w:author="PR Preview" w:date="2026-01-01T00:00:00Z">
          <w:r>
            <w:rPr>
              <w:rStyle w:val="Hyperlink"/>
            </w:rPr>
            <w:delText xml:space="preserve">Remark 5 in Special Matrices and Decompositions</w:delText>
          </w:r>
        </w:del>
      </w:hyperlink>
      <w:del w:id="147" w:author="PR Preview" w:date="2026-01-01T00:00:00Z">
        <w:r>
          <w:delText xml:space="preserve">).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It sends</w:delText>
        </w:r>
      </w:del>
      <w:del w:id="15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to</w:delText>
        </w:r>
      </w:del>
      <w:del w:id="15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and</w:delText>
        </w:r>
      </w:del>
      <w:del w:id="1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to</w:delText>
        </w:r>
      </w:del>
      <w:del w:id="15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60" w:author="PR Preview" w:date="2026-01-01T00:00:00Z">
        <w:r>
          <w:delText xml:space="preserve">: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eigenvalues</w:delText>
        </w:r>
      </w:del>
      <w:del w:id="163" w:author="PR Preview" w:date="2026-01-01T00:00:00Z">
        <w:r>
          <w:delText xml:space="preserve"> </w:delText>
        </w:r>
      </w:del>
      <m:oMath>
        <m:r>
          <m:t>1</m:t>
        </m:r>
      </m:oMath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and</w:delText>
        </w:r>
      </w:del>
      <w:del w:id="16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67" w:author="PR Preview" w:date="2026-01-01T00:00:00Z">
        <w:r>
          <w:delText xml:space="preserve">.</w:delText>
        </w:r>
      </w:del>
    </w:p>
    <w:p>
      <w:pPr>
        <w:numPr>
          <w:ilvl w:val="0"/>
          <w:numId w:val="1008"/>
        </w:numPr>
      </w:pPr>
      <w:del w:id="168" w:author="PR Preview" w:date="2026-01-01T00:00:00Z">
        <w:r>
          <w:delText xml:space="preserve">The rotation</w:delText>
        </w:r>
      </w:del>
      <w:del w:id="16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of</w:delText>
        </w:r>
      </w:del>
      <w:del w:id="172" w:author="PR Preview" w:date="2026-01-01T00:00:00Z">
        <w:r>
          <w:delText xml:space="preserve"> </w:delText>
        </w:r>
      </w:del>
      <w:hyperlink r:id="rId51">
        <w:del w:id="173" w:author="PR Preview" w:date="2026-01-01T00:00:00Z">
          <w:r>
            <w:rPr>
              <w:rStyle w:val="Hyperlink"/>
            </w:rPr>
            <w:delText xml:space="preserve">Example 11 in Special Matrices and Decompositions</w:delText>
          </w:r>
        </w:del>
      </w:hyperlink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has no real eigenvalue.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By part 2 the only candidates are</w:delText>
        </w:r>
      </w:del>
      <w:del w:id="178" w:author="PR Preview" w:date="2026-01-01T00:00:00Z">
        <w:r>
          <w:delText xml:space="preserve"> </w:delText>
        </w:r>
      </w:del>
      <m:oMath>
        <m:r>
          <m:rPr>
            <m:sty m:val="p"/>
          </m:rPr>
          <m:t>±</m:t>
        </m:r>
        <m:r>
          <m:t>1</m:t>
        </m:r>
      </m:oMath>
      <w:del w:id="179" w:author="PR Preview" w:date="2026-01-01T00:00:00Z">
        <w:r>
          <w:delText xml:space="preserve">.</w:delText>
        </w:r>
      </w:del>
      <w:del w:id="180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reads</w:delText>
        </w:r>
      </w:del>
      <w:del w:id="18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and</w:delText>
        </w:r>
      </w:del>
      <w:del w:id="186" w:author="PR Preview" w:date="2026-01-01T00:00:00Z">
        <w:r>
          <w:delText xml:space="preserve"> </w:delText>
        </w:r>
      </w:del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87" w:author="PR Preview" w:date="2026-01-01T00:00:00Z">
        <w:r>
          <w:delText xml:space="preserve">,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so</w:delText>
        </w:r>
      </w:del>
      <w:del w:id="190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and</w:delText>
        </w:r>
      </w:del>
    </w:p>
    <w:p>
      <w:pPr>
        <w:numPr>
          <w:ilvl w:val="0"/>
          <w:numId w:val="1008"/>
        </w:numPr>
      </w:pPr>
      <w:ins w:id="193" w:author="PR Preview" w:date="2026-01-01T00:00:00Z">
        <w:r>
          <w:t xml:space="preserve">The matrix</w:t>
        </w:r>
      </w:ins>
      <w:ins w:id="194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95" w:author="PR Preview" w:date="2026-01-01T00:00:00Z">
        <w:r>
          <w:t xml:space="preserve">, which swaps the two entries,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is orthogonal: its columns</w:t>
        </w:r>
      </w:ins>
      <w:ins w:id="1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and</w:t>
        </w:r>
      </w:ins>
      <w:ins w:id="2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are orthonormal (</w:t>
        </w:r>
      </w:ins>
      <w:hyperlink r:id="rId50">
        <w:ins w:id="204" w:author="PR Preview" w:date="2026-01-01T00:00:00Z">
          <w:r>
            <w:rPr>
              <w:rStyle w:val="Hyperlink"/>
            </w:rPr>
            <w:t xml:space="preserve">Remark 6 in Special Matrices and Decompositions</w:t>
          </w:r>
        </w:ins>
      </w:hyperlink>
      <w:ins w:id="205" w:author="PR Preview" w:date="2026-01-01T00:00:00Z">
        <w:r>
          <w:t xml:space="preserve">).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It sends</w:t>
        </w:r>
      </w:ins>
      <w:ins w:id="2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to</w:t>
        </w:r>
      </w:ins>
      <w:ins w:id="2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and</w:t>
        </w:r>
      </w:ins>
      <w:ins w:id="2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to</w:t>
        </w:r>
      </w:ins>
      <w:ins w:id="21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18" w:author="PR Preview" w:date="2026-01-01T00:00:00Z">
        <w:r>
          <w:t xml:space="preserve">: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eigenvalues</w:t>
        </w:r>
      </w:ins>
      <w:ins w:id="221" w:author="PR Preview" w:date="2026-01-01T00:00:00Z">
        <w:r>
          <w:t xml:space="preserve"> </w:t>
        </w:r>
      </w:ins>
      <m:oMath>
        <m:r>
          <m:t>1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and</w:t>
        </w:r>
      </w:ins>
      <w:ins w:id="22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25" w:author="PR Preview" w:date="2026-01-01T00:00:00Z">
        <w:r>
          <w:t xml:space="preserve">.</w:t>
        </w:r>
      </w:ins>
    </w:p>
    <w:p>
      <w:pPr>
        <w:numPr>
          <w:ilvl w:val="0"/>
          <w:numId w:val="1008"/>
        </w:numPr>
      </w:pPr>
      <w:ins w:id="226" w:author="PR Preview" w:date="2026-01-01T00:00:00Z">
        <w:r>
          <w:t xml:space="preserve">The rotation</w:t>
        </w:r>
      </w:ins>
      <w:ins w:id="227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of</w:t>
        </w:r>
      </w:ins>
      <w:ins w:id="230" w:author="PR Preview" w:date="2026-01-01T00:00:00Z">
        <w:r>
          <w:t xml:space="preserve"> </w:t>
        </w:r>
      </w:ins>
      <w:hyperlink r:id="rId51">
        <w:ins w:id="231" w:author="PR Preview" w:date="2026-01-01T00:00:00Z">
          <w:r>
            <w:rPr>
              <w:rStyle w:val="Hyperlink"/>
            </w:rPr>
            <w:t xml:space="preserve">Example 13 in Special Matrices and Decompositions</w:t>
          </w:r>
        </w:ins>
      </w:hyperlink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has no real eigenvalue.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By part 2 the only candidates are</w:t>
        </w:r>
      </w:ins>
      <w:ins w:id="236" w:author="PR Preview" w:date="2026-01-01T00:00:00Z">
        <w:r>
          <w:t xml:space="preserve"> </w:t>
        </w:r>
      </w:ins>
      <m:oMath>
        <m:r>
          <m:rPr>
            <m:sty m:val="p"/>
          </m:rPr>
          <m:t>±</m:t>
        </m:r>
        <m:r>
          <m:t>1</m:t>
        </m:r>
      </m:oMath>
      <w:ins w:id="237" w:author="PR Preview" w:date="2026-01-01T00:00:00Z">
        <w:r>
          <w:t xml:space="preserve">.</w:t>
        </w:r>
      </w:ins>
      <w:ins w:id="23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reads</w:t>
        </w:r>
      </w:ins>
      <w:ins w:id="24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and</w:t>
        </w:r>
      </w:ins>
      <w:ins w:id="244" w:author="PR Preview" w:date="2026-01-01T00:00:00Z">
        <w:r>
          <w:t xml:space="preserve"> </w:t>
        </w:r>
      </w:ins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45" w:author="PR Preview" w:date="2026-01-01T00:00:00Z">
        <w:r>
          <w:t xml:space="preserve">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so</w:t>
        </w:r>
      </w:ins>
      <w:ins w:id="248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del w:id="251" w:author="PR Preview" w:date="2026-01-01T00:00:00Z">
        <w:r>
          <w:rPr>
            <w:b/>
            <w:bCs/>
          </w:rPr>
          <w:delText xml:space="preserve">Example 9 (Eigenvectors carried across a similarity)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In</w:delText>
        </w:r>
      </w:del>
      <w:del w:id="254" w:author="PR Preview" w:date="2026-01-01T00:00:00Z">
        <w:r>
          <w:delText xml:space="preserve"> </w:delText>
        </w:r>
      </w:del>
      <w:hyperlink w:anchor="exm-similar">
        <w:del w:id="255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256" w:author="PR Preview" w:date="2026-01-01T00:00:00Z">
        <w:r>
          <w:delText xml:space="preserve">,</w:delText>
        </w:r>
      </w:del>
      <w:del w:id="25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has eigenvectors</w:delText>
        </w:r>
      </w:del>
      <w:del w:id="2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for</w:delText>
        </w:r>
      </w:del>
      <w:del w:id="263" w:author="PR Preview" w:date="2026-01-01T00:00:00Z">
        <w:r>
          <w:delText xml:space="preserve"> </w:delText>
        </w:r>
      </w:del>
      <m:oMath>
        <m:r>
          <m:t>3</m:t>
        </m:r>
      </m:oMath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and</w:delText>
        </w:r>
      </w:del>
      <w:del w:id="2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for</w:delText>
        </w:r>
      </w:del>
      <w:del w:id="269" w:author="PR Preview" w:date="2026-01-01T00:00:00Z">
        <w:r>
          <w:delText xml:space="preserve"> </w:delText>
        </w:r>
      </w:del>
      <m:oMath>
        <m:r>
          <m:t>1</m:t>
        </m:r>
      </m:oMath>
      <w:del w:id="270" w:author="PR Preview" w:date="2026-01-01T00:00:00Z">
        <w:r>
          <w:delText xml:space="preserve">:</w:delText>
        </w:r>
      </w:del>
      <w:del w:id="271" w:author="PR Preview" w:date="2026-01-01T00:00:00Z">
        <w:r>
          <w:delText xml:space="preserve"> </w:delText>
        </w:r>
      </w:del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and</w:delText>
        </w:r>
      </w:del>
      <w:del w:id="274" w:author="PR Preview" w:date="2026-01-01T00:00:00Z">
        <w:r>
          <w:delText xml:space="preserve"> </w:delText>
        </w:r>
      </w:del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75" w:author="PR Preview" w:date="2026-01-01T00:00:00Z">
        <w:r>
          <w:delText xml:space="preserve">.</w:delText>
        </w:r>
      </w:del>
      <w:del w:id="276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and</w:delText>
        </w:r>
      </w:del>
      <w:del w:id="279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are the eigenvectors of</w:delText>
        </w:r>
      </w:del>
      <w:del w:id="28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for</w:delText>
        </w:r>
      </w:del>
      <w:del w:id="285" w:author="PR Preview" w:date="2026-01-01T00:00:00Z">
        <w:r>
          <w:delText xml:space="preserve"> </w:delText>
        </w:r>
      </w:del>
      <m:oMath>
        <m:r>
          <m:t>3</m:t>
        </m:r>
      </m:oMath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and</w:delText>
        </w:r>
      </w:del>
      <w:del w:id="288" w:author="PR Preview" w:date="2026-01-01T00:00:00Z">
        <w:r>
          <w:delText xml:space="preserve"> </w:delText>
        </w:r>
      </w:del>
      <m:oMath>
        <m:r>
          <m:t>1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found in</w:delText>
        </w:r>
      </w:del>
      <w:del w:id="291" w:author="PR Preview" w:date="2026-01-01T00:00:00Z">
        <w:r>
          <w:delText xml:space="preserve"> </w:delText>
        </w:r>
      </w:del>
      <w:hyperlink r:id="rId29">
        <w:del w:id="292" w:author="PR Preview" w:date="2026-01-01T00:00:00Z">
          <w:r>
            <w:rPr>
              <w:rStyle w:val="Hyperlink"/>
            </w:rPr>
            <w:delText xml:space="preserve">Example 22 in Special Matrices and Decompositions</w:delText>
          </w:r>
        </w:del>
      </w:hyperlink>
      <w:del w:id="293" w:author="PR Preview" w:date="2026-01-01T00:00:00Z">
        <w:r>
          <w:delText xml:space="preserve">.</w:delText>
        </w:r>
      </w:del>
    </w:p>
    <w:p>
      <w:pPr>
        <w:pStyle w:val="BodyText"/>
      </w:pPr>
      <w:ins w:id="294" w:author="PR Preview" w:date="2026-01-01T00:00:00Z">
        <w:r>
          <w:rPr>
            <w:b/>
            <w:bCs/>
          </w:rPr>
          <w:t xml:space="preserve">Example 9 (Eigenvectors carried across a similarity)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In</w:t>
        </w:r>
      </w:ins>
      <w:ins w:id="297" w:author="PR Preview" w:date="2026-01-01T00:00:00Z">
        <w:r>
          <w:t xml:space="preserve"> </w:t>
        </w:r>
      </w:ins>
      <w:hyperlink w:anchor="exm-similar">
        <w:ins w:id="298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99" w:author="PR Preview" w:date="2026-01-01T00:00:00Z">
        <w:r>
          <w:t xml:space="preserve">,</w:t>
        </w:r>
      </w:ins>
      <w:ins w:id="30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has eigenvectors</w:t>
        </w:r>
      </w:ins>
      <w:ins w:id="3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for</w:t>
        </w:r>
      </w:ins>
      <w:ins w:id="306" w:author="PR Preview" w:date="2026-01-01T00:00:00Z">
        <w:r>
          <w:t xml:space="preserve"> </w:t>
        </w:r>
      </w:ins>
      <m:oMath>
        <m:r>
          <m:t>3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and</w:t>
        </w:r>
      </w:ins>
      <w:ins w:id="3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for</w:t>
        </w:r>
      </w:ins>
      <w:ins w:id="312" w:author="PR Preview" w:date="2026-01-01T00:00:00Z">
        <w:r>
          <w:t xml:space="preserve"> </w:t>
        </w:r>
      </w:ins>
      <m:oMath>
        <m:r>
          <m:t>1</m:t>
        </m:r>
      </m:oMath>
      <w:ins w:id="313" w:author="PR Preview" w:date="2026-01-01T00:00:00Z">
        <w:r>
          <w:t xml:space="preserve">:</w:t>
        </w:r>
      </w:ins>
      <w:ins w:id="314" w:author="PR Preview" w:date="2026-01-01T00:00:00Z">
        <w:r>
          <w:t xml:space="preserve"> </w:t>
        </w:r>
      </w:ins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and</w:t>
        </w:r>
      </w:ins>
      <w:ins w:id="317" w:author="PR Preview" w:date="2026-01-01T00:00:00Z">
        <w:r>
          <w:t xml:space="preserve"> </w:t>
        </w:r>
      </w:ins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18" w:author="PR Preview" w:date="2026-01-01T00:00:00Z">
        <w:r>
          <w:t xml:space="preserve">.</w:t>
        </w:r>
      </w:ins>
      <w:ins w:id="319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and</w:t>
        </w:r>
      </w:ins>
      <w:ins w:id="322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are the eigenvectors of</w:t>
        </w:r>
      </w:ins>
      <w:ins w:id="3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for</w:t>
        </w:r>
      </w:ins>
      <w:ins w:id="328" w:author="PR Preview" w:date="2026-01-01T00:00:00Z">
        <w:r>
          <w:t xml:space="preserve"> </w:t>
        </w:r>
      </w:ins>
      <m:oMath>
        <m:r>
          <m:t>3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and</w:t>
        </w:r>
      </w:ins>
      <w:ins w:id="331" w:author="PR Preview" w:date="2026-01-01T00:00:00Z">
        <w:r>
          <w:t xml:space="preserve"> </w:t>
        </w:r>
      </w:ins>
      <m:oMath>
        <m:r>
          <m:t>1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found in</w:t>
        </w:r>
      </w:ins>
      <w:ins w:id="334" w:author="PR Preview" w:date="2026-01-01T00:00:00Z">
        <w:r>
          <w:t xml:space="preserve"> </w:t>
        </w:r>
      </w:ins>
      <w:hyperlink r:id="rId29">
        <w:ins w:id="335" w:author="PR Preview" w:date="2026-01-01T00:00:00Z">
          <w:r>
            <w:rPr>
              <w:rStyle w:val="Hyperlink"/>
            </w:rPr>
            <w:t xml:space="preserve">Example 24 in Special Matrices and Decompositions</w:t>
          </w:r>
        </w:ins>
      </w:hyperlink>
      <w:ins w:id="336" w:author="PR Preview" w:date="2026-01-01T00:00:00Z">
        <w:r>
          <w:t xml:space="preserve">.</w:t>
        </w:r>
      </w:ins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del w:id="337" w:author="PR Preview" w:date="2026-01-01T00:00:00Z">
        <w:r>
          <w:rPr>
            <w:b/>
            <w:bCs/>
          </w:rPr>
          <w:delText xml:space="preserve">Example 10 (Independent eigenvectors)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The eigenvectors</w:delText>
        </w:r>
      </w:del>
      <w:del w:id="3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for</w:delText>
        </w:r>
      </w:del>
      <w:del w:id="343" w:author="PR Preview" w:date="2026-01-01T00:00:00Z">
        <w:r>
          <w:delText xml:space="preserve"> </w:delText>
        </w:r>
      </w:del>
      <m:oMath>
        <m:r>
          <m:t>3</m:t>
        </m:r>
      </m:oMath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and</w:delText>
        </w:r>
      </w:del>
      <w:del w:id="3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for</w:delText>
        </w:r>
      </w:del>
      <w:del w:id="349" w:author="PR Preview" w:date="2026-01-01T00:00:00Z">
        <w:r>
          <w:delText xml:space="preserve"> </w:delText>
        </w:r>
      </w:del>
      <m:oMath>
        <m:r>
          <m:t>1</m:t>
        </m:r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of</w:delText>
        </w:r>
      </w:del>
      <w:del w:id="352" w:author="PR Preview" w:date="2026-01-01T00:00:00Z">
        <w:r>
          <w:delText xml:space="preserve"> </w:delText>
        </w:r>
      </w:del>
      <w:hyperlink r:id="rId29">
        <w:del w:id="353" w:author="PR Preview" w:date="2026-01-01T00:00:00Z">
          <w:r>
            <w:rPr>
              <w:rStyle w:val="Hyperlink"/>
            </w:rPr>
            <w:delText xml:space="preserve">Example 22 in Special Matrices and Decompositions</w:delText>
          </w:r>
        </w:del>
      </w:hyperlink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are linearly independent, as</w:delText>
        </w:r>
      </w:del>
      <w:del w:id="356" w:author="PR Preview" w:date="2026-01-01T00:00:00Z">
        <w:r>
          <w:delText xml:space="preserve"> </w:delText>
        </w:r>
      </w:del>
      <w:hyperlink w:anchor="thm-eigenvectors-independent">
        <w:del w:id="357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says they must be:</w:delText>
        </w:r>
      </w:del>
      <w:del w:id="36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is</w:delText>
        </w:r>
      </w:del>
      <w:del w:id="36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only if</w:delText>
        </w:r>
      </w:del>
    </w:p>
    <w:p>
      <w:pPr>
        <w:pStyle w:val="BodyText"/>
      </w:pPr>
      <w:ins w:id="366" w:author="PR Preview" w:date="2026-01-01T00:00:00Z">
        <w:r>
          <w:rPr>
            <w:b/>
            <w:bCs/>
          </w:rPr>
          <w:t xml:space="preserve">Example 10 (Independent eigenvectors)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The eigenvectors</w:t>
        </w:r>
      </w:ins>
      <w:ins w:id="36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for</w:t>
        </w:r>
      </w:ins>
      <w:ins w:id="372" w:author="PR Preview" w:date="2026-01-01T00:00:00Z">
        <w:r>
          <w:t xml:space="preserve"> </w:t>
        </w:r>
      </w:ins>
      <m:oMath>
        <m:r>
          <m:t>3</m:t>
        </m:r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and</w:t>
        </w:r>
      </w:ins>
      <w:ins w:id="3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for</w:t>
        </w:r>
      </w:ins>
      <w:ins w:id="378" w:author="PR Preview" w:date="2026-01-01T00:00:00Z">
        <w:r>
          <w:t xml:space="preserve"> </w:t>
        </w:r>
      </w:ins>
      <m:oMath>
        <m:r>
          <m:t>1</m:t>
        </m:r>
      </m:oMath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of</w:t>
        </w:r>
      </w:ins>
      <w:ins w:id="381" w:author="PR Preview" w:date="2026-01-01T00:00:00Z">
        <w:r>
          <w:t xml:space="preserve"> </w:t>
        </w:r>
      </w:ins>
      <w:hyperlink r:id="rId29">
        <w:ins w:id="382" w:author="PR Preview" w:date="2026-01-01T00:00:00Z">
          <w:r>
            <w:rPr>
              <w:rStyle w:val="Hyperlink"/>
            </w:rPr>
            <w:t xml:space="preserve">Example 24 in Special Matrices and Decompositions</w:t>
          </w:r>
        </w:ins>
      </w:hyperlink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are linearly independent, as</w:t>
        </w:r>
      </w:ins>
      <w:ins w:id="385" w:author="PR Preview" w:date="2026-01-01T00:00:00Z">
        <w:r>
          <w:t xml:space="preserve"> </w:t>
        </w:r>
      </w:ins>
      <w:hyperlink w:anchor="thm-eigenvectors-independent">
        <w:ins w:id="386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says they must be:</w:t>
        </w:r>
      </w:ins>
      <w:ins w:id="38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is</w:t>
        </w:r>
      </w:ins>
      <w:ins w:id="392" w:author="PR Preview" w:date="2026-01-01T00:00:00Z">
        <w:r>
          <w:t xml:space="preserve"> </w:t>
        </w:r>
      </w:ins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del w:id="395" w:author="PR Preview" w:date="2026-01-01T00:00:00Z">
        <w:r>
          <w:rPr>
            <w:b/>
            <w:bCs/>
          </w:rPr>
          <w:delText xml:space="preserve">Example 12 (Building the diagonalization from eigenvectors)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The eigenvectors</w:delText>
        </w:r>
      </w:del>
      <w:del w:id="3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and</w:delText>
        </w:r>
      </w:del>
      <w:del w:id="4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of</w:delText>
        </w:r>
      </w:del>
      <w:del w:id="40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are linearly independent (</w:delText>
        </w:r>
      </w:del>
      <w:hyperlink w:anchor="exm-eigenvectors-independent">
        <w:del w:id="407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408" w:author="PR Preview" w:date="2026-01-01T00:00:00Z">
        <w:r>
          <w:delText xml:space="preserve">),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so with</w:delText>
        </w:r>
      </w:del>
      <w:del w:id="41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and</w:delText>
        </w:r>
      </w:del>
      <w:del w:id="414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15" w:author="PR Preview" w:date="2026-01-01T00:00:00Z">
        <w:r>
          <w:delText xml:space="preserve">,</w:delText>
        </w:r>
      </w:del>
      <w:del w:id="4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417" w:author="PR Preview" w:date="2026-01-01T00:00:00Z">
        <w:r>
          <w:delText xml:space="preserve">;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by</w:delText>
        </w:r>
      </w:del>
      <w:del w:id="420" w:author="PR Preview" w:date="2026-01-01T00:00:00Z">
        <w:r>
          <w:delText xml:space="preserve"> </w:delText>
        </w:r>
      </w:del>
      <w:hyperlink w:anchor="rem-similar-both-ways">
        <w:del w:id="421" w:author="PR Preview" w:date="2026-01-01T00:00:00Z">
          <w:r>
            <w:rPr>
              <w:rStyle w:val="Hyperlink"/>
            </w:rPr>
            <w:delText xml:space="preserve">Remark 1</w:delText>
          </w:r>
        </w:del>
      </w:hyperlink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this is the similarity of</w:delText>
        </w:r>
      </w:del>
      <w:del w:id="424" w:author="PR Preview" w:date="2026-01-01T00:00:00Z">
        <w:r>
          <w:delText xml:space="preserve"> </w:delText>
        </w:r>
      </w:del>
      <w:hyperlink w:anchor="exm-similar">
        <w:del w:id="425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426" w:author="PR Preview" w:date="2026-01-01T00:00:00Z">
        <w:r>
          <w:delText xml:space="preserve">, with</w:delText>
        </w:r>
      </w:del>
      <w:del w:id="42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del w:id="428" w:author="PR Preview" w:date="2026-01-01T00:00:00Z">
        <w:r>
          <w:delText xml:space="preserve">.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Because</w:delText>
        </w:r>
      </w:del>
      <w:del w:id="43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is symmetric,</w:delText>
        </w:r>
      </w:del>
      <w:del w:id="434" w:author="PR Preview" w:date="2026-01-01T00:00:00Z">
        <w:r>
          <w:delText xml:space="preserve"> </w:delText>
        </w:r>
      </w:del>
      <w:hyperlink r:id="rId14">
        <w:del w:id="435" w:author="PR Preview" w:date="2026-01-01T00:00:00Z">
          <w:r>
            <w:rPr>
              <w:rStyle w:val="Hyperlink"/>
            </w:rPr>
            <w:delText xml:space="preserve">Theorem 11 in Special Matrices and Decompositions</w:delText>
          </w:r>
        </w:del>
      </w:hyperlink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even gives such a factorization with orthonormal eigenvectors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(</w:delText>
        </w:r>
      </w:del>
      <w:hyperlink r:id="rId73">
        <w:del w:id="440" w:author="PR Preview" w:date="2026-01-01T00:00:00Z">
          <w:r>
            <w:rPr>
              <w:rStyle w:val="Hyperlink"/>
            </w:rPr>
            <w:delText xml:space="preserve">Definition 18 in Special Matrices and Decompositions</w:delText>
          </w:r>
        </w:del>
      </w:hyperlink>
      <w:del w:id="441" w:author="PR Preview" w:date="2026-01-01T00:00:00Z">
        <w:r>
          <w:delText xml:space="preserve">):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dividing each column of</w:delText>
        </w:r>
      </w:del>
      <w:del w:id="444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by its length</w:delText>
        </w:r>
      </w:del>
      <w:del w:id="447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gives one.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By contrast, every eigenvector of</w:delText>
        </w:r>
      </w:del>
      <w:del w:id="452" w:author="PR Preview" w:date="2026-01-01T00:00:00Z">
        <w:r>
          <w:delText xml:space="preserve"> </w:delText>
        </w:r>
      </w:del>
      <m:oMath>
        <m:r>
          <m:rPr>
            <m:sty m:val="bi"/>
          </m:rPr>
          <m:t>J</m:t>
        </m:r>
      </m:oMath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in</w:delText>
        </w:r>
      </w:del>
      <w:del w:id="455" w:author="PR Preview" w:date="2026-01-01T00:00:00Z">
        <w:r>
          <w:delText xml:space="preserve"> </w:delText>
        </w:r>
      </w:del>
      <w:hyperlink w:anchor="exm-eigenspace">
        <w:del w:id="456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has the form</w:delText>
        </w:r>
      </w:del>
      <w:del w:id="45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60" w:author="PR Preview" w:date="2026-01-01T00:00:00Z">
        <w:r>
          <w:delText xml:space="preserve">,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so any two of them are multiples of each other,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and</w:delText>
        </w:r>
      </w:del>
      <w:del w:id="465" w:author="PR Preview" w:date="2026-01-01T00:00:00Z">
        <w:r>
          <w:delText xml:space="preserve"> </w:delText>
        </w:r>
      </w:del>
      <m:oMath>
        <m:r>
          <m:rPr>
            <m:sty m:val="bi"/>
          </m:rPr>
          <m:t>J</m:t>
        </m:r>
      </m:oMath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has no two linearly independent eigenvectors: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another way to see that it is not diagonalizable.</w:delText>
        </w:r>
      </w:del>
    </w:p>
    <w:p>
      <w:pPr>
        <w:pStyle w:val="BodyText"/>
      </w:pPr>
      <w:ins w:id="470" w:author="PR Preview" w:date="2026-01-01T00:00:00Z">
        <w:r>
          <w:rPr>
            <w:b/>
            <w:bCs/>
          </w:rPr>
          <w:t xml:space="preserve">Example 12 (Building the diagonalization from eigenvectors)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The eigenvectors</w:t>
        </w:r>
      </w:ins>
      <w:ins w:id="4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and</w:t>
        </w:r>
      </w:ins>
      <w:ins w:id="4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of</w:t>
        </w:r>
      </w:ins>
      <w:ins w:id="47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are linearly independent (</w:t>
        </w:r>
      </w:ins>
      <w:hyperlink w:anchor="exm-eigenvectors-independent">
        <w:ins w:id="482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483" w:author="PR Preview" w:date="2026-01-01T00:00:00Z">
        <w:r>
          <w:t xml:space="preserve">),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so with</w:t>
        </w:r>
      </w:ins>
      <w:ins w:id="48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and</w:t>
        </w:r>
      </w:ins>
      <w:ins w:id="489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90" w:author="PR Preview" w:date="2026-01-01T00:00:00Z">
        <w:r>
          <w:t xml:space="preserve">,</w:t>
        </w:r>
      </w:ins>
      <w:ins w:id="49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92" w:author="PR Preview" w:date="2026-01-01T00:00:00Z">
        <w:r>
          <w:t xml:space="preserve">;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by</w:t>
        </w:r>
      </w:ins>
      <w:ins w:id="495" w:author="PR Preview" w:date="2026-01-01T00:00:00Z">
        <w:r>
          <w:t xml:space="preserve"> </w:t>
        </w:r>
      </w:ins>
      <w:hyperlink w:anchor="rem-similar-both-ways">
        <w:ins w:id="496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this is the similarity of</w:t>
        </w:r>
      </w:ins>
      <w:ins w:id="499" w:author="PR Preview" w:date="2026-01-01T00:00:00Z">
        <w:r>
          <w:t xml:space="preserve"> </w:t>
        </w:r>
      </w:ins>
      <w:hyperlink w:anchor="exm-similar">
        <w:ins w:id="500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501" w:author="PR Preview" w:date="2026-01-01T00:00:00Z">
        <w:r>
          <w:t xml:space="preserve">, with</w:t>
        </w:r>
      </w:ins>
      <w:ins w:id="502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ins w:id="503" w:author="PR Preview" w:date="2026-01-01T00:00:00Z">
        <w:r>
          <w:t xml:space="preserve">.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Because</w:t>
        </w:r>
      </w:ins>
      <w:ins w:id="50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is symmetric,</w:t>
        </w:r>
      </w:ins>
      <w:ins w:id="509" w:author="PR Preview" w:date="2026-01-01T00:00:00Z">
        <w:r>
          <w:t xml:space="preserve"> </w:t>
        </w:r>
      </w:ins>
      <w:hyperlink r:id="rId14">
        <w:ins w:id="510" w:author="PR Preview" w:date="2026-01-01T00:00:00Z">
          <w:r>
            <w:rPr>
              <w:rStyle w:val="Hyperlink"/>
            </w:rPr>
            <w:t xml:space="preserve">Theorem 12 in Special Matrices and Decompositions</w:t>
          </w:r>
        </w:ins>
      </w:hyperlink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even gives such a factorization with orthonormal eigenvectors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(</w:t>
        </w:r>
      </w:ins>
      <w:hyperlink r:id="rId73">
        <w:ins w:id="515" w:author="PR Preview" w:date="2026-01-01T00:00:00Z">
          <w:r>
            <w:rPr>
              <w:rStyle w:val="Hyperlink"/>
            </w:rPr>
            <w:t xml:space="preserve">Definition 18 in Special Matrices and Decompositions</w:t>
          </w:r>
        </w:ins>
      </w:hyperlink>
      <w:ins w:id="516" w:author="PR Preview" w:date="2026-01-01T00:00:00Z">
        <w:r>
          <w:t xml:space="preserve">):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dividing each column of</w:t>
        </w:r>
      </w:ins>
      <w:ins w:id="51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by its length</w:t>
        </w:r>
      </w:ins>
      <w:ins w:id="522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gives one.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By contrast, every eigenvector of</w:t>
        </w:r>
      </w:ins>
      <w:ins w:id="527" w:author="PR Preview" w:date="2026-01-01T00:00:00Z">
        <w:r>
          <w:t xml:space="preserve"> </w:t>
        </w:r>
      </w:ins>
      <m:oMath>
        <m:r>
          <m:rPr>
            <m:sty m:val="bi"/>
          </m:rPr>
          <m:t>J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in</w:t>
        </w:r>
      </w:ins>
      <w:ins w:id="530" w:author="PR Preview" w:date="2026-01-01T00:00:00Z">
        <w:r>
          <w:t xml:space="preserve"> </w:t>
        </w:r>
      </w:ins>
      <w:hyperlink w:anchor="exm-eigenspace">
        <w:ins w:id="531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has the form</w:t>
        </w:r>
      </w:ins>
      <w:ins w:id="5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35" w:author="PR Preview" w:date="2026-01-01T00:00:00Z">
        <w:r>
          <w:t xml:space="preserve">,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so any two of them are multiples of each other,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and</w:t>
        </w:r>
      </w:ins>
      <w:ins w:id="540" w:author="PR Preview" w:date="2026-01-01T00:00:00Z">
        <w:r>
          <w:t xml:space="preserve"> </w:t>
        </w:r>
      </w:ins>
      <m:oMath>
        <m:r>
          <m:rPr>
            <m:sty m:val="bi"/>
          </m:rPr>
          <m:t>J</m:t>
        </m:r>
      </m:oMath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has no two linearly independent eigenvectors: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another way to see that it is not diagonalizable.</w:t>
        </w:r>
      </w:ins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del w:id="545" w:author="PR Preview" w:date="2026-01-01T00:00:00Z">
        <w:r>
          <w:rPr>
            <w:b/>
            <w:bCs/>
          </w:rPr>
          <w:delText xml:space="preserve">Example 13 (A triangular matrix with distinct diagonal entries)</w:delText>
        </w:r>
      </w:del>
      <w:del w:id="546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of</w:delText>
        </w:r>
      </w:del>
      <w:del w:id="549" w:author="PR Preview" w:date="2026-01-01T00:00:00Z">
        <w:r>
          <w:delText xml:space="preserve"> </w:delText>
        </w:r>
      </w:del>
      <w:hyperlink w:anchor="exm-eigen-triangular">
        <w:del w:id="550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has the three different eigenvalues</w:delText>
        </w:r>
      </w:del>
      <w:del w:id="553" w:author="PR Preview" w:date="2026-01-01T00:00:00Z">
        <w:r>
          <w:delText xml:space="preserve"> </w:delText>
        </w:r>
      </w:del>
      <m:oMath>
        <m:r>
          <m:t>2</m:t>
        </m:r>
      </m:oMath>
      <w:del w:id="554" w:author="PR Preview" w:date="2026-01-01T00:00:00Z">
        <w:r>
          <w:delText xml:space="preserve">,</w:delText>
        </w:r>
      </w:del>
      <w:del w:id="555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and</w:delText>
        </w:r>
      </w:del>
      <w:del w:id="55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(</w:delText>
        </w:r>
      </w:del>
      <w:hyperlink w:anchor="thm-eigen-triangular">
        <w:del w:id="561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562" w:author="PR Preview" w:date="2026-01-01T00:00:00Z">
        <w:r>
          <w:delText xml:space="preserve">), so it is diagonalizable,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even though it is not symmetric, so</w:delText>
        </w:r>
      </w:del>
      <w:del w:id="565" w:author="PR Preview" w:date="2026-01-01T00:00:00Z">
        <w:r>
          <w:delText xml:space="preserve"> </w:delText>
        </w:r>
      </w:del>
      <w:hyperlink r:id="rId14">
        <w:del w:id="566" w:author="PR Preview" w:date="2026-01-01T00:00:00Z">
          <w:r>
            <w:rPr>
              <w:rStyle w:val="Hyperlink"/>
            </w:rPr>
            <w:delText xml:space="preserve">Theorem 11 in Special Matrices and Decompositions</w:delText>
          </w:r>
        </w:del>
      </w:hyperlink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does not apply to it.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The converse fails:</w:delText>
        </w:r>
      </w:del>
      <w:del w:id="571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is diagonal, hence diagonalizable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(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del w:id="576" w:author="PR Preview" w:date="2026-01-01T00:00:00Z">
        <w:r>
          <w:delText xml:space="preserve">),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but has only the eigenvalue</w:delText>
        </w:r>
      </w:del>
      <w:del w:id="579" w:author="PR Preview" w:date="2026-01-01T00:00:00Z">
        <w:r>
          <w:delText xml:space="preserve"> </w:delText>
        </w:r>
      </w:del>
      <m:oMath>
        <m:r>
          <m:t>1</m:t>
        </m:r>
      </m:oMath>
      <w:del w:id="580" w:author="PR Preview" w:date="2026-01-01T00:00:00Z">
        <w:r>
          <w:delText xml:space="preserve">.</w:delText>
        </w:r>
      </w:del>
    </w:p>
    <w:p>
      <w:pPr>
        <w:pStyle w:val="BodyText"/>
      </w:pPr>
      <w:ins w:id="581" w:author="PR Preview" w:date="2026-01-01T00:00:00Z">
        <w:r>
          <w:rPr>
            <w:b/>
            <w:bCs/>
          </w:rPr>
          <w:t xml:space="preserve">Example 13 (A triangular matrix with distinct diagonal entries)</w:t>
        </w:r>
      </w:ins>
      <w:ins w:id="582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of</w:t>
        </w:r>
      </w:ins>
      <w:ins w:id="585" w:author="PR Preview" w:date="2026-01-01T00:00:00Z">
        <w:r>
          <w:t xml:space="preserve"> </w:t>
        </w:r>
      </w:ins>
      <w:hyperlink w:anchor="exm-eigen-triangular">
        <w:ins w:id="586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has the three different eigenvalues</w:t>
        </w:r>
      </w:ins>
      <w:ins w:id="589" w:author="PR Preview" w:date="2026-01-01T00:00:00Z">
        <w:r>
          <w:t xml:space="preserve"> </w:t>
        </w:r>
      </w:ins>
      <m:oMath>
        <m:r>
          <m:t>2</m:t>
        </m:r>
      </m:oMath>
      <w:ins w:id="590" w:author="PR Preview" w:date="2026-01-01T00:00:00Z">
        <w:r>
          <w:t xml:space="preserve">,</w:t>
        </w:r>
      </w:ins>
      <w:ins w:id="591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and</w:t>
        </w:r>
      </w:ins>
      <w:ins w:id="59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(</w:t>
        </w:r>
      </w:ins>
      <w:hyperlink w:anchor="thm-eigen-triangular">
        <w:ins w:id="597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598" w:author="PR Preview" w:date="2026-01-01T00:00:00Z">
        <w:r>
          <w:t xml:space="preserve">), so it is diagonalizable,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even though it is not symmetric, so</w:t>
        </w:r>
      </w:ins>
      <w:ins w:id="601" w:author="PR Preview" w:date="2026-01-01T00:00:00Z">
        <w:r>
          <w:t xml:space="preserve"> </w:t>
        </w:r>
      </w:ins>
      <w:hyperlink r:id="rId14">
        <w:ins w:id="602" w:author="PR Preview" w:date="2026-01-01T00:00:00Z">
          <w:r>
            <w:rPr>
              <w:rStyle w:val="Hyperlink"/>
            </w:rPr>
            <w:t xml:space="preserve">Theorem 12 in Special Matrices and Decompositions</w:t>
          </w:r>
        </w:ins>
      </w:hyperlink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does not apply to it.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The converse fails:</w:t>
        </w:r>
      </w:ins>
      <w:ins w:id="607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is diagonal, hence diagonalizable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(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ins w:id="612" w:author="PR Preview" w:date="2026-01-01T00:00:00Z">
        <w:r>
          <w:t xml:space="preserve">),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but has only the eigenvalue</w:t>
        </w:r>
      </w:ins>
      <w:ins w:id="615" w:author="PR Preview" w:date="2026-01-01T00:00:00Z">
        <w:r>
          <w:t xml:space="preserve"> </w:t>
        </w:r>
      </w:ins>
      <m:oMath>
        <m:r>
          <m:t>1</m:t>
        </m:r>
      </m:oMath>
      <w:ins w:id="616" w:author="PR Preview" w:date="2026-01-01T00:00:00Z">
        <w:r>
          <w:t xml:space="preserve">.</w:t>
        </w:r>
      </w:ins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del w:id="617" w:author="PR Preview" w:date="2026-01-01T00:00:00Z">
        <w:r>
          <w:rPr>
            <w:b/>
            <w:bCs/>
          </w:rPr>
          <w:delText xml:space="preserve">Only if.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Let</w:delText>
        </w:r>
      </w:del>
      <w:del w:id="62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be positive semidefinite.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It is symmetric, so</w:delText>
        </w:r>
      </w:del>
      <w:del w:id="62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(</w:delText>
        </w:r>
      </w:del>
      <w:hyperlink r:id="rId14">
        <w:del w:id="628" w:author="PR Preview" w:date="2026-01-01T00:00:00Z">
          <w:r>
            <w:rPr>
              <w:rStyle w:val="Hyperlink"/>
            </w:rPr>
            <w:delText xml:space="preserve">Theorem 11 in Special Matrices and Decompositions</w:delText>
          </w:r>
        </w:del>
      </w:hyperlink>
      <w:del w:id="629" w:author="PR Preview" w:date="2026-01-01T00:00:00Z">
        <w:r>
          <w:delText xml:space="preserve">),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and every</w:delText>
        </w:r>
      </w:del>
      <w:del w:id="632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(</w:delText>
        </w:r>
      </w:del>
      <w:hyperlink r:id="rId82">
        <w:del w:id="635" w:author="PR Preview" w:date="2026-01-01T00:00:00Z">
          <w:r>
            <w:rPr>
              <w:rStyle w:val="Hyperlink"/>
            </w:rPr>
            <w:delText xml:space="preserve">Theorem 14 in Special Matrices and Decompositions</w:delText>
          </w:r>
        </w:del>
      </w:hyperlink>
      <w:del w:id="636" w:author="PR Preview" w:date="2026-01-01T00:00:00Z">
        <w:r>
          <w:delText xml:space="preserve">).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Let</w:delText>
        </w:r>
      </w:del>
      <w:del w:id="639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del w:id="640" w:author="PR Preview" w:date="2026-01-01T00:00:00Z">
        <w:r>
          <w:delText xml:space="preserve">,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which is symmetric, with</w:delText>
        </w:r>
      </w:del>
      <w:del w:id="643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(the product of diagonal matrices multiplies their diagonals, as in the proof of</w:delText>
        </w:r>
      </w:del>
      <w:del w:id="646" w:author="PR Preview" w:date="2026-01-01T00:00:00Z">
        <w:r>
          <w:delText xml:space="preserve"> </w:delText>
        </w:r>
      </w:del>
      <w:hyperlink w:anchor="thm-diagonalizable-powers">
        <w:del w:id="647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648" w:author="PR Preview" w:date="2026-01-01T00:00:00Z">
        <w:r>
          <w:delText xml:space="preserve">),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and let</w:delText>
        </w:r>
      </w:del>
      <w:del w:id="65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52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53" w:author="PR Preview" w:date="2026-01-01T00:00:00Z">
        <w:r>
          <w:delText xml:space="preserve">If</w:delText>
        </w:r>
      </w:del>
      <w:del w:id="65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is positive definite, it is positive semidefinite (</w:delText>
        </w:r>
      </w:del>
      <w:hyperlink r:id="rId88">
        <w:del w:id="657" w:author="PR Preview" w:date="2026-01-01T00:00:00Z">
          <w:r>
            <w:rPr>
              <w:rStyle w:val="Hyperlink"/>
            </w:rPr>
            <w:delText xml:space="preserve">Remark 18 in Special Matrices and Decompositions</w:delText>
          </w:r>
        </w:del>
      </w:hyperlink>
      <w:del w:id="658" w:author="PR Preview" w:date="2026-01-01T00:00:00Z">
        <w:r>
          <w:delText xml:space="preserve">),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so the same</w:delText>
        </w:r>
      </w:del>
      <w:del w:id="66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gives</w:delText>
        </w:r>
      </w:del>
      <w:del w:id="66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del w:id="665" w:author="PR Preview" w:date="2026-01-01T00:00:00Z">
        <w:r>
          <w:delText xml:space="preserve">; and every</w:delText>
        </w:r>
      </w:del>
      <w:del w:id="666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(</w:delText>
        </w:r>
      </w:del>
      <w:hyperlink r:id="rId82">
        <w:del w:id="669" w:author="PR Preview" w:date="2026-01-01T00:00:00Z">
          <w:r>
            <w:rPr>
              <w:rStyle w:val="Hyperlink"/>
            </w:rPr>
            <w:delText xml:space="preserve">Theorem 14 in Special Matrices and Decompositions</w:delText>
          </w:r>
        </w:del>
      </w:hyperlink>
      <w:del w:id="670" w:author="PR Preview" w:date="2026-01-01T00:00:00Z">
        <w:r>
          <w:delText xml:space="preserve">),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so</w:delText>
        </w:r>
      </w:del>
      <w:del w:id="673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is diagonal with nonzero diagonal, and invertible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(its inverse is</w:delText>
        </w:r>
      </w:del>
      <w:del w:id="678" w:author="PR Preview" w:date="2026-01-01T00:00:00Z">
        <w:r>
          <w:delText xml:space="preserve"> </w:delText>
        </w:r>
      </w:del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del w:id="679" w:author="PR Preview" w:date="2026-01-01T00:00:00Z">
        <w:r>
          <w:delText xml:space="preserve">);</w:delText>
        </w:r>
      </w:del>
      <w:del w:id="68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is invertible with inverse</w:delText>
        </w:r>
      </w:del>
      <w:del w:id="683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(</w:delText>
        </w:r>
      </w:del>
      <w:hyperlink r:id="rId50">
        <w:del w:id="686" w:author="PR Preview" w:date="2026-01-01T00:00:00Z">
          <w:r>
            <w:rPr>
              <w:rStyle w:val="Hyperlink"/>
            </w:rPr>
            <w:delText xml:space="preserve">Remark 5 in Special Matrices and Decompositions</w:delText>
          </w:r>
        </w:del>
      </w:hyperlink>
      <w:del w:id="687" w:author="PR Preview" w:date="2026-01-01T00:00:00Z">
        <w:r>
          <w:delText xml:space="preserve">).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So</w:delText>
        </w:r>
      </w:del>
      <w:del w:id="69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is invertible (</w:delText>
        </w:r>
      </w:del>
      <w:hyperlink r:id="rId89">
        <w:del w:id="693" w:author="PR Preview" w:date="2026-01-01T00:00:00Z">
          <w:r>
            <w:rPr>
              <w:rStyle w:val="Hyperlink"/>
            </w:rPr>
            <w:delText xml:space="preserve">Theorem 1 in Special Matrices and Decompositions</w:delText>
          </w:r>
        </w:del>
      </w:hyperlink>
      <w:del w:id="694" w:author="PR Preview" w:date="2026-01-01T00:00:00Z">
        <w:r>
          <w:delText xml:space="preserve">),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and its</w:delText>
        </w:r>
      </w:del>
      <w:del w:id="697" w:author="PR Preview" w:date="2026-01-01T00:00:00Z">
        <w:r>
          <w:delText xml:space="preserve"> </w:delText>
        </w:r>
      </w:del>
      <m:oMath>
        <m:r>
          <m:t>p</m:t>
        </m:r>
      </m:oMath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columns are linearly independent (</w:delText>
        </w:r>
      </w:del>
      <w:hyperlink w:anchor="thm-invertible-rank">
        <w:del w:id="700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701" w:author="PR Preview" w:date="2026-01-01T00:00:00Z">
        <w:r>
          <w:delText xml:space="preserve">,</w:delText>
        </w:r>
      </w:del>
      <w:del w:id="702" w:author="PR Preview" w:date="2026-01-01T00:00:00Z">
        <w:r>
          <w:delText xml:space="preserve"> </w:delText>
        </w:r>
      </w:del>
      <w:hyperlink r:id="rId72">
        <w:del w:id="703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704" w:author="PR Preview" w:date="2026-01-01T00:00:00Z">
        <w:r>
          <w:delText xml:space="preserve">).</w:delText>
        </w:r>
      </w:del>
    </w:p>
    <w:p>
      <w:pPr>
        <w:pStyle w:val="BodyText"/>
      </w:pPr>
      <w:ins w:id="705" w:author="PR Preview" w:date="2026-01-01T00:00:00Z">
        <w:r>
          <w:rPr>
            <w:b/>
            <w:bCs/>
          </w:rPr>
          <w:t xml:space="preserve">Only if.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Let</w:t>
        </w:r>
      </w:ins>
      <w:ins w:id="70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be positive semidefinite.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It is symmetric, so</w:t>
        </w:r>
      </w:ins>
      <w:ins w:id="71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(</w:t>
        </w:r>
      </w:ins>
      <w:hyperlink r:id="rId14">
        <w:ins w:id="716" w:author="PR Preview" w:date="2026-01-01T00:00:00Z">
          <w:r>
            <w:rPr>
              <w:rStyle w:val="Hyperlink"/>
            </w:rPr>
            <w:t xml:space="preserve">Theorem 12 in Special Matrices and Decompositions</w:t>
          </w:r>
        </w:ins>
      </w:hyperlink>
      <w:ins w:id="717" w:author="PR Preview" w:date="2026-01-01T00:00:00Z">
        <w:r>
          <w:t xml:space="preserve">),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and every</w:t>
        </w:r>
      </w:ins>
      <w:ins w:id="720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(</w:t>
        </w:r>
      </w:ins>
      <w:hyperlink r:id="rId82">
        <w:ins w:id="723" w:author="PR Preview" w:date="2026-01-01T00:00:00Z">
          <w:r>
            <w:rPr>
              <w:rStyle w:val="Hyperlink"/>
            </w:rPr>
            <w:t xml:space="preserve">Theorem 15 in Special Matrices and Decompositions</w:t>
          </w:r>
        </w:ins>
      </w:hyperlink>
      <w:ins w:id="724" w:author="PR Preview" w:date="2026-01-01T00:00:00Z">
        <w:r>
          <w:t xml:space="preserve">).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Let</w:t>
        </w:r>
      </w:ins>
      <w:ins w:id="727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ins w:id="728" w:author="PR Preview" w:date="2026-01-01T00:00:00Z">
        <w:r>
          <w:t xml:space="preserve">,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which is symmetric, with</w:t>
        </w:r>
      </w:ins>
      <w:ins w:id="731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(the product of diagonal matrices multiplies their diagonals, as in the proof of</w:t>
        </w:r>
      </w:ins>
      <w:ins w:id="734" w:author="PR Preview" w:date="2026-01-01T00:00:00Z">
        <w:r>
          <w:t xml:space="preserve"> </w:t>
        </w:r>
      </w:ins>
      <w:hyperlink w:anchor="thm-diagonalizable-powers">
        <w:ins w:id="735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736" w:author="PR Preview" w:date="2026-01-01T00:00:00Z">
        <w:r>
          <w:t xml:space="preserve">),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and let</w:t>
        </w:r>
      </w:ins>
      <w:ins w:id="73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40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741" w:author="PR Preview" w:date="2026-01-01T00:00:00Z">
        <w:r>
          <w:t xml:space="preserve">If</w:t>
        </w:r>
      </w:ins>
      <w:ins w:id="7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is positive definite, it is positive semidefinite (</w:t>
        </w:r>
      </w:ins>
      <w:hyperlink r:id="rId88">
        <w:ins w:id="745" w:author="PR Preview" w:date="2026-01-01T00:00:00Z">
          <w:r>
            <w:rPr>
              <w:rStyle w:val="Hyperlink"/>
            </w:rPr>
            <w:t xml:space="preserve">Remark 19 in Special Matrices and Decompositions</w:t>
          </w:r>
        </w:ins>
      </w:hyperlink>
      <w:ins w:id="746" w:author="PR Preview" w:date="2026-01-01T00:00:00Z">
        <w:r>
          <w:t xml:space="preserve">),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so the same</w:t>
        </w:r>
      </w:ins>
      <w:ins w:id="74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gives</w:t>
        </w:r>
      </w:ins>
      <w:ins w:id="7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753" w:author="PR Preview" w:date="2026-01-01T00:00:00Z">
        <w:r>
          <w:t xml:space="preserve">; and every</w:t>
        </w:r>
      </w:ins>
      <w:ins w:id="754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(</w:t>
        </w:r>
      </w:ins>
      <w:hyperlink r:id="rId82">
        <w:ins w:id="757" w:author="PR Preview" w:date="2026-01-01T00:00:00Z">
          <w:r>
            <w:rPr>
              <w:rStyle w:val="Hyperlink"/>
            </w:rPr>
            <w:t xml:space="preserve">Theorem 15 in Special Matrices and Decompositions</w:t>
          </w:r>
        </w:ins>
      </w:hyperlink>
      <w:ins w:id="758" w:author="PR Preview" w:date="2026-01-01T00:00:00Z">
        <w:r>
          <w:t xml:space="preserve">),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so</w:t>
        </w:r>
      </w:ins>
      <w:ins w:id="761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is diagonal with nonzero diagonal, and invertible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(its inverse is</w:t>
        </w:r>
      </w:ins>
      <w:ins w:id="766" w:author="PR Preview" w:date="2026-01-01T00:00:00Z">
        <w:r>
          <w:t xml:space="preserve"> </w:t>
        </w:r>
      </w:ins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ins w:id="767" w:author="PR Preview" w:date="2026-01-01T00:00:00Z">
        <w:r>
          <w:t xml:space="preserve">);</w:t>
        </w:r>
      </w:ins>
      <w:ins w:id="76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is invertible with inverse</w:t>
        </w:r>
      </w:ins>
      <w:ins w:id="77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(</w:t>
        </w:r>
      </w:ins>
      <w:hyperlink r:id="rId50">
        <w:ins w:id="774" w:author="PR Preview" w:date="2026-01-01T00:00:00Z">
          <w:r>
            <w:rPr>
              <w:rStyle w:val="Hyperlink"/>
            </w:rPr>
            <w:t xml:space="preserve">Remark 6 in Special Matrices and Decompositions</w:t>
          </w:r>
        </w:ins>
      </w:hyperlink>
      <w:ins w:id="775" w:author="PR Preview" w:date="2026-01-01T00:00:00Z">
        <w:r>
          <w:t xml:space="preserve">).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So</w:t>
        </w:r>
      </w:ins>
      <w:ins w:id="77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is invertible (</w:t>
        </w:r>
      </w:ins>
      <w:hyperlink r:id="rId89">
        <w:ins w:id="781" w:author="PR Preview" w:date="2026-01-01T00:00:00Z">
          <w:r>
            <w:rPr>
              <w:rStyle w:val="Hyperlink"/>
            </w:rPr>
            <w:t xml:space="preserve">Theorem 1 in Special Matrices and Decompositions</w:t>
          </w:r>
        </w:ins>
      </w:hyperlink>
      <w:ins w:id="782" w:author="PR Preview" w:date="2026-01-01T00:00:00Z">
        <w:r>
          <w:t xml:space="preserve">),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and its</w:t>
        </w:r>
      </w:ins>
      <w:ins w:id="785" w:author="PR Preview" w:date="2026-01-01T00:00:00Z">
        <w:r>
          <w:t xml:space="preserve"> </w:t>
        </w:r>
      </w:ins>
      <m:oMath>
        <m:r>
          <m:t>p</m:t>
        </m:r>
      </m:oMath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columns are linearly independent (</w:t>
        </w:r>
      </w:ins>
      <w:hyperlink w:anchor="thm-invertible-rank">
        <w:ins w:id="78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789" w:author="PR Preview" w:date="2026-01-01T00:00:00Z">
        <w:r>
          <w:t xml:space="preserve">,</w:t>
        </w:r>
      </w:ins>
      <w:ins w:id="790" w:author="PR Preview" w:date="2026-01-01T00:00:00Z">
        <w:r>
          <w:t xml:space="preserve"> </w:t>
        </w:r>
      </w:ins>
      <w:hyperlink r:id="rId72">
        <w:ins w:id="791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792" w:author="PR Preview" w:date="2026-01-01T00:00:00Z">
        <w:r>
          <w:t xml:space="preserve">).</w:t>
        </w:r>
      </w:ins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del w:id="793" w:author="PR Preview" w:date="2026-01-01T00:00:00Z">
        <w:r>
          <w:delText xml:space="preserve">With</w:delText>
        </w:r>
      </w:del>
      <w:del w:id="794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(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797" w:author="PR Preview" w:date="2026-01-01T00:00:00Z">
        <w:r>
          <w:delText xml:space="preserve">),</w:delText>
        </w:r>
      </w:del>
      <w:del w:id="79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799" w:author="PR Preview" w:date="2026-01-01T00:00:00Z">
        <w:r>
          <w:delText xml:space="preserve">,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the positive semidefinite matrix of</w:delText>
        </w:r>
      </w:del>
      <w:del w:id="802" w:author="PR Preview" w:date="2026-01-01T00:00:00Z">
        <w:r>
          <w:delText xml:space="preserve"> </w:delText>
        </w:r>
      </w:del>
      <w:hyperlink r:id="rId90">
        <w:del w:id="803" w:author="PR Preview" w:date="2026-01-01T00:00:00Z">
          <w:r>
            <w:rPr>
              <w:rStyle w:val="Hyperlink"/>
            </w:rPr>
            <w:delText xml:space="preserve">Example 27 in Special Matrices and Decompositions</w:delText>
          </w:r>
        </w:del>
      </w:hyperlink>
      <w:del w:id="804" w:author="PR Preview" w:date="2026-01-01T00:00:00Z">
        <w:r>
          <w:delText xml:space="preserve">;</w:delText>
        </w:r>
      </w:del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the two columns of</w:delText>
        </w:r>
      </w:del>
      <w:del w:id="807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808" w:author="PR Preview" w:date="2026-01-01T00:00:00Z">
        <w:r>
          <w:delText xml:space="preserve">,</w:delText>
        </w:r>
      </w:del>
      <w:del w:id="809" w:author="PR Preview" w:date="2026-01-01T00:00:00Z">
        <w:r>
          <w:delText xml:space="preserve"> </w:delText>
        </w:r>
      </w:del>
      <m:oMath>
        <m:r>
          <m:t>1</m:t>
        </m:r>
      </m:oMath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and</w:delText>
        </w:r>
      </w:del>
      <w:del w:id="812" w:author="PR Preview" w:date="2026-01-01T00:00:00Z">
        <w:r>
          <w:delText xml:space="preserve"> </w:delText>
        </w:r>
      </w:del>
      <m:oMath>
        <m:r>
          <m:t>1</m:t>
        </m:r>
      </m:oMath>
      <w:del w:id="813" w:author="PR Preview" w:date="2026-01-01T00:00:00Z">
        <w:r>
          <w:delText xml:space="preserve">, are dependent, so part 2 does not apply to</w:delText>
        </w:r>
      </w:del>
      <w:del w:id="814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815" w:author="PR Preview" w:date="2026-01-01T00:00:00Z">
        <w:r>
          <w:delText xml:space="preserve">;</w:delText>
        </w:r>
      </w:del>
      <w:del w:id="81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is in fact not positive definite (</w:delText>
        </w:r>
      </w:del>
      <w:hyperlink r:id="rId91">
        <w:del w:id="819" w:author="PR Preview" w:date="2026-01-01T00:00:00Z">
          <w:r>
            <w:rPr>
              <w:rStyle w:val="Hyperlink"/>
            </w:rPr>
            <w:delText xml:space="preserve">Example 28 in Special Matrices and Decompositions</w:delText>
          </w:r>
        </w:del>
      </w:hyperlink>
      <w:del w:id="820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2"/>
        </w:numPr>
      </w:pPr>
      <w:ins w:id="821" w:author="PR Preview" w:date="2026-01-01T00:00:00Z">
        <w:r>
          <w:t xml:space="preserve">With</w:t>
        </w:r>
      </w:ins>
      <w:ins w:id="822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(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825" w:author="PR Preview" w:date="2026-01-01T00:00:00Z">
        <w:r>
          <w:t xml:space="preserve">),</w:t>
        </w:r>
      </w:ins>
      <w:ins w:id="82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827" w:author="PR Preview" w:date="2026-01-01T00:00:00Z">
        <w:r>
          <w:t xml:space="preserve">,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the positive semidefinite matrix of</w:t>
        </w:r>
      </w:ins>
      <w:ins w:id="830" w:author="PR Preview" w:date="2026-01-01T00:00:00Z">
        <w:r>
          <w:t xml:space="preserve"> </w:t>
        </w:r>
      </w:ins>
      <w:hyperlink r:id="rId90">
        <w:ins w:id="831" w:author="PR Preview" w:date="2026-01-01T00:00:00Z">
          <w:r>
            <w:rPr>
              <w:rStyle w:val="Hyperlink"/>
            </w:rPr>
            <w:t xml:space="preserve">Example 29 in Special Matrices and Decompositions</w:t>
          </w:r>
        </w:ins>
      </w:hyperlink>
      <w:ins w:id="832" w:author="PR Preview" w:date="2026-01-01T00:00:00Z">
        <w:r>
          <w:t xml:space="preserve">;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the two columns of</w:t>
        </w:r>
      </w:ins>
      <w:ins w:id="835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836" w:author="PR Preview" w:date="2026-01-01T00:00:00Z">
        <w:r>
          <w:t xml:space="preserve">,</w:t>
        </w:r>
      </w:ins>
      <w:ins w:id="837" w:author="PR Preview" w:date="2026-01-01T00:00:00Z">
        <w:r>
          <w:t xml:space="preserve"> </w:t>
        </w:r>
      </w:ins>
      <m:oMath>
        <m:r>
          <m:t>1</m:t>
        </m:r>
      </m:oMath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and</w:t>
        </w:r>
      </w:ins>
      <w:ins w:id="840" w:author="PR Preview" w:date="2026-01-01T00:00:00Z">
        <w:r>
          <w:t xml:space="preserve"> </w:t>
        </w:r>
      </w:ins>
      <m:oMath>
        <m:r>
          <m:t>1</m:t>
        </m:r>
      </m:oMath>
      <w:ins w:id="841" w:author="PR Preview" w:date="2026-01-01T00:00:00Z">
        <w:r>
          <w:t xml:space="preserve">, are dependent, so part 2 does not apply to</w:t>
        </w:r>
      </w:ins>
      <w:ins w:id="842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843" w:author="PR Preview" w:date="2026-01-01T00:00:00Z">
        <w:r>
          <w:t xml:space="preserve">;</w:t>
        </w:r>
      </w:ins>
      <w:ins w:id="84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is in fact not positive definite (</w:t>
        </w:r>
      </w:ins>
      <w:hyperlink r:id="rId91">
        <w:ins w:id="847" w:author="PR Preview" w:date="2026-01-01T00:00:00Z">
          <w:r>
            <w:rPr>
              <w:rStyle w:val="Hyperlink"/>
            </w:rPr>
            <w:t xml:space="preserve">Example 30 in Special Matrices and Decompositions</w:t>
          </w:r>
        </w:ins>
      </w:hyperlink>
      <w:ins w:id="84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of</w:delText>
        </w:r>
      </w:del>
      <w:del w:id="851" w:author="PR Preview" w:date="2026-01-01T00:00:00Z">
        <w:r>
          <w:delText xml:space="preserve"> </w:delText>
        </w:r>
      </w:del>
      <w:hyperlink r:id="rId91">
        <w:del w:id="852" w:author="PR Preview" w:date="2026-01-01T00:00:00Z">
          <w:r>
            <w:rPr>
              <w:rStyle w:val="Hyperlink"/>
            </w:rPr>
            <w:delText xml:space="preserve">Example 28 in Special Matrices and Decompositions</w:delText>
          </w:r>
        </w:del>
      </w:hyperlink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is symmetric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but not positive semidefinite, so by part 1 it is not</w:delText>
        </w:r>
      </w:del>
      <w:del w:id="85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for any</w:delText>
        </w:r>
      </w:del>
      <w:del w:id="86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86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of</w:t>
        </w:r>
      </w:ins>
      <w:ins w:id="864" w:author="PR Preview" w:date="2026-01-01T00:00:00Z">
        <w:r>
          <w:t xml:space="preserve"> </w:t>
        </w:r>
      </w:ins>
      <w:hyperlink r:id="rId91">
        <w:ins w:id="865" w:author="PR Preview" w:date="2026-01-01T00:00:00Z">
          <w:r>
            <w:rPr>
              <w:rStyle w:val="Hyperlink"/>
            </w:rPr>
            <w:t xml:space="preserve">Example 30 in Special Matrices and Decompositions</w:t>
          </w:r>
        </w:ins>
      </w:hyperlink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is symmetric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but not positive semidefinite, so by part 1 it is not</w:t>
        </w:r>
      </w:ins>
      <w:ins w:id="87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for any</w:t>
        </w:r>
      </w:ins>
      <w:ins w:id="87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874" w:author="PR Preview" w:date="2026-01-01T00:00:00Z">
        <w:r>
          <w:t xml:space="preserve">.</w:t>
        </w:r>
      </w:ins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del w:id="875" w:author="PR Preview" w:date="2026-01-01T00:00:00Z">
        <w:r>
          <w:delText xml:space="preserve">With</w:delText>
        </w:r>
      </w:del>
      <w:del w:id="876" w:author="PR Preview" w:date="2026-01-01T00:00:00Z">
        <w:r>
          <w:delText xml:space="preserve"> </w:delText>
        </w:r>
      </w:del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del w:id="877" w:author="PR Preview" w:date="2026-01-01T00:00:00Z">
        <w:r>
          <w:delText xml:space="preserve">,</w:delText>
        </w:r>
      </w:del>
      <w:del w:id="878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(</w:delText>
        </w:r>
      </w:del>
      <w:hyperlink r:id="rId91">
        <w:del w:id="881" w:author="PR Preview" w:date="2026-01-01T00:00:00Z">
          <w:r>
            <w:rPr>
              <w:rStyle w:val="Hyperlink"/>
            </w:rPr>
            <w:delText xml:space="preserve">Example 28 in Special Matrices and Decompositions</w:delText>
          </w:r>
        </w:del>
      </w:hyperlink>
      <w:del w:id="882" w:author="PR Preview" w:date="2026-01-01T00:00:00Z">
        <w:r>
          <w:delText xml:space="preserve">),</w:delText>
        </w:r>
      </w:del>
      <w:del w:id="883" w:author="PR Preview" w:date="2026-01-01T00:00:00Z">
        <w:r>
          <w:delText xml:space="preserve"> </w:delText>
        </w:r>
      </w:del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and</w:delText>
        </w:r>
      </w:del>
    </w:p>
    <w:p>
      <w:pPr>
        <w:numPr>
          <w:ilvl w:val="0"/>
          <w:numId w:val="1014"/>
        </w:numPr>
      </w:pPr>
      <w:ins w:id="886" w:author="PR Preview" w:date="2026-01-01T00:00:00Z">
        <w:r>
          <w:t xml:space="preserve">With</w:t>
        </w:r>
      </w:ins>
      <w:ins w:id="887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ins w:id="888" w:author="PR Preview" w:date="2026-01-01T00:00:00Z">
        <w:r>
          <w:t xml:space="preserve">,</w:t>
        </w:r>
      </w:ins>
      <w:ins w:id="889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(</w:t>
        </w:r>
      </w:ins>
      <w:hyperlink r:id="rId91">
        <w:ins w:id="892" w:author="PR Preview" w:date="2026-01-01T00:00:00Z">
          <w:r>
            <w:rPr>
              <w:rStyle w:val="Hyperlink"/>
            </w:rPr>
            <w:t xml:space="preserve">Example 30 in Special Matrices and Decompositions</w:t>
          </w:r>
        </w:ins>
      </w:hyperlink>
      <w:ins w:id="893" w:author="PR Preview" w:date="2026-01-01T00:00:00Z">
        <w:r>
          <w:t xml:space="preserve">),</w:t>
        </w:r>
      </w:ins>
      <w:ins w:id="894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del w:id="897" w:author="PR Preview" w:date="2026-01-01T00:00:00Z">
        <w:r>
          <w:delText xml:space="preserve">An aside beyond part 2:</w:delText>
        </w:r>
      </w:del>
      <w:del w:id="898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is positive definite plus positive semidefinite;</w:delText>
        </w:r>
      </w:del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its quadratic form is</w:delText>
        </w:r>
      </w:del>
      <w:del w:id="903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for</w:delText>
        </w:r>
      </w:del>
      <w:del w:id="90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07" w:author="PR Preview" w:date="2026-01-01T00:00:00Z">
        <w:r>
          <w:delText xml:space="preserve">,</w:delText>
        </w:r>
      </w:del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so it is positive definite, in line with its eigenvalues</w:delText>
        </w:r>
      </w:del>
      <w:del w:id="910" w:author="PR Preview" w:date="2026-01-01T00:00:00Z">
        <w:r>
          <w:delText xml:space="preserve"> </w:delText>
        </w:r>
      </w:del>
      <m:oMath>
        <m:r>
          <m:t>3</m:t>
        </m:r>
      </m:oMath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and</w:delText>
        </w:r>
      </w:del>
      <w:del w:id="913" w:author="PR Preview" w:date="2026-01-01T00:00:00Z">
        <w:r>
          <w:delText xml:space="preserve"> </w:delText>
        </w:r>
      </w:del>
      <m:oMath>
        <m:r>
          <m:t>1</m:t>
        </m:r>
      </m:oMath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(</w:delText>
        </w:r>
      </w:del>
      <w:hyperlink r:id="rId29">
        <w:del w:id="916" w:author="PR Preview" w:date="2026-01-01T00:00:00Z">
          <w:r>
            <w:rPr>
              <w:rStyle w:val="Hyperlink"/>
            </w:rPr>
            <w:delText xml:space="preserve">Example 22 in Special Matrices and Decompositions</w:delText>
          </w:r>
        </w:del>
      </w:hyperlink>
      <w:del w:id="917" w:author="PR Preview" w:date="2026-01-01T00:00:00Z">
        <w:r>
          <w:delText xml:space="preserve">).</w:delText>
        </w:r>
      </w:del>
    </w:p>
    <w:p>
      <w:pPr>
        <w:numPr>
          <w:ilvl w:val="0"/>
          <w:numId w:val="1014"/>
        </w:numPr>
      </w:pPr>
      <w:ins w:id="918" w:author="PR Preview" w:date="2026-01-01T00:00:00Z">
        <w:r>
          <w:t xml:space="preserve">An aside beyond part 2:</w:t>
        </w:r>
      </w:ins>
      <w:ins w:id="919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is positive definite plus positive semidefinite;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its quadratic form is</w:t>
        </w:r>
      </w:ins>
      <w:ins w:id="924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for</w:t>
        </w:r>
      </w:ins>
      <w:ins w:id="927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928" w:author="PR Preview" w:date="2026-01-01T00:00:00Z">
        <w:r>
          <w:t xml:space="preserve">,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so it is positive definite, in line with its eigenvalues</w:t>
        </w:r>
      </w:ins>
      <w:ins w:id="931" w:author="PR Preview" w:date="2026-01-01T00:00:00Z">
        <w:r>
          <w:t xml:space="preserve"> </w:t>
        </w:r>
      </w:ins>
      <m:oMath>
        <m:r>
          <m:t>3</m:t>
        </m:r>
      </m:oMath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and</w:t>
        </w:r>
      </w:ins>
      <w:ins w:id="934" w:author="PR Preview" w:date="2026-01-01T00:00:00Z">
        <w:r>
          <w:t xml:space="preserve"> </w:t>
        </w:r>
      </w:ins>
      <m:oMath>
        <m:r>
          <m:t>1</m:t>
        </m:r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(</w:t>
        </w:r>
      </w:ins>
      <w:hyperlink r:id="rId29">
        <w:ins w:id="937" w:author="PR Preview" w:date="2026-01-01T00:00:00Z">
          <w:r>
            <w:rPr>
              <w:rStyle w:val="Hyperlink"/>
            </w:rPr>
            <w:t xml:space="preserve">Example 24 in Special Matrices and Decompositions</w:t>
          </w:r>
        </w:ins>
      </w:hyperlink>
      <w:ins w:id="938" w:author="PR Preview" w:date="2026-01-01T00:00:00Z">
        <w:r>
          <w:t xml:space="preserve">).</w:t>
        </w:r>
      </w:ins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del w:id="939" w:author="PR Preview" w:date="2026-01-01T00:00:00Z">
        <w:r>
          <w:delText xml:space="preserve">(</w:delText>
        </w:r>
      </w:del>
      <w:hyperlink r:id="rId103">
        <w:del w:id="940" w:author="PR Preview" w:date="2026-01-01T00:00:00Z">
          <w:r>
            <w:rPr>
              <w:rStyle w:val="Hyperlink"/>
            </w:rPr>
            <w:delText xml:space="preserve">Definition 26 in Special Matrices and Decompositions</w:delText>
          </w:r>
        </w:del>
      </w:hyperlink>
      <w:del w:id="941" w:author="PR Preview" w:date="2026-01-01T00:00:00Z">
        <w:r>
          <w:delText xml:space="preserve">);</w:delText>
        </w:r>
      </w:del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a positive determinant alone does not make a matrix positive definite.</w:delText>
        </w:r>
      </w:del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And positive diagonal entries are not enough:</w:delText>
        </w:r>
      </w:del>
      <w:del w:id="946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of</w:delText>
        </w:r>
      </w:del>
      <w:del w:id="949" w:author="PR Preview" w:date="2026-01-01T00:00:00Z">
        <w:r>
          <w:delText xml:space="preserve"> </w:delText>
        </w:r>
      </w:del>
      <w:hyperlink r:id="rId91">
        <w:del w:id="950" w:author="PR Preview" w:date="2026-01-01T00:00:00Z">
          <w:r>
            <w:rPr>
              <w:rStyle w:val="Hyperlink"/>
            </w:rPr>
            <w:delText xml:space="preserve">Example 28 in Special Matrices and Decompositions</w:delText>
          </w:r>
        </w:del>
      </w:hyperlink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has them</w:delText>
        </w:r>
      </w:del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but is not positive definite.</w:delText>
        </w:r>
      </w:del>
    </w:p>
    <w:p>
      <w:pPr>
        <w:pStyle w:val="FirstParagraph"/>
      </w:pPr>
      <w:ins w:id="955" w:author="PR Preview" w:date="2026-01-01T00:00:00Z">
        <w:r>
          <w:t xml:space="preserve">(</w:t>
        </w:r>
      </w:ins>
      <w:hyperlink r:id="rId103">
        <w:ins w:id="956" w:author="PR Preview" w:date="2026-01-01T00:00:00Z">
          <w:r>
            <w:rPr>
              <w:rStyle w:val="Hyperlink"/>
            </w:rPr>
            <w:t xml:space="preserve">Definition 26 in Special Matrices and Decompositions</w:t>
          </w:r>
        </w:ins>
      </w:hyperlink>
      <w:ins w:id="957" w:author="PR Preview" w:date="2026-01-01T00:00:00Z">
        <w:r>
          <w:t xml:space="preserve">);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a positive determinant alone does not make a matrix positive definite.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And positive diagonal entries are not enough:</w:t>
        </w:r>
      </w:ins>
      <w:ins w:id="962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of</w:t>
        </w:r>
      </w:ins>
      <w:ins w:id="965" w:author="PR Preview" w:date="2026-01-01T00:00:00Z">
        <w:r>
          <w:t xml:space="preserve"> </w:t>
        </w:r>
      </w:ins>
      <w:hyperlink r:id="rId91">
        <w:ins w:id="966" w:author="PR Preview" w:date="2026-01-01T00:00:00Z">
          <w:r>
            <w:rPr>
              <w:rStyle w:val="Hyperlink"/>
            </w:rPr>
            <w:t xml:space="preserve">Example 30 in Special Matrices and Decompositions</w:t>
          </w:r>
        </w:ins>
      </w:hyperlink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has them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but is not positive definite.</w:t>
        </w:r>
      </w:ins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del w:id="971" w:author="PR Preview" w:date="2026-01-01T00:00:00Z">
        <w:r>
          <w:rPr>
            <w:i/>
            <w:iCs/>
          </w:rPr>
          <w:delText xml:space="preserve">Proof</w:delText>
        </w:r>
      </w:del>
      <w:del w:id="972" w:author="PR Preview" w:date="2026-01-01T00:00:00Z">
        <w:r>
          <w:delText xml:space="preserve">. </w:delText>
        </w:r>
      </w:del>
      <w:del w:id="973" w:author="PR Preview" w:date="2026-01-01T00:00:00Z">
        <w:r>
          <w:rPr>
            <w:b/>
            <w:bCs/>
          </w:rPr>
          <w:delText xml:space="preserve">If.</w:delText>
        </w:r>
      </w:del>
      <w:del w:id="97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is positive definite, so invertible (</w:delText>
        </w:r>
      </w:del>
      <w:hyperlink r:id="rId113">
        <w:del w:id="977" w:author="PR Preview" w:date="2026-01-01T00:00:00Z">
          <w:r>
            <w:rPr>
              <w:rStyle w:val="Hyperlink"/>
            </w:rPr>
            <w:delText xml:space="preserve">Theorem 15 in Special Matrices and Decompositions</w:delText>
          </w:r>
        </w:del>
      </w:hyperlink>
      <w:del w:id="978" w:author="PR Preview" w:date="2026-01-01T00:00:00Z">
        <w:r>
          <w:delText xml:space="preserve">), and</w:delText>
        </w:r>
      </w:del>
      <w:del w:id="97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is defined.</w:delText>
        </w:r>
      </w:del>
      <w:del w:id="982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is symmetric.</w:delText>
        </w:r>
      </w:del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Let</w:delText>
        </w:r>
      </w:del>
      <w:del w:id="987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and</w:delText>
        </w:r>
      </w:del>
      <w:del w:id="990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91" w:author="PR Preview" w:date="2026-01-01T00:00:00Z">
        <w:r>
          <w:delText xml:space="preserve">.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By</w:delText>
        </w:r>
      </w:del>
      <w:del w:id="994" w:author="PR Preview" w:date="2026-01-01T00:00:00Z">
        <w:r>
          <w:delText xml:space="preserve"> </w:delText>
        </w:r>
      </w:del>
      <w:hyperlink w:anchor="thm-block-quadratic">
        <w:del w:id="995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996" w:author="PR Preview" w:date="2026-01-01T00:00:00Z">
        <w:r>
          <w:delText xml:space="preserve">,</w:delText>
        </w:r>
      </w:del>
      <w:del w:id="99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98" w:author="PR Preview" w:date="2026-01-01T00:00:00Z">
        <w:r>
          <w:delText xml:space="preserve">,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and both terms are at least</w:delText>
        </w:r>
      </w:del>
      <w:del w:id="1001" w:author="PR Preview" w:date="2026-01-01T00:00:00Z">
        <w:r>
          <w:delText xml:space="preserve"> </w:delText>
        </w:r>
      </w:del>
      <m:oMath>
        <m:r>
          <m:t>0</m:t>
        </m:r>
      </m:oMath>
      <w:del w:id="1002" w:author="PR Preview" w:date="2026-01-01T00:00:00Z">
        <w:r>
          <w:delText xml:space="preserve">.</w:delText>
        </w:r>
      </w:del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delText xml:space="preserve">If</w:delText>
        </w:r>
      </w:del>
      <w:del w:id="1005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06" w:author="PR Preview" w:date="2026-01-01T00:00:00Z">
        <w:r>
          <w:delText xml:space="preserve">, the second term is positive.</w:delText>
        </w:r>
      </w:del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If</w:delText>
        </w:r>
      </w:del>
      <w:del w:id="100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10" w:author="PR Preview" w:date="2026-01-01T00:00:00Z">
        <w:r>
          <w:delText xml:space="preserve">, then</w:delText>
        </w:r>
      </w:del>
      <w:del w:id="1011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and</w:delText>
        </w:r>
      </w:del>
      <w:del w:id="1014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15" w:author="PR Preview" w:date="2026-01-01T00:00:00Z">
        <w:r>
          <w:delText xml:space="preserve">, so the first term is positive.</w:delText>
        </w:r>
      </w:del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Either way</w:delText>
        </w:r>
      </w:del>
      <w:del w:id="101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del w:id="1019" w:author="PR Preview" w:date="2026-01-01T00:00:00Z">
        <w:r>
          <w:delText xml:space="preserve">.</w:delText>
        </w:r>
      </w:del>
    </w:p>
    <w:p>
      <w:pPr>
        <w:pStyle w:val="BodyText"/>
      </w:pPr>
      <w:del w:id="1020" w:author="PR Preview" w:date="2026-01-01T00:00:00Z">
        <w:r>
          <w:rPr>
            <w:b/>
            <w:bCs/>
          </w:rPr>
          <w:delText xml:space="preserve">Only if.</w:delText>
        </w:r>
      </w:del>
      <w:del w:id="102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is the top-left</w:delText>
        </w:r>
      </w:del>
      <w:del w:id="102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k</m:t>
        </m:r>
      </m:oMath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block of</w:delText>
        </w:r>
      </w:del>
      <w:del w:id="102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028" w:author="PR Preview" w:date="2026-01-01T00:00:00Z">
        <w:r>
          <w:delText xml:space="preserve">, so it is positive definite (</w:delText>
        </w:r>
      </w:del>
      <w:hyperlink w:anchor="thm-pd-submatrix">
        <w:del w:id="1029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030" w:author="PR Preview" w:date="2026-01-01T00:00:00Z">
        <w:r>
          <w:delText xml:space="preserve">),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and invertible (</w:delText>
        </w:r>
      </w:del>
      <w:hyperlink r:id="rId113">
        <w:del w:id="1033" w:author="PR Preview" w:date="2026-01-01T00:00:00Z">
          <w:r>
            <w:rPr>
              <w:rStyle w:val="Hyperlink"/>
            </w:rPr>
            <w:delText xml:space="preserve">Theorem 15 in Special Matrices and Decompositions</w:delText>
          </w:r>
        </w:del>
      </w:hyperlink>
      <w:del w:id="1034" w:author="PR Preview" w:date="2026-01-01T00:00:00Z">
        <w:r>
          <w:delText xml:space="preserve">).</w:delText>
        </w:r>
      </w:del>
      <w:del w:id="1035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is symmetric:</w:delText>
        </w:r>
      </w:del>
    </w:p>
    <w:p>
      <w:pPr>
        <w:pStyle w:val="BodyText"/>
      </w:pPr>
      <w:ins w:id="1038" w:author="PR Preview" w:date="2026-01-01T00:00:00Z">
        <w:r>
          <w:rPr>
            <w:i/>
            <w:iCs/>
          </w:rPr>
          <w:t xml:space="preserve">Proof</w:t>
        </w:r>
      </w:ins>
      <w:ins w:id="1039" w:author="PR Preview" w:date="2026-01-01T00:00:00Z">
        <w:r>
          <w:t xml:space="preserve">. </w:t>
        </w:r>
      </w:ins>
      <w:ins w:id="1040" w:author="PR Preview" w:date="2026-01-01T00:00:00Z">
        <w:r>
          <w:rPr>
            <w:b/>
            <w:bCs/>
          </w:rPr>
          <w:t xml:space="preserve">If.</w:t>
        </w:r>
      </w:ins>
      <w:ins w:id="104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is positive definite, so invertible (</w:t>
        </w:r>
      </w:ins>
      <w:hyperlink r:id="rId113">
        <w:ins w:id="1044" w:author="PR Preview" w:date="2026-01-01T00:00:00Z">
          <w:r>
            <w:rPr>
              <w:rStyle w:val="Hyperlink"/>
            </w:rPr>
            <w:t xml:space="preserve">Theorem 16 in Special Matrices and Decompositions</w:t>
          </w:r>
        </w:ins>
      </w:hyperlink>
      <w:ins w:id="1045" w:author="PR Preview" w:date="2026-01-01T00:00:00Z">
        <w:r>
          <w:t xml:space="preserve">), and</w:t>
        </w:r>
      </w:ins>
      <w:ins w:id="104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is defined.</w:t>
        </w:r>
      </w:ins>
      <w:ins w:id="104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is symmetric.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Let</w:t>
        </w:r>
      </w:ins>
      <w:ins w:id="1054" w:author="PR Preview" w:date="2026-01-01T00:00:00Z">
        <w:r>
          <w:t xml:space="preserve"> </w:t>
        </w:r>
      </w:ins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and</w:t>
        </w:r>
      </w:ins>
      <w:ins w:id="1057" w:author="PR Preview" w:date="2026-01-01T00:00:00Z">
        <w:r>
          <w:t xml:space="preserve"> </w:t>
        </w:r>
      </w:ins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058" w:author="PR Preview" w:date="2026-01-01T00:00:00Z">
        <w:r>
          <w:t xml:space="preserve">.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By</w:t>
        </w:r>
      </w:ins>
      <w:ins w:id="1061" w:author="PR Preview" w:date="2026-01-01T00:00:00Z">
        <w:r>
          <w:t xml:space="preserve"> </w:t>
        </w:r>
      </w:ins>
      <w:hyperlink w:anchor="thm-block-quadratic">
        <w:ins w:id="1062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063" w:author="PR Preview" w:date="2026-01-01T00:00:00Z">
        <w:r>
          <w:t xml:space="preserve">,</w:t>
        </w:r>
      </w:ins>
      <w:ins w:id="1064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065" w:author="PR Preview" w:date="2026-01-01T00:00:00Z">
        <w:r>
          <w:t xml:space="preserve">,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and both terms are at least</w:t>
        </w:r>
      </w:ins>
      <w:ins w:id="1068" w:author="PR Preview" w:date="2026-01-01T00:00:00Z">
        <w:r>
          <w:t xml:space="preserve"> </w:t>
        </w:r>
      </w:ins>
      <m:oMath>
        <m:r>
          <m:t>0</m:t>
        </m:r>
      </m:oMath>
      <w:ins w:id="1069" w:author="PR Preview" w:date="2026-01-01T00:00:00Z">
        <w:r>
          <w:t xml:space="preserve">.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If</w:t>
        </w:r>
      </w:ins>
      <w:ins w:id="1072" w:author="PR Preview" w:date="2026-01-01T00:00:00Z">
        <w:r>
          <w:t xml:space="preserve"> </w:t>
        </w:r>
      </w:ins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073" w:author="PR Preview" w:date="2026-01-01T00:00:00Z">
        <w:r>
          <w:t xml:space="preserve">, the second term is positive.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If</w:t>
        </w:r>
      </w:ins>
      <w:ins w:id="1076" w:author="PR Preview" w:date="2026-01-01T00:00:00Z">
        <w:r>
          <w:t xml:space="preserve"> </w:t>
        </w:r>
      </w:ins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077" w:author="PR Preview" w:date="2026-01-01T00:00:00Z">
        <w:r>
          <w:t xml:space="preserve">, then</w:t>
        </w:r>
      </w:ins>
      <w:ins w:id="1078" w:author="PR Preview" w:date="2026-01-01T00:00:00Z">
        <w:r>
          <w:t xml:space="preserve"> </w:t>
        </w:r>
      </w:ins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and</w:t>
        </w:r>
      </w:ins>
      <w:ins w:id="1081" w:author="PR Preview" w:date="2026-01-01T00:00:00Z">
        <w:r>
          <w:t xml:space="preserve"> </w:t>
        </w:r>
      </w:ins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082" w:author="PR Preview" w:date="2026-01-01T00:00:00Z">
        <w:r>
          <w:t xml:space="preserve">, so the first term is positive.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Either way</w:t>
        </w:r>
      </w:ins>
      <w:ins w:id="1085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ins w:id="1086" w:author="PR Preview" w:date="2026-01-01T00:00:00Z">
        <w:r>
          <w:t xml:space="preserve">.</w:t>
        </w:r>
      </w:ins>
    </w:p>
    <w:p>
      <w:pPr>
        <w:pStyle w:val="BodyText"/>
      </w:pPr>
      <w:ins w:id="1087" w:author="PR Preview" w:date="2026-01-01T00:00:00Z">
        <w:r>
          <w:rPr>
            <w:b/>
            <w:bCs/>
          </w:rPr>
          <w:t xml:space="preserve">Only if.</w:t>
        </w:r>
      </w:ins>
      <w:ins w:id="10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is the top-left</w:t>
        </w:r>
      </w:ins>
      <w:ins w:id="109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block of</w:t>
        </w:r>
      </w:ins>
      <w:ins w:id="109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095" w:author="PR Preview" w:date="2026-01-01T00:00:00Z">
        <w:r>
          <w:t xml:space="preserve">, so it is positive definite (</w:t>
        </w:r>
      </w:ins>
      <w:hyperlink w:anchor="thm-pd-submatrix">
        <w:ins w:id="1096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097" w:author="PR Preview" w:date="2026-01-01T00:00:00Z">
        <w:r>
          <w:t xml:space="preserve">),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and invertible (</w:t>
        </w:r>
      </w:ins>
      <w:hyperlink r:id="rId113">
        <w:ins w:id="1100" w:author="PR Preview" w:date="2026-01-01T00:00:00Z">
          <w:r>
            <w:rPr>
              <w:rStyle w:val="Hyperlink"/>
            </w:rPr>
            <w:t xml:space="preserve">Theorem 16 in Special Matrices and Decompositions</w:t>
          </w:r>
        </w:ins>
      </w:hyperlink>
      <w:ins w:id="1101" w:author="PR Preview" w:date="2026-01-01T00:00:00Z">
        <w:r>
          <w:t xml:space="preserve">).</w:t>
        </w:r>
      </w:ins>
      <w:ins w:id="110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is symmetric: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105" w:author="PR Preview" w:date="2026-01-01T00:00:00Z">
        <w:r>
          <w:delText xml:space="preserve">:</w:delText>
        </w:r>
      </w:del>
      <w:del w:id="110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&gt;</m:t>
        </m:r>
        <m:r>
          <m:t>0</m:t>
        </m:r>
      </m:oMath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but</w:delText>
        </w:r>
      </w:del>
      <w:del w:id="110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del w:id="1110" w:author="PR Preview" w:date="2026-01-01T00:00:00Z">
        <w:r>
          <w:delText xml:space="preserve">,</w:delText>
        </w:r>
      </w:del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so it is not, as</w:delText>
        </w:r>
      </w:del>
      <w:del w:id="1113" w:author="PR Preview" w:date="2026-01-01T00:00:00Z">
        <w:r>
          <w:delText xml:space="preserve"> </w:delText>
        </w:r>
      </w:del>
      <w:hyperlink r:id="rId91">
        <w:del w:id="1114" w:author="PR Preview" w:date="2026-01-01T00:00:00Z">
          <w:r>
            <w:rPr>
              <w:rStyle w:val="Hyperlink"/>
            </w:rPr>
            <w:delText xml:space="preserve">Example 28 in Special Matrices and Decompositions</w:delText>
          </w:r>
        </w:del>
      </w:hyperlink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found directly.</w:delText>
        </w:r>
      </w:del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117" w:author="PR Preview" w:date="2026-01-01T00:00:00Z">
        <w:r>
          <w:t xml:space="preserve">:</w:t>
        </w:r>
      </w:ins>
      <w:ins w:id="111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&gt;</m:t>
        </m:r>
        <m:r>
          <m:t>0</m:t>
        </m:r>
      </m:oMath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but</w:t>
        </w:r>
      </w:ins>
      <w:ins w:id="112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1122" w:author="PR Preview" w:date="2026-01-01T00:00:00Z">
        <w:r>
          <w:t xml:space="preserve">,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so it is not, as</w:t>
        </w:r>
      </w:ins>
      <w:ins w:id="1125" w:author="PR Preview" w:date="2026-01-01T00:00:00Z">
        <w:r>
          <w:t xml:space="preserve"> </w:t>
        </w:r>
      </w:ins>
      <w:hyperlink r:id="rId91">
        <w:ins w:id="1126" w:author="PR Preview" w:date="2026-01-01T00:00:00Z">
          <w:r>
            <w:rPr>
              <w:rStyle w:val="Hyperlink"/>
            </w:rPr>
            <w:t xml:space="preserve">Example 30 in Special Matrices and Decompositions</w:t>
          </w:r>
        </w:ins>
      </w:hyperlink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found directly.</w:t>
        </w:r>
      </w:ins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2026-10-17T10:12:09Z</dcterms:created>
  <dcterms:modified xsi:type="dcterms:W3CDTF">2026-10-17T10:12:09Z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