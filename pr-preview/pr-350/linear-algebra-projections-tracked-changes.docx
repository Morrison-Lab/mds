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8 (Two routes to the same projection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matrix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w:hyperlink r:id="rId55">
        <w:del w:id="10" w:author="PR Preview" w:date="2026-01-01T00:00:00Z">
          <w:r>
            <w:rPr>
              <w:rStyle w:val="Hyperlink"/>
            </w:rPr>
            <w:delText xml:space="preserve">Example 10 in Special Matrices and Decompositions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an orthogonal projection matrix,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its column space is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6" w:author="PR Preview" w:date="2026-01-01T00:00:00Z">
        <w:r>
          <w:delText xml:space="preserve">, the horizontal axis.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By part 1,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 orthogonal projection onto that axis: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remainder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is orthogonal to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" w:author="PR Preview" w:date="2026-01-01T00:00:00Z">
        <w:r>
          <w:delText xml:space="preserve">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vector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has length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spans the axis,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so it is an orthonormal basis of it, and with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40" w:author="PR Preview" w:date="2026-01-01T00:00:00Z">
        <w:r>
          <w:delText xml:space="preserve">,</w:delText>
        </w:r>
      </w:del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Example 8 (Two routes to the same projection matrix)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matrix</w:t>
        </w:r>
      </w:ins>
      <w:ins w:id="4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w:hyperlink r:id="rId55">
        <w:ins w:id="48" w:author="PR Preview" w:date="2026-01-01T00:00:00Z">
          <w:r>
            <w:rPr>
              <w:rStyle w:val="Hyperlink"/>
            </w:rPr>
            <w:t xml:space="preserve">Example 12 in Special Matrices and Decompositions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an orthogonal projection matrix,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its column space is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4" w:author="PR Preview" w:date="2026-01-01T00:00:00Z">
        <w:r>
          <w:t xml:space="preserve">, the horizontal axis.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By part 1,</w:t>
        </w:r>
      </w:ins>
      <w:ins w:id="5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 orthogonal projection onto that axis: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remainder</w:t>
        </w:r>
      </w:ins>
      <w:ins w:id="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orthogonal to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vector</w:t>
        </w:r>
      </w:ins>
      <w:ins w:id="69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has length</w:t>
        </w:r>
      </w:ins>
      <w:ins w:id="72" w:author="PR Preview" w:date="2026-01-01T00:00:00Z">
        <w:r>
          <w:t xml:space="preserve"> </w:t>
        </w:r>
      </w:ins>
      <m:oMath>
        <m:r>
          <m:t>1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spans the axis,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so it is an orthonormal basis of it, and with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del w:id="79" w:author="PR Preview" w:date="2026-01-01T00:00:00Z">
        <w:r>
          <w:delText xml:space="preserve">The oblique projection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w:hyperlink r:id="rId55">
        <w:del w:id="84" w:author="PR Preview" w:date="2026-01-01T00:00:00Z">
          <w:r>
            <w:rPr>
              <w:rStyle w:val="Hyperlink"/>
            </w:rPr>
            <w:delText xml:space="preserve">Example 10 in Special Matrices and Decompositions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also maps every vector into the horizontal axis.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It sends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to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3" w:author="PR Preview" w:date="2026-01-01T00:00:00Z">
        <w:r>
          <w:delText xml:space="preserve">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but the remainder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not orthogonal to the axis,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not the orthogonal projection of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onto the axis,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which is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0" w:author="PR Preview" w:date="2026-01-01T00:00:00Z">
        <w:r>
          <w:delText xml:space="preserve">.</w:delText>
        </w:r>
      </w:del>
    </w:p>
    <w:p>
      <w:pPr>
        <w:pStyle w:val="BodyText"/>
      </w:pPr>
      <w:ins w:id="111" w:author="PR Preview" w:date="2026-01-01T00:00:00Z">
        <w:r>
          <w:t xml:space="preserve">The oblique projection</w:t>
        </w:r>
      </w:ins>
      <w:ins w:id="11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</w:t>
        </w:r>
      </w:ins>
      <w:ins w:id="115" w:author="PR Preview" w:date="2026-01-01T00:00:00Z">
        <w:r>
          <w:t xml:space="preserve"> </w:t>
        </w:r>
      </w:ins>
      <w:hyperlink r:id="rId55">
        <w:ins w:id="116" w:author="PR Preview" w:date="2026-01-01T00:00:00Z">
          <w:r>
            <w:rPr>
              <w:rStyle w:val="Hyperlink"/>
            </w:rPr>
            <w:t xml:space="preserve">Example 12 in Special Matrices and Decompositions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also maps every vector into the horizontal axis.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It sends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to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but the remainder</w:t>
        </w:r>
      </w:ins>
      <w:ins w:id="1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not orthogonal to the axis,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so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is not the orthogonal projection of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onto the axis,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which is</w:t>
        </w:r>
      </w:ins>
      <w:ins w:id="14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2" w:author="PR Preview" w:date="2026-01-01T00:00:00Z">
        <w:r>
          <w:t xml:space="preserve">.</w:t>
        </w:r>
      </w:ins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2026-10-17T10:18:57Z</dcterms:created>
  <dcterms:modified xsi:type="dcterms:W3CDTF">2026-10-17T10:18:57Z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