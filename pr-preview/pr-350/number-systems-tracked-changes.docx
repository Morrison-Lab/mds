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Number Systems</w:t>
      </w:r>
    </w:p>
    <w:p>
      <w:pPr>
        <w:pStyle w:val="Date"/>
      </w:pPr>
      <w:del w:id="1" w:author="PR Preview" w:date="2026-01-01T00:00:00Z">
        <w:r>
          <w:delText xml:space="preserve">Last modified: 2026-10-16 19:32:00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2026-10-17 02:35:38 (PDT)</w:t>
        </w:r>
      </w:ins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Probability and statistics count with the integers and natural numbers</w:t>
      </w:r>
      <w:r>
        <w:t xml:space="preserve"> </w:t>
      </w:r>
      <w:r>
        <w:t xml:space="preserve">and measure with the real numbers.</w:t>
      </w:r>
      <w:r>
        <w:t xml:space="preserve"> </w:t>
      </w:r>
      <w:r>
        <w:t xml:space="preserve">This page defines those number systems.</w:t>
      </w:r>
      <w:r>
        <w:t xml:space="preserve"> </w:t>
      </w:r>
      <w:r>
        <w:t xml:space="preserve">It also defines the words that sort their members:</w:t>
      </w:r>
      <w:r>
        <w:t xml:space="preserve"> </w:t>
      </w:r>
      <w:r>
        <w:t xml:space="preserve">even and odd integers, and rational and irrational real numbers.</w:t>
      </w:r>
    </w:p>
    <w:bookmarkStart w:id="25" w:name="sec-notation-naturals"/>
    <w:p>
      <w:pPr>
        <w:pStyle w:val="Heading2"/>
      </w:pPr>
      <w:r>
        <w:t xml:space="preserve">1 Natural numbers</w:t>
      </w:r>
    </w:p>
    <w:bookmarkStart w:id="9" w:name="exr-naturals-below-three"/>
    <w:p>
      <w:pPr>
        <w:pStyle w:val="FirstParagraph"/>
      </w:pPr>
      <w:r>
        <w:rPr>
          <w:b/>
          <w:bCs/>
        </w:rPr>
        <w:t xml:space="preserve">Exercise 1 (Which numbers are natural?)</w:t>
      </w:r>
      <w:r>
        <w:t xml:space="preserve"> </w:t>
      </w:r>
      <w:r>
        <w:t xml:space="preserve">List the elements of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n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N</m:t>
            </m:r>
            <m:r>
              <m:rPr>
                <m:sty m:val="p"/>
              </m:rPr>
              <m:t>:</m:t>
            </m:r>
            <m:r>
              <m:t>n</m:t>
            </m:r>
            <m:r>
              <m:rPr>
                <m:sty m:val="p"/>
              </m:rPr>
              <m:t>&lt;</m:t>
            </m:r>
            <m:r>
              <m:t>3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Is your answer the same in every textbook?</w:t>
      </w:r>
    </w:p>
    <w:bookmarkEnd w:id="9"/>
    <w:bookmarkStart w:id="10" w:name="sol-naturals-below-three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The answer depends on whether the source counts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as a natural number:</w:t>
      </w:r>
    </w:p>
    <w:p>
      <w:pPr>
        <w:pStyle w:val="Compact"/>
        <w:numPr>
          <w:ilvl w:val="0"/>
          <w:numId w:val="1001"/>
        </w:numPr>
      </w:pPr>
      <w:r>
        <w:t xml:space="preserve">if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 </w:t>
      </w:r>
      <w:r>
        <w:t xml:space="preserve">starts at</w:t>
      </w:r>
      <w:r>
        <w:t xml:space="preserve"> </w:t>
      </w:r>
      <m:oMath>
        <m:r>
          <m:t>0</m:t>
        </m:r>
      </m:oMath>
      <w:r>
        <w:t xml:space="preserve">, the set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if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 </w:t>
      </w:r>
      <w:r>
        <w:t xml:space="preserve">starts at</w:t>
      </w:r>
      <w:r>
        <w:t xml:space="preserve"> </w:t>
      </w:r>
      <m:oMath>
        <m:r>
          <m:t>1</m:t>
        </m:r>
      </m:oMath>
      <w:r>
        <w:t xml:space="preserve">, the set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Both conventions are in common use,</w:t>
      </w:r>
      <w:r>
        <w:t xml:space="preserve"> </w:t>
      </w:r>
      <w:r>
        <w:t xml:space="preserve">so the answer is not the same in every textbook.</w:t>
      </w:r>
    </w:p>
    <w:bookmarkEnd w:id="10"/>
    <w:bookmarkStart w:id="11" w:name="def-integers"/>
    <w:p>
      <w:pPr>
        <w:pStyle w:val="BodyText"/>
      </w:pPr>
      <w:r>
        <w:rPr>
          <w:b/>
          <w:bCs/>
        </w:rPr>
        <w:t xml:space="preserve">Definition 1 (Integers)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integers</w:t>
      </w:r>
      <w:r>
        <w:t xml:space="preserve"> </w:t>
      </w:r>
      <w:r>
        <w:t xml:space="preserve">are the whole numbers,</w:t>
      </w:r>
      <w:r>
        <w:t xml:space="preserve"> </w:t>
      </w:r>
      <w:r>
        <w:t xml:space="preserve">together with their negatives and</w:t>
      </w:r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Z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An</w:t>
      </w:r>
      <w:r>
        <w:t xml:space="preserve"> </w:t>
      </w:r>
      <w:r>
        <w:rPr>
          <w:b/>
          <w:bCs/>
        </w:rPr>
        <w:t xml:space="preserve">integer</w:t>
      </w:r>
      <w:r>
        <w:t xml:space="preserve"> </w:t>
      </w:r>
      <w:r>
        <w:t xml:space="preserve">is an element of</w:t>
      </w:r>
      <w:r>
        <w:t xml:space="preserve"> </w:t>
      </w:r>
      <m:oMath>
        <m:r>
          <m:rPr>
            <m:scr m:val="double-struck"/>
            <m:sty m:val="p"/>
          </m:rPr>
          <m:t>Z</m:t>
        </m:r>
      </m:oMath>
      <w:r>
        <w:t xml:space="preserve">.</w:t>
      </w:r>
    </w:p>
    <w:bookmarkEnd w:id="11"/>
    <w:bookmarkStart w:id="12" w:name="def-positive-integer"/>
    <w:p>
      <w:pPr>
        <w:pStyle w:val="BodyText"/>
      </w:pPr>
      <w:r>
        <w:rPr>
          <w:b/>
          <w:bCs/>
        </w:rPr>
        <w:t xml:space="preserve">Definition 2 (Positive integers)</w:t>
      </w:r>
      <w:r>
        <w:t xml:space="preserve"> </w:t>
      </w:r>
      <w:r>
        <w:t xml:space="preserve">The integers (</w:t>
      </w:r>
      <w:hyperlink w:anchor="def-integers">
        <w:r>
          <w:rPr>
            <w:rStyle w:val="Hyperlink"/>
          </w:rPr>
          <w:t xml:space="preserve">Definition 1</w:t>
        </w:r>
      </w:hyperlink>
      <w:r>
        <w:t xml:space="preserve">) greater than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positive integers</w:t>
      </w:r>
      <w:r>
        <w:t xml:space="preserve">.</w:t>
      </w:r>
    </w:p>
    <w:bookmarkEnd w:id="12"/>
    <w:bookmarkStart w:id="13" w:name="def-negative-integer"/>
    <w:p>
      <w:pPr>
        <w:pStyle w:val="BodyText"/>
      </w:pPr>
      <w:r>
        <w:rPr>
          <w:b/>
          <w:bCs/>
        </w:rPr>
        <w:t xml:space="preserve">Definition 3 (Negative integers)</w:t>
      </w:r>
      <w:r>
        <w:t xml:space="preserve"> </w:t>
      </w:r>
      <w:r>
        <w:t xml:space="preserve">The integers (</w:t>
      </w:r>
      <w:hyperlink w:anchor="def-integers">
        <w:r>
          <w:rPr>
            <w:rStyle w:val="Hyperlink"/>
          </w:rPr>
          <w:t xml:space="preserve">Definition 1</w:t>
        </w:r>
      </w:hyperlink>
      <w:r>
        <w:t xml:space="preserve">) less than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negative integers</w:t>
      </w:r>
      <w:r>
        <w:t xml:space="preserve">.</w:t>
      </w:r>
    </w:p>
    <w:bookmarkEnd w:id="13"/>
    <w:bookmarkStart w:id="14" w:name="exm-integers"/>
    <w:p>
      <w:pPr>
        <w:pStyle w:val="BodyText"/>
      </w:pPr>
      <w:r>
        <w:rPr>
          <w:b/>
          <w:bCs/>
        </w:rPr>
        <w:t xml:space="preserve">Example 1 (Integers and non-integers)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−</m:t>
        </m:r>
        <m:r>
          <m:t>7</m:t>
        </m:r>
      </m:oMath>
      <w:r>
        <w:t xml:space="preserve">,</w:t>
      </w:r>
      <w:r>
        <w:t xml:space="preserve"> </w:t>
      </w:r>
      <m:oMath>
        <m:r>
          <m:t>0</m:t>
        </m:r>
      </m:oMath>
      <w:r>
        <w:t xml:space="preserve">, and</w:t>
      </w:r>
      <w:r>
        <w:t xml:space="preserve"> </w:t>
      </w:r>
      <m:oMath>
        <m:r>
          <m:t>12</m:t>
        </m:r>
      </m:oMath>
      <w:r>
        <w:t xml:space="preserve"> </w:t>
      </w:r>
      <w:r>
        <w:t xml:space="preserve">are integers.</w:t>
      </w:r>
    </w:p>
    <w:p>
      <w:pPr>
        <w:pStyle w:val="Compact"/>
        <w:numPr>
          <w:ilvl w:val="0"/>
          <w:numId w:val="1002"/>
        </w:numPr>
      </w:pP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2.5</m:t>
        </m:r>
      </m:oMath>
      <w:r>
        <w:t xml:space="preserve"> </w:t>
      </w:r>
      <w:r>
        <w:t xml:space="preserve">are not integers.</w:t>
      </w:r>
    </w:p>
    <w:p>
      <w:pPr>
        <w:pStyle w:val="Compact"/>
        <w:numPr>
          <w:ilvl w:val="0"/>
          <w:numId w:val="1002"/>
        </w:numPr>
      </w:pPr>
      <m:oMath>
        <m:f>
          <m:fPr>
            <m:type m:val="bar"/>
          </m:fPr>
          <m:num>
            <m:r>
              <m:t>6</m:t>
            </m:r>
          </m:num>
          <m:den>
            <m:r>
              <m:t>3</m:t>
            </m:r>
          </m:den>
        </m:f>
      </m:oMath>
      <w:r>
        <w:t xml:space="preserve"> </w:t>
      </w:r>
      <w:r>
        <w:t xml:space="preserve">is an integer, because</w:t>
      </w:r>
      <w:r>
        <w:t xml:space="preserve"> </w:t>
      </w:r>
      <m:oMath>
        <m:f>
          <m:fPr>
            <m:type m:val="bar"/>
          </m:fPr>
          <m:num>
            <m:r>
              <m:t>6</m:t>
            </m:r>
          </m:num>
          <m:den>
            <m:r>
              <m:t>3</m:t>
            </m:r>
          </m:den>
        </m:f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14"/>
    <w:bookmarkStart w:id="15" w:name="def-even-odd"/>
    <w:p>
      <w:pPr>
        <w:pStyle w:val="FirstParagraph"/>
      </w:pPr>
      <w:r>
        <w:rPr>
          <w:b/>
          <w:bCs/>
        </w:rPr>
        <w:t xml:space="preserve">Definition 4 (Even integer)</w:t>
      </w:r>
      <w:r>
        <w:t xml:space="preserve"> </w:t>
      </w:r>
      <w:r>
        <w:t xml:space="preserve">An integer (</w:t>
      </w:r>
      <w:hyperlink w:anchor="def-integers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even</w:t>
      </w:r>
      <w:r>
        <w:t xml:space="preserve"> </w:t>
      </w:r>
      <w:r>
        <w:t xml:space="preserve">if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k</m:t>
        </m:r>
      </m:oMath>
      <w:r>
        <w:t xml:space="preserve">.</w:t>
      </w:r>
    </w:p>
    <w:bookmarkEnd w:id="15"/>
    <w:bookmarkStart w:id="16" w:name="def-odd"/>
    <w:p>
      <w:pPr>
        <w:pStyle w:val="BodyText"/>
      </w:pPr>
      <w:r>
        <w:rPr>
          <w:b/>
          <w:bCs/>
        </w:rPr>
        <w:t xml:space="preserve">Definition 5 (Odd integer)</w:t>
      </w:r>
      <w:r>
        <w:t xml:space="preserve"> </w:t>
      </w:r>
      <w:r>
        <w:t xml:space="preserve">An integer (</w:t>
      </w:r>
      <w:hyperlink w:anchor="def-integers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odd</w:t>
      </w:r>
      <w:r>
        <w:t xml:space="preserve"> </w:t>
      </w:r>
      <w:r>
        <w:t xml:space="preserve">if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k</m:t>
        </m:r>
      </m:oMath>
      <w:r>
        <w:t xml:space="preserve">.</w:t>
      </w:r>
    </w:p>
    <w:bookmarkEnd w:id="16"/>
    <w:bookmarkStart w:id="17" w:name="exm-even-odd"/>
    <w:p>
      <w:pPr>
        <w:pStyle w:val="BodyText"/>
      </w:pPr>
      <w:r>
        <w:rPr>
          <w:b/>
          <w:bCs/>
        </w:rPr>
        <w:t xml:space="preserve">Example 2 (Even and odd integers)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m:oMath>
        <m:r>
          <m:t>6</m:t>
        </m:r>
      </m:oMath>
      <w:r>
        <w:t xml:space="preserve"> </w:t>
      </w:r>
      <w:r>
        <w:t xml:space="preserve">is even, because</w:t>
      </w:r>
      <w:r>
        <w:t xml:space="preserve"> </w:t>
      </w:r>
      <m:oMath>
        <m:r>
          <m:t>6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0</m:t>
        </m:r>
      </m:oMath>
      <w:r>
        <w:t xml:space="preserve"> </w:t>
      </w:r>
      <w:r>
        <w:t xml:space="preserve">is even, because</w:t>
      </w:r>
      <w:r>
        <w:t xml:space="preserve"> </w:t>
      </w:r>
      <m:oMath>
        <m:r>
          <m:t>0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is odd, because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7</m:t>
        </m:r>
      </m:oMath>
      <w:r>
        <w:t xml:space="preserve"> </w:t>
      </w:r>
      <w:r>
        <w:t xml:space="preserve">is odd, because</w:t>
      </w:r>
      <w:r>
        <w:t xml:space="preserve"> </w:t>
      </w:r>
      <m:oMath>
        <m:r>
          <m:t>7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2.5</m:t>
        </m:r>
      </m:oMath>
      <w:r>
        <w:t xml:space="preserve"> </w:t>
      </w:r>
      <w:r>
        <w:t xml:space="preserve">is neither even nor odd, because it is not an integer.</w:t>
      </w:r>
    </w:p>
    <w:bookmarkEnd w:id="17"/>
    <w:bookmarkStart w:id="18" w:name="def-natural-numbers"/>
    <w:p>
      <w:pPr>
        <w:pStyle w:val="FirstParagraph"/>
      </w:pPr>
      <w:r>
        <w:rPr>
          <w:b/>
          <w:bCs/>
        </w:rPr>
        <w:t xml:space="preserve">Definition 6 (Natural numbers (our convention))</w:t>
      </w:r>
      <w:r>
        <w:t xml:space="preserve"> </w:t>
      </w:r>
      <w:r>
        <w:t xml:space="preserve">In these notes, the</w:t>
      </w:r>
      <w:r>
        <w:t xml:space="preserve"> </w:t>
      </w:r>
      <w:r>
        <w:rPr>
          <w:b/>
          <w:bCs/>
        </w:rPr>
        <w:t xml:space="preserve">natural numbers</w:t>
      </w:r>
      <w:r>
        <w:t xml:space="preserve"> </w:t>
      </w:r>
      <w:r>
        <w:t xml:space="preserve">are the positive integers (</w:t>
      </w:r>
      <w:hyperlink w:anchor="def-positive-integer">
        <w:r>
          <w:rPr>
            <w:rStyle w:val="Hyperlink"/>
          </w:rPr>
          <w:t xml:space="preserve">Definition 2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N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</m:oMath>
      </m:oMathPara>
    </w:p>
    <w:bookmarkEnd w:id="18"/>
    <w:bookmarkStart w:id="19" w:name="def-nonnegative-integers"/>
    <w:p>
      <w:pPr>
        <w:pStyle w:val="FirstParagraph"/>
      </w:pPr>
      <w:r>
        <w:rPr>
          <w:b/>
          <w:bCs/>
        </w:rPr>
        <w:t xml:space="preserve">Definition 7 (Non-negative integers)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non-negative integers</w:t>
      </w:r>
      <w:r>
        <w:t xml:space="preserve"> </w:t>
      </w:r>
      <w:r>
        <w:t xml:space="preserve">are the natural numbers (</w:t>
      </w:r>
      <w:hyperlink w:anchor="def-natural-numbers">
        <w:r>
          <w:rPr>
            <w:rStyle w:val="Hyperlink"/>
          </w:rPr>
          <w:t xml:space="preserve">Definition 6</w:t>
        </w:r>
      </w:hyperlink>
      <w:r>
        <w:t xml:space="preserve">) together with</w:t>
      </w:r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N</m:t>
              </m:r>
            </m:e>
            <m:sub>
              <m:r>
                <m:t>0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N</m:t>
          </m:r>
          <m:r>
            <m:rPr>
              <m:sty m:val="p"/>
            </m:rPr>
            <m:t>∪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</m:e>
          </m:d>
          <m:r>
            <m:t>​</m:t>
          </m:r>
        </m:oMath>
      </m:oMathPara>
    </w:p>
    <w:bookmarkEnd w:id="19"/>
    <w:bookmarkStart w:id="20" w:name="exm-natural-numbers"/>
    <w:p>
      <w:pPr>
        <w:pStyle w:val="FirstParagraph"/>
      </w:pPr>
      <w:r>
        <w:rPr>
          <w:b/>
          <w:bCs/>
        </w:rPr>
        <w:t xml:space="preserve">Example 3 (Natural numbers in a data analysis)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w:r>
        <w:t xml:space="preserve">Observation indices start at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 we write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A count outcome, such as the number of hospital visits in a year,</w:t>
      </w:r>
      <w:r>
        <w:t xml:space="preserve"> </w:t>
      </w:r>
      <w:r>
        <w:t xml:space="preserve">can be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 the set of values it can take is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N</m:t>
            </m:r>
          </m:e>
          <m:sub>
            <m:r>
              <m:t>0</m:t>
            </m:r>
          </m:sub>
        </m:sSub>
      </m:oMath>
      <w:r>
        <w:t xml:space="preserve">, not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.</w:t>
      </w:r>
    </w:p>
    <w:bookmarkEnd w:id="20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Other conventions for the natural numbers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Other sources may define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N</m:t>
              </m:r>
            </m:oMath>
            <w:r>
              <w:t xml:space="preserve"> </w:t>
            </w:r>
            <w:r>
              <w:t xml:space="preserve">differently,</w:t>
            </w:r>
            <w:r>
              <w:t xml:space="preserve"> </w:t>
            </w:r>
            <w:r>
              <w:t xml:space="preserve">so check each source’s definition before reading its formulas: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Many sources include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in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N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international standard ISO 80000-2 defines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N</m:t>
              </m:r>
            </m:oMath>
            <w:r>
              <w:t xml:space="preserve"> </w:t>
            </w:r>
            <w:r>
              <w:t xml:space="preserve">to include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continuing the earlier standard ISO 31-11 (1978).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Other sources start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N</m:t>
              </m:r>
            </m:oMath>
            <w:r>
              <w:t xml:space="preserve"> </w:t>
            </w:r>
            <w:r>
              <w:t xml:space="preserve">at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, as these notes do.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To remove the ambiguity,</w:t>
            </w:r>
            <w:r>
              <w:t xml:space="preserve"> </w:t>
            </w:r>
            <w:r>
              <w:t xml:space="preserve">some sources write</w:t>
            </w:r>
            <w:r>
              <w:t xml:space="preserve"> </w:t>
            </w:r>
            <m:oMath>
              <m:sSub>
                <m:e>
                  <m:r>
                    <m:rPr>
                      <m:scr m:val="double-struck"/>
                      <m:sty m:val="p"/>
                    </m:rPr>
                    <m:t>N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sSup>
                <m:e>
                  <m:r>
                    <m:rPr>
                      <m:scr m:val="double-struck"/>
                      <m:sty m:val="p"/>
                    </m:rPr>
                    <m:t>Z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rPr>
                      <m:scr m:val="double-struck"/>
                      <m:sty m:val="p"/>
                    </m:rPr>
                    <m:t>N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sSup>
                <m:e>
                  <m:r>
                    <m:rPr>
                      <m:scr m:val="double-struck"/>
                      <m:sty m:val="p"/>
                    </m:rPr>
                    <m:t>Z</m:t>
                  </m:r>
                </m:e>
                <m:sup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</m:sup>
              </m:sSup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The words vary too.</w:t>
            </w:r>
            <w:r>
              <w:t xml:space="preserve"> </w:t>
            </w:r>
            <w:r>
              <w:t xml:space="preserve">“Positive integers”</w:t>
            </w:r>
            <w:r>
              <w:t xml:space="preserve"> </w:t>
            </w:r>
            <w:r>
              <w:t xml:space="preserve">(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“non-negative integers”</w:t>
            </w:r>
            <w:r>
              <w:t xml:space="preserve"> </w:t>
            </w:r>
            <w:r>
              <w:t xml:space="preserve">(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)</w:t>
            </w:r>
            <w:r>
              <w:t xml:space="preserve"> </w:t>
            </w:r>
            <w:r>
              <w:t xml:space="preserve">are unambiguous.</w:t>
            </w:r>
            <w:r>
              <w:t xml:space="preserve"> </w:t>
            </w:r>
            <w:r>
              <w:t xml:space="preserve">“Whole numbers”</w:t>
            </w:r>
            <w:r>
              <w:t xml:space="preserve"> </w:t>
            </w:r>
            <w:r>
              <w:t xml:space="preserve">usually includes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but can also mean all of the integers, negative ones included.</w:t>
            </w:r>
            <w:r>
              <w:t xml:space="preserve"> </w:t>
            </w:r>
            <w:r>
              <w:t xml:space="preserve">“Counting numbers”</w:t>
            </w:r>
            <w:r>
              <w:t xml:space="preserve"> </w:t>
            </w:r>
            <w:r>
              <w:t xml:space="preserve">usually starts at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but some sources include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Some older texts write</w:t>
            </w:r>
            <w:r>
              <w:t xml:space="preserve"> </w:t>
            </w:r>
            <m:oMath>
              <m:r>
                <m:t>J</m:t>
              </m:r>
            </m:oMath>
            <w:r>
              <w:t xml:space="preserve"> </w:t>
            </w:r>
            <w:r>
              <w:t xml:space="preserve">for the natural numbers.</w:t>
            </w:r>
          </w:p>
          <w:p>
            <w:pPr>
              <w:pStyle w:val="FirstParagraph"/>
            </w:pPr>
            <w:r>
              <w:t xml:space="preserve">When a formula’s meaning depends on whether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is included,</w:t>
            </w:r>
            <w:r>
              <w:t xml:space="preserve"> </w:t>
            </w:r>
            <w:r>
              <w:t xml:space="preserve">we write the set out explicitly,</w:t>
            </w:r>
            <w:r>
              <w:t xml:space="preserve"> </w:t>
            </w:r>
            <w:r>
              <w:t xml:space="preserve">for example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e>
              </m:d>
              <m:r>
                <m:t>​</m:t>
              </m:r>
            </m:oMath>
            <w:r>
              <w:t xml:space="preserve">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Source:</w:t>
            </w:r>
            <w:r>
              <w:t xml:space="preserve"> </w:t>
            </w:r>
            <w:hyperlink r:id="rId24">
              <w:r>
                <w:rPr>
                  <w:rStyle w:val="Hyperlink"/>
                </w:rPr>
                <w:t xml:space="preserve">Wikipedia,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“Natural number”</w:t>
              </w:r>
              <w:r>
                <w:rPr>
                  <w:rStyle w:val="Hyperlink"/>
                </w:rPr>
                <w:t xml:space="preserve">,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“Terminology and notation”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and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“Zero as natural number”</w:t>
              </w:r>
            </w:hyperlink>
            <w:r>
              <w:t xml:space="preserve">,</w:t>
            </w:r>
            <w:r>
              <w:t xml:space="preserve"> </w:t>
            </w:r>
            <w:r>
              <w:t xml:space="preserve">which cites ISO 80000-2:2019 and the textbooks using each notation.</w:t>
            </w:r>
          </w:p>
          <w:p/>
        </w:tc>
      </w:tr>
    </w:tbl>
    <w:bookmarkEnd w:id="25"/>
    <w:bookmarkStart w:id="38" w:name="sec-notation-reals"/>
    <w:p>
      <w:pPr>
        <w:pStyle w:val="Heading2"/>
      </w:pPr>
      <w:r>
        <w:t xml:space="preserve">2 Rational, real, and irrational numbers</w:t>
      </w:r>
    </w:p>
    <w:bookmarkStart w:id="26" w:name="def-rational-numbers"/>
    <w:p>
      <w:pPr>
        <w:pStyle w:val="FirstParagraph"/>
      </w:pPr>
      <w:r>
        <w:rPr>
          <w:b/>
          <w:bCs/>
        </w:rPr>
        <w:t xml:space="preserve">Definition 8 (Rational numbers)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rational number</w:t>
      </w:r>
      <w:r>
        <w:t xml:space="preserve"> </w:t>
      </w:r>
      <w:r>
        <w:t xml:space="preserve">is a number that can be written as a fraction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integers (</w:t>
      </w:r>
      <w:hyperlink w:anchor="def-integers">
        <w:r>
          <w:rPr>
            <w:rStyle w:val="Hyperlink"/>
          </w:rPr>
          <w:t xml:space="preserve">Definition 1</w:t>
        </w:r>
      </w:hyperlink>
      <w:r>
        <w:t xml:space="preserve">) and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 set of rational numbers is written</w:t>
      </w:r>
      <w:r>
        <w:t xml:space="preserve"> </w:t>
      </w:r>
      <m:oMath>
        <m:r>
          <m:rPr>
            <m:scr m:val="double-struck"/>
            <m:sty m:val="p"/>
          </m:rPr>
          <m:t>Q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Q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b</m:t>
                  </m:r>
                </m:den>
              </m:f>
              <m:r>
                <m:rPr>
                  <m:sty m:val="p"/>
                </m:rPr>
                <m:t>: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Z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b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Z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b</m:t>
              </m:r>
              <m:r>
                <m:rPr>
                  <m:sty m:val="p"/>
                </m:rPr>
                <m:t>≠</m:t>
              </m:r>
              <m:r>
                <m:t>0</m:t>
              </m:r>
            </m:e>
          </m:d>
          <m:r>
            <m:t>​</m:t>
          </m:r>
        </m:oMath>
      </m:oMathPara>
    </w:p>
    <w:bookmarkEnd w:id="26"/>
    <w:bookmarkStart w:id="27" w:name="exm-rational-numbers"/>
    <w:p>
      <w:pPr>
        <w:pStyle w:val="FirstParagraph"/>
      </w:pPr>
      <w:r>
        <w:rPr>
          <w:b/>
          <w:bCs/>
        </w:rPr>
        <w:t xml:space="preserve">Example 4 (Rational numbers)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6"/>
        </w:numPr>
      </w:pPr>
      <m:oMath>
        <m:f>
          <m:fPr>
            <m:type m:val="bar"/>
          </m:fPr>
          <m:num>
            <m:r>
              <m:t>3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is rational,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m:oMath>
        <m:r>
          <m:t>0.75</m:t>
        </m:r>
      </m:oMath>
      <w:r>
        <w:t xml:space="preserve"> </w:t>
      </w:r>
      <w:r>
        <w:t xml:space="preserve">is rational, because</w:t>
      </w:r>
      <w:r>
        <w:t xml:space="preserve"> </w:t>
      </w:r>
      <m:oMath>
        <m:r>
          <m:t>0.75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3</m:t>
            </m:r>
          </m:num>
          <m:den>
            <m:r>
              <m:t>4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Every integer is rational: for example,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−</m:t>
            </m:r>
            <m:r>
              <m:t>5</m:t>
            </m:r>
          </m:num>
          <m:den>
            <m:r>
              <m:t>1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m:oMath>
        <m:r>
          <m:t>0.333</m:t>
        </m:r>
        <m:r>
          <m:rPr>
            <m:sty m:val="p"/>
          </m:rPr>
          <m:t>…</m:t>
        </m:r>
      </m:oMath>
      <w:r>
        <w:t xml:space="preserve">, with the</w:t>
      </w:r>
      <w:r>
        <w:t xml:space="preserve"> </w:t>
      </w:r>
      <m:oMath>
        <m:r>
          <m:t>3</m:t>
        </m:r>
      </m:oMath>
      <w:r>
        <w:t xml:space="preserve">s repeating forever, is rational,</w:t>
      </w:r>
      <w:r>
        <w:t xml:space="preserve"> </w:t>
      </w:r>
      <w:r>
        <w:t xml:space="preserve">because</w:t>
      </w:r>
      <w:r>
        <w:t xml:space="preserve"> </w:t>
      </w:r>
      <m:oMath>
        <m:r>
          <m:t>0.333</m:t>
        </m:r>
        <m:r>
          <m:rPr>
            <m:sty m:val="p"/>
          </m:rPr>
          <m:t>…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.</w:t>
      </w:r>
    </w:p>
    <w:bookmarkEnd w:id="27"/>
    <w:bookmarkStart w:id="28" w:name="def-real-numbers"/>
    <w:p>
      <w:pPr>
        <w:pStyle w:val="FirstParagraph"/>
      </w:pPr>
      <w:r>
        <w:rPr>
          <w:b/>
          <w:bCs/>
        </w:rPr>
        <w:t xml:space="preserve">Definition 9 (Real numbers)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real number</w:t>
      </w:r>
      <w:r>
        <w:t xml:space="preserve"> </w:t>
      </w:r>
      <w:r>
        <w:t xml:space="preserve">is a number that can be written as a decimal expansion:</w:t>
      </w:r>
      <w:r>
        <w:t xml:space="preserve"> </w:t>
      </w:r>
      <w:r>
        <w:t xml:space="preserve">an integer part, followed by a decimal point</w:t>
      </w:r>
      <w:r>
        <w:t xml:space="preserve"> </w:t>
      </w:r>
      <w:r>
        <w:t xml:space="preserve">and a finite or infinite list of decimal places after it.</w:t>
      </w:r>
      <w:r>
        <w:t xml:space="preserve"> </w:t>
      </w:r>
      <w:r>
        <w:t xml:space="preserve">Equivalently, the real numbers are the points on the number line.</w:t>
      </w:r>
      <w:r>
        <w:t xml:space="preserve"> </w:t>
      </w:r>
      <w:r>
        <w:t xml:space="preserve">The set of real numbers is written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28"/>
    <w:bookmarkStart w:id="29" w:name="rem-real-numbers-working-definition"/>
    <w:p>
      <w:pPr>
        <w:pStyle w:val="BodyText"/>
      </w:pPr>
      <w:r>
        <w:rPr>
          <w:i/>
          <w:iCs/>
        </w:rPr>
        <w:t xml:space="preserve">Remark 1</w:t>
      </w:r>
      <w:r>
        <w:t xml:space="preserve"> (A working definition). </w:t>
      </w:r>
      <w:hyperlink w:anchor="def-real-numbers">
        <w:r>
          <w:rPr>
            <w:rStyle w:val="Hyperlink"/>
          </w:rPr>
          <w:t xml:space="preserve">Definition 9</w:t>
        </w:r>
      </w:hyperlink>
      <w:r>
        <w:t xml:space="preserve"> </w:t>
      </w:r>
      <w:r>
        <w:t xml:space="preserve">is a working definition, not a construction:</w:t>
      </w:r>
      <w:r>
        <w:t xml:space="preserve"> </w:t>
      </w:r>
      <w:r>
        <w:t xml:space="preserve">it does not say what an infinite decimal expansion is,</w:t>
      </w:r>
      <w:r>
        <w:t xml:space="preserve"> </w:t>
      </w:r>
      <w:r>
        <w:t xml:space="preserve">or how to add or multiply two of them.</w:t>
      </w:r>
      <w:r>
        <w:t xml:space="preserve"> </w:t>
      </w:r>
      <w:r>
        <w:t xml:space="preserve">Rudin (1976, Appendix to Chapter 1)</w:t>
      </w:r>
      <w:r>
        <w:t xml:space="preserve"> </w:t>
      </w:r>
      <w:r>
        <w:t xml:space="preserve">constructs the real numbers rigorously.</w:t>
      </w:r>
      <w:r>
        <w:t xml:space="preserve"> </w:t>
      </w:r>
      <w:r>
        <w:t xml:space="preserve">Some real numbers have two decimal expansions:</w:t>
      </w:r>
      <w:r>
        <w:t xml:space="preserve"> </w:t>
      </w:r>
      <w:r>
        <w:t xml:space="preserve">for example,</w:t>
      </w:r>
      <w:r>
        <w:t xml:space="preserve"> </w:t>
      </w:r>
      <m:oMath>
        <m:r>
          <m:t>0.999</m:t>
        </m:r>
        <m:r>
          <m:rPr>
            <m:sty m:val="p"/>
          </m:rPr>
          <m:t>…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1.000</m:t>
        </m:r>
        <m:r>
          <m:rPr>
            <m:sty m:val="p"/>
          </m:rPr>
          <m:t>…</m:t>
        </m:r>
      </m:oMath>
      <w:r>
        <w:t xml:space="preserve"> </w:t>
      </w:r>
      <w:r>
        <w:t xml:space="preserve">are the same real number,</w:t>
      </w:r>
      <w:r>
        <w:t xml:space="preserve"> </w:t>
      </w:r>
      <m:oMath>
        <m:r>
          <m:t>1</m:t>
        </m:r>
      </m:oMath>
      <w:r>
        <w:t xml:space="preserve">.</w:t>
      </w:r>
    </w:p>
    <w:bookmarkEnd w:id="29"/>
    <w:bookmarkStart w:id="30" w:name="exm-real-numbers"/>
    <w:p>
      <w:pPr>
        <w:pStyle w:val="BodyText"/>
      </w:pPr>
      <w:r>
        <w:rPr>
          <w:b/>
          <w:bCs/>
        </w:rPr>
        <w:t xml:space="preserve">Example 5 (Real numbers)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m:oMath>
        <m:r>
          <m:t>3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0.5</m:t>
        </m:r>
      </m:oMath>
      <w:r>
        <w:t xml:space="preserve">, and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=</m:t>
        </m:r>
        <m:r>
          <m:t>0.333</m:t>
        </m:r>
        <m:r>
          <m:rPr>
            <m:sty m:val="p"/>
          </m:rPr>
          <m:t>…</m:t>
        </m:r>
      </m:oMath>
      <w:r>
        <w:t xml:space="preserve"> </w:t>
      </w:r>
      <w:r>
        <w:t xml:space="preserve">are real numbers.</w:t>
      </w:r>
    </w:p>
    <w:p>
      <w:pPr>
        <w:pStyle w:val="Compact"/>
        <w:numPr>
          <w:ilvl w:val="0"/>
          <w:numId w:val="1007"/>
        </w:numPr>
      </w:pPr>
      <m:oMath>
        <m:r>
          <m:t>π</m:t>
        </m:r>
        <m:r>
          <m:rPr>
            <m:sty m:val="p"/>
          </m:rPr>
          <m:t>=</m:t>
        </m:r>
        <m:r>
          <m:t>3.14159</m:t>
        </m:r>
        <m:r>
          <m:rPr>
            <m:sty m:val="p"/>
          </m:rPr>
          <m:t>…</m:t>
        </m:r>
      </m:oMath>
      <w:r>
        <w:t xml:space="preserve"> </w:t>
      </w:r>
      <w:r>
        <w:t xml:space="preserve">is a real number.</w:t>
      </w:r>
    </w:p>
    <w:p>
      <w:pPr>
        <w:pStyle w:val="Compact"/>
        <w:numPr>
          <w:ilvl w:val="0"/>
          <w:numId w:val="1007"/>
        </w:numPr>
      </w:pPr>
      <w:r>
        <w:t xml:space="preserve">Every rational number (</w:t>
      </w:r>
      <w:hyperlink w:anchor="def-rational-numbers">
        <w:r>
          <w:rPr>
            <w:rStyle w:val="Hyperlink"/>
          </w:rPr>
          <w:t xml:space="preserve">Definition 8</w:t>
        </w:r>
      </w:hyperlink>
      <w:r>
        <w:t xml:space="preserve">) is a real number,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N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Z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Q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30"/>
    <w:bookmarkStart w:id="31" w:name="def-irrational-numbers"/>
    <w:p>
      <w:pPr>
        <w:pStyle w:val="FirstParagraph"/>
      </w:pPr>
      <w:r>
        <w:rPr>
          <w:b/>
          <w:bCs/>
        </w:rPr>
        <w:t xml:space="preserve">Definition 10 (Irrational numbers)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irrational number</w:t>
      </w:r>
      <w:r>
        <w:t xml:space="preserve"> </w:t>
      </w:r>
      <w:r>
        <w:t xml:space="preserve">is a real number (</w:t>
      </w:r>
      <w:hyperlink w:anchor="def-real-numbers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that is not rational (</w:t>
      </w:r>
      <w:hyperlink w:anchor="def-rational-numbers">
        <w:r>
          <w:rPr>
            <w:rStyle w:val="Hyperlink"/>
          </w:rPr>
          <w:t xml:space="preserve">Definition 8</w:t>
        </w:r>
      </w:hyperlink>
      <w:r>
        <w:t xml:space="preserve">).</w:t>
      </w:r>
    </w:p>
    <w:bookmarkEnd w:id="31"/>
    <w:bookmarkStart w:id="35" w:name="exm-irrational-numbers"/>
    <w:p>
      <w:pPr>
        <w:pStyle w:val="BodyText"/>
      </w:pPr>
      <w:r>
        <w:rPr>
          <w:b/>
          <w:bCs/>
        </w:rPr>
        <w:t xml:space="preserve">Example 6 (Irrational numbers)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=</m:t>
        </m:r>
        <m:r>
          <m:t>1.41421</m:t>
        </m:r>
        <m:r>
          <m:rPr>
            <m:sty m:val="p"/>
          </m:rPr>
          <m:t>…</m:t>
        </m:r>
      </m:oMath>
      <w:r>
        <w:t xml:space="preserve">, the</w:t>
      </w:r>
      <w:r>
        <w:t xml:space="preserve"> </w:t>
      </w:r>
      <w:hyperlink r:id="rId32">
        <w:r>
          <w:rPr>
            <w:rStyle w:val="Hyperlink"/>
          </w:rPr>
          <w:t xml:space="preserve">square root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2</m:t>
        </m:r>
      </m:oMath>
      <w:r>
        <w:t xml:space="preserve">, is irrational:</w:t>
      </w:r>
      <w:r>
        <w:t xml:space="preserve"> </w:t>
      </w:r>
      <w:r>
        <w:t xml:space="preserve">no fraction of integers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squares to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(see</w:t>
      </w:r>
      <w:r>
        <w:t xml:space="preserve"> </w:t>
      </w:r>
      <w:hyperlink r:id="rId33">
        <w:r>
          <w:rPr>
            <w:rStyle w:val="Hyperlink"/>
          </w:rPr>
          <w:t xml:space="preserve">Wikipedia: Square root of 2</w:t>
        </w:r>
      </w:hyperlink>
      <w:r>
        <w:t xml:space="preserve">).</w:t>
      </w:r>
    </w:p>
    <w:p>
      <w:pPr>
        <w:pStyle w:val="Compact"/>
        <w:numPr>
          <w:ilvl w:val="0"/>
          <w:numId w:val="1008"/>
        </w:numPr>
      </w:pPr>
      <m:oMath>
        <m:r>
          <m:t>π</m:t>
        </m:r>
        <m:r>
          <m:rPr>
            <m:sty m:val="p"/>
          </m:rPr>
          <m:t>=</m:t>
        </m:r>
        <m:r>
          <m:t>3.14159</m:t>
        </m:r>
        <m:r>
          <m:rPr>
            <m:sty m:val="p"/>
          </m:rPr>
          <m:t>…</m:t>
        </m:r>
      </m:oMath>
      <w:r>
        <w:t xml:space="preserve"> </w:t>
      </w:r>
      <w:r>
        <w:t xml:space="preserve">is irrational</w:t>
      </w:r>
      <w:r>
        <w:t xml:space="preserve"> </w:t>
      </w:r>
      <w:r>
        <w:t xml:space="preserve">(see</w:t>
      </w:r>
      <w:r>
        <w:t xml:space="preserve"> </w:t>
      </w:r>
      <w:hyperlink r:id="rId34">
        <w:r>
          <w:rPr>
            <w:rStyle w:val="Hyperlink"/>
          </w:rPr>
          <w:t xml:space="preserve">Wikipedia: Proof that</w:t>
        </w:r>
        <w:r>
          <w:rPr>
            <w:rStyle w:val="Hyperlink"/>
          </w:rPr>
          <w:t xml:space="preserve"> </w:t>
        </w:r>
        <m:oMath>
          <m:r>
            <m:t>π</m:t>
          </m:r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is irrational</w:t>
        </w:r>
      </w:hyperlink>
      <w:r>
        <w:t xml:space="preserve">).</w:t>
      </w:r>
    </w:p>
    <w:p>
      <w:pPr>
        <w:pStyle w:val="Compact"/>
        <w:numPr>
          <w:ilvl w:val="0"/>
          <w:numId w:val="1008"/>
        </w:numPr>
      </w:pPr>
      <m:oMath>
        <m:r>
          <m:t>1.5</m:t>
        </m:r>
      </m:oMath>
      <w:r>
        <w:t xml:space="preserve"> </w:t>
      </w:r>
      <w:r>
        <w:t xml:space="preserve">is not irrational, because</w:t>
      </w:r>
      <w:r>
        <w:t xml:space="preserve"> </w:t>
      </w:r>
      <m:oMath>
        <m:r>
          <m:t>1.5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3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is rational.</w:t>
      </w:r>
    </w:p>
    <w:bookmarkEnd w:id="35"/>
    <w:bookmarkStart w:id="37" w:name="refs"/>
    <w:bookmarkStart w:id="36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36"/>
    <w:bookmarkEnd w:id="37"/>
    <w:bookmarkEnd w:id="3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1" Type="http://schemas.openxmlformats.org/officeDocument/2006/relationships/image" Target="media/rId21.png"/><Relationship Id="rId32" Type="http://schemas.openxmlformats.org/officeDocument/2006/relationships/hyperlink" Target="algebra-basics.html#def-square-root" TargetMode="External"/><Relationship Id="rId24" Type="http://schemas.openxmlformats.org/officeDocument/2006/relationships/hyperlink" Target="https://en.wikipedia.org/w/index.php?title=Natural_number&amp;oldid=1375965996" TargetMode="External"/><Relationship Id="rId34" Type="http://schemas.openxmlformats.org/officeDocument/2006/relationships/hyperlink" Target="https://en.wikipedia.org/wiki/Proof_that_%CF%80_is_irrational" TargetMode="External"/><Relationship Id="rId33" Type="http://schemas.openxmlformats.org/officeDocument/2006/relationships/hyperlink" Target="https://en.wikipedia.org/wiki/Square_root_of_2" TargetMode="External"/></Relationships>
</file>

<file path=word/_rels/footnotes.xml.rels><?xml version='1.0' encoding='UTF-8' standalone='yes'?>
<Relationships xmlns="http://schemas.openxmlformats.org/package/2006/relationships"><Relationship Id="rId32" Type="http://schemas.openxmlformats.org/officeDocument/2006/relationships/hyperlink" Target="algebra-basics.html#def-square-root" TargetMode="External"/><Relationship Id="rId24" Type="http://schemas.openxmlformats.org/officeDocument/2006/relationships/hyperlink" Target="https://en.wikipedia.org/w/index.php?title=Natural_number&amp;oldid=1375965996" TargetMode="External"/><Relationship Id="rId34" Type="http://schemas.openxmlformats.org/officeDocument/2006/relationships/hyperlink" Target="https://en.wikipedia.org/wiki/Proof_that_%CF%80_is_irrational" TargetMode="External"/><Relationship Id="rId33" Type="http://schemas.openxmlformats.org/officeDocument/2006/relationships/hyperlink" Target="https://en.wikipedia.org/wiki/Square_root_of_2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Number Systems</dc:title>
  <dc:creator/>
  <cp:keywords/>
  <dcterms:created xsi:type="dcterms:W3CDTF">2026-10-17T10:35:12Z</dcterms:created>
  <dcterms:modified xsi:type="dcterms:W3CDTF">2026-10-17T10:35:12Z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02:35:38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