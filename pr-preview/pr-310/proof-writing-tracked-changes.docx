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(Proposition (statement))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proposition</w:delText>
        </w:r>
      </w:del>
      <w:del w:id="8" w:author="PR Preview" w:date="2026-01-01T00:00:00Z">
        <w:r>
          <w:delText xml:space="preserve">, or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statement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a sentence that is either true or false.</w:delText>
        </w:r>
      </w:del>
    </w:p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1 (Proposition (statement))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proposition</w:t>
        </w:r>
      </w:ins>
      <w:ins w:id="19" w:author="PR Preview" w:date="2026-01-01T00:00:00Z">
        <w:r>
          <w:t xml:space="preserve">, or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statement</w:t>
        </w:r>
      </w:ins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 declarative sentence that is either true or false.</w:t>
        </w:r>
      </w:ins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del w:id="25" w:author="PR Preview" w:date="2026-01-01T00:00:00Z">
        <w:r>
          <w:rPr>
            <w:b/>
            <w:bCs/>
          </w:rPr>
          <w:delText xml:space="preserve">Definition 2 (Predicate)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predicate</w:delText>
        </w:r>
      </w:del>
      <w:del w:id="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a sentence about a variable</w:delText>
        </w:r>
      </w:del>
      <w:del w:id="33" w:author="PR Preview" w:date="2026-01-01T00:00:00Z">
        <w:r>
          <w:delText xml:space="preserve"> </w:delText>
        </w:r>
      </w:del>
      <m:oMath>
        <m:r>
          <m:t>x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that becomes a proposition (</w:delText>
        </w:r>
      </w:del>
      <w:hyperlink w:anchor="def-proposition">
        <w:del w:id="3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7" w:author="PR Preview" w:date="2026-01-01T00:00:00Z">
        <w:r>
          <w:delText xml:space="preserve">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whenever a value is substituted for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.</w:delText>
        </w:r>
      </w:del>
    </w:p>
    <w:p>
      <w:pPr>
        <w:pStyle w:val="FirstParagraph"/>
      </w:pPr>
      <w:ins w:id="42" w:author="PR Preview" w:date="2026-01-01T00:00:00Z">
        <w:r>
          <w:rPr>
            <w:b/>
            <w:bCs/>
          </w:rPr>
          <w:t xml:space="preserve">Definition 2 (Predicate)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predicate</w:t>
        </w:r>
      </w:ins>
      <w:ins w:id="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a declarative sentence about a variable</w:t>
        </w:r>
      </w:ins>
      <w:ins w:id="50" w:author="PR Preview" w:date="2026-01-01T00:00:00Z">
        <w:r>
          <w:t xml:space="preserve"> </w:t>
        </w:r>
      </w:ins>
      <m:oMath>
        <m:r>
          <m:t>x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that becomes a proposition (</w:t>
        </w:r>
      </w:ins>
      <w:hyperlink w:anchor="def-proposition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whenever a value is substituted for</w:t>
        </w:r>
      </w:ins>
      <w:ins w:id="57" w:author="PR Preview" w:date="2026-01-01T00:00:00Z">
        <w:r>
          <w:t xml:space="preserve"> </w:t>
        </w:r>
      </w:ins>
      <m:oMath>
        <m:r>
          <m:t>x</m:t>
        </m:r>
      </m:oMath>
      <w:ins w:id="58" w:author="PR Preview" w:date="2026-01-01T00:00:00Z">
        <w:r>
          <w:t xml:space="preserve">.</w:t>
        </w:r>
      </w:ins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ins w:id="59" w:author="PR Preview" w:date="2026-01-01T00:00:00Z">
        <w:r>
          <w:t xml:space="preserve">Free course materials on formal logic:</w:t>
        </w:r>
      </w:ins>
    </w:p>
    <w:p>
      <w:pPr>
        <w:pStyle w:val="Compact"/>
        <w:numPr>
          <w:ilvl w:val="0"/>
          <w:numId w:val="1027"/>
        </w:numPr>
      </w:pPr>
      <w:ins w:id="60" w:author="PR Preview" w:date="2026-01-01T00:00:00Z">
        <w:r>
          <w:t xml:space="preserve">Thomas Icard’s</w:t>
        </w:r>
      </w:ins>
      <w:ins w:id="61" w:author="PR Preview" w:date="2026-01-01T00:00:00Z">
        <w:r>
          <w:t xml:space="preserve"> </w:t>
        </w:r>
      </w:ins>
      <w:hyperlink r:id="rId103">
        <w:ins w:id="62" w:author="PR Preview" w:date="2026-01-01T00:00:00Z">
          <w:r>
            <w:rPr>
              <w:rStyle w:val="Hyperlink"/>
            </w:rPr>
            <w:t xml:space="preserve">Phil 150/250, Mathematical Logic course notes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(Stanford) review sets, relations and functions,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then cover propositional, modal and first-order logic.</w:t>
        </w:r>
      </w:ins>
    </w:p>
    <w:p>
      <w:pPr>
        <w:pStyle w:val="Compact"/>
        <w:numPr>
          <w:ilvl w:val="0"/>
          <w:numId w:val="1027"/>
        </w:numPr>
      </w:pPr>
      <w:ins w:id="67" w:author="PR Preview" w:date="2026-01-01T00:00:00Z">
        <w:r>
          <w:t xml:space="preserve">John Wilcox’s</w:t>
        </w:r>
      </w:ins>
      <w:ins w:id="68" w:author="PR Preview" w:date="2026-01-01T00:00:00Z">
        <w:r>
          <w:t xml:space="preserve"> </w:t>
        </w:r>
      </w:ins>
      <w:hyperlink r:id="rId104">
        <w:ins w:id="69" w:author="PR Preview" w:date="2026-01-01T00:00:00Z">
          <w:r>
            <w:rPr>
              <w:rStyle w:val="Hyperlink"/>
            </w:rPr>
            <w:t xml:space="preserve">logic handouts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supplement the same Stanford course,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with a handout per week on the syntax and semantics of propositional and first-order logic, natural deduction and metalogic.</w:t>
        </w:r>
      </w:ins>
    </w:p>
    <w:p>
      <w:pPr>
        <w:pStyle w:val="Compact"/>
        <w:numPr>
          <w:ilvl w:val="0"/>
          <w:numId w:val="1027"/>
        </w:numPr>
      </w:pPr>
      <w:ins w:id="74" w:author="PR Preview" w:date="2026-01-01T00:00:00Z">
        <w:r>
          <w:t xml:space="preserve">Eric Pacuit’s</w:t>
        </w:r>
      </w:ins>
      <w:ins w:id="75" w:author="PR Preview" w:date="2026-01-01T00:00:00Z">
        <w:r>
          <w:t xml:space="preserve"> </w:t>
        </w:r>
      </w:ins>
      <w:hyperlink r:id="rId105">
        <w:ins w:id="76" w:author="PR Preview" w:date="2026-01-01T00:00:00Z">
          <w:r>
            <w:rPr>
              <w:rStyle w:val="Hyperlink"/>
            </w:rPr>
            <w:t xml:space="preserve">Phil 151: First Order Logic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(Stanford, Winter 2009) posts a syllabus, a modal logic study guide and problem sets.</w:t>
        </w:r>
      </w:ins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2026-10-15T21:17:40Z</dcterms:created>
  <dcterms:modified xsi:type="dcterms:W3CDTF">2026-10-15T21:17:40Z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