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del w:id="1" w:author="PR Preview" w:date="2026-01-01T00:00:00Z">
        <w:r>
          <w:delText xml:space="preserve">Last modified: 2026-10-16 04:38:30 (PDT)</w:delText>
        </w:r>
      </w:del>
    </w:p>
    <w:p>
      <w:pPr>
        <w:pStyle w:val="Date"/>
      </w:pPr>
      <w:ins w:id="2" w:author="PR Preview" w:date="2026-01-01T00:00:00Z">
        <w:r>
          <w:t xml:space="preserve">Last modified: 2026-10-16 05:07:57 (PDT)</w:t>
        </w:r>
      </w:ins>
    </w:p>
    <w:bookmarkStart w:id="81"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limLow>
          <m:e>
            <m:r>
              <m:t>x</m:t>
            </m:r>
          </m:e>
          <m:lim>
            <m:r>
              <m:rPr>
                <m:sty m:val="p"/>
              </m:rPr>
              <m:t>∼</m:t>
            </m:r>
          </m:lim>
        </m:limLow>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limLow>
          <m:e>
            <m:r>
              <m:t>x</m:t>
            </m:r>
          </m:e>
          <m:lim>
            <m:r>
              <m:rPr>
                <m:sty m:val="p"/>
              </m:rPr>
              <m:t>∼</m:t>
            </m:r>
          </m:lim>
        </m:limLow>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Writing</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limLow>
          <m:e>
            <m:r>
              <m:t>x</m:t>
            </m:r>
          </m:e>
          <m:lim>
            <m:r>
              <m:rPr>
                <m:sty m:val="p"/>
              </m:rPr>
              <m:t>∼</m:t>
            </m:r>
          </m:lim>
        </m:limLow>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limLow>
          <m:e>
            <m:r>
              <m:t>x</m:t>
            </m:r>
          </m:e>
          <m:lim>
            <m:r>
              <m:rPr>
                <m:sty m:val="p"/>
              </m:rPr>
              <m:t>∼</m:t>
            </m:r>
          </m:lim>
        </m:limLow>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p>
    <w:bookmarkEnd w:id="20"/>
    <w:bookmarkStart w:id="21" w:name="def-vector-valued"/>
    <w:p>
      <w:pPr>
        <w:pStyle w:val="BodyText"/>
      </w:pPr>
      <w:r>
        <w:rPr>
          <w:b/>
          <w:bCs/>
        </w:rPr>
        <w:t xml:space="preserve">Definition 5 (Vector-valued function)</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1"/>
    <w:bookmarkStart w:id="22"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limLow>
          <m:e>
            <m:r>
              <m:t>x</m:t>
            </m:r>
          </m:e>
          <m:lim>
            <m:r>
              <m:rPr>
                <m:sty m:val="p"/>
              </m:rPr>
              <m:t>∼</m:t>
            </m:r>
          </m:lim>
        </m:limLow>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limLow>
          <m:e>
            <m:r>
              <m:t>x</m:t>
            </m:r>
          </m:e>
          <m:lim>
            <m:r>
              <m:rPr>
                <m:sty m:val="p"/>
              </m:rPr>
              <m:t>∼</m:t>
            </m:r>
          </m:lim>
        </m:limLow>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2"/>
    <w:bookmarkStart w:id="24" w:name="def-transpose"/>
    <w:p>
      <w:pPr>
        <w:pStyle w:val="FirstParagraph"/>
      </w:pPr>
      <w:r>
        <w:rPr>
          <w:b/>
          <w:bCs/>
        </w:rPr>
        <w:t xml:space="preserve">Definition 6 (Transpose)</w:t>
      </w:r>
      <w:r>
        <w:t xml:space="preserve"> </w:t>
      </w:r>
      <w:r>
        <w:t xml:space="preserve">The</w:t>
      </w:r>
      <w:r>
        <w:t xml:space="preserve"> </w:t>
      </w:r>
      <w:r>
        <w:rPr>
          <w:b/>
          <w:bCs/>
        </w:rPr>
        <w:t xml:space="preserve">transpose</w:t>
      </w:r>
      <w:r>
        <w:t xml:space="preserve"> </w:t>
      </w:r>
      <w:r>
        <w:t xml:space="preserve">of a column vector</w:t>
      </w:r>
      <w:r>
        <w:t xml:space="preserve"> </w:t>
      </w:r>
      <m:oMath>
        <m:limLow>
          <m:e>
            <m:r>
              <m:t>x</m:t>
            </m:r>
          </m:e>
          <m:lim>
            <m:r>
              <m:rPr>
                <m:sty m:val="p"/>
              </m:rPr>
              <m:t>∼</m:t>
            </m:r>
          </m:lim>
        </m:limLow>
      </m:oMath>
      <w:r>
        <w:t xml:space="preserve"> </w:t>
      </w:r>
      <w:r>
        <w:t xml:space="preserve">is the row vector</w:t>
      </w:r>
      <w:r>
        <w:t xml:space="preserve"> </w:t>
      </w:r>
      <w:r>
        <w:t xml:space="preserve">with the same</w:t>
      </w:r>
      <w:r>
        <w:t xml:space="preserve"> </w:t>
      </w:r>
      <w:hyperlink r:id="rId23">
        <w:r>
          <w:rPr>
            <w:rStyle w:val="Hyperlink"/>
          </w:rPr>
          <w:t xml:space="preserve">sequence</w:t>
        </w:r>
      </w:hyperlink>
      <w:r>
        <w:t xml:space="preserve"> </w:t>
      </w:r>
      <w:r>
        <w:t xml:space="preserve">of entries, written horizontally:</w:t>
      </w:r>
    </w:p>
    <w:p>
      <w:pPr>
        <w:pStyle w:val="BodyText"/>
      </w:pPr>
      <m:oMathPara>
        <m:oMathParaPr>
          <m:jc m:val="center"/>
        </m:oMathParaPr>
        <m:oMath>
          <m:sSup>
            <m:e>
              <m:limLow>
                <m:e>
                  <m:r>
                    <m:t>x</m:t>
                  </m:r>
                </m:e>
                <m:lim>
                  <m:r>
                    <m:rPr>
                      <m:sty m:val="p"/>
                    </m:rPr>
                    <m:t>∼</m:t>
                  </m:r>
                </m:lim>
              </m:limLow>
            </m:e>
            <m:sup>
              <m:r>
                <m:rPr>
                  <m:sty m:val="p"/>
                </m:rPr>
                <m:t>⊤</m:t>
              </m:r>
            </m:sup>
          </m:sSup>
          <m:r>
            <m:rPr>
              <m:sty m:val="p"/>
            </m:rPr>
            <m:t>≡</m:t>
          </m:r>
          <m:sSup>
            <m:e>
              <m:limLow>
                <m:e>
                  <m:r>
                    <m:t>x</m:t>
                  </m:r>
                </m:e>
                <m:lim>
                  <m:r>
                    <m:rPr>
                      <m:sty m:val="p"/>
                    </m:rPr>
                    <m:t>∼</m:t>
                  </m:r>
                </m:lim>
              </m:limLow>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4"/>
    <w:bookmarkStart w:id="25"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5"/>
    <w:bookmarkStart w:id="26" w:name="def-vector-addition"/>
    <w:p>
      <w:pPr>
        <w:pStyle w:val="FirstParagraph"/>
      </w:pPr>
      <w:r>
        <w:rPr>
          <w:b/>
          <w:bCs/>
        </w:rPr>
        <w:t xml:space="preserve">Definition 7 (Vector addition)</w:t>
      </w:r>
      <w:r>
        <w:t xml:space="preserve"> </w:t>
      </w:r>
      <w:r>
        <w:t xml:space="preserve">The</w:t>
      </w:r>
      <w:r>
        <w:t xml:space="preserve"> </w:t>
      </w:r>
      <w:r>
        <w:rPr>
          <w:b/>
          <w:bCs/>
        </w:rPr>
        <w:t xml:space="preserve">sum</w:t>
      </w:r>
      <w:r>
        <w:t xml:space="preserve"> </w:t>
      </w:r>
      <w:r>
        <w:t xml:space="preserve">of two column vectors</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of the same length</w:t>
      </w:r>
      <w:r>
        <w:t xml:space="preserve"> </w:t>
      </w:r>
      <m:oMath>
        <m:r>
          <m:t>p</m:t>
        </m:r>
      </m:oMath>
      <w:r>
        <w:t xml:space="preserve"> </w:t>
      </w:r>
      <w:r>
        <w:t xml:space="preserve">is the column vector</w:t>
      </w:r>
      <w:r>
        <w:t xml:space="preserve"> </w:t>
      </w:r>
      <m:oMath>
        <m:limLow>
          <m:e>
            <m:r>
              <m:t>x</m:t>
            </m:r>
          </m:e>
          <m:lim>
            <m:r>
              <m:rPr>
                <m:sty m:val="p"/>
              </m:rPr>
              <m:t>∼</m:t>
            </m:r>
          </m:lim>
        </m:limLow>
        <m:r>
          <m:rPr>
            <m:sty m:val="p"/>
          </m:rPr>
          <m:t>+</m:t>
        </m:r>
        <m:limLow>
          <m:e>
            <m:r>
              <m:t>y</m:t>
            </m:r>
          </m:e>
          <m:lim>
            <m:r>
              <m:rPr>
                <m:sty m:val="p"/>
              </m:rPr>
              <m:t>∼</m:t>
            </m:r>
          </m:lim>
        </m:limLow>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limLow>
            <m:e>
              <m:r>
                <m:t>x</m:t>
              </m:r>
            </m:e>
            <m:lim>
              <m:r>
                <m:rPr>
                  <m:sty m:val="p"/>
                </m:rPr>
                <m:t>∼</m:t>
              </m:r>
            </m:lim>
          </m:limLow>
          <m:r>
            <m:rPr>
              <m:sty m:val="p"/>
            </m:rPr>
            <m:t>+</m:t>
          </m:r>
          <m:limLow>
            <m:e>
              <m:r>
                <m:t>y</m:t>
              </m:r>
            </m:e>
            <m:lim>
              <m:r>
                <m:rPr>
                  <m:sty m:val="p"/>
                </m:rPr>
                <m:t>∼</m:t>
              </m:r>
            </m:lim>
          </m:limLow>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6"/>
    <w:bookmarkStart w:id="27"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7"/>
    <w:bookmarkStart w:id="29" w:name="def-dot-product"/>
    <w:p>
      <w:pPr>
        <w:pStyle w:val="FirstParagraph"/>
      </w:pPr>
      <w:r>
        <w:rPr>
          <w:b/>
          <w:bCs/>
        </w:rPr>
        <w:t xml:space="preserve">Definition 8 (Dot product)</w:t>
      </w:r>
      <w:r>
        <w:t xml:space="preserve"> </w:t>
      </w:r>
      <w:r>
        <w:t xml:space="preserve">For any two real-valued vectors</w:t>
      </w:r>
      <w:r>
        <w:t xml:space="preserve"> </w:t>
      </w:r>
      <m:oMath>
        <m:limLow>
          <m:e>
            <m:r>
              <m:t>x</m:t>
            </m:r>
          </m:e>
          <m:lim>
            <m:r>
              <m:rPr>
                <m:sty m:val="p"/>
              </m:rPr>
              <m:t>∼</m:t>
            </m:r>
          </m:lim>
        </m:limLow>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limLow>
          <m:e>
            <m:r>
              <m:t>y</m:t>
            </m:r>
          </m:e>
          <m:lim>
            <m:r>
              <m:rPr>
                <m:sty m:val="p"/>
              </m:rPr>
              <m:t>∼</m:t>
            </m:r>
          </m:lim>
        </m:limLow>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is:</w:t>
      </w:r>
    </w:p>
    <w:p>
      <w:pPr>
        <w:pStyle w:val="BodyText"/>
      </w:pPr>
      <w:bookmarkStart w:id="28" w:name="eq-inner-product"/>
      <m:oMathPara>
        <m:oMathParaPr>
          <m:jc m:val="center"/>
        </m:oMathParaPr>
        <m:oMath>
          <m:limLow>
            <m:e>
              <m:r>
                <m:t>x</m:t>
              </m:r>
            </m:e>
            <m:lim>
              <m:r>
                <m:rPr>
                  <m:sty m:val="p"/>
                </m:rPr>
                <m:t>∼</m:t>
              </m:r>
            </m:lim>
          </m:limLow>
          <m:r>
            <m:rPr>
              <m:sty m:val="p"/>
            </m:rPr>
            <m:t>⋅</m:t>
          </m:r>
          <m:limLow>
            <m:e>
              <m:r>
                <m:t>y</m:t>
              </m:r>
            </m:e>
            <m:lim>
              <m:r>
                <m:rPr>
                  <m:sty m:val="p"/>
                </m:rPr>
                <m:t>∼</m:t>
              </m:r>
            </m:lim>
          </m:limLow>
          <m:r>
            <m:rPr>
              <m:sty m:val="p"/>
            </m:rPr>
            <m:t>=</m:t>
          </m:r>
          <m:sSup>
            <m:e>
              <m:limLow>
                <m:e>
                  <m:r>
                    <m:t>x</m:t>
                  </m:r>
                </m:e>
                <m:lim>
                  <m:r>
                    <m:rPr>
                      <m:sty m:val="p"/>
                    </m:rPr>
                    <m:t>∼</m:t>
                  </m:r>
                </m:lim>
              </m:limLow>
            </m:e>
            <m:sup>
              <m:r>
                <m:rPr>
                  <m:sty m:val="p"/>
                </m:rPr>
                <m:t>⊤</m:t>
              </m:r>
            </m:sup>
          </m:sSup>
          <m:limLow>
            <m:e>
              <m:r>
                <m:t>y</m:t>
              </m:r>
            </m:e>
            <m:lim>
              <m:r>
                <m:rPr>
                  <m:sty m:val="p"/>
                </m:rPr>
                <m:t>∼</m:t>
              </m:r>
            </m:lim>
          </m:limLow>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8"/>
    </w:p>
    <w:bookmarkEnd w:id="29"/>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30">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1">
        <w:r>
          <w:rPr>
            <w:rStyle w:val="Hyperlink"/>
          </w:rPr>
          <w:t xml:space="preserve">wikipedia</w:t>
        </w:r>
      </w:hyperlink>
      <w:r>
        <w:t xml:space="preserve"> </w:t>
      </w:r>
      <w:r>
        <w:t xml:space="preserve">for more.</w:t>
      </w:r>
    </w:p>
    <w:bookmarkStart w:id="32" w:name="exm-dot-product"/>
    <w:p>
      <w:pPr>
        <w:pStyle w:val="BodyText"/>
      </w:pPr>
      <w:r>
        <w:rPr>
          <w:b/>
          <w:bCs/>
        </w:rPr>
        <w:t xml:space="preserve">Example 5 (A dot product)</w:t>
      </w:r>
      <w:r>
        <w:t xml:space="preserve"> </w:t>
      </w:r>
      <w:r>
        <w:t xml:space="preserve">For</w:t>
      </w:r>
      <w:r>
        <w:t xml:space="preserve"> </w:t>
      </w:r>
      <m:oMath>
        <m:limLow>
          <m:e>
            <m:r>
              <m:t>x</m:t>
            </m:r>
          </m:e>
          <m:lim>
            <m:r>
              <m:rPr>
                <m:sty m:val="p"/>
              </m:rPr>
              <m:t>∼</m:t>
            </m:r>
          </m:lim>
        </m:limLow>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2"/>
    <w:bookmarkStart w:id="33" w:name="def-linear-combination"/>
    <w:p>
      <w:pPr>
        <w:pStyle w:val="FirstParagraph"/>
      </w:pPr>
      <w:r>
        <w:rPr>
          <w:b/>
          <w:bCs/>
        </w:rPr>
        <w:t xml:space="preserve">Definition 9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 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t>
      </w:r>
      <w:hyperlink w:anchor="def-lincom-coefficient">
        <w:r>
          <w:rPr>
            <w:rStyle w:val="Hyperlink"/>
          </w:rPr>
          <w:t xml:space="preserve">Definition 10</w:t>
        </w:r>
      </w:hyperlink>
      <w:r>
        <w:t xml:space="preserve">)</w:t>
      </w:r>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limLow>
              <m:e>
                <m:r>
                  <m:t>v</m:t>
                </m:r>
              </m:e>
              <m:lim>
                <m:r>
                  <m:rPr>
                    <m:sty m:val="p"/>
                  </m:rPr>
                  <m:t>∼</m:t>
                </m:r>
              </m:lim>
            </m:limLow>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with the same coefficients.</w:t>
      </w:r>
    </w:p>
    <w:bookmarkEnd w:id="33"/>
    <w:bookmarkStart w:id="34" w:name="def-lincom-coefficient"/>
    <w:p>
      <w:pPr>
        <w:pStyle w:val="BodyText"/>
      </w:pPr>
      <w:r>
        <w:rPr>
          <w:b/>
          <w:bCs/>
        </w:rPr>
        <w:t xml:space="preserve">Definition 10 (Coefficients of a linear combination)</w:t>
      </w:r>
      <w:r>
        <w:t xml:space="preserve"> </w:t>
      </w:r>
      <w:r>
        <w:t xml:space="preserve">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in a linear combination (</w:t>
      </w:r>
      <w:hyperlink w:anchor="def-linear-combination">
        <w:r>
          <w:rPr>
            <w:rStyle w:val="Hyperlink"/>
          </w:rPr>
          <w:t xml:space="preserve">Definition 9</w:t>
        </w:r>
      </w:hyperlink>
      <w:r>
        <w:t xml:space="preserve">)</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w:r>
        <w:t xml:space="preserve"> </w:t>
      </w:r>
      <w:r>
        <w:t xml:space="preserve">are its</w:t>
      </w:r>
      <w:r>
        <w:t xml:space="preserve"> </w:t>
      </w:r>
      <w:r>
        <w:rPr>
          <w:b/>
          <w:bCs/>
        </w:rPr>
        <w:t xml:space="preserve">coefficients</w:t>
      </w:r>
      <w:r>
        <w:t xml:space="preserve">.</w:t>
      </w:r>
    </w:p>
    <w:bookmarkEnd w:id="34"/>
    <w:bookmarkStart w:id="35" w:name="exm-lincom-coefficient"/>
    <w:p>
      <w:pPr>
        <w:pStyle w:val="BodyText"/>
      </w:pPr>
      <w:r>
        <w:rPr>
          <w:b/>
          <w:bCs/>
        </w:rPr>
        <w:t xml:space="preserve">Example 6 (Coefficients of a linear combination of numbers)</w:t>
      </w:r>
      <w:r>
        <w:t xml:space="preserve"> </w:t>
      </w:r>
      <w:r>
        <w:t xml:space="preserve">The linear combination of the numbers</w:t>
      </w:r>
      <w:r>
        <w:t xml:space="preserve"> </w:t>
      </w:r>
      <m:oMath>
        <m:r>
          <m:t>4</m:t>
        </m:r>
      </m:oMath>
      <w:r>
        <w:t xml:space="preserve"> </w:t>
      </w:r>
      <w:r>
        <w:t xml:space="preserve">and</w:t>
      </w:r>
      <w:r>
        <w:t xml:space="preserve"> </w:t>
      </w:r>
      <m:oMath>
        <m:r>
          <m:t>5</m:t>
        </m:r>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r>
          <m:t>2</m:t>
        </m:r>
        <m:r>
          <m:rPr>
            <m:sty m:val="p"/>
          </m:rPr>
          <m:t>⋅</m:t>
        </m:r>
        <m:r>
          <m:t>4</m:t>
        </m:r>
        <m:r>
          <m:rPr>
            <m:sty m:val="p"/>
          </m:rPr>
          <m:t>+</m:t>
        </m:r>
        <m:r>
          <m:t>3</m:t>
        </m:r>
        <m:r>
          <m:rPr>
            <m:sty m:val="p"/>
          </m:rPr>
          <m:t>⋅</m:t>
        </m:r>
        <m:r>
          <m:t>5</m:t>
        </m:r>
        <m:r>
          <m:rPr>
            <m:sty m:val="p"/>
          </m:rPr>
          <m:t>=</m:t>
        </m:r>
        <m:r>
          <m:t>8</m:t>
        </m:r>
        <m:r>
          <m:rPr>
            <m:sty m:val="p"/>
          </m:rPr>
          <m:t>+</m:t>
        </m:r>
        <m:r>
          <m:t>15</m:t>
        </m:r>
        <m:r>
          <m:rPr>
            <m:sty m:val="p"/>
          </m:rPr>
          <m:t>=</m:t>
        </m:r>
        <m:r>
          <m:t>23</m:t>
        </m:r>
      </m:oMath>
      <w:r>
        <w:t xml:space="preserve">.</w:t>
      </w:r>
    </w:p>
    <w:bookmarkEnd w:id="35"/>
    <w:bookmarkStart w:id="36" w:name="exm-linear-combination-vectors"/>
    <w:p>
      <w:pPr>
        <w:pStyle w:val="BodyText"/>
      </w:pPr>
      <w:r>
        <w:rPr>
          <w:b/>
          <w:bCs/>
        </w:rPr>
        <w:t xml:space="preserve">Example 7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6"/>
    <w:bookmarkStart w:id="37" w:name="rem-dot-product-lincom"/>
    <w:p>
      <w:pPr>
        <w:pStyle w:val="BodyText"/>
      </w:pPr>
      <w:r>
        <w:rPr>
          <w:i/>
          <w:iCs/>
        </w:rPr>
        <w:t xml:space="preserve">Remark 3</w:t>
      </w:r>
      <w:r>
        <w:t xml:space="preserve"> (The dot product is a linear combination). </w:t>
      </w:r>
      <w:r>
        <w:t xml:space="preserve">The dot product</w:t>
      </w:r>
      <w:r>
        <w:t xml:space="preserve"> </w:t>
      </w:r>
      <m:oMath>
        <m:limLow>
          <m:e>
            <m:r>
              <m:t>x</m:t>
            </m:r>
          </m:e>
          <m:lim>
            <m:r>
              <m:rPr>
                <m:sty m:val="p"/>
              </m:rPr>
              <m:t>∼</m:t>
            </m:r>
          </m:lim>
        </m:limLow>
        <m:r>
          <m:rPr>
            <m:sty m:val="p"/>
          </m:rPr>
          <m:t>⋅</m:t>
        </m:r>
        <m:limLow>
          <m:e>
            <m:r>
              <m:t>y</m:t>
            </m:r>
          </m:e>
          <m:lim>
            <m:r>
              <m:rPr>
                <m:sty m:val="p"/>
              </m:rPr>
              <m:t>∼</m:t>
            </m:r>
          </m:lim>
        </m:limLow>
      </m:oMath>
      <w:r>
        <w:t xml:space="preserve"> </w:t>
      </w:r>
      <w:r>
        <w:t xml:space="preserve">is a linear combination (</w:t>
      </w:r>
      <w:hyperlink w:anchor="def-linear-combination">
        <w:r>
          <w:rPr>
            <w:rStyle w:val="Hyperlink"/>
          </w:rPr>
          <w:t xml:space="preserve">Definition 9</w:t>
        </w:r>
      </w:hyperlink>
      <w:r>
        <w:t xml:space="preserve">)</w:t>
      </w:r>
      <w:r>
        <w:t xml:space="preserve"> </w:t>
      </w:r>
      <w:r>
        <w:t xml:space="preserve">of the entries of</w:t>
      </w:r>
      <w:r>
        <w:t xml:space="preserve"> </w:t>
      </w:r>
      <m:oMath>
        <m:limLow>
          <m:e>
            <m:r>
              <m:t>y</m:t>
            </m:r>
          </m:e>
          <m:lim>
            <m:r>
              <m:rPr>
                <m:sty m:val="p"/>
              </m:rPr>
              <m:t>∼</m:t>
            </m:r>
          </m:lim>
        </m:limLow>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limLow>
          <m:e>
            <m:r>
              <m:t>x</m:t>
            </m:r>
          </m:e>
          <m:lim>
            <m:r>
              <m:rPr>
                <m:sty m:val="p"/>
              </m:rPr>
              <m:t>∼</m:t>
            </m:r>
          </m:lim>
        </m:limLow>
        <m:r>
          <m:rPr>
            <m:sty m:val="p"/>
          </m:rPr>
          <m:t>⋅</m:t>
        </m:r>
        <m:limLow>
          <m:e>
            <m:r>
              <m:t>y</m:t>
            </m:r>
          </m:e>
          <m:lim>
            <m:r>
              <m:rPr>
                <m:sty m:val="p"/>
              </m:rPr>
              <m:t>∼</m:t>
            </m:r>
          </m:lim>
        </m:limLow>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68</w:t>
        </w:r>
      </w:hyperlink>
      <w:r>
        <w:t xml:space="preserve">, later in these notes),</w:t>
      </w:r>
      <w:r>
        <w:t xml:space="preserve"> </w:t>
      </w:r>
      <w:r>
        <w:t xml:space="preserve">of which the dot product is one example.</w:t>
      </w:r>
    </w:p>
    <w:bookmarkEnd w:id="37"/>
    <w:bookmarkStart w:id="38"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limLow>
            <m:e>
              <m:r>
                <m:t>x</m:t>
              </m:r>
            </m:e>
            <m:lim>
              <m:r>
                <m:rPr>
                  <m:sty m:val="p"/>
                </m:rPr>
                <m:t>∼</m:t>
              </m:r>
            </m:lim>
          </m:limLow>
          <m:r>
            <m:rPr>
              <m:sty m:val="p"/>
            </m:rPr>
            <m:t>⋅</m:t>
          </m:r>
          <m:limLow>
            <m:e>
              <m:r>
                <m:t>y</m:t>
              </m:r>
            </m:e>
            <m:lim>
              <m:r>
                <m:rPr>
                  <m:sty m:val="p"/>
                </m:rPr>
                <m:t>∼</m:t>
              </m:r>
            </m:lim>
          </m:limLow>
          <m:r>
            <m:rPr>
              <m:sty m:val="p"/>
            </m:rPr>
            <m:t>=</m:t>
          </m:r>
          <m:limLow>
            <m:e>
              <m:r>
                <m:t>y</m:t>
              </m:r>
            </m:e>
            <m:lim>
              <m:r>
                <m:rPr>
                  <m:sty m:val="p"/>
                </m:rPr>
                <m:t>∼</m:t>
              </m:r>
            </m:lim>
          </m:limLow>
          <m:r>
            <m:rPr>
              <m:sty m:val="p"/>
            </m:rPr>
            <m:t>⋅</m:t>
          </m:r>
          <m:limLow>
            <m:e>
              <m:r>
                <m:t>x</m:t>
              </m:r>
            </m:e>
            <m:lim>
              <m:r>
                <m:rPr>
                  <m:sty m:val="p"/>
                </m:rPr>
                <m:t>∼</m:t>
              </m:r>
            </m:lim>
          </m:limLow>
        </m:oMath>
      </m:oMathPara>
    </w:p>
    <w:bookmarkEnd w:id="38"/>
    <w:p>
      <w:pPr>
        <w:pStyle w:val="FirstParagraph"/>
      </w:pPr>
      <w:r>
        <w:rPr>
          <w:i/>
          <w:iCs/>
        </w:rPr>
        <w:t xml:space="preserve">Proof</w:t>
      </w:r>
      <w:r>
        <w:t xml:space="preserve">. </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limLow>
                <m:e>
                  <m:r>
                    <m:t>y</m:t>
                  </m:r>
                </m:e>
                <m:lim>
                  <m:r>
                    <m:rPr>
                      <m:sty m:val="p"/>
                    </m:rPr>
                    <m:t>∼</m:t>
                  </m:r>
                </m:lim>
              </m:limLow>
              <m:r>
                <m:rPr>
                  <m:sty m:val="p"/>
                </m:rPr>
                <m:t>⋅</m:t>
              </m:r>
              <m:limLow>
                <m:e>
                  <m:r>
                    <m:t>x</m:t>
                  </m:r>
                </m:e>
                <m:lim>
                  <m:r>
                    <m:rPr>
                      <m:sty m:val="p"/>
                    </m:rPr>
                    <m:t>∼</m:t>
                  </m:r>
                </m:lim>
              </m:limLow>
              <m:r>
                <m:t>&amp;</m:t>
              </m:r>
              <m:r>
                <m:t>&amp;</m:t>
              </m:r>
              <m:r>
                <m:rPr>
                  <m:nor/>
                  <m:sty m:val="p"/>
                </m:rPr>
                <m:t>(definition of the dot product)</m:t>
              </m:r>
            </m:e>
          </m:eqArr>
        </m:oMath>
      </m:oMathPara>
    </w:p>
    <w:bookmarkStart w:id="54" w:name="special-vectors"/>
    <w:p>
      <w:pPr>
        <w:pStyle w:val="Heading3"/>
      </w:pPr>
      <w:r>
        <w:t xml:space="preserve">1.1 Special vectors</w:t>
      </w:r>
    </w:p>
    <w:bookmarkStart w:id="39" w:name="def-zero-vector"/>
    <w:p>
      <w:pPr>
        <w:pStyle w:val="FirstParagraph"/>
      </w:pPr>
      <w:r>
        <w:rPr>
          <w:b/>
          <w:bCs/>
        </w:rPr>
        <w:t xml:space="preserve">Definition 11 (Zero vector)</w:t>
      </w:r>
      <w:r>
        <w:t xml:space="preserve"> </w:t>
      </w:r>
      <w:r>
        <w:t xml:space="preserve">The</w:t>
      </w:r>
      <w:r>
        <w:t xml:space="preserve"> </w:t>
      </w:r>
      <w:r>
        <w:rPr>
          <w:b/>
          <w:bCs/>
        </w:rPr>
        <w:t xml:space="preserve">zero vector</w:t>
      </w:r>
      <w:r>
        <w:t xml:space="preserve"> </w:t>
      </w:r>
      <m:oMath>
        <m:limLow>
          <m:e>
            <m:r>
              <m:t>0</m:t>
            </m:r>
          </m:e>
          <m:lim>
            <m:r>
              <m:rPr>
                <m:sty m:val="p"/>
              </m:rPr>
              <m:t>∼</m:t>
            </m:r>
          </m:lim>
        </m:limLow>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limLow>
            <m:e>
              <m:r>
                <m:t>0</m:t>
              </m:r>
            </m:e>
            <m:lim>
              <m:r>
                <m:rPr>
                  <m:sty m:val="p"/>
                </m:rPr>
                <m:t>∼</m:t>
              </m:r>
            </m:lim>
          </m:limLow>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9"/>
    <w:bookmarkStart w:id="41"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7</w:t>
        </w:r>
      </w:hyperlink>
      <w:r>
        <w:t xml:space="preserve">):</w:t>
      </w:r>
      <w:r>
        <w:t xml:space="preserve"> </w:t>
      </w:r>
      <m:oMath>
        <m:limLow>
          <m:e>
            <m:r>
              <m:t>x</m:t>
            </m:r>
          </m:e>
          <m:lim>
            <m:r>
              <m:rPr>
                <m:sty m:val="p"/>
              </m:rPr>
              <m:t>∼</m:t>
            </m:r>
          </m:lim>
        </m:limLow>
        <m:r>
          <m:rPr>
            <m:sty m:val="p"/>
          </m:rPr>
          <m:t>+</m:t>
        </m:r>
        <m:limLow>
          <m:e>
            <m:r>
              <m:t>0</m:t>
            </m:r>
          </m:e>
          <m:lim>
            <m:r>
              <m:rPr>
                <m:sty m:val="p"/>
              </m:rPr>
              <m:t>∼</m:t>
            </m:r>
          </m:lim>
        </m:limLow>
        <m:r>
          <m:rPr>
            <m:sty m:val="p"/>
          </m:rPr>
          <m:t>=</m:t>
        </m:r>
        <m:limLow>
          <m:e>
            <m:r>
              <m:t>x</m:t>
            </m:r>
          </m:e>
          <m:lim>
            <m:r>
              <m:rPr>
                <m:sty m:val="p"/>
              </m:rPr>
              <m:t>∼</m:t>
            </m:r>
          </m:lim>
        </m:limLow>
      </m:oMath>
      <w:r>
        <w:t xml:space="preserve"> </w:t>
      </w:r>
      <w:r>
        <w:t xml:space="preserve">for any vector</w:t>
      </w:r>
      <w:r>
        <w:t xml:space="preserve"> </w:t>
      </w:r>
      <m:oMath>
        <m:limLow>
          <m:e>
            <m:r>
              <m:t>x</m:t>
            </m:r>
          </m:e>
          <m:lim>
            <m:r>
              <m:rPr>
                <m:sty m:val="p"/>
              </m:rPr>
              <m:t>∼</m:t>
            </m:r>
          </m:lim>
        </m:limLow>
      </m:oMath>
      <w:r>
        <w:t xml:space="preserve"> </w:t>
      </w:r>
      <w:r>
        <w:t xml:space="preserve">of the same length,</w:t>
      </w:r>
      <w:r>
        <w:t xml:space="preserve"> </w:t>
      </w:r>
      <w:r>
        <w:t xml:space="preserve">so</w:t>
      </w:r>
      <w:r>
        <w:t xml:space="preserve"> </w:t>
      </w:r>
      <m:oMath>
        <m:limLow>
          <m:e>
            <m:r>
              <m:t>0</m:t>
            </m:r>
          </m:e>
          <m:lim>
            <m:r>
              <m:rPr>
                <m:sty m:val="p"/>
              </m:rPr>
              <m:t>∼</m:t>
            </m:r>
          </m:lim>
        </m:limLow>
      </m:oMath>
      <w:r>
        <w:t xml:space="preserve"> </w:t>
      </w:r>
      <w:r>
        <w:t xml:space="preserve">is the</w:t>
      </w:r>
      <w:r>
        <w:t xml:space="preserve"> </w:t>
      </w:r>
      <w:hyperlink r:id="rId40">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41"/>
    <w:bookmarkStart w:id="43" w:name="def-mean"/>
    <w:p>
      <w:pPr>
        <w:pStyle w:val="FirstParagraph"/>
      </w:pPr>
      <w:r>
        <w:rPr>
          <w:b/>
          <w:bCs/>
        </w:rPr>
        <w:t xml:space="preserve">Definition 12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42">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3"/>
    <w:bookmarkStart w:id="44" w:name="exm-mean"/>
    <w:p>
      <w:pPr>
        <w:pStyle w:val="FirstParagraph"/>
      </w:pPr>
      <w:r>
        <w:rPr>
          <w:b/>
          <w:bCs/>
        </w:rPr>
        <w:t xml:space="preserve">Example 8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4"/>
    <w:bookmarkStart w:id="46" w:name="rem-mean-sample-mean"/>
    <w:p>
      <w:pPr>
        <w:pStyle w:val="FirstParagraph"/>
      </w:pPr>
      <w:r>
        <w:rPr>
          <w:i/>
          <w:iCs/>
        </w:rPr>
        <w:t xml:space="preserve">Remark 5</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5">
        <w:r>
          <w:rPr>
            <w:rStyle w:val="Hyperlink"/>
          </w:rPr>
          <w:t xml:space="preserve">population mean</w:t>
        </w:r>
      </w:hyperlink>
      <w:r>
        <w:t xml:space="preserve">.</w:t>
      </w:r>
    </w:p>
    <w:bookmarkEnd w:id="46"/>
    <w:bookmarkStart w:id="47" w:name="def-ones-vector"/>
    <w:p>
      <w:pPr>
        <w:pStyle w:val="BodyText"/>
      </w:pPr>
      <w:r>
        <w:rPr>
          <w:b/>
          <w:bCs/>
        </w:rPr>
        <w:t xml:space="preserve">Definition 13 (Ones vector)</w:t>
      </w:r>
      <w:r>
        <w:t xml:space="preserve"> </w:t>
      </w:r>
      <w:r>
        <w:t xml:space="preserve">The</w:t>
      </w:r>
      <w:r>
        <w:t xml:space="preserve"> </w:t>
      </w:r>
      <w:r>
        <w:rPr>
          <w:b/>
          <w:bCs/>
        </w:rPr>
        <w:t xml:space="preserve">ones vector</w:t>
      </w:r>
      <w:r>
        <w:t xml:space="preserve"> </w:t>
      </w:r>
      <m:oMath>
        <m:limLow>
          <m:e>
            <m:r>
              <m:t>1</m:t>
            </m:r>
          </m:e>
          <m:lim>
            <m:r>
              <m:rPr>
                <m:sty m:val="p"/>
              </m:rPr>
              <m:t>∼</m:t>
            </m:r>
          </m:lim>
        </m:limLow>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limLow>
            <m:e>
              <m:r>
                <m:t>1</m:t>
              </m:r>
            </m:e>
            <m:lim>
              <m:r>
                <m:rPr>
                  <m:sty m:val="p"/>
                </m:rPr>
                <m:t>∼</m:t>
              </m:r>
            </m:lim>
          </m:limLow>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7"/>
    <w:bookmarkStart w:id="48" w:name="rem-ones-vector-sum"/>
    <w:p>
      <w:pPr>
        <w:pStyle w:val="FirstParagraph"/>
      </w:pPr>
      <w:r>
        <w:rPr>
          <w:i/>
          <w:iCs/>
        </w:rPr>
        <w:t xml:space="preserve">Remark 6</w:t>
      </w:r>
      <w:r>
        <w:t xml:space="preserve"> (The ones vector sums the entries). </w:t>
      </w:r>
      <w:r>
        <w:t xml:space="preserve">The dot product (2) of</w:t>
      </w:r>
      <w:r>
        <w:t xml:space="preserve"> </w:t>
      </w:r>
      <m:oMath>
        <m:limLow>
          <m:e>
            <m:r>
              <m:t>1</m:t>
            </m:r>
          </m:e>
          <m:lim>
            <m:r>
              <m:rPr>
                <m:sty m:val="p"/>
              </m:rPr>
              <m:t>∼</m:t>
            </m:r>
          </m:lim>
        </m:limLow>
      </m:oMath>
      <w:r>
        <w:t xml:space="preserve"> </w:t>
      </w:r>
      <w:r>
        <w:t xml:space="preserve">with</w:t>
      </w:r>
      <w:r>
        <w:t xml:space="preserve"> </w:t>
      </w:r>
      <m:oMath>
        <m:limLow>
          <m:e>
            <m:r>
              <m:t>x</m:t>
            </m:r>
          </m:e>
          <m:lim>
            <m:r>
              <m:rPr>
                <m:sty m:val="p"/>
              </m:rPr>
              <m:t>∼</m:t>
            </m:r>
          </m:lim>
        </m:limLow>
      </m:oMath>
      <w:r>
        <w:t xml:space="preserve"> </w:t>
      </w:r>
      <w:r>
        <w:t xml:space="preserve">is the sum of the entries of</w:t>
      </w:r>
      <w:r>
        <w:t xml:space="preserve"> </w:t>
      </w:r>
      <m:oMath>
        <m:limLow>
          <m:e>
            <m:r>
              <m:t>x</m:t>
            </m:r>
          </m:e>
          <m:lim>
            <m:r>
              <m:rPr>
                <m:sty m:val="p"/>
              </m:rPr>
              <m:t>∼</m:t>
            </m:r>
          </m:lim>
        </m:limLow>
      </m:oMath>
      <w:r>
        <w:t xml:space="preserve">:</w:t>
      </w:r>
    </w:p>
    <w:p>
      <w:pPr>
        <w:pStyle w:val="BodyText"/>
      </w:pPr>
      <m:oMathPara>
        <m:oMathParaPr>
          <m:jc m:val="center"/>
        </m:oMathParaPr>
        <m:oMath>
          <m:eqArr>
            <m:e>
              <m:limLow>
                <m:e>
                  <m:r>
                    <m:t>1</m:t>
                  </m:r>
                </m:e>
                <m:lim>
                  <m:r>
                    <m:rPr>
                      <m:sty m:val="p"/>
                    </m:rPr>
                    <m:t>∼</m:t>
                  </m:r>
                </m:lim>
              </m:limLow>
              <m:r>
                <m:rPr>
                  <m:sty m:val="p"/>
                </m:rPr>
                <m:t>⋅</m:t>
              </m:r>
              <m:limLow>
                <m:e>
                  <m:r>
                    <m:t>x</m:t>
                  </m:r>
                </m:e>
                <m:lim>
                  <m:r>
                    <m:rPr>
                      <m:sty m:val="p"/>
                    </m:rPr>
                    <m:t>∼</m:t>
                  </m:r>
                </m:lim>
              </m:limLow>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limLow>
          <m:e>
            <m:r>
              <m:t>x</m:t>
            </m:r>
          </m:e>
          <m:lim>
            <m:r>
              <m:rPr>
                <m:sty m:val="p"/>
              </m:rPr>
              <m:t>∼</m:t>
            </m:r>
          </m:lim>
        </m:limLow>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limLow>
                <m:e>
                  <m:r>
                    <m:t>1</m:t>
                  </m:r>
                </m:e>
                <m:lim>
                  <m:r>
                    <m:rPr>
                      <m:sty m:val="p"/>
                    </m:rPr>
                    <m:t>∼</m:t>
                  </m:r>
                </m:lim>
              </m:limLow>
              <m:r>
                <m:rPr>
                  <m:sty m:val="p"/>
                </m:rPr>
                <m:t>⋅</m:t>
              </m:r>
              <m:limLow>
                <m:e>
                  <m:r>
                    <m:t>x</m:t>
                  </m:r>
                </m:e>
                <m:lim>
                  <m:r>
                    <m:rPr>
                      <m:sty m:val="p"/>
                    </m:rPr>
                    <m:t>∼</m:t>
                  </m:r>
                </m:lim>
              </m:limLow>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8"/>
    <w:bookmarkStart w:id="49" w:name="def-indicator-vector"/>
    <w:p>
      <w:pPr>
        <w:pStyle w:val="BodyText"/>
      </w:pPr>
      <w:r>
        <w:rPr>
          <w:b/>
          <w:bCs/>
        </w:rPr>
        <w:t xml:space="preserve">Definition 14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limLow>
              <m:e>
                <m:r>
                  <m:t>e</m:t>
                </m:r>
              </m:e>
              <m:lim>
                <m:r>
                  <m:rPr>
                    <m:sty m:val="p"/>
                  </m:rPr>
                  <m:t>∼</m:t>
                </m:r>
              </m:lim>
            </m:limLow>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limLow>
                <m:e>
                  <m:r>
                    <m:t>e</m:t>
                  </m:r>
                </m:e>
                <m:lim>
                  <m:r>
                    <m:rPr>
                      <m:sty m:val="p"/>
                    </m:rPr>
                    <m:t>∼</m:t>
                  </m:r>
                </m:lim>
              </m:limLow>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limLow>
                <m:e>
                  <m:r>
                    <m:t>e</m:t>
                  </m:r>
                </m:e>
                <m:lim>
                  <m:r>
                    <m:rPr>
                      <m:sty m:val="p"/>
                    </m:rPr>
                    <m:t>∼</m:t>
                  </m:r>
                </m:lim>
              </m:limLow>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9"/>
    <w:bookmarkStart w:id="50" w:name="rem-indicator-vector-weighted-sums"/>
    <w:p>
      <w:pPr>
        <w:pStyle w:val="FirstParagraph"/>
      </w:pPr>
      <w:r>
        <w:rPr>
          <w:i/>
          <w:iCs/>
        </w:rPr>
        <w:t xml:space="preserve">Remark 7</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limLow>
              <m:e>
                <m:r>
                  <m:t>e</m:t>
                </m:r>
              </m:e>
              <m:lim>
                <m:r>
                  <m:rPr>
                    <m:sty m:val="p"/>
                  </m:rPr>
                  <m:t>∼</m:t>
                </m:r>
              </m:lim>
            </m:limLow>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limLow>
              <m:e>
                <m:r>
                  <m:t>e</m:t>
                </m:r>
              </m:e>
              <m:lim>
                <m:r>
                  <m:rPr>
                    <m:sty m:val="p"/>
                  </m:rPr>
                  <m:t>∼</m:t>
                </m:r>
              </m:lim>
            </m:limLow>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limLow>
              <m:e>
                <m:r>
                  <m:t>e</m:t>
                </m:r>
              </m:e>
              <m:lim>
                <m:r>
                  <m:rPr>
                    <m:sty m:val="p"/>
                  </m:rPr>
                  <m:t>∼</m:t>
                </m:r>
              </m:lim>
            </m:limLow>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limLow>
              <m:e>
                <m:r>
                  <m:t>e</m:t>
                </m:r>
              </m:e>
              <m:lim>
                <m:r>
                  <m:rPr>
                    <m:sty m:val="p"/>
                  </m:rPr>
                  <m:t>∼</m:t>
                </m:r>
              </m:lim>
            </m:limLow>
          </m:e>
          <m:sub>
            <m:r>
              <m:t>1</m:t>
            </m:r>
          </m:sub>
        </m:sSub>
        <m:r>
          <m:rPr>
            <m:sty m:val="p"/>
          </m:rPr>
          <m:t>+</m:t>
        </m:r>
        <m:sSub>
          <m:e>
            <m:r>
              <m:t>c</m:t>
            </m:r>
          </m:e>
          <m:sub>
            <m:r>
              <m:t>2</m:t>
            </m:r>
          </m:sub>
        </m:sSub>
        <m:sSub>
          <m:e>
            <m:limLow>
              <m:e>
                <m:r>
                  <m:t>e</m:t>
                </m:r>
              </m:e>
              <m:lim>
                <m:r>
                  <m:rPr>
                    <m:sty m:val="p"/>
                  </m:rPr>
                  <m:t>∼</m:t>
                </m:r>
              </m:lim>
            </m:limLow>
          </m:e>
          <m:sub>
            <m:r>
              <m:t>2</m:t>
            </m:r>
          </m:sub>
        </m:sSub>
        <m:r>
          <m:rPr>
            <m:sty m:val="p"/>
          </m:rPr>
          <m:t>+</m:t>
        </m:r>
        <m:sSub>
          <m:e>
            <m:r>
              <m:t>c</m:t>
            </m:r>
          </m:e>
          <m:sub>
            <m:r>
              <m:t>3</m:t>
            </m:r>
          </m:sub>
        </m:sSub>
        <m:sSub>
          <m:e>
            <m:limLow>
              <m:e>
                <m:r>
                  <m:t>e</m:t>
                </m:r>
              </m:e>
              <m:lim>
                <m:r>
                  <m:rPr>
                    <m:sty m:val="p"/>
                  </m:rPr>
                  <m:t>∼</m:t>
                </m:r>
              </m:lim>
            </m:limLow>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limLow>
              <m:e>
                <m:r>
                  <m:t>e</m:t>
                </m:r>
              </m:e>
              <m:lim>
                <m:r>
                  <m:rPr>
                    <m:sty m:val="p"/>
                  </m:rPr>
                  <m:t>∼</m:t>
                </m:r>
              </m:lim>
            </m:limLow>
          </m:e>
          <m:sub>
            <m:r>
              <m:t>1</m:t>
            </m:r>
          </m:sub>
        </m:sSub>
        <m:r>
          <m:rPr>
            <m:sty m:val="p"/>
          </m:rPr>
          <m:t>−</m:t>
        </m:r>
        <m:r>
          <m:t>1</m:t>
        </m:r>
        <m:sSub>
          <m:e>
            <m:limLow>
              <m:e>
                <m:r>
                  <m:t>e</m:t>
                </m:r>
              </m:e>
              <m:lim>
                <m:r>
                  <m:rPr>
                    <m:sty m:val="p"/>
                  </m:rPr>
                  <m:t>∼</m:t>
                </m:r>
              </m:lim>
            </m:limLow>
          </m:e>
          <m:sub>
            <m:r>
              <m:t>2</m:t>
            </m:r>
          </m:sub>
        </m:sSub>
        <m:r>
          <m:rPr>
            <m:sty m:val="p"/>
          </m:rPr>
          <m:t>+</m:t>
        </m:r>
        <m:r>
          <m:t>5</m:t>
        </m:r>
        <m:sSub>
          <m:e>
            <m:limLow>
              <m:e>
                <m:r>
                  <m:t>e</m:t>
                </m:r>
              </m:e>
              <m:lim>
                <m:r>
                  <m:rPr>
                    <m:sty m:val="p"/>
                  </m:rPr>
                  <m:t>∼</m:t>
                </m:r>
              </m:lim>
            </m:limLow>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limLow>
              <m:e>
                <m:r>
                  <m:t>e</m:t>
                </m:r>
              </m:e>
              <m:lim>
                <m:r>
                  <m:rPr>
                    <m:sty m:val="p"/>
                  </m:rPr>
                  <m:t>∼</m:t>
                </m:r>
              </m:lim>
            </m:limLow>
          </m:e>
          <m:sub>
            <m:r>
              <m:t>1</m:t>
            </m:r>
          </m:sub>
        </m:sSub>
        <m:r>
          <m:rPr>
            <m:sty m:val="p"/>
          </m:rPr>
          <m:t>+</m:t>
        </m:r>
        <m:sSub>
          <m:e>
            <m:r>
              <m:t>c</m:t>
            </m:r>
          </m:e>
          <m:sub>
            <m:r>
              <m:t>2</m:t>
            </m:r>
          </m:sub>
        </m:sSub>
        <m:sSub>
          <m:e>
            <m:limLow>
              <m:e>
                <m:r>
                  <m:t>e</m:t>
                </m:r>
              </m:e>
              <m:lim>
                <m:r>
                  <m:rPr>
                    <m:sty m:val="p"/>
                  </m:rPr>
                  <m:t>∼</m:t>
                </m:r>
              </m:lim>
            </m:limLow>
          </m:e>
          <m:sub>
            <m:r>
              <m:t>2</m:t>
            </m:r>
          </m:sub>
        </m:sSub>
        <m:r>
          <m:rPr>
            <m:sty m:val="p"/>
          </m:rPr>
          <m:t>+</m:t>
        </m:r>
        <m:sSub>
          <m:e>
            <m:r>
              <m:t>c</m:t>
            </m:r>
          </m:e>
          <m:sub>
            <m:r>
              <m:t>3</m:t>
            </m:r>
          </m:sub>
        </m:sSub>
        <m:sSub>
          <m:e>
            <m:limLow>
              <m:e>
                <m:r>
                  <m:t>e</m:t>
                </m:r>
              </m:e>
              <m:lim>
                <m:r>
                  <m:rPr>
                    <m:sty m:val="p"/>
                  </m:rPr>
                  <m:t>∼</m:t>
                </m:r>
              </m:lim>
            </m:limLow>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50"/>
    <w:bookmarkStart w:id="51" w:name="thm-indicator-selection"/>
    <w:p>
      <w:pPr>
        <w:pStyle w:val="BodyText"/>
      </w:pPr>
      <w:r>
        <w:rPr>
          <w:b/>
          <w:bCs/>
        </w:rPr>
        <w:t xml:space="preserve">Theorem 2 (Indicator vectors select entries)</w:t>
      </w:r>
      <w:r>
        <w:t xml:space="preserve"> </w:t>
      </w:r>
      <w:r>
        <w:t xml:space="preserve">For any vector</w:t>
      </w:r>
      <w:r>
        <w:t xml:space="preserve"> </w:t>
      </w:r>
      <m:oMath>
        <m:limLow>
          <m:e>
            <m:r>
              <m:t>x</m:t>
            </m:r>
          </m:e>
          <m:lim>
            <m:r>
              <m:rPr>
                <m:sty m:val="p"/>
              </m:rPr>
              <m:t>∼</m:t>
            </m:r>
          </m:lim>
        </m:limLow>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limLow>
                <m:e>
                  <m:r>
                    <m:t>e</m:t>
                  </m:r>
                </m:e>
                <m:lim>
                  <m:r>
                    <m:rPr>
                      <m:sty m:val="p"/>
                    </m:rPr>
                    <m:t>∼</m:t>
                  </m:r>
                </m:lim>
              </m:limLow>
            </m:e>
            <m:sub>
              <m:r>
                <m:t>j</m:t>
              </m:r>
            </m:sub>
          </m:sSub>
          <m:r>
            <m:rPr>
              <m:sty m:val="p"/>
            </m:rPr>
            <m:t>⋅</m:t>
          </m:r>
          <m:limLow>
            <m:e>
              <m:r>
                <m:t>x</m:t>
              </m:r>
            </m:e>
            <m:lim>
              <m:r>
                <m:rPr>
                  <m:sty m:val="p"/>
                </m:rPr>
                <m:t>∼</m:t>
              </m:r>
            </m:lim>
          </m:limLow>
          <m:r>
            <m:rPr>
              <m:sty m:val="p"/>
            </m:rPr>
            <m:t>=</m:t>
          </m:r>
          <m:sSub>
            <m:e>
              <m:r>
                <m:t>x</m:t>
              </m:r>
            </m:e>
            <m:sub>
              <m:r>
                <m:t>j</m:t>
              </m:r>
            </m:sub>
          </m:sSub>
        </m:oMath>
      </m:oMathPara>
    </w:p>
    <w:bookmarkEnd w:id="51"/>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limLow>
                    <m:e>
                      <m:r>
                        <m:t>e</m:t>
                      </m:r>
                    </m:e>
                    <m:lim>
                      <m:r>
                        <m:rPr>
                          <m:sty m:val="p"/>
                        </m:rPr>
                        <m:t>∼</m:t>
                      </m:r>
                    </m:lim>
                  </m:limLow>
                </m:e>
                <m:sub>
                  <m:r>
                    <m:t>j</m:t>
                  </m:r>
                </m:sub>
              </m:sSub>
              <m:r>
                <m:rPr>
                  <m:sty m:val="p"/>
                </m:rPr>
                <m:t>⋅</m:t>
              </m:r>
              <m:limLow>
                <m:e>
                  <m:r>
                    <m:t>x</m:t>
                  </m:r>
                </m:e>
                <m:lim>
                  <m:r>
                    <m:rPr>
                      <m:sty m:val="p"/>
                    </m:rPr>
                    <m:t>∼</m:t>
                  </m:r>
                </m:lim>
              </m:limLow>
              <m:r>
                <m:t>&amp;</m:t>
              </m:r>
              <m:r>
                <m:rPr>
                  <m:sty m:val="p"/>
                </m:rPr>
                <m:t>=</m:t>
              </m:r>
              <m:nary>
                <m:naryPr>
                  <m:chr m:val="∑"/>
                  <m:limLoc m:val="undOvr"/>
                  <m:subHide m:val="off"/>
                  <m:supHide m:val="off"/>
                </m:naryPr>
                <m:sub>
                  <m:r>
                    <m:t>i</m:t>
                  </m:r>
                  <m:r>
                    <m:rPr>
                      <m:sty m:val="p"/>
                    </m:rPr>
                    <m:t>=</m:t>
                  </m:r>
                  <m:r>
                    <m:t>1</m:t>
                  </m:r>
                </m:sub>
                <m:sup>
                  <m:r>
                    <m:t>p</m:t>
                  </m:r>
                </m:sup>
                <m:e>
                  <m:r>
                    <m:rPr>
                      <m:sty m:val="p"/>
                    </m:rPr>
                    <m:t>(</m:t>
                  </m:r>
                </m:e>
              </m:nary>
              <m:sSub>
                <m:e>
                  <m:limLow>
                    <m:e>
                      <m:r>
                        <m:t>e</m:t>
                      </m:r>
                    </m:e>
                    <m:lim>
                      <m:r>
                        <m:rPr>
                          <m:sty m:val="p"/>
                        </m:rPr>
                        <m:t>∼</m:t>
                      </m:r>
                    </m:lim>
                  </m:limLow>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limLow>
                    <m:e>
                      <m:r>
                        <m:t>e</m:t>
                      </m:r>
                    </m:e>
                    <m:lim>
                      <m:r>
                        <m:rPr>
                          <m:sty m:val="p"/>
                        </m:rPr>
                        <m:t>∼</m:t>
                      </m:r>
                    </m:lim>
                  </m:limLow>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52"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9</w:t>
        </w:r>
      </w:hyperlink>
      <w:r>
        <w:t xml:space="preserve">) of the indicator vectors</w:t>
      </w:r>
      <w:r>
        <w:t xml:space="preserve"> </w:t>
      </w:r>
      <m:oMath>
        <m:sSub>
          <m:e>
            <m:limLow>
              <m:e>
                <m:r>
                  <m:t>e</m:t>
                </m:r>
              </m:e>
              <m:lim>
                <m:r>
                  <m:rPr>
                    <m:sty m:val="p"/>
                  </m:rPr>
                  <m:t>∼</m:t>
                </m:r>
              </m:lim>
            </m:limLow>
          </m:e>
          <m:sub>
            <m:r>
              <m:t>1</m:t>
            </m:r>
          </m:sub>
        </m:sSub>
        <m:r>
          <m:rPr>
            <m:sty m:val="p"/>
          </m:rPr>
          <m:t>,</m:t>
        </m:r>
        <m:r>
          <m:rPr>
            <m:sty m:val="p"/>
          </m:rPr>
          <m:t>…</m:t>
        </m:r>
        <m:r>
          <m:rPr>
            <m:sty m:val="p"/>
          </m:rPr>
          <m:t>,</m:t>
        </m:r>
        <m:sSub>
          <m:e>
            <m:limLow>
              <m:e>
                <m:r>
                  <m:t>e</m:t>
                </m:r>
              </m:e>
              <m:lim>
                <m:r>
                  <m:rPr>
                    <m:sty m:val="p"/>
                  </m:rPr>
                  <m:t>∼</m:t>
                </m:r>
              </m:lim>
            </m:limLow>
          </m:e>
          <m:sub>
            <m:r>
              <m:t>p</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limLow>
            <m:e>
              <m:r>
                <m:t>x</m:t>
              </m:r>
            </m:e>
            <m:lim>
              <m:r>
                <m:rPr>
                  <m:sty m:val="p"/>
                </m:rPr>
                <m:t>∼</m:t>
              </m:r>
            </m:lim>
          </m:limLow>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limLow>
                <m:e>
                  <m:r>
                    <m:t>e</m:t>
                  </m:r>
                </m:e>
                <m:lim>
                  <m:r>
                    <m:rPr>
                      <m:sty m:val="p"/>
                    </m:rPr>
                    <m:t>∼</m:t>
                  </m:r>
                </m:lim>
              </m:limLow>
            </m:e>
            <m:sub>
              <m:r>
                <m:t>j</m:t>
              </m:r>
            </m:sub>
          </m:sSub>
        </m:oMath>
      </m:oMathPara>
    </w:p>
    <w:bookmarkEnd w:id="52"/>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limLow>
                        <m:e>
                          <m:r>
                            <m:t>e</m:t>
                          </m:r>
                        </m:e>
                        <m:lim>
                          <m:r>
                            <m:rPr>
                              <m:sty m:val="p"/>
                            </m:rPr>
                            <m:t>∼</m:t>
                          </m:r>
                        </m:lim>
                      </m:limLow>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limLow>
                    <m:e>
                      <m:r>
                        <m:t>e</m:t>
                      </m:r>
                    </m:e>
                    <m:lim>
                      <m:r>
                        <m:rPr>
                          <m:sty m:val="p"/>
                        </m:rPr>
                        <m:t>∼</m:t>
                      </m:r>
                    </m:lim>
                  </m:limLow>
                </m:e>
                <m:sub>
                  <m:r>
                    <m:t>j</m:t>
                  </m:r>
                </m:sub>
              </m:sSub>
              <m:sSub>
                <m:e>
                  <m:r>
                    <m:rPr>
                      <m:sty m:val="p"/>
                    </m:rPr>
                    <m:t>)</m:t>
                  </m:r>
                </m:e>
                <m:sub>
                  <m:r>
                    <m:t>i</m:t>
                  </m:r>
                </m:sub>
              </m:sSub>
              <m:r>
                <m:t>&amp;</m:t>
              </m:r>
              <m:r>
                <m:t>&amp;</m:t>
              </m:r>
              <m:r>
                <m:rPr>
                  <m:nor/>
                  <m:sty m:val="p"/>
                </m:rPr>
                <m:t>(</m:t>
              </m:r>
              <m:r>
                <m:rPr>
                  <m:nor/>
                  <m:sty m:val="p"/>
                </m:rPr>
                <m:t>Definition 9</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14</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53" w:name="exm-standard-basis-expansion"/>
    <w:p>
      <w:pPr>
        <w:pStyle w:val="FirstParagraph"/>
      </w:pPr>
      <w:r>
        <w:rPr>
          <w:b/>
          <w:bCs/>
        </w:rPr>
        <w:t xml:space="preserve">Example 9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limLow>
                    <m:e>
                      <m:r>
                        <m:t>e</m:t>
                      </m:r>
                    </m:e>
                    <m:lim>
                      <m:r>
                        <m:rPr>
                          <m:sty m:val="p"/>
                        </m:rPr>
                        <m:t>∼</m:t>
                      </m:r>
                    </m:lim>
                  </m:limLow>
                </m:e>
                <m:sub>
                  <m:r>
                    <m:t>1</m:t>
                  </m:r>
                </m:sub>
              </m:sSub>
              <m:r>
                <m:rPr>
                  <m:sty m:val="p"/>
                </m:rPr>
                <m:t>−</m:t>
              </m:r>
              <m:sSub>
                <m:e>
                  <m:limLow>
                    <m:e>
                      <m:r>
                        <m:t>e</m:t>
                      </m:r>
                    </m:e>
                    <m:lim>
                      <m:r>
                        <m:rPr>
                          <m:sty m:val="p"/>
                        </m:rPr>
                        <m:t>∼</m:t>
                      </m:r>
                    </m:lim>
                  </m:limLow>
                </m:e>
                <m:sub>
                  <m:r>
                    <m:t>2</m:t>
                  </m:r>
                </m:sub>
              </m:sSub>
              <m:r>
                <m:rPr>
                  <m:sty m:val="p"/>
                </m:rPr>
                <m:t>+</m:t>
              </m:r>
              <m:r>
                <m:t>2</m:t>
              </m:r>
              <m:sSub>
                <m:e>
                  <m:limLow>
                    <m:e>
                      <m:r>
                        <m:t>e</m:t>
                      </m:r>
                    </m:e>
                    <m:lim>
                      <m:r>
                        <m:rPr>
                          <m:sty m:val="p"/>
                        </m:rPr>
                        <m:t>∼</m:t>
                      </m:r>
                    </m:lim>
                  </m:limLow>
                </m:e>
                <m:sub>
                  <m:r>
                    <m:t>3</m:t>
                  </m:r>
                </m:sub>
              </m:sSub>
            </m:e>
          </m:eqArr>
        </m:oMath>
      </m:oMathPara>
    </w:p>
    <w:bookmarkEnd w:id="53"/>
    <w:bookmarkEnd w:id="54"/>
    <w:bookmarkStart w:id="80" w:name="orthogonality"/>
    <w:p>
      <w:pPr>
        <w:pStyle w:val="Heading3"/>
      </w:pPr>
      <w:r>
        <w:t xml:space="preserve">1.2 Orthogonality</w:t>
      </w:r>
    </w:p>
    <w:bookmarkStart w:id="55" w:name="def-orthogonal-vectors"/>
    <w:p>
      <w:pPr>
        <w:pStyle w:val="FirstParagraph"/>
      </w:pPr>
      <w:r>
        <w:rPr>
          <w:b/>
          <w:bCs/>
        </w:rPr>
        <w:t xml:space="preserve">Definition 15 (Orthogonal vectors)</w:t>
      </w:r>
      <w:r>
        <w:t xml:space="preserve"> </w:t>
      </w:r>
      <w:r>
        <w:t xml:space="preserve">Two vectors</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of the same length are</w:t>
      </w:r>
      <w:r>
        <w:t xml:space="preserve"> </w:t>
      </w:r>
      <w:r>
        <w:rPr>
          <w:b/>
          <w:bCs/>
        </w:rPr>
        <w:t xml:space="preserve">orthogonal</w:t>
      </w:r>
      <w:r>
        <w:t xml:space="preserve"> </w:t>
      </w:r>
      <w:r>
        <w:t xml:space="preserve">(written</w:t>
      </w:r>
      <w:r>
        <w:t xml:space="preserve"> </w:t>
      </w:r>
      <m:oMath>
        <m:limLow>
          <m:e>
            <m:r>
              <m:t>x</m:t>
            </m:r>
          </m:e>
          <m:lim>
            <m:r>
              <m:rPr>
                <m:sty m:val="p"/>
              </m:rPr>
              <m:t>∼</m:t>
            </m:r>
          </m:lim>
        </m:limLow>
        <m:r>
          <m:rPr>
            <m:sty m:val="p"/>
          </m:rPr>
          <m:t>⟂</m:t>
        </m:r>
        <m:limLow>
          <m:e>
            <m:r>
              <m:t>y</m:t>
            </m:r>
          </m:e>
          <m:lim>
            <m:r>
              <m:rPr>
                <m:sty m:val="p"/>
              </m:rPr>
              <m:t>∼</m:t>
            </m:r>
          </m:lim>
        </m:limLow>
      </m:oMath>
      <w:r>
        <w:t xml:space="preserve">) if their dot product (2) is zero:</w:t>
      </w:r>
    </w:p>
    <w:p>
      <w:pPr>
        <w:pStyle w:val="BodyText"/>
      </w:pPr>
      <m:oMathPara>
        <m:oMathParaPr>
          <m:jc m:val="center"/>
        </m:oMathParaPr>
        <m:oMath>
          <m:limLow>
            <m:e>
              <m:r>
                <m:t>x</m:t>
              </m:r>
            </m:e>
            <m:lim>
              <m:r>
                <m:rPr>
                  <m:sty m:val="p"/>
                </m:rPr>
                <m:t>∼</m:t>
              </m:r>
            </m:lim>
          </m:limLow>
          <m:r>
            <m:rPr>
              <m:sty m:val="p"/>
            </m:rPr>
            <m:t>⟂</m:t>
          </m:r>
          <m:limLow>
            <m:e>
              <m:r>
                <m:t>y</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r>
            <m:t>0</m:t>
          </m:r>
        </m:oMath>
      </m:oMathPara>
    </w:p>
    <w:bookmarkEnd w:id="55"/>
    <w:bookmarkStart w:id="56" w:name="rem-orthogonal-perpendicular"/>
    <w:p>
      <w:pPr>
        <w:pStyle w:val="FirstParagraph"/>
      </w:pPr>
      <w:r>
        <w:rPr>
          <w:i/>
          <w:iCs/>
        </w:rPr>
        <w:t xml:space="preserve">Remark 8</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6"/>
    <w:bookmarkStart w:id="57" w:name="exm-not-orthogonal"/>
    <w:p>
      <w:pPr>
        <w:pStyle w:val="BodyText"/>
      </w:pPr>
      <w:r>
        <w:rPr>
          <w:b/>
          <w:bCs/>
        </w:rPr>
        <w:t xml:space="preserve">Example 10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7"/>
    <w:bookmarkStart w:id="60" w:name="def-euclidean-norm"/>
    <w:p>
      <w:pPr>
        <w:pStyle w:val="BodyText"/>
      </w:pPr>
      <w:r>
        <w:rPr>
          <w:b/>
          <w:bCs/>
        </w:rPr>
        <w:t xml:space="preserve">Definition 16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limLow>
              <m:e>
                <m:r>
                  <m:t>x</m:t>
                </m:r>
              </m:e>
              <m:lim>
                <m:r>
                  <m:rPr>
                    <m:sty m:val="p"/>
                  </m:rPr>
                  <m:t>∼</m:t>
                </m:r>
              </m:lim>
            </m:limLow>
          </m:e>
        </m:d>
        <m:sSub>
          <m:e>
            <m:r>
              <m:t>​</m:t>
            </m:r>
          </m:e>
          <m:sub>
            <m:r>
              <m:t>2</m:t>
            </m:r>
          </m:sub>
        </m:sSub>
      </m:oMath>
      <w:r>
        <w:t xml:space="preserve">) of a vector</w:t>
      </w:r>
      <w:r>
        <w:t xml:space="preserve"> </w:t>
      </w:r>
      <m:oMath>
        <m:limLow>
          <m:e>
            <m:r>
              <m:t>x</m:t>
            </m:r>
          </m:e>
          <m:lim>
            <m:r>
              <m:rPr>
                <m:sty m:val="p"/>
              </m:rPr>
              <m:t>∼</m:t>
            </m:r>
          </m:lim>
        </m:limLow>
      </m:oMath>
      <w:r>
        <w:t xml:space="preserve"> </w:t>
      </w:r>
      <w:r>
        <w:t xml:space="preserve">of length</w:t>
      </w:r>
      <w:r>
        <w:t xml:space="preserve"> </w:t>
      </w:r>
      <m:oMath>
        <m:r>
          <m:t>p</m:t>
        </m:r>
      </m:oMath>
      <w:r>
        <w:t xml:space="preserve"> </w:t>
      </w:r>
      <w:r>
        <w:t xml:space="preserve">is</w:t>
      </w:r>
    </w:p>
    <w:p>
      <w:pPr>
        <w:pStyle w:val="BodyText"/>
      </w:pPr>
      <w:bookmarkStart w:id="58" w:name="eq-l2-norm"/>
      <m:oMathPara>
        <m:oMathParaPr>
          <m:jc m:val="center"/>
        </m:oMathParaPr>
        <m:oMath>
          <m:r>
            <m:t>​</m:t>
          </m:r>
          <m:d>
            <m:dPr>
              <m:begChr m:val="∥"/>
              <m:sepChr m:val=""/>
              <m:endChr m:val="∥"/>
              <m:grow/>
            </m:dPr>
            <m:e>
              <m:limLow>
                <m:e>
                  <m:r>
                    <m:t>x</m:t>
                  </m:r>
                </m:e>
                <m:lim>
                  <m:r>
                    <m:rPr>
                      <m:sty m:val="p"/>
                    </m:rPr>
                    <m:t>∼</m:t>
                  </m:r>
                </m:lim>
              </m:limLow>
            </m:e>
          </m:d>
          <m:r>
            <m:t>​</m:t>
          </m:r>
          <m:limUpp>
            <m:e>
              <m:r>
                <m:rPr>
                  <m:sty m:val="p"/>
                </m:rPr>
                <m:t>=</m:t>
              </m:r>
            </m:e>
            <m:lim>
              <m:r>
                <m:rPr>
                  <m:nor/>
                  <m:sty m:val="p"/>
                </m:rPr>
                <m:t>def</m:t>
              </m:r>
            </m:lim>
          </m:limUpp>
          <m:rad>
            <m:radPr>
              <m:degHide m:val="on"/>
            </m:radPr>
            <m:deg/>
            <m:e>
              <m:limLow>
                <m:e>
                  <m:r>
                    <m:t>x</m:t>
                  </m:r>
                </m:e>
                <m:lim>
                  <m:r>
                    <m:rPr>
                      <m:sty m:val="p"/>
                    </m:rPr>
                    <m:t>∼</m:t>
                  </m:r>
                </m:lim>
              </m:limLow>
              <m:r>
                <m:rPr>
                  <m:sty m:val="p"/>
                </m:rPr>
                <m:t>⋅</m:t>
              </m:r>
              <m:limLow>
                <m:e>
                  <m:r>
                    <m:t>x</m:t>
                  </m:r>
                </m:e>
                <m:lim>
                  <m:r>
                    <m:rPr>
                      <m:sty m:val="p"/>
                    </m:rPr>
                    <m:t>∼</m:t>
                  </m:r>
                </m:lim>
              </m:limLow>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8"/>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9">
        <w:r>
          <w:rPr>
            <w:rStyle w:val="Hyperlink"/>
          </w:rPr>
          <w:t xml:space="preserve">square root</w:t>
        </w:r>
      </w:hyperlink>
      <w:r>
        <w:t xml:space="preserve">.</w:t>
      </w:r>
    </w:p>
    <w:bookmarkEnd w:id="60"/>
    <w:bookmarkStart w:id="61" w:name="exm-euclidean-norm"/>
    <w:p>
      <w:pPr>
        <w:pStyle w:val="BodyText"/>
      </w:pPr>
      <w:r>
        <w:rPr>
          <w:b/>
          <w:bCs/>
        </w:rPr>
        <w:t xml:space="preserve">Example 11 (The length of a vector)</w:t>
      </w:r>
      <w:r>
        <w:t xml:space="preserve"> </w:t>
      </w:r>
      <w:r>
        <w:t xml:space="preserve">For</w:t>
      </w:r>
      <w:r>
        <w:t xml:space="preserve"> </w:t>
      </w:r>
      <m:oMath>
        <m:limLow>
          <m:e>
            <m:r>
              <m:t>x</m:t>
            </m:r>
          </m:e>
          <m:lim>
            <m:r>
              <m:rPr>
                <m:sty m:val="p"/>
              </m:rPr>
              <m:t>∼</m:t>
            </m:r>
          </m:lim>
        </m:limLow>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limLow>
                    <m:e>
                      <m:r>
                        <m:t>x</m:t>
                      </m:r>
                    </m:e>
                    <m:lim>
                      <m:r>
                        <m:rPr>
                          <m:sty m:val="p"/>
                        </m:rPr>
                        <m:t>∼</m:t>
                      </m:r>
                    </m:lim>
                  </m:limLow>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61"/>
    <w:bookmarkStart w:id="62" w:name="def-unit-vector"/>
    <w:p>
      <w:pPr>
        <w:pStyle w:val="BodyText"/>
      </w:pPr>
      <w:r>
        <w:rPr>
          <w:b/>
          <w:bCs/>
        </w:rPr>
        <w:t xml:space="preserve">Definition 17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16</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62"/>
    <w:bookmarkStart w:id="63" w:name="exm-unit-vector"/>
    <w:p>
      <w:pPr>
        <w:pStyle w:val="BodyText"/>
      </w:pPr>
      <w:r>
        <w:rPr>
          <w:b/>
          <w:bCs/>
        </w:rPr>
        <w:t xml:space="preserve">Example 12 (A unit vector and a vector that is not one)</w:t>
      </w:r>
      <w:r>
        <w:t xml:space="preserve"> </w:t>
      </w:r>
      <w:r>
        <w:t xml:space="preserve">For</w:t>
      </w:r>
      <w:r>
        <w:t xml:space="preserve"> </w:t>
      </w:r>
      <m:oMath>
        <m:limLow>
          <m:e>
            <m:r>
              <m:t>x</m:t>
            </m:r>
          </m:e>
          <m:lim>
            <m:r>
              <m:rPr>
                <m:sty m:val="p"/>
              </m:rPr>
              <m:t>∼</m:t>
            </m:r>
          </m:lim>
        </m:limLow>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limLow>
                    <m:e>
                      <m:r>
                        <m:t>x</m:t>
                      </m:r>
                    </m:e>
                    <m:lim>
                      <m:r>
                        <m:rPr>
                          <m:sty m:val="p"/>
                        </m:rPr>
                        <m:t>∼</m:t>
                      </m:r>
                    </m:lim>
                  </m:limLow>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3"/>
    <w:bookmarkStart w:id="64" w:name="exr-euclidean-distance"/>
    <w:p>
      <w:pPr>
        <w:pStyle w:val="FirstParagraph"/>
      </w:pPr>
      <w:r>
        <w:rPr>
          <w:b/>
          <w:bCs/>
        </w:rPr>
        <w:t xml:space="preserve">Exercise 2 (How far apart are two points?)</w:t>
      </w:r>
      <w:r>
        <w:t xml:space="preserve"> </w:t>
      </w:r>
      <w:r>
        <w:t xml:space="preserve">Let</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limLow>
          <m:e>
            <m:r>
              <m:t>x</m:t>
            </m:r>
          </m:e>
          <m:lim>
            <m:r>
              <m:rPr>
                <m:sty m:val="p"/>
              </m:rPr>
              <m:t>∼</m:t>
            </m:r>
          </m:lim>
        </m:limLow>
        <m:r>
          <m:rPr>
            <m:sty m:val="p"/>
          </m:rPr>
          <m:t>−</m:t>
        </m:r>
        <m:limLow>
          <m:e>
            <m:r>
              <m:t>y</m:t>
            </m:r>
          </m:e>
          <m:lim>
            <m:r>
              <m:rPr>
                <m:sty m:val="p"/>
              </m:rPr>
              <m:t>∼</m:t>
            </m:r>
          </m:lim>
        </m:limLow>
      </m:oMath>
      <w:r>
        <w:t xml:space="preserve">.</w:t>
      </w:r>
    </w:p>
    <w:p>
      <w:pPr>
        <w:pStyle w:val="Compact"/>
        <w:numPr>
          <w:ilvl w:val="0"/>
          <w:numId w:val="1004"/>
        </w:numPr>
      </w:pPr>
      <w:r>
        <w:t xml:space="preserve">Compute the length of</w:t>
      </w:r>
      <w:r>
        <w:t xml:space="preserve"> </w:t>
      </w:r>
      <m:oMath>
        <m:limLow>
          <m:e>
            <m:r>
              <m:t>x</m:t>
            </m:r>
          </m:e>
          <m:lim>
            <m:r>
              <m:rPr>
                <m:sty m:val="p"/>
              </m:rPr>
              <m:t>∼</m:t>
            </m:r>
          </m:lim>
        </m:limLow>
        <m:r>
          <m:rPr>
            <m:sty m:val="p"/>
          </m:rPr>
          <m:t>−</m:t>
        </m:r>
        <m:limLow>
          <m:e>
            <m:r>
              <m:t>y</m:t>
            </m:r>
          </m:e>
          <m:lim>
            <m:r>
              <m:rPr>
                <m:sty m:val="p"/>
              </m:rPr>
              <m:t>∼</m:t>
            </m:r>
          </m:lim>
        </m:limLow>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limLow>
          <m:e>
            <m:r>
              <m:t>y</m:t>
            </m:r>
          </m:e>
          <m:lim>
            <m:r>
              <m:rPr>
                <m:sty m:val="p"/>
              </m:rPr>
              <m:t>∼</m:t>
            </m:r>
          </m:lim>
        </m:limLow>
        <m:r>
          <m:rPr>
            <m:sty m:val="p"/>
          </m:rPr>
          <m:t>−</m:t>
        </m:r>
        <m:limLow>
          <m:e>
            <m:r>
              <m:t>x</m:t>
            </m:r>
          </m:e>
          <m:lim>
            <m:r>
              <m:rPr>
                <m:sty m:val="p"/>
              </m:rPr>
              <m:t>∼</m:t>
            </m:r>
          </m:lim>
        </m:limLow>
      </m:oMath>
      <w:r>
        <w:t xml:space="preserve"> </w:t>
      </w:r>
      <w:r>
        <w:t xml:space="preserve">instead?</w:t>
      </w:r>
    </w:p>
    <w:bookmarkEnd w:id="64"/>
    <w:bookmarkStart w:id="65" w:name="sol-euclidean-distance"/>
    <w:p>
      <w:pPr>
        <w:pStyle w:val="FirstParagraph"/>
      </w:pPr>
      <w:r>
        <w:rPr>
          <w:i/>
          <w:iCs/>
        </w:rPr>
        <w:t xml:space="preserve">Solution 2</w:t>
      </w:r>
      <w:r>
        <w:t xml:space="preserve">. </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limLow>
          <m:e>
            <m:r>
              <m:t>y</m:t>
            </m:r>
          </m:e>
          <m:lim>
            <m:r>
              <m:rPr>
                <m:sty m:val="p"/>
              </m:rPr>
              <m:t>∼</m:t>
            </m:r>
          </m:lim>
        </m:limLow>
        <m:r>
          <m:rPr>
            <m:sty m:val="p"/>
          </m:rPr>
          <m:t>−</m:t>
        </m:r>
        <m:limLow>
          <m:e>
            <m:r>
              <m:t>x</m:t>
            </m:r>
          </m:e>
          <m:lim>
            <m:r>
              <m:rPr>
                <m:sty m:val="p"/>
              </m:rPr>
              <m:t>∼</m:t>
            </m:r>
          </m:lim>
        </m:limLow>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limLow>
                    <m:e>
                      <m:r>
                        <m:t>y</m:t>
                      </m:r>
                    </m:e>
                    <m:lim>
                      <m:r>
                        <m:rPr>
                          <m:sty m:val="p"/>
                        </m:rPr>
                        <m:t>∼</m:t>
                      </m:r>
                    </m:lim>
                  </m:limLow>
                  <m:r>
                    <m:rPr>
                      <m:sty m:val="p"/>
                    </m:rPr>
                    <m:t>−</m:t>
                  </m:r>
                  <m:limLow>
                    <m:e>
                      <m:r>
                        <m:t>x</m:t>
                      </m:r>
                    </m:e>
                    <m:lim>
                      <m:r>
                        <m:rPr>
                          <m:sty m:val="p"/>
                        </m:rPr>
                        <m:t>∼</m:t>
                      </m:r>
                    </m:lim>
                  </m:limLow>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65"/>
    <w:bookmarkStart w:id="67" w:name="def-euclidean-distance"/>
    <w:p>
      <w:pPr>
        <w:pStyle w:val="FirstParagraph"/>
      </w:pPr>
      <w:r>
        <w:rPr>
          <w:b/>
          <w:bCs/>
        </w:rPr>
        <w:t xml:space="preserve">Definition 18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6" w:name="eq-euclidean-distance"/>
      <m:oMathPara>
        <m:oMathParaPr>
          <m:jc m:val="center"/>
        </m:oMathParaPr>
        <m:oMath>
          <m:r>
            <m:t>d</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6"/>
    </w:p>
    <w:bookmarkEnd w:id="67"/>
    <w:bookmarkStart w:id="68" w:name="rem-distance-from-origin"/>
    <w:p>
      <w:pPr>
        <w:pStyle w:val="FirstParagraph"/>
      </w:pPr>
      <w:r>
        <w:rPr>
          <w:i/>
          <w:iCs/>
        </w:rPr>
        <w:t xml:space="preserve">Remark 9</w:t>
      </w:r>
      <w:r>
        <w:t xml:space="preserve"> (Distance from the origin). </w:t>
      </w:r>
      <w:r>
        <w:t xml:space="preserve">The distance from the origin</w:t>
      </w:r>
      <w:r>
        <w:t xml:space="preserve"> </w:t>
      </w:r>
      <m:oMath>
        <m:limLow>
          <m:e>
            <m:r>
              <m:t>0</m:t>
            </m:r>
          </m:e>
          <m:lim>
            <m:r>
              <m:rPr>
                <m:sty m:val="p"/>
              </m:rPr>
              <m:t>∼</m:t>
            </m:r>
          </m:lim>
        </m:limLow>
      </m:oMath>
      <w:r>
        <w:t xml:space="preserve"> </w:t>
      </w:r>
      <w:r>
        <w:t xml:space="preserve">to a vector</w:t>
      </w:r>
      <w:r>
        <w:t xml:space="preserve"> </w:t>
      </w:r>
      <m:oMath>
        <m:limLow>
          <m:e>
            <m:r>
              <m:t>x</m:t>
            </m:r>
          </m:e>
          <m:lim>
            <m:r>
              <m:rPr>
                <m:sty m:val="p"/>
              </m:rPr>
              <m:t>∼</m:t>
            </m:r>
          </m:lim>
        </m:limLow>
      </m:oMath>
      <w:r>
        <w:t xml:space="preserve"> </w:t>
      </w:r>
      <w:r>
        <w:t xml:space="preserve">is the norm of</w:t>
      </w:r>
      <w:r>
        <w:t xml:space="preserve"> </w:t>
      </w:r>
      <m:oMath>
        <m:limLow>
          <m:e>
            <m:r>
              <m:t>x</m:t>
            </m:r>
          </m:e>
          <m:lim>
            <m:r>
              <m:rPr>
                <m:sty m:val="p"/>
              </m:rPr>
              <m:t>∼</m:t>
            </m:r>
          </m:lim>
        </m:limLow>
      </m:oMath>
      <w:r>
        <w:t xml:space="preserve">:</w:t>
      </w:r>
    </w:p>
    <w:p>
      <w:pPr>
        <w:pStyle w:val="BodyText"/>
      </w:pPr>
      <m:oMathPara>
        <m:oMathParaPr>
          <m:jc m:val="center"/>
        </m:oMathParaPr>
        <m:oMath>
          <m:eqArr>
            <m:e>
              <m:r>
                <m:t>d</m:t>
              </m:r>
              <m:r>
                <m:rPr>
                  <m:sty m:val="p"/>
                </m:rPr>
                <m:t>(</m:t>
              </m:r>
              <m:limLow>
                <m:e>
                  <m:r>
                    <m:t>x</m:t>
                  </m:r>
                </m:e>
                <m:lim>
                  <m:r>
                    <m:rPr>
                      <m:sty m:val="p"/>
                    </m:rPr>
                    <m:t>∼</m:t>
                  </m:r>
                </m:lim>
              </m:limLow>
              <m:r>
                <m:rPr>
                  <m:sty m:val="p"/>
                </m:rPr>
                <m:t>,</m:t>
              </m:r>
              <m:limLow>
                <m:e>
                  <m:r>
                    <m:t>0</m:t>
                  </m:r>
                </m:e>
                <m:lim>
                  <m:r>
                    <m:rPr>
                      <m:sty m:val="p"/>
                    </m:rPr>
                    <m:t>∼</m:t>
                  </m:r>
                </m:lim>
              </m:limLow>
              <m:r>
                <m:rPr>
                  <m:sty m:val="p"/>
                </m:rPr>
                <m:t>)</m:t>
              </m:r>
              <m:r>
                <m:t>&amp;</m:t>
              </m:r>
              <m:r>
                <m:rPr>
                  <m:sty m:val="p"/>
                </m:rPr>
                <m:t>=</m:t>
              </m:r>
              <m:r>
                <m:t>​</m:t>
              </m:r>
              <m:d>
                <m:dPr>
                  <m:begChr m:val="∥"/>
                  <m:sepChr m:val=""/>
                  <m:endChr m:val="∥"/>
                  <m:grow/>
                </m:dPr>
                <m:e>
                  <m:limLow>
                    <m:e>
                      <m:r>
                        <m:t>x</m:t>
                      </m:r>
                    </m:e>
                    <m:lim>
                      <m:r>
                        <m:rPr>
                          <m:sty m:val="p"/>
                        </m:rPr>
                        <m:t>∼</m:t>
                      </m:r>
                    </m:lim>
                  </m:limLow>
                  <m:r>
                    <m:rPr>
                      <m:sty m:val="p"/>
                    </m:rPr>
                    <m:t>−</m:t>
                  </m:r>
                  <m:limLow>
                    <m:e>
                      <m:r>
                        <m:t>0</m:t>
                      </m:r>
                    </m:e>
                    <m:lim>
                      <m:r>
                        <m:rPr>
                          <m:sty m:val="p"/>
                        </m:rPr>
                        <m:t>∼</m:t>
                      </m:r>
                    </m:lim>
                  </m:limLow>
                </m:e>
              </m:d>
              <m:r>
                <m:t>​</m:t>
              </m:r>
            </m:e>
            <m:e>
              <m:r>
                <m:t>&amp;</m:t>
              </m:r>
              <m:r>
                <m:rPr>
                  <m:sty m:val="p"/>
                </m:rPr>
                <m:t>=</m:t>
              </m:r>
              <m:r>
                <m:t>​</m:t>
              </m:r>
              <m:d>
                <m:dPr>
                  <m:begChr m:val="∥"/>
                  <m:sepChr m:val=""/>
                  <m:endChr m:val="∥"/>
                  <m:grow/>
                </m:dPr>
                <m:e>
                  <m:limLow>
                    <m:e>
                      <m:r>
                        <m:t>x</m:t>
                      </m:r>
                    </m:e>
                    <m:lim>
                      <m:r>
                        <m:rPr>
                          <m:sty m:val="p"/>
                        </m:rPr>
                        <m:t>∼</m:t>
                      </m:r>
                    </m:lim>
                  </m:limLow>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limLow>
          <m:e>
            <m:r>
              <m:t>0</m:t>
            </m:r>
          </m:e>
          <m:lim>
            <m:r>
              <m:rPr>
                <m:sty m:val="p"/>
              </m:rPr>
              <m:t>∼</m:t>
            </m:r>
          </m:lim>
        </m:limLow>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11</w:t>
        </w:r>
      </w:hyperlink>
      <w:r>
        <w:t xml:space="preserve">.</w:t>
      </w:r>
    </w:p>
    <w:bookmarkEnd w:id="68"/>
    <w:bookmarkStart w:id="69" w:name="def-orthonormal-vectors"/>
    <w:p>
      <w:pPr>
        <w:pStyle w:val="BodyText"/>
      </w:pPr>
      <w:r>
        <w:rPr>
          <w:b/>
          <w:bCs/>
        </w:rPr>
        <w:t xml:space="preserve">Definition 19 (Orthonormal vectors)</w:t>
      </w:r>
      <w:r>
        <w:t xml:space="preserve"> </w:t>
      </w:r>
      <w:r>
        <w:t xml:space="preserve">A set of vectors</w:t>
      </w:r>
      <w:r>
        <w:t xml:space="preserve"> </w:t>
      </w:r>
      <m:oMath>
        <m:r>
          <m:rPr>
            <m:sty m:val="p"/>
          </m:rPr>
          <m:t>{</m:t>
        </m:r>
        <m:sSub>
          <m:e>
            <m:limLow>
              <m:e>
                <m:r>
                  <m:t>x</m:t>
                </m:r>
              </m:e>
              <m:lim>
                <m:r>
                  <m:rPr>
                    <m:sty m:val="p"/>
                  </m:rPr>
                  <m:t>∼</m:t>
                </m:r>
              </m:lim>
            </m:limLow>
          </m:e>
          <m:sub>
            <m:r>
              <m:t>1</m:t>
            </m:r>
          </m:sub>
        </m:sSub>
        <m:r>
          <m:rPr>
            <m:sty m:val="p"/>
          </m:rPr>
          <m:t>,</m:t>
        </m:r>
        <m:sSub>
          <m:e>
            <m:limLow>
              <m:e>
                <m:r>
                  <m:t>x</m:t>
                </m:r>
              </m:e>
              <m:lim>
                <m:r>
                  <m:rPr>
                    <m:sty m:val="p"/>
                  </m:rPr>
                  <m:t>∼</m:t>
                </m:r>
              </m:lim>
            </m:limLow>
          </m:e>
          <m:sub>
            <m:r>
              <m:t>2</m:t>
            </m:r>
          </m:sub>
        </m:sSub>
        <m:r>
          <m:rPr>
            <m:sty m:val="p"/>
          </m:rPr>
          <m:t>,</m:t>
        </m:r>
        <m:r>
          <m:rPr>
            <m:sty m:val="p"/>
          </m:rPr>
          <m:t>…</m:t>
        </m:r>
        <m:r>
          <m:rPr>
            <m:sty m:val="p"/>
          </m:rPr>
          <m:t>,</m:t>
        </m:r>
        <m:sSub>
          <m:e>
            <m:limLow>
              <m:e>
                <m:r>
                  <m:t>x</m:t>
                </m:r>
              </m:e>
              <m:lim>
                <m:r>
                  <m:rPr>
                    <m:sty m:val="p"/>
                  </m:rPr>
                  <m:t>∼</m:t>
                </m:r>
              </m:lim>
            </m:limLow>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15</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16</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limLow>
                <m:e>
                  <m:r>
                    <m:t>x</m:t>
                  </m:r>
                </m:e>
                <m:lim>
                  <m:r>
                    <m:rPr>
                      <m:sty m:val="p"/>
                    </m:rPr>
                    <m:t>∼</m:t>
                  </m:r>
                </m:lim>
              </m:limLow>
            </m:e>
            <m:sub>
              <m:r>
                <m:t>i</m:t>
              </m:r>
            </m:sub>
          </m:sSub>
          <m:r>
            <m:rPr>
              <m:sty m:val="p"/>
            </m:rPr>
            <m:t>⋅</m:t>
          </m:r>
          <m:sSub>
            <m:e>
              <m:limLow>
                <m:e>
                  <m:r>
                    <m:t>x</m:t>
                  </m:r>
                </m:e>
                <m:lim>
                  <m:r>
                    <m:rPr>
                      <m:sty m:val="p"/>
                    </m:rPr>
                    <m:t>∼</m:t>
                  </m:r>
                </m:lim>
              </m:limLow>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9"/>
    <w:bookmarkStart w:id="70" w:name="exm-indicator-orthonormal"/>
    <w:p>
      <w:pPr>
        <w:pStyle w:val="FirstParagraph"/>
      </w:pPr>
      <w:r>
        <w:rPr>
          <w:b/>
          <w:bCs/>
        </w:rPr>
        <w:t xml:space="preserve">Example 13 (Indicator vectors are orthonormal)</w:t>
      </w:r>
      <w:r>
        <w:t xml:space="preserve"> </w:t>
      </w:r>
      <w:r>
        <w:t xml:space="preserve">The indicator vectors</w:t>
      </w:r>
      <w:r>
        <w:t xml:space="preserve"> </w:t>
      </w:r>
      <m:oMath>
        <m:sSub>
          <m:e>
            <m:limLow>
              <m:e>
                <m:r>
                  <m:t>e</m:t>
                </m:r>
              </m:e>
              <m:lim>
                <m:r>
                  <m:rPr>
                    <m:sty m:val="p"/>
                  </m:rPr>
                  <m:t>∼</m:t>
                </m:r>
              </m:lim>
            </m:limLow>
          </m:e>
          <m:sub>
            <m:r>
              <m:t>1</m:t>
            </m:r>
          </m:sub>
        </m:sSub>
        <m:r>
          <m:rPr>
            <m:sty m:val="p"/>
          </m:rPr>
          <m:t>,</m:t>
        </m:r>
        <m:sSub>
          <m:e>
            <m:limLow>
              <m:e>
                <m:r>
                  <m:t>e</m:t>
                </m:r>
              </m:e>
              <m:lim>
                <m:r>
                  <m:rPr>
                    <m:sty m:val="p"/>
                  </m:rPr>
                  <m:t>∼</m:t>
                </m:r>
              </m:lim>
            </m:limLow>
          </m:e>
          <m:sub>
            <m:r>
              <m:t>2</m:t>
            </m:r>
          </m:sub>
        </m:sSub>
        <m:r>
          <m:rPr>
            <m:sty m:val="p"/>
          </m:rPr>
          <m:t>,</m:t>
        </m:r>
        <m:r>
          <m:rPr>
            <m:sty m:val="p"/>
          </m:rPr>
          <m:t>…</m:t>
        </m:r>
        <m:r>
          <m:rPr>
            <m:sty m:val="p"/>
          </m:rPr>
          <m:t>,</m:t>
        </m:r>
        <m:sSub>
          <m:e>
            <m:limLow>
              <m:e>
                <m:r>
                  <m:t>e</m:t>
                </m:r>
              </m:e>
              <m:lim>
                <m:r>
                  <m:rPr>
                    <m:sty m:val="p"/>
                  </m:rPr>
                  <m:t>∼</m:t>
                </m:r>
              </m:lim>
            </m:limLow>
          </m:e>
          <m:sub>
            <m:r>
              <m:t>p</m:t>
            </m:r>
          </m:sub>
        </m:sSub>
      </m:oMath>
      <w:r>
        <w:t xml:space="preserve"> </w:t>
      </w:r>
      <w:r>
        <w:t xml:space="preserve">(</w:t>
      </w:r>
      <w:hyperlink w:anchor="def-indicator-vector">
        <w:r>
          <w:rPr>
            <w:rStyle w:val="Hyperlink"/>
          </w:rPr>
          <w:t xml:space="preserve">Definition 14</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limLow>
              <m:e>
                <m:r>
                  <m:t>e</m:t>
                </m:r>
              </m:e>
              <m:lim>
                <m:r>
                  <m:rPr>
                    <m:sty m:val="p"/>
                  </m:rPr>
                  <m:t>∼</m:t>
                </m:r>
              </m:lim>
            </m:limLow>
          </m:e>
          <m:sub>
            <m:r>
              <m:t>i</m:t>
            </m:r>
          </m:sub>
        </m:sSub>
        <m:r>
          <m:rPr>
            <m:sty m:val="p"/>
          </m:rPr>
          <m:t>⋅</m:t>
        </m:r>
        <m:sSub>
          <m:e>
            <m:limLow>
              <m:e>
                <m:r>
                  <m:t>e</m:t>
                </m:r>
              </m:e>
              <m:lim>
                <m:r>
                  <m:rPr>
                    <m:sty m:val="p"/>
                  </m:rPr>
                  <m:t>∼</m:t>
                </m:r>
              </m:lim>
            </m:limLow>
          </m:e>
          <m:sub>
            <m:r>
              <m:t>j</m:t>
            </m:r>
          </m:sub>
        </m:sSub>
      </m:oMath>
      <w:r>
        <w:t xml:space="preserve"> </w:t>
      </w:r>
      <w:r>
        <w:t xml:space="preserve">is entry</w:t>
      </w:r>
      <w:r>
        <w:t xml:space="preserve"> </w:t>
      </w:r>
      <m:oMath>
        <m:r>
          <m:t>i</m:t>
        </m:r>
      </m:oMath>
      <w:r>
        <w:t xml:space="preserve"> </w:t>
      </w:r>
      <w:r>
        <w:t xml:space="preserve">of</w:t>
      </w:r>
      <w:r>
        <w:t xml:space="preserve"> </w:t>
      </w:r>
      <m:oMath>
        <m:sSub>
          <m:e>
            <m:limLow>
              <m:e>
                <m:r>
                  <m:t>e</m:t>
                </m:r>
              </m:e>
              <m:lim>
                <m:r>
                  <m:rPr>
                    <m:sty m:val="p"/>
                  </m:rPr>
                  <m:t>∼</m:t>
                </m:r>
              </m:lim>
            </m:limLow>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limLow>
                    <m:e>
                      <m:r>
                        <m:t>e</m:t>
                      </m:r>
                    </m:e>
                    <m:lim>
                      <m:r>
                        <m:rPr>
                          <m:sty m:val="p"/>
                        </m:rPr>
                        <m:t>∼</m:t>
                      </m:r>
                    </m:lim>
                  </m:limLow>
                </m:e>
                <m:sub>
                  <m:r>
                    <m:t>1</m:t>
                  </m:r>
                </m:sub>
              </m:sSub>
              <m:r>
                <m:rPr>
                  <m:sty m:val="p"/>
                </m:rPr>
                <m:t>⋅</m:t>
              </m:r>
              <m:sSub>
                <m:e>
                  <m:limLow>
                    <m:e>
                      <m:r>
                        <m:t>e</m:t>
                      </m:r>
                    </m:e>
                    <m:lim>
                      <m:r>
                        <m:rPr>
                          <m:sty m:val="p"/>
                        </m:rPr>
                        <m:t>∼</m:t>
                      </m:r>
                    </m:lim>
                  </m:limLow>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limLow>
                    <m:e>
                      <m:r>
                        <m:t>e</m:t>
                      </m:r>
                    </m:e>
                    <m:lim>
                      <m:r>
                        <m:rPr>
                          <m:sty m:val="p"/>
                        </m:rPr>
                        <m:t>∼</m:t>
                      </m:r>
                    </m:lim>
                  </m:limLow>
                </m:e>
                <m:sub>
                  <m:r>
                    <m:t>2</m:t>
                  </m:r>
                </m:sub>
              </m:sSub>
              <m:r>
                <m:rPr>
                  <m:sty m:val="p"/>
                </m:rPr>
                <m:t>⋅</m:t>
              </m:r>
              <m:sSub>
                <m:e>
                  <m:limLow>
                    <m:e>
                      <m:r>
                        <m:t>e</m:t>
                      </m:r>
                    </m:e>
                    <m:lim>
                      <m:r>
                        <m:rPr>
                          <m:sty m:val="p"/>
                        </m:rPr>
                        <m:t>∼</m:t>
                      </m:r>
                    </m:lim>
                  </m:limLow>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limLow>
                    <m:e>
                      <m:r>
                        <m:t>e</m:t>
                      </m:r>
                    </m:e>
                    <m:lim>
                      <m:r>
                        <m:rPr>
                          <m:sty m:val="p"/>
                        </m:rPr>
                        <m:t>∼</m:t>
                      </m:r>
                    </m:lim>
                  </m:limLow>
                </m:e>
                <m:sub>
                  <m:r>
                    <m:t>1</m:t>
                  </m:r>
                </m:sub>
              </m:sSub>
              <m:r>
                <m:rPr>
                  <m:sty m:val="p"/>
                </m:rPr>
                <m:t>⋅</m:t>
              </m:r>
              <m:sSub>
                <m:e>
                  <m:limLow>
                    <m:e>
                      <m:r>
                        <m:t>e</m:t>
                      </m:r>
                    </m:e>
                    <m:lim>
                      <m:r>
                        <m:rPr>
                          <m:sty m:val="p"/>
                        </m:rPr>
                        <m:t>∼</m:t>
                      </m:r>
                    </m:lim>
                  </m:limLow>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70"/>
    <w:bookmarkStart w:id="71" w:name="exm-not-orthonormal"/>
    <w:p>
      <w:pPr>
        <w:pStyle w:val="FirstParagraph"/>
      </w:pPr>
      <w:r>
        <w:rPr>
          <w:b/>
          <w:bCs/>
        </w:rPr>
        <w:t xml:space="preserve">Example 14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71"/>
    <w:bookmarkStart w:id="72"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limLow>
            <m:e>
              <m:r>
                <m:t>a</m:t>
              </m:r>
            </m:e>
            <m:lim>
              <m:r>
                <m:rPr>
                  <m:sty m:val="p"/>
                </m:rPr>
                <m:t>∼</m:t>
              </m:r>
            </m:lim>
          </m:limLow>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limLow>
            <m:e>
              <m:r>
                <m:t>b</m:t>
              </m:r>
            </m:e>
            <m:lim>
              <m:r>
                <m:rPr>
                  <m:sty m:val="p"/>
                </m:rPr>
                <m:t>∼</m:t>
              </m:r>
            </m:lim>
          </m:limLow>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limLow>
              <m:e>
                <m:r>
                  <m:t>a</m:t>
                </m:r>
              </m:e>
              <m:lim>
                <m:r>
                  <m:rPr>
                    <m:sty m:val="p"/>
                  </m:rPr>
                  <m:t>∼</m:t>
                </m:r>
              </m:lim>
            </m:limLow>
          </m:e>
          <m:sup>
            <m:r>
              <m:rPr>
                <m:sty m:val="p"/>
              </m:rPr>
              <m:t>⊤</m:t>
            </m:r>
          </m:sup>
        </m:sSup>
        <m:limLow>
          <m:e>
            <m:r>
              <m:t>b</m:t>
            </m:r>
          </m:e>
          <m:lim>
            <m:r>
              <m:rPr>
                <m:sty m:val="p"/>
              </m:rPr>
              <m:t>∼</m:t>
            </m:r>
          </m:lim>
        </m:limLow>
      </m:oMath>
      <w:r>
        <w:t xml:space="preserve"> </w:t>
      </w:r>
      <w:r>
        <w:t xml:space="preserve">and</w:t>
      </w:r>
      <w:r>
        <w:t xml:space="preserve"> </w:t>
      </w:r>
      <m:oMath>
        <m:r>
          <m:t>​</m:t>
        </m:r>
        <m:d>
          <m:dPr>
            <m:begChr m:val="∥"/>
            <m:sepChr m:val=""/>
            <m:endChr m:val="∥"/>
            <m:grow/>
          </m:dPr>
          <m:e>
            <m:limLow>
              <m:e>
                <m:r>
                  <m:t>a</m:t>
                </m:r>
              </m:e>
              <m:lim>
                <m:r>
                  <m:rPr>
                    <m:sty m:val="p"/>
                  </m:rPr>
                  <m:t>∼</m:t>
                </m:r>
              </m:lim>
            </m:limLow>
          </m:e>
        </m:d>
        <m:sSub>
          <m:e>
            <m:r>
              <m:t>​</m:t>
            </m:r>
          </m:e>
          <m:sub>
            <m:r>
              <m:t>2</m:t>
            </m:r>
          </m:sub>
        </m:sSub>
      </m:oMath>
      <w:r>
        <w:t xml:space="preserve">.</w:t>
      </w:r>
    </w:p>
    <w:bookmarkEnd w:id="72"/>
    <w:bookmarkStart w:id="73"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limLow>
                <m:e>
                  <m:r>
                    <m:t>a</m:t>
                  </m:r>
                </m:e>
                <m:lim>
                  <m:r>
                    <m:rPr>
                      <m:sty m:val="p"/>
                    </m:rPr>
                    <m:t>∼</m:t>
                  </m:r>
                </m:lim>
              </m:limLow>
              <m:r>
                <m:rPr>
                  <m:sty m:val="p"/>
                </m:rPr>
                <m:t>⋅</m:t>
              </m:r>
              <m:limLow>
                <m:e>
                  <m:r>
                    <m:t>b</m:t>
                  </m:r>
                </m:e>
                <m:lim>
                  <m:r>
                    <m:rPr>
                      <m:sty m:val="p"/>
                    </m:rPr>
                    <m:t>∼</m:t>
                  </m:r>
                </m:lim>
              </m:limLow>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limLow>
          <m:e>
            <m:r>
              <m:t>a</m:t>
            </m:r>
          </m:e>
          <m:lim>
            <m:r>
              <m:rPr>
                <m:sty m:val="p"/>
              </m:rPr>
              <m:t>∼</m:t>
            </m:r>
          </m:lim>
        </m:limLow>
      </m:oMath>
      <w:r>
        <w:t xml:space="preserve"> </w:t>
      </w:r>
      <w:r>
        <w:t xml:space="preserve">with itself first:</w:t>
      </w:r>
    </w:p>
    <w:p>
      <w:pPr>
        <w:pStyle w:val="BodyText"/>
      </w:pPr>
      <m:oMathPara>
        <m:oMathParaPr>
          <m:jc m:val="center"/>
        </m:oMathParaPr>
        <m:oMath>
          <m:eqArr>
            <m:e>
              <m:limLow>
                <m:e>
                  <m:r>
                    <m:t>a</m:t>
                  </m:r>
                </m:e>
                <m:lim>
                  <m:r>
                    <m:rPr>
                      <m:sty m:val="p"/>
                    </m:rPr>
                    <m:t>∼</m:t>
                  </m:r>
                </m:lim>
              </m:limLow>
              <m:r>
                <m:rPr>
                  <m:sty m:val="p"/>
                </m:rPr>
                <m:t>⋅</m:t>
              </m:r>
              <m:limLow>
                <m:e>
                  <m:r>
                    <m:t>a</m:t>
                  </m:r>
                </m:e>
                <m:lim>
                  <m:r>
                    <m:rPr>
                      <m:sty m:val="p"/>
                    </m:rPr>
                    <m:t>∼</m:t>
                  </m:r>
                </m:lim>
              </m:limLow>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limLow>
                <m:e>
                  <m:r>
                    <m:t>a</m:t>
                  </m:r>
                </m:e>
                <m:lim>
                  <m:r>
                    <m:rPr>
                      <m:sty m:val="p"/>
                    </m:rPr>
                    <m:t>∼</m:t>
                  </m:r>
                </m:lim>
              </m:limLow>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3"/>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5" name="Picture"/>
                  <a:graphic>
                    <a:graphicData uri="http://schemas.openxmlformats.org/drawingml/2006/picture">
                      <pic:pic>
                        <pic:nvPicPr>
                          <pic:cNvPr descr="/opt/quarto/share/formats/docx/tip.png" id="7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7">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41</w:t>
              </w:r>
            </w:hyperlink>
            <w:r>
              <w:t xml:space="preserve">)</w:t>
            </w:r>
            <w:r>
              <w:t xml:space="preserve"> </w:t>
            </w:r>
            <w:r>
              <w:t xml:space="preserve">and</w:t>
            </w:r>
            <w:r>
              <w:t xml:space="preserve"> </w:t>
            </w:r>
            <w:hyperlink r:id="rId78">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9">
              <w:r>
                <w:rPr>
                  <w:rStyle w:val="Hyperlink"/>
                </w:rPr>
                <w:t xml:space="preserve">on Canvas</w:t>
              </w:r>
            </w:hyperlink>
            <w:r>
              <w:t xml:space="preserve">.</w:t>
            </w:r>
          </w:p>
          <w:p/>
        </w:tc>
      </w:tr>
    </w:tbl>
    <w:bookmarkEnd w:id="80"/>
    <w:bookmarkEnd w:id="81"/>
    <w:bookmarkStart w:id="188" w:name="matrices"/>
    <w:p>
      <w:pPr>
        <w:pStyle w:val="Heading2"/>
      </w:pPr>
      <w:r>
        <w:t xml:space="preserve">2 Matrices</w:t>
      </w:r>
    </w:p>
    <w:bookmarkStart w:id="82" w:name="def-matrix"/>
    <w:p>
      <w:pPr>
        <w:pStyle w:val="FirstParagraph"/>
      </w:pPr>
      <w:r>
        <w:rPr>
          <w:b/>
          <w:bCs/>
        </w:rPr>
        <w:t xml:space="preserve">Definition 20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82"/>
    <w:bookmarkStart w:id="83" w:name="rem-matrix-entries"/>
    <w:p>
      <w:pPr>
        <w:pStyle w:val="FirstParagraph"/>
      </w:pPr>
      <w:r>
        <w:rPr>
          <w:i/>
          <w:iCs/>
        </w:rPr>
        <w:t xml:space="preserve">Remark 10</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3"/>
    <w:bookmarkStart w:id="84" w:name="def-tensor"/>
    <w:p>
      <w:pPr>
        <w:pStyle w:val="BodyText"/>
      </w:pPr>
      <w:r>
        <w:rPr>
          <w:b/>
          <w:bCs/>
        </w:rPr>
        <w:t xml:space="preserve">Definition 21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4"/>
    <w:bookmarkStart w:id="85" w:name="exm-tensor"/>
    <w:p>
      <w:pPr>
        <w:pStyle w:val="BodyText"/>
      </w:pPr>
      <w:r>
        <w:rPr>
          <w:b/>
          <w:bCs/>
        </w:rPr>
        <w:t xml:space="preserve">Example 15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5"/>
    <w:bookmarkStart w:id="88" w:name="sec-matrix-transpose"/>
    <w:p>
      <w:pPr>
        <w:pStyle w:val="Heading3"/>
      </w:pPr>
      <w:r>
        <w:t xml:space="preserve">2.1 Matrix transpose</w:t>
      </w:r>
    </w:p>
    <w:bookmarkStart w:id="86" w:name="def-matrix-transpose"/>
    <w:p>
      <w:pPr>
        <w:pStyle w:val="FirstParagraph"/>
      </w:pPr>
      <w:r>
        <w:rPr>
          <w:b/>
          <w:bCs/>
        </w:rPr>
        <w:t xml:space="preserve">Definition 22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6"/>
    <w:bookmarkStart w:id="87" w:name="exm-matrix-transpose"/>
    <w:p>
      <w:pPr>
        <w:pStyle w:val="FirstParagraph"/>
      </w:pPr>
      <w:r>
        <w:rPr>
          <w:b/>
          <w:bCs/>
        </w:rPr>
        <w:t xml:space="preserve">Example 16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7"/>
    <w:bookmarkEnd w:id="88"/>
    <w:bookmarkStart w:id="99" w:name="matrix-addition"/>
    <w:p>
      <w:pPr>
        <w:pStyle w:val="Heading3"/>
      </w:pPr>
      <w:r>
        <w:t xml:space="preserve">2.2 Matrix addition</w:t>
      </w:r>
    </w:p>
    <w:bookmarkStart w:id="89" w:name="def-zero-matrix"/>
    <w:p>
      <w:pPr>
        <w:pStyle w:val="FirstParagraph"/>
      </w:pPr>
      <w:r>
        <w:rPr>
          <w:b/>
          <w:bCs/>
        </w:rPr>
        <w:t xml:space="preserve">Definition 23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9"/>
    <w:bookmarkStart w:id="90" w:name="exm-zero-matrix"/>
    <w:p>
      <w:pPr>
        <w:pStyle w:val="FirstParagraph"/>
      </w:pPr>
      <w:r>
        <w:rPr>
          <w:b/>
          <w:bCs/>
        </w:rPr>
        <w:t xml:space="preserve">Example 17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90"/>
    <w:bookmarkStart w:id="91" w:name="def-matrix-addition"/>
    <w:p>
      <w:pPr>
        <w:pStyle w:val="BodyText"/>
      </w:pPr>
      <w:r>
        <w:rPr>
          <w:b/>
          <w:bCs/>
        </w:rPr>
        <w:t xml:space="preserve">Definition 24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91"/>
    <w:bookmarkStart w:id="92" w:name="exm-matrix-addition"/>
    <w:p>
      <w:pPr>
        <w:pStyle w:val="FirstParagraph"/>
      </w:pPr>
      <w:r>
        <w:rPr>
          <w:b/>
          <w:bCs/>
        </w:rPr>
        <w:t xml:space="preserve">Example 18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92"/>
    <w:bookmarkStart w:id="94"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3">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4"/>
    <w:bookmarkStart w:id="96"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5">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6"/>
    <w:bookmarkStart w:id="97"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7"/>
    <w:bookmarkStart w:id="98"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8"/>
    <w:bookmarkEnd w:id="99"/>
    <w:bookmarkStart w:id="102" w:name="scalar-multiplication"/>
    <w:p>
      <w:pPr>
        <w:pStyle w:val="Heading3"/>
      </w:pPr>
      <w:r>
        <w:t xml:space="preserve">2.3 Scalar multiplication</w:t>
      </w:r>
    </w:p>
    <w:bookmarkStart w:id="100" w:name="def-scalar-mult"/>
    <w:p>
      <w:pPr>
        <w:pStyle w:val="FirstParagraph"/>
      </w:pPr>
      <w:r>
        <w:rPr>
          <w:b/>
          <w:bCs/>
        </w:rPr>
        <w:t xml:space="preserve">Definition 25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100"/>
    <w:bookmarkStart w:id="101" w:name="exm-scalar-mult"/>
    <w:p>
      <w:pPr>
        <w:pStyle w:val="FirstParagraph"/>
      </w:pPr>
      <w:r>
        <w:rPr>
          <w:b/>
          <w:bCs/>
        </w:rPr>
        <w:t xml:space="preserve">Example 19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101"/>
    <w:bookmarkEnd w:id="102"/>
    <w:bookmarkStart w:id="111" w:name="matrix-multiplication"/>
    <w:p>
      <w:pPr>
        <w:pStyle w:val="Heading3"/>
      </w:pPr>
      <w:r>
        <w:t xml:space="preserve">2.4 Matrix multiplication</w:t>
      </w:r>
    </w:p>
    <w:bookmarkStart w:id="103" w:name="def-matrix-mult"/>
    <w:p>
      <w:pPr>
        <w:pStyle w:val="FirstParagraph"/>
      </w:pPr>
      <w:r>
        <w:rPr>
          <w:b/>
          <w:bCs/>
        </w:rPr>
        <w:t xml:space="preserve">Definition 26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3"/>
    <w:bookmarkStart w:id="104" w:name="rem-matmul-not-commutative"/>
    <w:p>
      <w:pPr>
        <w:pStyle w:val="FirstParagraph"/>
      </w:pPr>
      <w:r>
        <w:rPr>
          <w:i/>
          <w:iCs/>
        </w:rPr>
        <w:t xml:space="preserve">Remark 11</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4"/>
    <w:bookmarkStart w:id="105" w:name="exm-dot-product-matmul"/>
    <w:p>
      <w:pPr>
        <w:pStyle w:val="BodyText"/>
      </w:pPr>
      <w:r>
        <w:rPr>
          <w:b/>
          <w:bCs/>
        </w:rPr>
        <w:t xml:space="preserve">Example 20 (Dot product as matrix multiplication)</w:t>
      </w:r>
      <w:r>
        <w:t xml:space="preserve"> </w:t>
      </w:r>
      <w:r>
        <w:t xml:space="preserve">The dot product of two column vectors</w:t>
      </w:r>
      <w:r>
        <w:t xml:space="preserve"> </w:t>
      </w:r>
      <m:oMath>
        <m:limLow>
          <m:e>
            <m:r>
              <m:t>x</m:t>
            </m:r>
          </m:e>
          <m:lim>
            <m:r>
              <m:rPr>
                <m:sty m:val="p"/>
              </m:rPr>
              <m:t>∼</m:t>
            </m:r>
          </m:lim>
        </m:limLow>
      </m:oMath>
      <w:r>
        <w:t xml:space="preserve"> </w:t>
      </w:r>
      <w:r>
        <w:t xml:space="preserve">and</w:t>
      </w:r>
      <w:r>
        <w:t xml:space="preserve"> </w:t>
      </w:r>
      <m:oMath>
        <m:limLow>
          <m:e>
            <m:r>
              <m:t>β</m:t>
            </m:r>
          </m:e>
          <m:lim>
            <m:r>
              <m:rPr>
                <m:sty m:val="p"/>
              </m:rPr>
              <m:t>∼</m:t>
            </m:r>
          </m:lim>
        </m:limLow>
      </m:oMath>
      <w:r>
        <w:t xml:space="preserve"> </w:t>
      </w:r>
      <w:r>
        <w:t xml:space="preserve">can be written as a matrix product of the row vector</w:t>
      </w:r>
      <w:r>
        <w:t xml:space="preserve"> </w:t>
      </w:r>
      <m:oMath>
        <m:sSup>
          <m:e>
            <m:limLow>
              <m:e>
                <m:r>
                  <m:t>x</m:t>
                </m:r>
              </m:e>
              <m:lim>
                <m:r>
                  <m:rPr>
                    <m:sty m:val="p"/>
                  </m:rPr>
                  <m:t>∼</m:t>
                </m:r>
              </m:lim>
            </m:limLow>
          </m:e>
          <m:sup>
            <m:r>
              <m:rPr>
                <m:sty m:val="p"/>
              </m:rPr>
              <m:t>⊤</m:t>
            </m:r>
          </m:sup>
        </m:sSup>
      </m:oMath>
      <w:r>
        <w:t xml:space="preserve"> </w:t>
      </w:r>
      <w:r>
        <w:t xml:space="preserve">with the column vector</w:t>
      </w:r>
      <w:r>
        <w:t xml:space="preserve"> </w:t>
      </w:r>
      <m:oMath>
        <m:limLow>
          <m:e>
            <m:r>
              <m:t>β</m:t>
            </m:r>
          </m:e>
          <m:lim>
            <m:r>
              <m:rPr>
                <m:sty m:val="p"/>
              </m:rPr>
              <m:t>∼</m:t>
            </m:r>
          </m:lim>
        </m:limLow>
      </m:oMath>
      <w:r>
        <w:t xml:space="preserve">:</w:t>
      </w:r>
    </w:p>
    <w:p>
      <w:pPr>
        <w:pStyle w:val="BodyText"/>
      </w:pPr>
      <m:oMathPara>
        <m:oMathParaPr>
          <m:jc m:val="center"/>
        </m:oMathParaPr>
        <m:oMath>
          <m:eqArr>
            <m:e>
              <m:limLow>
                <m:e>
                  <m:r>
                    <m:t>x</m:t>
                  </m:r>
                </m:e>
                <m:lim>
                  <m:r>
                    <m:rPr>
                      <m:sty m:val="p"/>
                    </m:rPr>
                    <m:t>∼</m:t>
                  </m:r>
                </m:lim>
              </m:limLow>
              <m:r>
                <m:rPr>
                  <m:sty m:val="p"/>
                </m:rPr>
                <m:t>⋅</m:t>
              </m:r>
              <m:limLow>
                <m:e>
                  <m:r>
                    <m:t>β</m:t>
                  </m:r>
                </m:e>
                <m:lim>
                  <m:r>
                    <m:rPr>
                      <m:sty m:val="p"/>
                    </m:rPr>
                    <m:t>∼</m:t>
                  </m:r>
                </m:lim>
              </m:limLow>
              <m:r>
                <m:t>&amp;</m:t>
              </m:r>
              <m:r>
                <m:rPr>
                  <m:sty m:val="p"/>
                </m:rPr>
                <m:t>=</m:t>
              </m:r>
              <m:sSup>
                <m:e>
                  <m:limLow>
                    <m:e>
                      <m:r>
                        <m:t>x</m:t>
                      </m:r>
                    </m:e>
                    <m:lim>
                      <m:r>
                        <m:rPr>
                          <m:sty m:val="p"/>
                        </m:rPr>
                        <m:t>∼</m:t>
                      </m:r>
                    </m:lim>
                  </m:limLow>
                </m:e>
                <m:sup>
                  <m:r>
                    <m:rPr>
                      <m:sty m:val="p"/>
                    </m:rPr>
                    <m:t>⊤</m:t>
                  </m:r>
                </m:sup>
              </m:sSup>
              <m:r>
                <m:t> </m:t>
              </m:r>
              <m:limLow>
                <m:e>
                  <m:r>
                    <m:t>β</m:t>
                  </m:r>
                </m:e>
                <m:lim>
                  <m:r>
                    <m:rPr>
                      <m:sty m:val="p"/>
                    </m:rPr>
                    <m:t>∼</m:t>
                  </m:r>
                </m:lim>
              </m:limLow>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105"/>
    <w:bookmarkStart w:id="106"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8"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7">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8"/>
    <w:bookmarkStart w:id="109"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limLow>
          <m:e>
            <m:r>
              <m:t>x</m:t>
            </m:r>
          </m:e>
          <m:lim>
            <m:r>
              <m:rPr>
                <m:sty m:val="p"/>
              </m:rPr>
              <m:t>∼</m:t>
            </m:r>
          </m:lim>
        </m:limLow>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limLow>
          <m:e>
            <m:r>
              <m:t>x</m:t>
            </m:r>
          </m:e>
          <m:lim>
            <m:r>
              <m:rPr>
                <m:sty m:val="p"/>
              </m:rPr>
              <m:t>∼</m:t>
            </m:r>
          </m:lim>
        </m:limLow>
      </m:oMath>
      <w:r>
        <w:t xml:space="preserve">​</w:t>
      </w:r>
    </w:p>
    <w:p>
      <w:pPr>
        <w:pStyle w:val="Compact"/>
        <w:numPr>
          <w:ilvl w:val="0"/>
          <w:numId w:val="1007"/>
        </w:numPr>
      </w:pPr>
      <m:oMath>
        <m:sSup>
          <m:e>
            <m:limLow>
              <m:e>
                <m:r>
                  <m:t>x</m:t>
                </m:r>
              </m:e>
              <m:lim>
                <m:r>
                  <m:rPr>
                    <m:sty m:val="p"/>
                  </m:rPr>
                  <m:t>∼</m:t>
                </m:r>
              </m:lim>
            </m:limLow>
          </m:e>
          <m:sup>
            <m:r>
              <m:rPr>
                <m:sty m:val="p"/>
              </m:rPr>
              <m:t>⊤</m:t>
            </m:r>
          </m:sup>
        </m:sSup>
        <m:limLow>
          <m:e>
            <m:r>
              <m:t>x</m:t>
            </m:r>
          </m:e>
          <m:lim>
            <m:r>
              <m:rPr>
                <m:sty m:val="p"/>
              </m:rPr>
              <m:t>∼</m:t>
            </m:r>
          </m:lim>
        </m:limLow>
      </m:oMath>
      <w:r>
        <w:t xml:space="preserve">​</w:t>
      </w:r>
    </w:p>
    <w:p>
      <w:pPr>
        <w:pStyle w:val="Compact"/>
        <w:numPr>
          <w:ilvl w:val="0"/>
          <w:numId w:val="1007"/>
        </w:numPr>
      </w:pPr>
      <m:oMath>
        <m:limLow>
          <m:e>
            <m:r>
              <m:t>x</m:t>
            </m:r>
          </m:e>
          <m:lim>
            <m:r>
              <m:rPr>
                <m:sty m:val="p"/>
              </m:rPr>
              <m:t>∼</m:t>
            </m:r>
          </m:lim>
        </m:limLow>
        <m:sSup>
          <m:e>
            <m:limLow>
              <m:e>
                <m:r>
                  <m:t>x</m:t>
                </m:r>
              </m:e>
              <m:lim>
                <m:r>
                  <m:rPr>
                    <m:sty m:val="p"/>
                  </m:rPr>
                  <m:t>∼</m:t>
                </m:r>
              </m:lim>
            </m:limLow>
          </m:e>
          <m:sup>
            <m:r>
              <m:rPr>
                <m:sty m:val="p"/>
              </m:rPr>
              <m:t>⊤</m:t>
            </m:r>
          </m:sup>
        </m:sSup>
      </m:oMath>
      <w:r>
        <w:t xml:space="preserve">​</w:t>
      </w:r>
    </w:p>
    <w:bookmarkEnd w:id="109"/>
    <w:bookmarkStart w:id="110"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limLow>
          <m:e>
            <m:r>
              <m:t>x</m:t>
            </m:r>
          </m:e>
          <m:lim>
            <m:r>
              <m:rPr>
                <m:sty m:val="p"/>
              </m:rPr>
              <m:t>∼</m:t>
            </m:r>
          </m:lim>
        </m:limLow>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limLow>
              <m:e>
                <m:r>
                  <m:t>x</m:t>
                </m:r>
              </m:e>
              <m:lim>
                <m:r>
                  <m:rPr>
                    <m:sty m:val="p"/>
                  </m:rPr>
                  <m:t>∼</m:t>
                </m:r>
              </m:lim>
            </m:limLow>
          </m:e>
          <m:sup>
            <m:r>
              <m:rPr>
                <m:sty m:val="p"/>
              </m:rPr>
              <m:t>⊤</m:t>
            </m:r>
          </m:sup>
        </m:sSup>
        <m:limLow>
          <m:e>
            <m:r>
              <m:t>x</m:t>
            </m:r>
          </m:e>
          <m:lim>
            <m:r>
              <m:rPr>
                <m:sty m:val="p"/>
              </m:rPr>
              <m:t>∼</m:t>
            </m:r>
          </m:lim>
        </m:limLow>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limLow>
          <m:e>
            <m:r>
              <m:t>x</m:t>
            </m:r>
          </m:e>
          <m:lim>
            <m:r>
              <m:rPr>
                <m:sty m:val="p"/>
              </m:rPr>
              <m:t>∼</m:t>
            </m:r>
          </m:lim>
        </m:limLow>
        <m:sSup>
          <m:e>
            <m:limLow>
              <m:e>
                <m:r>
                  <m:t>x</m:t>
                </m:r>
              </m:e>
              <m:lim>
                <m:r>
                  <m:rPr>
                    <m:sty m:val="p"/>
                  </m:rPr>
                  <m:t>∼</m:t>
                </m:r>
              </m:lim>
            </m:limLow>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10"/>
    <w:bookmarkEnd w:id="111"/>
    <w:bookmarkStart w:id="123" w:name="square-and-identity-matrices"/>
    <w:p>
      <w:pPr>
        <w:pStyle w:val="Heading3"/>
      </w:pPr>
      <w:r>
        <w:t xml:space="preserve">2.5 Square and identity matrices</w:t>
      </w:r>
    </w:p>
    <w:bookmarkStart w:id="112" w:name="def-square-matrix"/>
    <w:p>
      <w:pPr>
        <w:pStyle w:val="FirstParagraph"/>
      </w:pPr>
      <w:r>
        <w:rPr>
          <w:b/>
          <w:bCs/>
        </w:rPr>
        <w:t xml:space="preserve">Definition 27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12"/>
    <w:bookmarkStart w:id="113" w:name="exm-square-matrix"/>
    <w:p>
      <w:pPr>
        <w:pStyle w:val="BodyText"/>
      </w:pPr>
      <w:r>
        <w:rPr>
          <w:b/>
          <w:bCs/>
        </w:rPr>
        <w:t xml:space="preserve">Example 21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3"/>
    <w:bookmarkStart w:id="114" w:name="def-main-diagonal"/>
    <w:p>
      <w:pPr>
        <w:pStyle w:val="BodyText"/>
      </w:pPr>
      <w:r>
        <w:rPr>
          <w:b/>
          <w:bCs/>
        </w:rPr>
        <w:t xml:space="preserve">Definition 28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p>
    <w:bookmarkEnd w:id="114"/>
    <w:bookmarkStart w:id="115" w:name="def-diagonal-entry"/>
    <w:p>
      <w:pPr>
        <w:pStyle w:val="BodyText"/>
      </w:pPr>
      <w:r>
        <w:rPr>
          <w:b/>
          <w:bCs/>
        </w:rPr>
        <w:t xml:space="preserve">Definition 29 (Diagonal entry)</w:t>
      </w:r>
      <w:r>
        <w:t xml:space="preserve"> </w:t>
      </w:r>
      <w:r>
        <w:t xml:space="preserve">The entries on the main diagonal (</w:t>
      </w:r>
      <w:hyperlink w:anchor="def-main-diagonal">
        <w:r>
          <w:rPr>
            <w:rStyle w:val="Hyperlink"/>
          </w:rPr>
          <w:t xml:space="preserve">Definition 28</w:t>
        </w:r>
      </w:hyperlink>
      <w:r>
        <w:t xml:space="preserve">) of a matrix</w:t>
      </w:r>
      <w:r>
        <w:t xml:space="preserve"> </w:t>
      </w:r>
      <m:oMath>
        <m:r>
          <m:rPr>
            <m:sty m:val="bi"/>
          </m:rPr>
          <m:t>A</m:t>
        </m:r>
      </m:oMath>
      <w:r>
        <w:t xml:space="preserve"> </w:t>
      </w:r>
      <w:r>
        <w:t xml:space="preserve">are the</w:t>
      </w:r>
      <w:r>
        <w:t xml:space="preserve"> </w:t>
      </w:r>
      <w:r>
        <w:rPr>
          <w:b/>
          <w:bCs/>
        </w:rPr>
        <w:t xml:space="preserve">diagonal entries</w:t>
      </w:r>
      <w:r>
        <w:t xml:space="preserve"> </w:t>
      </w:r>
      <w:r>
        <w:t xml:space="preserve">of</w:t>
      </w:r>
      <w:r>
        <w:t xml:space="preserve"> </w:t>
      </w:r>
      <m:oMath>
        <m:r>
          <m:rPr>
            <m:sty m:val="bi"/>
          </m:rPr>
          <m:t>A</m:t>
        </m:r>
      </m:oMath>
      <w:r>
        <w:t xml:space="preserve">.</w:t>
      </w:r>
    </w:p>
    <w:bookmarkEnd w:id="115"/>
    <w:bookmarkStart w:id="116" w:name="def-off-diagonal-entry"/>
    <w:p>
      <w:pPr>
        <w:pStyle w:val="BodyText"/>
      </w:pPr>
      <w:r>
        <w:rPr>
          <w:b/>
          <w:bCs/>
        </w:rPr>
        <w:t xml:space="preserve">Definition 30 (Off-diagonal entry)</w:t>
      </w:r>
      <w:r>
        <w:t xml:space="preserve"> </w:t>
      </w:r>
      <w:r>
        <w:t xml:space="preserve">In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 main diagonal (</w:t>
      </w:r>
      <w:hyperlink w:anchor="def-main-diagonal">
        <w:r>
          <w:rPr>
            <w:rStyle w:val="Hyperlink"/>
          </w:rPr>
          <w:t xml:space="preserve">Definition 28</w:t>
        </w:r>
      </w:hyperlink>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16"/>
    <w:bookmarkStart w:id="117" w:name="exm-main-diagonal"/>
    <w:p>
      <w:pPr>
        <w:pStyle w:val="BodyText"/>
      </w:pPr>
      <w:r>
        <w:rPr>
          <w:b/>
          <w:bCs/>
        </w:rPr>
        <w:t xml:space="preserve">Example 22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17"/>
    <w:bookmarkStart w:id="118" w:name="def-identity-matrix"/>
    <w:p>
      <w:pPr>
        <w:pStyle w:val="FirstParagraph"/>
      </w:pPr>
      <w:r>
        <w:rPr>
          <w:b/>
          <w:bCs/>
        </w:rPr>
        <w:t xml:space="preserve">Definition 31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18"/>
    <w:bookmarkStart w:id="119" w:name="exm-identity-matrix"/>
    <w:p>
      <w:pPr>
        <w:pStyle w:val="FirstParagraph"/>
      </w:pPr>
      <w:r>
        <w:rPr>
          <w:b/>
          <w:bCs/>
        </w:rPr>
        <w:t xml:space="preserve">Example 23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9"/>
    <w:bookmarkStart w:id="121" w:name="rem-identity-matrix-kronecker-delta"/>
    <w:p>
      <w:pPr>
        <w:pStyle w:val="BodyText"/>
      </w:pPr>
      <w:r>
        <w:rPr>
          <w:i/>
          <w:iCs/>
        </w:rPr>
        <w:t xml:space="preserve">Remark 12</w:t>
      </w:r>
      <w:r>
        <w:t xml:space="preserve"> (The identity matrix and the Kronecker delta). </w:t>
      </w:r>
      <w:r>
        <w:t xml:space="preserve">The entries of the identity matrix are given by the</w:t>
      </w:r>
      <w:r>
        <w:t xml:space="preserve"> </w:t>
      </w:r>
      <w:hyperlink r:id="rId12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21"/>
    <w:bookmarkStart w:id="122"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22"/>
    <w:bookmarkEnd w:id="123"/>
    <w:bookmarkStart w:id="128" w:name="matrix-vector-multiplication"/>
    <w:p>
      <w:pPr>
        <w:pStyle w:val="Heading3"/>
      </w:pPr>
      <w:r>
        <w:t xml:space="preserve">2.6 Matrix-vector multiplication</w:t>
      </w:r>
    </w:p>
    <w:bookmarkStart w:id="124" w:name="def-matvec-mult"/>
    <w:p>
      <w:pPr>
        <w:pStyle w:val="FirstParagraph"/>
      </w:pPr>
      <w:r>
        <w:rPr>
          <w:b/>
          <w:bCs/>
        </w:rPr>
        <w:t xml:space="preserve">Definition 32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limLow>
          <m:e>
            <m:r>
              <m:t>x</m:t>
            </m:r>
          </m:e>
          <m:lim>
            <m:r>
              <m:rPr>
                <m:sty m:val="p"/>
              </m:rPr>
              <m:t>∼</m:t>
            </m:r>
          </m:lim>
        </m:limLow>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limLow>
          <m:e>
            <m:r>
              <m:t>x</m:t>
            </m:r>
          </m:e>
          <m:lim>
            <m:r>
              <m:rPr>
                <m:sty m:val="p"/>
              </m:rPr>
              <m:t>∼</m:t>
            </m:r>
          </m:lim>
        </m:limLow>
      </m:oMath>
      <w:r>
        <w:t xml:space="preserve"> </w:t>
      </w:r>
      <w:r>
        <w:t xml:space="preserve">with entries:</w:t>
      </w:r>
    </w:p>
    <w:p>
      <w:pPr>
        <w:pStyle w:val="BodyText"/>
      </w:pPr>
      <m:oMathPara>
        <m:oMathParaPr>
          <m:jc m:val="center"/>
        </m:oMathParaPr>
        <m:oMath>
          <m:r>
            <m:rPr>
              <m:sty m:val="p"/>
            </m:rPr>
            <m:t>(</m:t>
          </m:r>
          <m:r>
            <m:rPr>
              <m:sty m:val="bi"/>
            </m:rPr>
            <m:t>A</m:t>
          </m:r>
          <m:limLow>
            <m:e>
              <m:r>
                <m:t>x</m:t>
              </m:r>
            </m:e>
            <m:lim>
              <m:r>
                <m:rPr>
                  <m:sty m:val="p"/>
                </m:rPr>
                <m:t>∼</m:t>
              </m:r>
            </m:lim>
          </m:limLow>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24"/>
    <w:bookmarkStart w:id="125" w:name="rem-matvec-row-dot-products"/>
    <w:p>
      <w:pPr>
        <w:pStyle w:val="FirstParagraph"/>
      </w:pPr>
      <w:r>
        <w:rPr>
          <w:i/>
          <w:iCs/>
        </w:rPr>
        <w:t xml:space="preserve">Remark 13</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limLow>
          <m:e>
            <m:r>
              <m:t>x</m:t>
            </m:r>
          </m:e>
          <m:lim>
            <m:r>
              <m:rPr>
                <m:sty m:val="p"/>
              </m:rPr>
              <m:t>∼</m:t>
            </m:r>
          </m:lim>
        </m:limLow>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limLow>
          <m:e>
            <m:r>
              <m:t>x</m:t>
            </m:r>
          </m:e>
          <m:lim>
            <m:r>
              <m:rPr>
                <m:sty m:val="p"/>
              </m:rPr>
              <m:t>∼</m:t>
            </m:r>
          </m:lim>
        </m:limLow>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5"/>
    <w:bookmarkStart w:id="126" w:name="def-linear-system"/>
    <w:p>
      <w:pPr>
        <w:pStyle w:val="FirstParagraph"/>
      </w:pPr>
      <w:r>
        <w:rPr>
          <w:b/>
          <w:bCs/>
        </w:rPr>
        <w:t xml:space="preserve">Definition 33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limLow>
          <m:e>
            <m:r>
              <m:t>b</m:t>
            </m:r>
          </m:e>
          <m:lim>
            <m:r>
              <m:rPr>
                <m:sty m:val="p"/>
              </m:rPr>
              <m:t>∼</m:t>
            </m:r>
          </m:lim>
        </m:limLow>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limLow>
          <m:e>
            <m:r>
              <m:t>x</m:t>
            </m:r>
          </m:e>
          <m:lim>
            <m:r>
              <m:rPr>
                <m:sty m:val="p"/>
              </m:rPr>
              <m:t>∼</m:t>
            </m:r>
          </m:lim>
        </m:limLow>
        <m:r>
          <m:rPr>
            <m:sty m:val="p"/>
          </m:rPr>
          <m:t>∈</m:t>
        </m:r>
        <m:sSup>
          <m:e>
            <m:r>
              <m:rPr>
                <m:scr m:val="double-struck"/>
                <m:sty m:val="p"/>
              </m:rPr>
              <m:t>R</m:t>
            </m:r>
          </m:e>
          <m:sup>
            <m:r>
              <m:t>n</m:t>
            </m:r>
          </m:sup>
        </m:sSup>
      </m:oMath>
      <w:r>
        <w:t xml:space="preserve"> </w:t>
      </w:r>
      <w:r>
        <w:t xml:space="preserve">for which</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holds.</w:t>
      </w:r>
    </w:p>
    <w:bookmarkEnd w:id="126"/>
    <w:bookmarkStart w:id="127" w:name="exm-linear-system"/>
    <w:p>
      <w:pPr>
        <w:pStyle w:val="BodyText"/>
      </w:pPr>
      <w:r>
        <w:rPr>
          <w:b/>
          <w:bCs/>
        </w:rPr>
        <w:t xml:space="preserve">Example 24 (Two equations in two unknowns)</w:t>
      </w:r>
      <w:r>
        <w:t xml:space="preserve"> </w:t>
      </w:r>
      <w:r>
        <w:t xml:space="preserve">By</w:t>
      </w:r>
      <w:r>
        <w:t xml:space="preserve"> </w:t>
      </w:r>
      <w:hyperlink w:anchor="def-matvec-mult">
        <w:r>
          <w:rPr>
            <w:rStyle w:val="Hyperlink"/>
          </w:rPr>
          <w:t xml:space="preserve">Definition 32</w:t>
        </w:r>
      </w:hyperlink>
      <w:r>
        <w:t xml:space="preserve">, row</w:t>
      </w:r>
      <w:r>
        <w:t xml:space="preserve"> </w:t>
      </w:r>
      <m:oMath>
        <m:r>
          <m:t>i</m:t>
        </m:r>
      </m:oMath>
      <w:r>
        <w:t xml:space="preserve"> </w:t>
      </w:r>
      <w:r>
        <w:t xml:space="preserve">of</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limLow>
          <m:e>
            <m:r>
              <m:t>x</m:t>
            </m:r>
          </m:e>
          <m:lim>
            <m:r>
              <m:rPr>
                <m:sty m:val="p"/>
              </m:rPr>
              <m:t>∼</m:t>
            </m:r>
          </m:lim>
        </m:limLow>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27"/>
    <w:bookmarkEnd w:id="128"/>
    <w:bookmarkStart w:id="181" w:name="linear-and-affine-maps"/>
    <w:p>
      <w:pPr>
        <w:pStyle w:val="Heading3"/>
      </w:pPr>
      <w:r>
        <w:t xml:space="preserve">2.7 Linear and affine maps</w:t>
      </w:r>
    </w:p>
    <w:bookmarkStart w:id="129" w:name="def-linear-map"/>
    <w:p>
      <w:pPr>
        <w:pStyle w:val="FirstParagraph"/>
      </w:pPr>
      <w:r>
        <w:rPr>
          <w:b/>
          <w:bCs/>
        </w:rPr>
        <w:t xml:space="preserve">Definition 34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f</m:t>
        </m:r>
        <m:r>
          <m:rPr>
            <m:sty m:val="p"/>
          </m:rPr>
          <m:t>(</m:t>
        </m:r>
        <m:limLow>
          <m:e>
            <m:r>
              <m:t>x</m:t>
            </m:r>
          </m:e>
          <m:lim>
            <m:r>
              <m:rPr>
                <m:sty m:val="p"/>
              </m:rPr>
              <m:t>∼</m:t>
            </m:r>
          </m:lim>
        </m:limLow>
        <m:r>
          <m:rPr>
            <m:sty m:val="p"/>
          </m:rPr>
          <m:t>)</m:t>
        </m:r>
        <m:r>
          <m:rPr>
            <m:sty m:val="p"/>
          </m:rPr>
          <m:t>+</m:t>
        </m:r>
        <m:r>
          <m:t>f</m:t>
        </m:r>
        <m:r>
          <m:rPr>
            <m:sty m:val="p"/>
          </m:rPr>
          <m:t>(</m:t>
        </m:r>
        <m:limLow>
          <m:e>
            <m:r>
              <m:t>y</m:t>
            </m:r>
          </m:e>
          <m:lim>
            <m:r>
              <m:rPr>
                <m:sty m:val="p"/>
              </m:rPr>
              <m:t>∼</m:t>
            </m:r>
          </m:lim>
        </m:limLow>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limLow>
          <m:e>
            <m:r>
              <m:t>x</m:t>
            </m:r>
          </m:e>
          <m:lim>
            <m:r>
              <m:rPr>
                <m:sty m:val="p"/>
              </m:rPr>
              <m:t>∼</m:t>
            </m:r>
          </m:lim>
        </m:limLow>
        <m:r>
          <m:rPr>
            <m:sty m:val="p"/>
          </m:rPr>
          <m:t>)</m:t>
        </m:r>
        <m:r>
          <m:rPr>
            <m:sty m:val="p"/>
          </m:rPr>
          <m:t>=</m:t>
        </m:r>
        <m:r>
          <m:t>c</m:t>
        </m:r>
        <m:r>
          <m:t>f</m:t>
        </m:r>
        <m:r>
          <m:rPr>
            <m:sty m:val="p"/>
          </m:rPr>
          <m:t>(</m:t>
        </m:r>
        <m:limLow>
          <m:e>
            <m:r>
              <m:t>x</m:t>
            </m:r>
          </m:e>
          <m:lim>
            <m:r>
              <m:rPr>
                <m:sty m:val="p"/>
              </m:rPr>
              <m:t>∼</m:t>
            </m:r>
          </m:lim>
        </m:limLow>
        <m:r>
          <m:rPr>
            <m:sty m:val="p"/>
          </m:rPr>
          <m:t>)</m:t>
        </m:r>
      </m:oMath>
      <w:r>
        <w:t xml:space="preserve"> </w:t>
      </w:r>
      <w:r>
        <w:t xml:space="preserve">(</w:t>
      </w:r>
      <w:r>
        <w:rPr>
          <w:i/>
          <w:iCs/>
        </w:rPr>
        <w:t xml:space="preserve">homogeneity</w:t>
      </w:r>
      <w:r>
        <w:t xml:space="preserve">)</w:t>
      </w:r>
    </w:p>
    <w:bookmarkEnd w:id="129"/>
    <w:bookmarkStart w:id="130" w:name="exm-linear-map"/>
    <w:p>
      <w:pPr>
        <w:pStyle w:val="FirstParagraph"/>
      </w:pPr>
      <w:r>
        <w:rPr>
          <w:b/>
          <w:bCs/>
        </w:rPr>
        <w:t xml:space="preserve">Example 25 (A linear map, and two functions that are not)</w:t>
      </w:r>
      <w:r>
        <w:t xml:space="preserve"> </w:t>
      </w:r>
      <w:r>
        <w:t xml:space="preserve"> </w:t>
      </w:r>
    </w:p>
    <w:p>
      <w:pPr>
        <w:numPr>
          <w:ilvl w:val="0"/>
          <w:numId w:val="1011"/>
        </w:numPr>
      </w:pPr>
      <m:oMath>
        <m:r>
          <m:t>f</m:t>
        </m:r>
        <m:r>
          <m:rPr>
            <m:sty m:val="p"/>
          </m:rPr>
          <m:t>(</m:t>
        </m:r>
        <m:limLow>
          <m:e>
            <m:r>
              <m:t>x</m:t>
            </m:r>
          </m:e>
          <m:lim>
            <m:r>
              <m:rPr>
                <m:sty m:val="p"/>
              </m:rPr>
              <m:t>∼</m:t>
            </m:r>
          </m:lim>
        </m:limLow>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limLow>
                <m:e>
                  <m:r>
                    <m:t>x</m:t>
                  </m:r>
                </m:e>
                <m:lim>
                  <m:r>
                    <m:rPr>
                      <m:sty m:val="p"/>
                    </m:rPr>
                    <m:t>∼</m:t>
                  </m:r>
                </m:lim>
              </m:limLow>
              <m:r>
                <m:rPr>
                  <m:sty m:val="p"/>
                </m:rPr>
                <m:t>)</m:t>
              </m:r>
              <m:r>
                <m:rPr>
                  <m:sty m:val="p"/>
                </m:rPr>
                <m:t>+</m:t>
              </m:r>
              <m:r>
                <m:t>f</m:t>
              </m:r>
              <m:r>
                <m:rPr>
                  <m:sty m:val="p"/>
                </m:rPr>
                <m:t>(</m:t>
              </m:r>
              <m:limLow>
                <m:e>
                  <m:r>
                    <m:t>y</m:t>
                  </m:r>
                </m:e>
                <m:lim>
                  <m:r>
                    <m:rPr>
                      <m:sty m:val="p"/>
                    </m:rPr>
                    <m:t>∼</m:t>
                  </m:r>
                </m:lim>
              </m:limLow>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limLow>
                <m:e>
                  <m:r>
                    <m:t>x</m:t>
                  </m:r>
                </m:e>
                <m:lim>
                  <m:r>
                    <m:rPr>
                      <m:sty m:val="p"/>
                    </m:rPr>
                    <m:t>∼</m:t>
                  </m:r>
                </m:lim>
              </m:limLow>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limLow>
                <m:e>
                  <m:r>
                    <m:t>x</m:t>
                  </m:r>
                </m:e>
                <m:lim>
                  <m:r>
                    <m:rPr>
                      <m:sty m:val="p"/>
                    </m:rPr>
                    <m:t>∼</m:t>
                  </m:r>
                </m:lim>
              </m:limLow>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30"/>
    <w:bookmarkStart w:id="131" w:name="def-linear-operator"/>
    <w:p>
      <w:pPr>
        <w:pStyle w:val="FirstParagraph"/>
      </w:pPr>
      <w:r>
        <w:rPr>
          <w:b/>
          <w:bCs/>
        </w:rPr>
        <w:t xml:space="preserve">Definition 35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34</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31"/>
    <w:bookmarkStart w:id="132" w:name="exm-linear-operator"/>
    <w:p>
      <w:pPr>
        <w:pStyle w:val="BodyText"/>
      </w:pPr>
      <w:r>
        <w:rPr>
          <w:b/>
          <w:bCs/>
        </w:rPr>
        <w:t xml:space="preserve">Example 26 (A linear operator, and a linear map that is not one)</w:t>
      </w:r>
      <w:r>
        <w:t xml:space="preserve"> </w:t>
      </w:r>
      <w:r>
        <w:t xml:space="preserve">The map</w:t>
      </w:r>
      <w:r>
        <w:t xml:space="preserve"> </w:t>
      </w:r>
      <m:oMath>
        <m:r>
          <m:t>f</m:t>
        </m:r>
        <m:r>
          <m:rPr>
            <m:sty m:val="p"/>
          </m:rPr>
          <m:t>(</m:t>
        </m:r>
        <m:limLow>
          <m:e>
            <m:r>
              <m:t>x</m:t>
            </m:r>
          </m:e>
          <m:lim>
            <m:r>
              <m:rPr>
                <m:sty m:val="p"/>
              </m:rPr>
              <m:t>∼</m:t>
            </m:r>
          </m:lim>
        </m:limLow>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25</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limLow>
          <m:e>
            <m:r>
              <m:t>x</m:t>
            </m:r>
          </m:e>
          <m:lim>
            <m:r>
              <m:rPr>
                <m:sty m:val="p"/>
              </m:rPr>
              <m:t>∼</m:t>
            </m:r>
          </m:lim>
        </m:limLow>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32"/>
    <w:bookmarkStart w:id="133"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w:t>
      </w:r>
      <w:r>
        <w:t xml:space="preserve"> </w:t>
      </w:r>
      <m:oMath>
        <m:r>
          <m:t>f</m:t>
        </m:r>
        <m:r>
          <m:rPr>
            <m:sty m:val="p"/>
          </m:rPr>
          <m:t>(</m:t>
        </m:r>
        <m:limLow>
          <m:e>
            <m:r>
              <m:t>0</m:t>
            </m:r>
          </m:e>
          <m:lim>
            <m:r>
              <m:rPr>
                <m:sty m:val="p"/>
              </m:rPr>
              <m:t>∼</m:t>
            </m:r>
          </m:lim>
        </m:limLow>
        <m:r>
          <m:rPr>
            <m:sty m:val="p"/>
          </m:rPr>
          <m:t>)</m:t>
        </m:r>
        <m:r>
          <m:rPr>
            <m:sty m:val="p"/>
          </m:rPr>
          <m:t>=</m:t>
        </m:r>
        <m:limLow>
          <m:e>
            <m:r>
              <m:t>0</m:t>
            </m:r>
          </m:e>
          <m:lim>
            <m:r>
              <m:rPr>
                <m:sty m:val="p"/>
              </m:rPr>
              <m:t>∼</m:t>
            </m:r>
          </m:lim>
        </m:limLow>
      </m:oMath>
      <w:r>
        <w:t xml:space="preserve">.</w:t>
      </w:r>
    </w:p>
    <w:bookmarkEnd w:id="133"/>
    <w:p>
      <w:pPr>
        <w:pStyle w:val="BodyText"/>
      </w:pPr>
      <w:r>
        <w:rPr>
          <w:i/>
          <w:iCs/>
        </w:rPr>
        <w:t xml:space="preserve">Proof</w:t>
      </w:r>
      <w:r>
        <w:t xml:space="preserve">. </w:t>
      </w:r>
      <w:r>
        <w:t xml:space="preserve">On the left,</w:t>
      </w:r>
      <w:r>
        <w:t xml:space="preserve"> </w:t>
      </w:r>
      <m:oMath>
        <m:limLow>
          <m:e>
            <m:r>
              <m:t>0</m:t>
            </m:r>
          </m:e>
          <m:lim>
            <m:r>
              <m:rPr>
                <m:sty m:val="p"/>
              </m:rPr>
              <m:t>∼</m:t>
            </m:r>
          </m:lim>
        </m:limLow>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limLow>
                <m:e>
                  <m:r>
                    <m:t>0</m:t>
                  </m:r>
                </m:e>
                <m:lim>
                  <m:r>
                    <m:rPr>
                      <m:sty m:val="p"/>
                    </m:rPr>
                    <m:t>∼</m:t>
                  </m:r>
                </m:lim>
              </m:limLow>
              <m:r>
                <m:rPr>
                  <m:sty m:val="p"/>
                </m:rPr>
                <m:t>)</m:t>
              </m:r>
              <m:r>
                <m:t>&amp;</m:t>
              </m:r>
              <m:r>
                <m:rPr>
                  <m:sty m:val="p"/>
                </m:rPr>
                <m:t>=</m:t>
              </m:r>
              <m:r>
                <m:t>f</m:t>
              </m:r>
              <m:r>
                <m:rPr>
                  <m:sty m:val="p"/>
                </m:rPr>
                <m:t>(</m:t>
              </m:r>
              <m:r>
                <m:t>0</m:t>
              </m:r>
              <m:r>
                <m:rPr>
                  <m:sty m:val="p"/>
                </m:rPr>
                <m:t>⋅</m:t>
              </m:r>
              <m:limLow>
                <m:e>
                  <m:r>
                    <m:t>0</m:t>
                  </m:r>
                </m:e>
                <m:lim>
                  <m:r>
                    <m:rPr>
                      <m:sty m:val="p"/>
                    </m:rPr>
                    <m:t>∼</m:t>
                  </m:r>
                </m:lim>
              </m:limLow>
              <m:r>
                <m:rPr>
                  <m:sty m:val="p"/>
                </m:rPr>
                <m:t>)</m:t>
              </m:r>
              <m:r>
                <m:t>&amp;</m:t>
              </m:r>
              <m:r>
                <m:t>&amp;</m:t>
              </m:r>
              <m:r>
                <m:rPr>
                  <m:nor/>
                  <m:sty m:val="p"/>
                </m:rPr>
                <m:t>(every entry of </m:t>
              </m:r>
              <m:r>
                <m:t>0</m:t>
              </m:r>
              <m:r>
                <m:rPr>
                  <m:sty m:val="p"/>
                </m:rPr>
                <m:t>⋅</m:t>
              </m:r>
              <m:limLow>
                <m:e>
                  <m:r>
                    <m:t>0</m:t>
                  </m:r>
                </m:e>
                <m:lim>
                  <m:r>
                    <m:rPr>
                      <m:sty m:val="p"/>
                    </m:rPr>
                    <m:t>∼</m:t>
                  </m:r>
                </m:lim>
              </m:limLow>
              <m:r>
                <m:rPr>
                  <m:nor/>
                  <m:sty m:val="p"/>
                </m:rPr>
                <m:t> is </m:t>
              </m:r>
              <m:r>
                <m:t>0</m:t>
              </m:r>
              <m:r>
                <m:rPr>
                  <m:sty m:val="p"/>
                </m:rPr>
                <m:t>⋅</m:t>
              </m:r>
              <m:r>
                <m:t>0</m:t>
              </m:r>
              <m:r>
                <m:rPr>
                  <m:sty m:val="p"/>
                </m:rPr>
                <m:t>=</m:t>
              </m:r>
              <m:r>
                <m:t>0</m:t>
              </m:r>
              <m:r>
                <m:rPr>
                  <m:nor/>
                  <m:sty m:val="p"/>
                </m:rPr>
                <m:t>; </m:t>
              </m:r>
              <m:r>
                <m:rPr>
                  <m:nor/>
                  <m:sty m:val="p"/>
                </m:rPr>
                <m:t>Definition 25</m:t>
              </m:r>
              <m:r>
                <m:rPr>
                  <m:nor/>
                  <m:sty m:val="p"/>
                </m:rPr>
                <m:t>)</m:t>
              </m:r>
            </m:e>
            <m:e>
              <m:r>
                <m:t>&amp;</m:t>
              </m:r>
              <m:r>
                <m:rPr>
                  <m:sty m:val="p"/>
                </m:rPr>
                <m:t>=</m:t>
              </m:r>
              <m:r>
                <m:t>0</m:t>
              </m:r>
              <m:r>
                <m:rPr>
                  <m:sty m:val="p"/>
                </m:rPr>
                <m:t>⋅</m:t>
              </m:r>
              <m:r>
                <m:t>f</m:t>
              </m:r>
              <m:r>
                <m:rPr>
                  <m:sty m:val="p"/>
                </m:rPr>
                <m:t>(</m:t>
              </m:r>
              <m:limLow>
                <m:e>
                  <m:r>
                    <m:t>0</m:t>
                  </m:r>
                </m:e>
                <m:lim>
                  <m:r>
                    <m:rPr>
                      <m:sty m:val="p"/>
                    </m:rPr>
                    <m:t>∼</m:t>
                  </m:r>
                </m:lim>
              </m:limLow>
              <m:r>
                <m:rPr>
                  <m:sty m:val="p"/>
                </m:rPr>
                <m:t>)</m:t>
              </m:r>
              <m:r>
                <m:t>&amp;</m:t>
              </m:r>
              <m:r>
                <m:t>&amp;</m:t>
              </m:r>
              <m:r>
                <m:rPr>
                  <m:nor/>
                  <m:sty m:val="p"/>
                </m:rPr>
                <m:t>(homogeneity, with </m:t>
              </m:r>
              <m:r>
                <m:t>c</m:t>
              </m:r>
              <m:r>
                <m:rPr>
                  <m:sty m:val="p"/>
                </m:rPr>
                <m:t>=</m:t>
              </m:r>
              <m:r>
                <m:t>0</m:t>
              </m:r>
              <m:r>
                <m:rPr>
                  <m:nor/>
                  <m:sty m:val="p"/>
                </m:rPr>
                <m:t> and </m:t>
              </m:r>
              <m:limLow>
                <m:e>
                  <m:r>
                    <m:t>x</m:t>
                  </m:r>
                </m:e>
                <m:lim>
                  <m:r>
                    <m:rPr>
                      <m:sty m:val="p"/>
                    </m:rPr>
                    <m:t>∼</m:t>
                  </m:r>
                </m:lim>
              </m:limLow>
              <m:r>
                <m:rPr>
                  <m:sty m:val="p"/>
                </m:rPr>
                <m:t>=</m:t>
              </m:r>
              <m:limLow>
                <m:e>
                  <m:r>
                    <m:t>0</m:t>
                  </m:r>
                </m:e>
                <m:lim>
                  <m:r>
                    <m:rPr>
                      <m:sty m:val="p"/>
                    </m:rPr>
                    <m:t>∼</m:t>
                  </m:r>
                </m:lim>
              </m:limLow>
              <m:r>
                <m:rPr>
                  <m:nor/>
                  <m:sty m:val="p"/>
                </m:rPr>
                <m:t>)</m:t>
              </m:r>
            </m:e>
            <m:e>
              <m:r>
                <m:t>&amp;</m:t>
              </m:r>
              <m:r>
                <m:rPr>
                  <m:sty m:val="p"/>
                </m:rPr>
                <m:t>=</m:t>
              </m:r>
              <m:limLow>
                <m:e>
                  <m:r>
                    <m:t>0</m:t>
                  </m:r>
                </m:e>
                <m:lim>
                  <m:r>
                    <m:rPr>
                      <m:sty m:val="p"/>
                    </m:rPr>
                    <m:t>∼</m:t>
                  </m:r>
                </m:lim>
              </m:limLow>
              <m:r>
                <m:t>&amp;</m:t>
              </m:r>
              <m:r>
                <m:t>&amp;</m:t>
              </m:r>
              <m:r>
                <m:rPr>
                  <m:nor/>
                  <m:sty m:val="p"/>
                </m:rPr>
                <m:t>(every entry of </m:t>
              </m:r>
              <m:r>
                <m:t>0</m:t>
              </m:r>
              <m:r>
                <m:rPr>
                  <m:sty m:val="p"/>
                </m:rPr>
                <m:t>⋅</m:t>
              </m:r>
              <m:r>
                <m:t>f</m:t>
              </m:r>
              <m:r>
                <m:rPr>
                  <m:sty m:val="p"/>
                </m:rPr>
                <m:t>(</m:t>
              </m:r>
              <m:limLow>
                <m:e>
                  <m:r>
                    <m:t>0</m:t>
                  </m:r>
                </m:e>
                <m:lim>
                  <m:r>
                    <m:rPr>
                      <m:sty m:val="p"/>
                    </m:rPr>
                    <m:t>∼</m:t>
                  </m:r>
                </m:lim>
              </m:limLow>
              <m:r>
                <m:rPr>
                  <m:sty m:val="p"/>
                </m:rPr>
                <m:t>)</m:t>
              </m:r>
              <m:r>
                <m:rPr>
                  <m:nor/>
                  <m:sty m:val="p"/>
                </m:rPr>
                <m:t> is </m:t>
              </m:r>
              <m:r>
                <m:t>0</m:t>
              </m:r>
              <m:r>
                <m:rPr>
                  <m:nor/>
                  <m:sty m:val="p"/>
                </m:rPr>
                <m:t>; </m:t>
              </m:r>
              <m:r>
                <m:rPr>
                  <m:nor/>
                  <m:sty m:val="p"/>
                </m:rPr>
                <m:t>Definition 25</m:t>
              </m:r>
              <m:r>
                <m:rPr>
                  <m:nor/>
                  <m:sty m:val="p"/>
                </m:rPr>
                <m:t>)</m:t>
              </m:r>
            </m:e>
          </m:eqArr>
        </m:oMath>
      </m:oMathPara>
    </w:p>
    <w:bookmarkStart w:id="134" w:name="exm-linear-map-zero"/>
    <w:p>
      <w:pPr>
        <w:pStyle w:val="FirstParagraph"/>
      </w:pPr>
      <w:r>
        <w:rPr>
          <w:b/>
          <w:bCs/>
        </w:rPr>
        <w:t xml:space="preserve">Example 27 (Ruling out linearity at zero)</w:t>
      </w:r>
      <w:r>
        <w:t xml:space="preserve"> </w:t>
      </w:r>
      <w:r>
        <w:t xml:space="preserve">In</w:t>
      </w:r>
      <w:r>
        <w:t xml:space="preserve"> </w:t>
      </w:r>
      <w:hyperlink w:anchor="exm-linear-map">
        <w:r>
          <w:rPr>
            <w:rStyle w:val="Hyperlink"/>
          </w:rPr>
          <w:t xml:space="preserve">Example 25</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limLow>
          <m:e>
            <m:r>
              <m:t>0</m:t>
            </m:r>
          </m:e>
          <m:lim>
            <m:r>
              <m:rPr>
                <m:sty m:val="p"/>
              </m:rPr>
              <m:t>∼</m:t>
            </m:r>
          </m:lim>
        </m:limLow>
      </m:oMath>
      <w:r>
        <w:t xml:space="preserve"> </w:t>
      </w:r>
      <w:r>
        <w:t xml:space="preserve">to</w:t>
      </w:r>
      <w:r>
        <w:t xml:space="preserve"> </w:t>
      </w:r>
      <m:oMath>
        <m:limLow>
          <m:e>
            <m:r>
              <m:t>0</m:t>
            </m:r>
          </m:e>
          <m:lim>
            <m:r>
              <m:rPr>
                <m:sty m:val="p"/>
              </m:rPr>
              <m:t>∼</m:t>
            </m:r>
          </m:lim>
        </m:limLow>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34"/>
    <w:bookmarkStart w:id="135"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oMath>
      <w:r>
        <w:t xml:space="preserve"> </w:t>
      </w:r>
      <w:r>
        <w:t xml:space="preserve">is a linear map (</w:t>
      </w:r>
      <w:hyperlink w:anchor="def-linear-map">
        <w:r>
          <w:rPr>
            <w:rStyle w:val="Hyperlink"/>
          </w:rPr>
          <w:t xml:space="preserve">Definition 34</w:t>
        </w:r>
      </w:hyperlink>
      <w:r>
        <w:t xml:space="preserve">).</w:t>
      </w:r>
    </w:p>
    <w:bookmarkEnd w:id="135"/>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limLow>
                    <m:e>
                      <m:r>
                        <m:t>x</m:t>
                      </m:r>
                    </m:e>
                    <m:lim>
                      <m:r>
                        <m:rPr>
                          <m:sty m:val="p"/>
                        </m:rPr>
                        <m:t>∼</m:t>
                      </m:r>
                    </m:lim>
                  </m:limLow>
                  <m:r>
                    <m:rPr>
                      <m:sty m:val="p"/>
                    </m:rPr>
                    <m:t>+</m:t>
                  </m:r>
                  <m:limLow>
                    <m:e>
                      <m:r>
                        <m:t>y</m:t>
                      </m:r>
                    </m:e>
                    <m:lim>
                      <m:r>
                        <m:rPr>
                          <m:sty m:val="p"/>
                        </m:rPr>
                        <m:t>∼</m:t>
                      </m:r>
                    </m:lim>
                  </m:limLow>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limLow>
                <m:e>
                  <m:r>
                    <m:t>x</m:t>
                  </m:r>
                </m:e>
                <m:lim>
                  <m:r>
                    <m:rPr>
                      <m:sty m:val="p"/>
                    </m:rPr>
                    <m:t>∼</m:t>
                  </m:r>
                </m:lim>
              </m:limLow>
              <m:r>
                <m:rPr>
                  <m:sty m:val="p"/>
                </m:rPr>
                <m:t>+</m:t>
              </m:r>
              <m:limLow>
                <m:e>
                  <m:r>
                    <m:t>y</m:t>
                  </m:r>
                </m:e>
                <m:lim>
                  <m:r>
                    <m:rPr>
                      <m:sty m:val="p"/>
                    </m:rPr>
                    <m:t>∼</m:t>
                  </m:r>
                </m:lim>
              </m:limLow>
              <m:sSub>
                <m:e>
                  <m:r>
                    <m:rPr>
                      <m:sty m:val="p"/>
                    </m:rPr>
                    <m:t>)</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limLow>
                <m:e>
                  <m:r>
                    <m:t>x</m:t>
                  </m:r>
                </m:e>
                <m:lim>
                  <m:r>
                    <m:rPr>
                      <m:sty m:val="p"/>
                    </m:rPr>
                    <m:t>∼</m:t>
                  </m:r>
                </m:lim>
              </m:limLow>
              <m:sSub>
                <m:e>
                  <m:r>
                    <m:rPr>
                      <m:sty m:val="p"/>
                    </m:rPr>
                    <m:t>)</m:t>
                  </m:r>
                </m:e>
                <m:sub>
                  <m:r>
                    <m:t>i</m:t>
                  </m:r>
                </m:sub>
              </m:sSub>
              <m:r>
                <m:rPr>
                  <m:sty m:val="p"/>
                </m:rPr>
                <m:t>+</m:t>
              </m:r>
              <m:r>
                <m:rPr>
                  <m:sty m:val="p"/>
                </m:rPr>
                <m:t>(</m:t>
              </m:r>
              <m:r>
                <m:rPr>
                  <m:sty m:val="bi"/>
                </m:rPr>
                <m:t>A</m:t>
              </m:r>
              <m:limLow>
                <m:e>
                  <m:r>
                    <m:t>y</m:t>
                  </m:r>
                </m:e>
                <m:lim>
                  <m:r>
                    <m:rPr>
                      <m:sty m:val="p"/>
                    </m:rPr>
                    <m:t>∼</m:t>
                  </m:r>
                </m:lim>
              </m:limLow>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rPr>
                  <m:sty m:val="p"/>
                </m:rPr>
                <m:t>(</m:t>
              </m:r>
              <m:r>
                <m:rPr>
                  <m:sty m:val="bi"/>
                </m:rPr>
                <m:t>A</m:t>
              </m:r>
              <m:limLow>
                <m:e>
                  <m:r>
                    <m:t>x</m:t>
                  </m:r>
                </m:e>
                <m:lim>
                  <m:r>
                    <m:rPr>
                      <m:sty m:val="p"/>
                    </m:rPr>
                    <m:t>∼</m:t>
                  </m:r>
                </m:lim>
              </m:limLow>
              <m:r>
                <m:rPr>
                  <m:sty m:val="p"/>
                </m:rPr>
                <m:t>+</m:t>
              </m:r>
              <m:r>
                <m:rPr>
                  <m:sty m:val="bi"/>
                </m:rPr>
                <m:t>A</m:t>
              </m:r>
              <m:limLow>
                <m:e>
                  <m:r>
                    <m:t>y</m:t>
                  </m:r>
                </m:e>
                <m:lim>
                  <m:r>
                    <m:rPr>
                      <m:sty m:val="p"/>
                    </m:rPr>
                    <m:t>∼</m:t>
                  </m:r>
                </m:lim>
              </m:limLow>
              <m:sSub>
                <m:e>
                  <m:r>
                    <m:rPr>
                      <m:sty m:val="p"/>
                    </m:rPr>
                    <m:t>)</m:t>
                  </m:r>
                </m:e>
                <m:sub>
                  <m:r>
                    <m:t>i</m:t>
                  </m:r>
                </m:sub>
              </m:sSub>
              <m:r>
                <m:t>&amp;</m:t>
              </m:r>
              <m:r>
                <m:t>&amp;</m:t>
              </m:r>
              <m:r>
                <m:rPr>
                  <m:nor/>
                  <m:sty m:val="p"/>
                </m:rPr>
                <m:t>(</m:t>
              </m:r>
              <m:r>
                <m:rPr>
                  <m:nor/>
                  <m:sty m:val="p"/>
                </m:rPr>
                <m:t>Definition 7</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limLow>
                    <m:e>
                      <m:r>
                        <m:t>x</m:t>
                      </m:r>
                    </m:e>
                    <m:lim>
                      <m:r>
                        <m:rPr>
                          <m:sty m:val="p"/>
                        </m:rPr>
                        <m:t>∼</m:t>
                      </m:r>
                    </m:lim>
                  </m:limLow>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limLow>
                <m:e>
                  <m:r>
                    <m:t>x</m:t>
                  </m:r>
                </m:e>
                <m:lim>
                  <m:r>
                    <m:rPr>
                      <m:sty m:val="p"/>
                    </m:rPr>
                    <m:t>∼</m:t>
                  </m:r>
                </m:lim>
              </m:limLow>
              <m:sSub>
                <m:e>
                  <m:r>
                    <m:rPr>
                      <m:sty m:val="p"/>
                    </m:rPr>
                    <m:t>)</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limLow>
                <m:e>
                  <m:r>
                    <m:t>x</m:t>
                  </m:r>
                </m:e>
                <m:lim>
                  <m:r>
                    <m:rPr>
                      <m:sty m:val="p"/>
                    </m:rPr>
                    <m:t>∼</m:t>
                  </m:r>
                </m:lim>
              </m:limLow>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rPr>
                  <m:sty m:val="p"/>
                </m:rPr>
                <m:t>(</m:t>
              </m:r>
              <m:r>
                <m:t>c</m:t>
              </m:r>
              <m:r>
                <m:t> </m:t>
              </m:r>
              <m:r>
                <m:rPr>
                  <m:sty m:val="bi"/>
                </m:rPr>
                <m:t>A</m:t>
              </m:r>
              <m:limLow>
                <m:e>
                  <m:r>
                    <m:t>x</m:t>
                  </m:r>
                </m:e>
                <m:lim>
                  <m:r>
                    <m:rPr>
                      <m:sty m:val="p"/>
                    </m:rPr>
                    <m:t>∼</m:t>
                  </m:r>
                </m:lim>
              </m:limLow>
              <m:sSub>
                <m:e>
                  <m:r>
                    <m:rPr>
                      <m:sty m:val="p"/>
                    </m:rPr>
                    <m:t>)</m:t>
                  </m:r>
                </m:e>
                <m:sub>
                  <m:r>
                    <m:t>i</m:t>
                  </m:r>
                </m:sub>
              </m:sSub>
              <m:r>
                <m:t>&amp;</m:t>
              </m:r>
              <m:r>
                <m:t>&amp;</m:t>
              </m:r>
              <m:r>
                <m:rPr>
                  <m:nor/>
                  <m:sty m:val="p"/>
                </m:rPr>
                <m:t>(</m:t>
              </m:r>
              <m:r>
                <m:rPr>
                  <m:nor/>
                  <m:sty m:val="p"/>
                </m:rPr>
                <m:t>Definition 25</m:t>
              </m:r>
              <m:r>
                <m:rPr>
                  <m:nor/>
                  <m:sty m:val="p"/>
                </m:rPr>
                <m:t>)</m:t>
              </m:r>
            </m:e>
          </m:eqArr>
        </m:oMath>
      </m:oMathPara>
    </w:p>
    <w:p>
      <w:pPr>
        <w:pStyle w:val="FirstParagraph"/>
      </w:pPr>
      <w:r>
        <w:t xml:space="preserve">The four algebra rules cited here are on the</w:t>
      </w:r>
      <w:r>
        <w:t xml:space="preserve"> </w:t>
      </w:r>
      <w:hyperlink r:id="rId136">
        <w:r>
          <w:rPr>
            <w:rStyle w:val="Hyperlink"/>
          </w:rPr>
          <w:t xml:space="preserve">algebra page</w:t>
        </w:r>
      </w:hyperlink>
      <w:r>
        <w:t xml:space="preserve">:</w:t>
      </w:r>
      <w:r>
        <w:t xml:space="preserve"> </w:t>
      </w:r>
      <w:hyperlink r:id="rId137">
        <w:r>
          <w:rPr>
            <w:rStyle w:val="Hyperlink"/>
          </w:rPr>
          <w:t xml:space="preserve">distributivity</w:t>
        </w:r>
      </w:hyperlink>
      <w:r>
        <w:t xml:space="preserve">,</w:t>
      </w:r>
      <w:r>
        <w:t xml:space="preserve"> </w:t>
      </w:r>
      <w:hyperlink r:id="rId138">
        <w:r>
          <w:rPr>
            <w:rStyle w:val="Hyperlink"/>
          </w:rPr>
          <w:t xml:space="preserve">a sum of sums</w:t>
        </w:r>
      </w:hyperlink>
      <w:r>
        <w:t xml:space="preserve">,</w:t>
      </w:r>
      <w:r>
        <w:t xml:space="preserve"> </w:t>
      </w:r>
      <w:hyperlink r:id="rId139">
        <w:r>
          <w:rPr>
            <w:rStyle w:val="Hyperlink"/>
          </w:rPr>
          <w:t xml:space="preserve">symmetry of products</w:t>
        </w:r>
      </w:hyperlink>
      <w:r>
        <w:t xml:space="preserve">,</w:t>
      </w:r>
      <w:r>
        <w:t xml:space="preserve"> </w:t>
      </w:r>
      <w:r>
        <w:t xml:space="preserve">and</w:t>
      </w:r>
      <w:r>
        <w:t xml:space="preserve"> </w:t>
      </w:r>
      <w:hyperlink r:id="rId140">
        <w:r>
          <w:rPr>
            <w:rStyle w:val="Hyperlink"/>
          </w:rPr>
          <w:t xml:space="preserve">a constant factor</w:t>
        </w:r>
      </w:hyperlink>
      <w:r>
        <w:t xml:space="preserve">.</w:t>
      </w:r>
    </w:p>
    <w:bookmarkStart w:id="141"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for any 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v</m:t>
                      </m:r>
                    </m:e>
                    <m:lim>
                      <m:r>
                        <m:rPr>
                          <m:sty m:val="p"/>
                        </m:rPr>
                        <m:t>∼</m:t>
                      </m:r>
                    </m:lim>
                  </m:limLow>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limLow>
                <m:e>
                  <m:r>
                    <m:t>v</m:t>
                  </m:r>
                </m:e>
                <m:lim>
                  <m:r>
                    <m:rPr>
                      <m:sty m:val="p"/>
                    </m:rPr>
                    <m:t>∼</m:t>
                  </m:r>
                </m:lim>
              </m:limLow>
            </m:e>
            <m:sub>
              <m:r>
                <m:t>j</m:t>
              </m:r>
            </m:sub>
          </m:sSub>
          <m:r>
            <m:rPr>
              <m:sty m:val="p"/>
            </m:rPr>
            <m:t>)</m:t>
          </m:r>
        </m:oMath>
      </m:oMathPara>
    </w:p>
    <w:bookmarkEnd w:id="141"/>
    <w:p>
      <w:pPr>
        <w:pStyle w:val="FirstParagraph"/>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limLow>
              <m:e>
                <m:r>
                  <m:t>v</m:t>
                </m:r>
              </m:e>
              <m:lim>
                <m:r>
                  <m:rPr>
                    <m:sty m:val="p"/>
                  </m:rPr>
                  <m:t>∼</m:t>
                </m:r>
              </m:lim>
            </m:limLow>
          </m:e>
          <m:sub>
            <m:r>
              <m:t>1</m:t>
            </m:r>
          </m:sub>
        </m:sSub>
        <m:r>
          <m:rPr>
            <m:sty m:val="p"/>
          </m:rPr>
          <m:t>)</m:t>
        </m:r>
        <m:r>
          <m:rPr>
            <m:sty m:val="p"/>
          </m:rPr>
          <m:t>=</m:t>
        </m:r>
        <m:sSub>
          <m:e>
            <m:r>
              <m:t>c</m:t>
            </m:r>
          </m:e>
          <m:sub>
            <m:r>
              <m:t>1</m:t>
            </m:r>
          </m:sub>
        </m:sSub>
        <m:r>
          <m:t>f</m:t>
        </m:r>
        <m:r>
          <m:rPr>
            <m:sty m:val="p"/>
          </m:rPr>
          <m:t>(</m:t>
        </m:r>
        <m:sSub>
          <m:e>
            <m:limLow>
              <m:e>
                <m:r>
                  <m:t>v</m:t>
                </m:r>
              </m:e>
              <m:lim>
                <m:r>
                  <m:rPr>
                    <m:sty m:val="p"/>
                  </m:rPr>
                  <m:t>∼</m:t>
                </m:r>
              </m:lim>
            </m:limLow>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limLow>
                        <m:e>
                          <m:r>
                            <m:t>v</m:t>
                          </m:r>
                        </m:e>
                        <m:lim>
                          <m:r>
                            <m:rPr>
                              <m:sty m:val="p"/>
                            </m:rPr>
                            <m:t>∼</m:t>
                          </m:r>
                        </m:lim>
                      </m:limLow>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v</m:t>
                          </m:r>
                        </m:e>
                        <m:lim>
                          <m:r>
                            <m:rPr>
                              <m:sty m:val="p"/>
                            </m:rPr>
                            <m:t>∼</m:t>
                          </m:r>
                        </m:lim>
                      </m:limLow>
                    </m:e>
                    <m:sub>
                      <m:r>
                        <m:t>j</m:t>
                      </m:r>
                    </m:sub>
                  </m:sSub>
                  <m:r>
                    <m:rPr>
                      <m:sty m:val="p"/>
                    </m:rPr>
                    <m:t>+</m:t>
                  </m:r>
                  <m:sSub>
                    <m:e>
                      <m:r>
                        <m:t>c</m:t>
                      </m:r>
                    </m:e>
                    <m:sub>
                      <m:r>
                        <m:t>k</m:t>
                      </m:r>
                      <m:r>
                        <m:rPr>
                          <m:sty m:val="p"/>
                        </m:rPr>
                        <m:t>+</m:t>
                      </m:r>
                      <m:r>
                        <m:t>1</m:t>
                      </m:r>
                    </m:sub>
                  </m:sSub>
                  <m:sSub>
                    <m:e>
                      <m:limLow>
                        <m:e>
                          <m:r>
                            <m:t>v</m:t>
                          </m:r>
                        </m:e>
                        <m:lim>
                          <m:r>
                            <m:rPr>
                              <m:sty m:val="p"/>
                            </m:rPr>
                            <m:t>∼</m:t>
                          </m:r>
                        </m:lim>
                      </m:limLow>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v</m:t>
                          </m:r>
                        </m:e>
                        <m:lim>
                          <m:r>
                            <m:rPr>
                              <m:sty m:val="p"/>
                            </m:rPr>
                            <m:t>∼</m:t>
                          </m:r>
                        </m:lim>
                      </m:limLow>
                    </m:e>
                    <m:sub>
                      <m:r>
                        <m:t>j</m:t>
                      </m:r>
                    </m:sub>
                  </m:sSub>
                </m:e>
              </m:d>
              <m:r>
                <m:t>​</m:t>
              </m:r>
              <m:r>
                <m:rPr>
                  <m:sty m:val="p"/>
                </m:rPr>
                <m:t>+</m:t>
              </m:r>
              <m:r>
                <m:t>f</m:t>
              </m:r>
              <m:r>
                <m:rPr>
                  <m:sty m:val="p"/>
                </m:rPr>
                <m:t>(</m:t>
              </m:r>
              <m:sSub>
                <m:e>
                  <m:r>
                    <m:t>c</m:t>
                  </m:r>
                </m:e>
                <m:sub>
                  <m:r>
                    <m:t>k</m:t>
                  </m:r>
                  <m:r>
                    <m:rPr>
                      <m:sty m:val="p"/>
                    </m:rPr>
                    <m:t>+</m:t>
                  </m:r>
                  <m:r>
                    <m:t>1</m:t>
                  </m:r>
                </m:sub>
              </m:sSub>
              <m:sSub>
                <m:e>
                  <m:limLow>
                    <m:e>
                      <m:r>
                        <m:t>v</m:t>
                      </m:r>
                    </m:e>
                    <m:lim>
                      <m:r>
                        <m:rPr>
                          <m:sty m:val="p"/>
                        </m:rPr>
                        <m:t>∼</m:t>
                      </m:r>
                    </m:lim>
                  </m:limLow>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limLow>
                    <m:e>
                      <m:r>
                        <m:t>v</m:t>
                      </m:r>
                    </m:e>
                    <m:lim>
                      <m:r>
                        <m:rPr>
                          <m:sty m:val="p"/>
                        </m:rPr>
                        <m:t>∼</m:t>
                      </m:r>
                    </m:lim>
                  </m:limLow>
                </m:e>
                <m:sub>
                  <m:r>
                    <m:t>j</m:t>
                  </m:r>
                </m:sub>
              </m:sSub>
              <m:r>
                <m:rPr>
                  <m:sty m:val="p"/>
                </m:rPr>
                <m:t>)</m:t>
              </m:r>
              <m:r>
                <m:rPr>
                  <m:sty m:val="p"/>
                </m:rPr>
                <m:t>+</m:t>
              </m:r>
              <m:r>
                <m:t>f</m:t>
              </m:r>
              <m:r>
                <m:rPr>
                  <m:sty m:val="p"/>
                </m:rPr>
                <m:t>(</m:t>
              </m:r>
              <m:sSub>
                <m:e>
                  <m:r>
                    <m:t>c</m:t>
                  </m:r>
                </m:e>
                <m:sub>
                  <m:r>
                    <m:t>k</m:t>
                  </m:r>
                  <m:r>
                    <m:rPr>
                      <m:sty m:val="p"/>
                    </m:rPr>
                    <m:t>+</m:t>
                  </m:r>
                  <m:r>
                    <m:t>1</m:t>
                  </m:r>
                </m:sub>
              </m:sSub>
              <m:sSub>
                <m:e>
                  <m:limLow>
                    <m:e>
                      <m:r>
                        <m:t>v</m:t>
                      </m:r>
                    </m:e>
                    <m:lim>
                      <m:r>
                        <m:rPr>
                          <m:sty m:val="p"/>
                        </m:rPr>
                        <m:t>∼</m:t>
                      </m:r>
                    </m:lim>
                  </m:limLow>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limLow>
                    <m:e>
                      <m:r>
                        <m:t>v</m:t>
                      </m:r>
                    </m:e>
                    <m:lim>
                      <m:r>
                        <m:rPr>
                          <m:sty m:val="p"/>
                        </m:rPr>
                        <m:t>∼</m:t>
                      </m:r>
                    </m:lim>
                  </m:limLow>
                </m:e>
                <m:sub>
                  <m:r>
                    <m:t>j</m:t>
                  </m:r>
                </m:sub>
              </m:sSub>
              <m:r>
                <m:rPr>
                  <m:sty m:val="p"/>
                </m:rPr>
                <m:t>)</m:t>
              </m:r>
              <m:r>
                <m:rPr>
                  <m:sty m:val="p"/>
                </m:rPr>
                <m:t>+</m:t>
              </m:r>
              <m:sSub>
                <m:e>
                  <m:r>
                    <m:t>c</m:t>
                  </m:r>
                </m:e>
                <m:sub>
                  <m:r>
                    <m:t>k</m:t>
                  </m:r>
                  <m:r>
                    <m:rPr>
                      <m:sty m:val="p"/>
                    </m:rPr>
                    <m:t>+</m:t>
                  </m:r>
                  <m:r>
                    <m:t>1</m:t>
                  </m:r>
                </m:sub>
              </m:sSub>
              <m:r>
                <m:t>f</m:t>
              </m:r>
              <m:r>
                <m:rPr>
                  <m:sty m:val="p"/>
                </m:rPr>
                <m:t>(</m:t>
              </m:r>
              <m:sSub>
                <m:e>
                  <m:limLow>
                    <m:e>
                      <m:r>
                        <m:t>v</m:t>
                      </m:r>
                    </m:e>
                    <m:lim>
                      <m:r>
                        <m:rPr>
                          <m:sty m:val="p"/>
                        </m:rPr>
                        <m:t>∼</m:t>
                      </m:r>
                    </m:lim>
                  </m:limLow>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limLow>
                    <m:e>
                      <m:r>
                        <m:t>v</m:t>
                      </m:r>
                    </m:e>
                    <m:lim>
                      <m:r>
                        <m:rPr>
                          <m:sty m:val="p"/>
                        </m:rPr>
                        <m:t>∼</m:t>
                      </m:r>
                    </m:lim>
                  </m:limLow>
                </m:e>
                <m:sub>
                  <m:r>
                    <m:t>j</m:t>
                  </m:r>
                </m:sub>
              </m:sSub>
              <m:r>
                <m:rPr>
                  <m:sty m:val="p"/>
                </m:rPr>
                <m:t>)</m:t>
              </m:r>
              <m:r>
                <m:t>&amp;</m:t>
              </m:r>
              <m:r>
                <m:t>&amp;</m:t>
              </m:r>
              <m:r>
                <m:rPr>
                  <m:nor/>
                  <m:sty m:val="p"/>
                </m:rPr>
                <m:t>(join the last term back on)</m:t>
              </m:r>
            </m:e>
          </m:eqArr>
        </m:oMath>
      </m:oMathPara>
    </w:p>
    <w:bookmarkStart w:id="143"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r>
            <m:t> </m:t>
          </m:r>
          <m:r>
            <m:rPr>
              <m:nor/>
              <m:sty m:val="p"/>
            </m:rPr>
            <m:t>for all </m:t>
          </m:r>
          <m:limLow>
            <m:e>
              <m:r>
                <m:t>x</m:t>
              </m:r>
            </m:e>
            <m:lim>
              <m:r>
                <m:rPr>
                  <m:sty m:val="p"/>
                </m:rPr>
                <m:t>∼</m:t>
              </m:r>
            </m:lim>
          </m:limLow>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limLow>
              <m:e>
                <m:r>
                  <m:t>e</m:t>
                </m:r>
              </m:e>
              <m:lim>
                <m:r>
                  <m:rPr>
                    <m:sty m:val="p"/>
                  </m:rPr>
                  <m:t>∼</m:t>
                </m:r>
              </m:lim>
            </m:limLow>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14</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limLow>
                  <m:e>
                    <m:r>
                      <m:t>e</m:t>
                    </m:r>
                  </m:e>
                  <m:lim>
                    <m:r>
                      <m:rPr>
                        <m:sty m:val="p"/>
                      </m:rPr>
                      <m:t>∼</m:t>
                    </m:r>
                  </m:lim>
                </m:limLow>
              </m:e>
              <m:sub>
                <m:r>
                  <m:t>j</m:t>
                </m:r>
              </m:sub>
            </m:sSub>
            <m:r>
              <m:rPr>
                <m:sty m:val="p"/>
              </m:rPr>
              <m:t>)</m:t>
            </m:r>
          </m:e>
        </m:d>
        <m:sSub>
          <m:e>
            <m:r>
              <m:t>​</m:t>
            </m:r>
          </m:e>
          <m:sub>
            <m:r>
              <m:t>i</m:t>
            </m:r>
          </m:sub>
        </m:sSub>
      </m:oMath>
      <w:r>
        <w:t xml:space="preserve">.</w:t>
      </w:r>
    </w:p>
    <w:bookmarkEnd w:id="143"/>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limLow>
                  <m:e>
                    <m:r>
                      <m:t>e</m:t>
                    </m:r>
                  </m:e>
                  <m:lim>
                    <m:r>
                      <m:rPr>
                        <m:sty m:val="p"/>
                      </m:rPr>
                      <m:t>∼</m:t>
                    </m:r>
                  </m:lim>
                </m:limLow>
              </m:e>
              <m:sub>
                <m:r>
                  <m:t>j</m:t>
                </m:r>
              </m:sub>
            </m:sSub>
            <m:r>
              <m:rPr>
                <m:sty m:val="p"/>
              </m:rPr>
              <m:t>)</m:t>
            </m:r>
          </m:e>
        </m:d>
        <m:sSub>
          <m:e>
            <m:r>
              <m:t>​</m:t>
            </m:r>
          </m:e>
          <m:sub>
            <m:r>
              <m:t>i</m:t>
            </m:r>
          </m:sub>
        </m:sSub>
      </m:oMath>
      <w:r>
        <w:t xml:space="preserve">.</w:t>
      </w:r>
      <w:r>
        <w:t xml:space="preserve"> </w:t>
      </w:r>
      <w:r>
        <w:t xml:space="preserve">For any</w:t>
      </w:r>
      <w:r>
        <w:t xml:space="preserve"> </w:t>
      </w:r>
      <m:oMath>
        <m:limLow>
          <m:e>
            <m:r>
              <m:t>x</m:t>
            </m:r>
          </m:e>
          <m:lim>
            <m:r>
              <m:rPr>
                <m:sty m:val="p"/>
              </m:rPr>
              <m:t>∼</m:t>
            </m:r>
          </m:lim>
        </m:limLow>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limLow>
                        <m:e>
                          <m:r>
                            <m:t>e</m:t>
                          </m:r>
                        </m:e>
                        <m:lim>
                          <m:r>
                            <m:rPr>
                              <m:sty m:val="p"/>
                            </m:rPr>
                            <m:t>∼</m:t>
                          </m:r>
                        </m:lim>
                      </m:limLow>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limLow>
                    <m:e>
                      <m:r>
                        <m:t>e</m:t>
                      </m:r>
                    </m:e>
                    <m:lim>
                      <m:r>
                        <m:rPr>
                          <m:sty m:val="p"/>
                        </m:rPr>
                        <m:t>∼</m:t>
                      </m:r>
                    </m:lim>
                  </m:limLow>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limLow>
                        <m:e>
                          <m:r>
                            <m:t>e</m:t>
                          </m:r>
                        </m:e>
                        <m:lim>
                          <m:r>
                            <m:rPr>
                              <m:sty m:val="p"/>
                            </m:rPr>
                            <m:t>∼</m:t>
                          </m:r>
                        </m:lim>
                      </m:limLow>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limLow>
                        <m:e>
                          <m:r>
                            <m:t>e</m:t>
                          </m:r>
                        </m:e>
                        <m:lim>
                          <m:r>
                            <m:rPr>
                              <m:sty m:val="p"/>
                            </m:rPr>
                            <m:t>∼</m:t>
                          </m:r>
                        </m:lim>
                      </m:limLow>
                    </m:e>
                    <m:sub>
                      <m:r>
                        <m:t>j</m:t>
                      </m:r>
                    </m:sub>
                  </m:sSub>
                  <m:r>
                    <m:rPr>
                      <m:sty m:val="p"/>
                    </m:rPr>
                    <m:t>)</m:t>
                  </m:r>
                </m:e>
              </m:d>
              <m:sSub>
                <m:e>
                  <m:r>
                    <m:t>​</m:t>
                  </m:r>
                </m:e>
                <m:sub>
                  <m:r>
                    <m:t>i</m:t>
                  </m:r>
                </m:sub>
              </m:sSub>
              <m:r>
                <m:t>&amp;</m:t>
              </m:r>
              <m:r>
                <m:t>&amp;</m:t>
              </m:r>
              <m:r>
                <m:rPr>
                  <m:nor/>
                  <m:sty m:val="p"/>
                </m:rPr>
                <m:t>(</m:t>
              </m:r>
              <m:r>
                <m:rPr>
                  <m:nor/>
                  <m:sty m:val="p"/>
                </m:rPr>
                <m:t>Definition 9</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limLow>
                <m:e>
                  <m:r>
                    <m:t>x</m:t>
                  </m:r>
                </m:e>
                <m:lim>
                  <m:r>
                    <m:rPr>
                      <m:sty m:val="p"/>
                    </m:rPr>
                    <m:t>∼</m:t>
                  </m:r>
                </m:lim>
              </m:limLow>
              <m:sSub>
                <m:e>
                  <m:r>
                    <m:rPr>
                      <m:sty m:val="p"/>
                    </m:rPr>
                    <m:t>)</m:t>
                  </m:r>
                </m:e>
                <m:sub>
                  <m:r>
                    <m:t>i</m:t>
                  </m:r>
                </m:sub>
              </m:sSub>
              <m:r>
                <m:t>&amp;</m:t>
              </m:r>
              <m:r>
                <m:t>&amp;</m:t>
              </m:r>
              <m:r>
                <m:rPr>
                  <m:nor/>
                  <m:sty m:val="p"/>
                </m:rPr>
                <m:t>(</m:t>
              </m:r>
              <m:r>
                <m:rPr>
                  <m:nor/>
                  <m:sty m:val="p"/>
                </m:rPr>
                <m:t>Definition 32</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limLow>
          <m:e>
            <m:r>
              <m:t>x</m:t>
            </m:r>
          </m:e>
          <m:lim>
            <m:r>
              <m:rPr>
                <m:sty m:val="p"/>
              </m:rPr>
              <m:t>∼</m:t>
            </m:r>
          </m:lim>
        </m:limLow>
        <m:r>
          <m:rPr>
            <m:sty m:val="p"/>
          </m:rPr>
          <m:t>)</m:t>
        </m:r>
        <m:r>
          <m:rPr>
            <m:sty m:val="p"/>
          </m:rPr>
          <m:t>=</m:t>
        </m:r>
        <m:r>
          <m:rPr>
            <m:sty m:val="bi"/>
          </m:rPr>
          <m:t>B</m:t>
        </m:r>
        <m:limLow>
          <m:e>
            <m:r>
              <m:t>x</m:t>
            </m:r>
          </m:e>
          <m:lim>
            <m:r>
              <m:rPr>
                <m:sty m:val="p"/>
              </m:rPr>
              <m:t>∼</m:t>
            </m:r>
          </m:lim>
        </m:limLow>
      </m:oMath>
      <w:r>
        <w:t xml:space="preserve"> </w:t>
      </w:r>
      <w:r>
        <w:t xml:space="preserve">for all</w:t>
      </w:r>
      <w:r>
        <w:t xml:space="preserve"> </w:t>
      </w:r>
      <m:oMath>
        <m:limLow>
          <m:e>
            <m:r>
              <m:t>x</m:t>
            </m:r>
          </m:e>
          <m:lim>
            <m:r>
              <m:rPr>
                <m:sty m:val="p"/>
              </m:rPr>
              <m:t>∼</m:t>
            </m:r>
          </m:lim>
        </m:limLow>
      </m:oMath>
      <w:r>
        <w:t xml:space="preserve">.</w:t>
      </w:r>
      <w:r>
        <w:t xml:space="preserve"> </w:t>
      </w:r>
      <w:r>
        <w:t xml:space="preserve">Taking</w:t>
      </w:r>
      <w:r>
        <w:t xml:space="preserve"> </w:t>
      </w:r>
      <m:oMath>
        <m:limLow>
          <m:e>
            <m:r>
              <m:t>x</m:t>
            </m:r>
          </m:e>
          <m:lim>
            <m:r>
              <m:rPr>
                <m:sty m:val="p"/>
              </m:rPr>
              <m:t>∼</m:t>
            </m:r>
          </m:lim>
        </m:limLow>
        <m:r>
          <m:rPr>
            <m:sty m:val="p"/>
          </m:rPr>
          <m:t>=</m:t>
        </m:r>
        <m:sSub>
          <m:e>
            <m:limLow>
              <m:e>
                <m:r>
                  <m:t>e</m:t>
                </m:r>
              </m:e>
              <m:lim>
                <m:r>
                  <m:rPr>
                    <m:sty m:val="p"/>
                  </m:rPr>
                  <m:t>∼</m:t>
                </m:r>
              </m:lim>
            </m:limLow>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limLow>
                        <m:e>
                          <m:r>
                            <m:t>e</m:t>
                          </m:r>
                        </m:e>
                        <m:lim>
                          <m:r>
                            <m:rPr>
                              <m:sty m:val="p"/>
                            </m:rPr>
                            <m:t>∼</m:t>
                          </m:r>
                        </m:lim>
                      </m:limLow>
                    </m:e>
                    <m:sub>
                      <m:r>
                        <m:t>j</m:t>
                      </m:r>
                    </m:sub>
                  </m:sSub>
                  <m:r>
                    <m:rPr>
                      <m:sty m:val="p"/>
                    </m:rPr>
                    <m:t>)</m:t>
                  </m:r>
                </m:e>
              </m:d>
              <m:sSub>
                <m:e>
                  <m:r>
                    <m:t>​</m:t>
                  </m:r>
                </m:e>
                <m:sub>
                  <m:r>
                    <m:t>i</m:t>
                  </m:r>
                </m:sub>
              </m:sSub>
              <m:r>
                <m:t>&amp;</m:t>
              </m:r>
              <m:r>
                <m:rPr>
                  <m:sty m:val="p"/>
                </m:rPr>
                <m:t>=</m:t>
              </m:r>
              <m:r>
                <m:rPr>
                  <m:sty m:val="p"/>
                </m:rPr>
                <m:t>(</m:t>
              </m:r>
              <m:r>
                <m:rPr>
                  <m:sty m:val="bi"/>
                </m:rPr>
                <m:t>B</m:t>
              </m:r>
              <m:sSub>
                <m:e>
                  <m:limLow>
                    <m:e>
                      <m:r>
                        <m:t>e</m:t>
                      </m:r>
                    </m:e>
                    <m:lim>
                      <m:r>
                        <m:rPr>
                          <m:sty m:val="p"/>
                        </m:rPr>
                        <m:t>∼</m:t>
                      </m:r>
                    </m:lim>
                  </m:limLow>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limLow>
                    <m:e>
                      <m:r>
                        <m:t>e</m:t>
                      </m:r>
                    </m:e>
                    <m:lim>
                      <m:r>
                        <m:rPr>
                          <m:sty m:val="p"/>
                        </m:rPr>
                        <m:t>∼</m:t>
                      </m:r>
                    </m:lim>
                  </m:limLow>
                </m:e>
                <m:sub>
                  <m:r>
                    <m:t>j</m:t>
                  </m:r>
                </m:sub>
              </m:sSub>
              <m:sSub>
                <m:e>
                  <m:r>
                    <m:rPr>
                      <m:sty m:val="p"/>
                    </m:rPr>
                    <m:t>)</m:t>
                  </m:r>
                </m:e>
                <m:sub>
                  <m:r>
                    <m:t>k</m:t>
                  </m:r>
                </m:sub>
              </m:sSub>
              <m:r>
                <m:t>&amp;</m:t>
              </m:r>
              <m:r>
                <m:t>&amp;</m:t>
              </m:r>
              <m:r>
                <m:rPr>
                  <m:nor/>
                  <m:sty m:val="p"/>
                </m:rPr>
                <m:t>(</m:t>
              </m:r>
              <m:r>
                <m:rPr>
                  <m:nor/>
                  <m:sty m:val="p"/>
                </m:rPr>
                <m:t>Definition 32</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14</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limLow>
                        <m:e>
                          <m:r>
                            <m:t>e</m:t>
                          </m:r>
                        </m:e>
                        <m:lim>
                          <m:r>
                            <m:rPr>
                              <m:sty m:val="p"/>
                            </m:rPr>
                            <m:t>∼</m:t>
                          </m:r>
                        </m:lim>
                      </m:limLow>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44" w:name="def-matrix-of-linear-map"/>
    <w:p>
      <w:pPr>
        <w:pStyle w:val="BodyText"/>
      </w:pPr>
      <w:r>
        <w:rPr>
          <w:b/>
          <w:bCs/>
        </w:rPr>
        <w:t xml:space="preserve">Definition 36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oMath>
      <w:r>
        <w:t xml:space="preserve"> </w:t>
      </w:r>
      <w:r>
        <w:t xml:space="preserve">for all</w:t>
      </w:r>
      <w:r>
        <w:t xml:space="preserve"> </w:t>
      </w:r>
      <m:oMath>
        <m:limLow>
          <m:e>
            <m:r>
              <m:t>x</m:t>
            </m:r>
          </m:e>
          <m:lim>
            <m:r>
              <m:rPr>
                <m:sty m:val="p"/>
              </m:rPr>
              <m:t>∼</m:t>
            </m:r>
          </m:lim>
        </m:limLow>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limLow>
              <m:e>
                <m:r>
                  <m:t>e</m:t>
                </m:r>
              </m:e>
              <m:lim>
                <m:r>
                  <m:rPr>
                    <m:sty m:val="p"/>
                  </m:rPr>
                  <m:t>∼</m:t>
                </m:r>
              </m:lim>
            </m:limLow>
          </m:e>
          <m:sub>
            <m:r>
              <m:t>j</m:t>
            </m:r>
          </m:sub>
        </m:sSub>
        <m:r>
          <m:rPr>
            <m:sty m:val="p"/>
          </m:rPr>
          <m:t>)</m:t>
        </m:r>
      </m:oMath>
      <w:r>
        <w:t xml:space="preserve">.</w:t>
      </w:r>
    </w:p>
    <w:bookmarkEnd w:id="144"/>
    <w:bookmarkStart w:id="145" w:name="exm-linear-map-matrix"/>
    <w:p>
      <w:pPr>
        <w:pStyle w:val="BodyText"/>
      </w:pPr>
      <w:r>
        <w:rPr>
          <w:b/>
          <w:bCs/>
        </w:rPr>
        <w:t xml:space="preserve">Example 28 (Finding the matrix of a linear map)</w:t>
      </w:r>
      <w:r>
        <w:t xml:space="preserve"> </w:t>
      </w:r>
      <w:r>
        <w:t xml:space="preserve">For</w:t>
      </w:r>
      <w:r>
        <w:t xml:space="preserve"> </w:t>
      </w:r>
      <m:oMath>
        <m:r>
          <m:t>f</m:t>
        </m:r>
        <m:r>
          <m:rPr>
            <m:sty m:val="p"/>
          </m:rPr>
          <m:t>(</m:t>
        </m:r>
        <m:limLow>
          <m:e>
            <m:r>
              <m:t>x</m:t>
            </m:r>
          </m:e>
          <m:lim>
            <m:r>
              <m:rPr>
                <m:sty m:val="p"/>
              </m:rPr>
              <m:t>∼</m:t>
            </m:r>
          </m:lim>
        </m:limLow>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25</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limLow>
                <m:e>
                  <m:r>
                    <m:t>e</m:t>
                  </m:r>
                </m:e>
                <m:lim>
                  <m:r>
                    <m:rPr>
                      <m:sty m:val="p"/>
                    </m:rPr>
                    <m:t>∼</m:t>
                  </m:r>
                </m:lim>
              </m:limLow>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limLow>
                <m:e>
                  <m:r>
                    <m:t>e</m:t>
                  </m:r>
                </m:e>
                <m:lim>
                  <m:r>
                    <m:rPr>
                      <m:sty m:val="p"/>
                    </m:rPr>
                    <m:t>∼</m:t>
                  </m:r>
                </m:lim>
              </m:limLow>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36</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5"/>
    <w:bookmarkStart w:id="146"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34</w:t>
        </w:r>
      </w:hyperlink>
      <w:r>
        <w:t xml:space="preserve">)</w:t>
      </w:r>
      <w:r>
        <w:t xml:space="preserve"> </w:t>
      </w:r>
      <w:r>
        <w:t xml:space="preserve">if and only if there is a vector</w:t>
      </w:r>
      <w:r>
        <w:t xml:space="preserve"> </w:t>
      </w:r>
      <m:oMath>
        <m:limLow>
          <m:e>
            <m:r>
              <m:t>w</m:t>
            </m:r>
          </m:e>
          <m:lim>
            <m:r>
              <m:rPr>
                <m:sty m:val="p"/>
              </m:rPr>
              <m:t>∼</m:t>
            </m:r>
          </m:lim>
        </m:limLow>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limLow>
            <m:e>
              <m:r>
                <m:t>x</m:t>
              </m:r>
            </m:e>
            <m:lim>
              <m:r>
                <m:rPr>
                  <m:sty m:val="p"/>
                </m:rPr>
                <m:t>∼</m:t>
              </m:r>
            </m:lim>
          </m:limLow>
          <m:r>
            <m:rPr>
              <m:sty m:val="p"/>
            </m:rPr>
            <m:t>)</m:t>
          </m:r>
          <m:r>
            <m:rPr>
              <m:sty m:val="p"/>
            </m:rPr>
            <m:t>=</m:t>
          </m:r>
          <m:limLow>
            <m:e>
              <m:r>
                <m:t>w</m:t>
              </m:r>
            </m:e>
            <m:lim>
              <m:r>
                <m:rPr>
                  <m:sty m:val="p"/>
                </m:rPr>
                <m:t>∼</m:t>
              </m:r>
            </m:lim>
          </m:limLow>
          <m:r>
            <m:rPr>
              <m:sty m:val="p"/>
            </m:rPr>
            <m:t>⋅</m:t>
          </m:r>
          <m:limLow>
            <m:e>
              <m:r>
                <m:t>x</m:t>
              </m:r>
            </m:e>
            <m:lim>
              <m:r>
                <m:rPr>
                  <m:sty m:val="p"/>
                </m:rPr>
                <m:t>∼</m:t>
              </m:r>
            </m:lim>
          </m:limLow>
          <m:r>
            <m:t> </m:t>
          </m:r>
          <m:r>
            <m:rPr>
              <m:nor/>
              <m:sty m:val="p"/>
            </m:rPr>
            <m:t>for all </m:t>
          </m:r>
          <m:limLow>
            <m:e>
              <m:r>
                <m:t>x</m:t>
              </m:r>
            </m:e>
            <m:lim>
              <m:r>
                <m:rPr>
                  <m:sty m:val="p"/>
                </m:rPr>
                <m:t>∼</m:t>
              </m:r>
            </m:lim>
          </m:limLow>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limLow>
              <m:e>
                <m:r>
                  <m:t>e</m:t>
                </m:r>
              </m:e>
              <m:lim>
                <m:r>
                  <m:rPr>
                    <m:sty m:val="p"/>
                  </m:rPr>
                  <m:t>∼</m:t>
                </m:r>
              </m:lim>
            </m:limLow>
          </m:e>
          <m:sub>
            <m:r>
              <m:t>j</m:t>
            </m:r>
          </m:sub>
        </m:sSub>
        <m:r>
          <m:rPr>
            <m:sty m:val="p"/>
          </m:rPr>
          <m:t>)</m:t>
        </m:r>
      </m:oMath>
      <w:r>
        <w:t xml:space="preserve"> </w:t>
      </w:r>
      <w:r>
        <w:t xml:space="preserve">for each</w:t>
      </w:r>
      <w:r>
        <w:t xml:space="preserve"> </w:t>
      </w:r>
      <m:oMath>
        <m:r>
          <m:t>j</m:t>
        </m:r>
      </m:oMath>
      <w:r>
        <w:t xml:space="preserve">.</w:t>
      </w:r>
    </w:p>
    <w:bookmarkEnd w:id="146"/>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oMath>
      <w:r>
        <w:t xml:space="preserve"> </w:t>
      </w:r>
      <w:r>
        <w:t xml:space="preserve">and</w:t>
      </w:r>
      <w:r>
        <w:t xml:space="preserve"> </w:t>
      </w:r>
      <m:oMath>
        <m:sSub>
          <m:e>
            <m:r>
              <m:t>a</m:t>
            </m:r>
          </m:e>
          <m:sub>
            <m:r>
              <m:t>1</m:t>
            </m:r>
            <m:r>
              <m:t>j</m:t>
            </m:r>
          </m:sub>
        </m:sSub>
        <m:r>
          <m:rPr>
            <m:sty m:val="p"/>
          </m:rPr>
          <m:t>=</m:t>
        </m:r>
        <m:r>
          <m:t>f</m:t>
        </m:r>
        <m:r>
          <m:rPr>
            <m:sty m:val="p"/>
          </m:rPr>
          <m:t>(</m:t>
        </m:r>
        <m:sSub>
          <m:e>
            <m:limLow>
              <m:e>
                <m:r>
                  <m:t>e</m:t>
                </m:r>
              </m:e>
              <m:lim>
                <m:r>
                  <m:rPr>
                    <m:sty m:val="p"/>
                  </m:rPr>
                  <m:t>∼</m:t>
                </m:r>
              </m:lim>
            </m:limLow>
          </m:e>
          <m:sub>
            <m:r>
              <m:t>j</m:t>
            </m:r>
          </m:sub>
        </m:sSub>
        <m:r>
          <m:rPr>
            <m:sty m:val="p"/>
          </m:rPr>
          <m:t>)</m:t>
        </m:r>
      </m:oMath>
      <w:r>
        <w:t xml:space="preserve">.</w:t>
      </w:r>
      <w:r>
        <w:t xml:space="preserve"> </w:t>
      </w:r>
      <w:r>
        <w:t xml:space="preserve">Let</w:t>
      </w:r>
      <w:r>
        <w:t xml:space="preserve"> </w:t>
      </w:r>
      <m:oMath>
        <m:limLow>
          <m:e>
            <m:r>
              <m:t>w</m:t>
            </m:r>
          </m:e>
          <m:lim>
            <m:r>
              <m:rPr>
                <m:sty m:val="p"/>
              </m:rPr>
              <m:t>∼</m:t>
            </m:r>
          </m:lim>
        </m:limLow>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limLow>
              <m:e>
                <m:r>
                  <m:t>w</m:t>
                </m:r>
              </m:e>
              <m:lim>
                <m:r>
                  <m:rPr>
                    <m:sty m:val="p"/>
                  </m:rPr>
                  <m:t>∼</m:t>
                </m:r>
              </m:lim>
            </m:limLow>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r>
                <m:rPr>
                  <m:sty m:val="bi"/>
                </m:rPr>
                <m:t>A</m:t>
              </m:r>
              <m:limLow>
                <m:e>
                  <m:r>
                    <m:t>x</m:t>
                  </m:r>
                </m:e>
                <m:lim>
                  <m:r>
                    <m:rPr>
                      <m:sty m:val="p"/>
                    </m:rPr>
                    <m:t>∼</m:t>
                  </m:r>
                </m:lim>
              </m:limLow>
              <m:r>
                <m:t>&amp;</m:t>
              </m:r>
              <m:r>
                <m:t>&amp;</m:t>
              </m:r>
              <m:r>
                <m:rPr>
                  <m:nor/>
                  <m:sty m:val="p"/>
                </m:rPr>
                <m:t>(</m:t>
              </m:r>
              <m:r>
                <m:rPr>
                  <m:nor/>
                  <m:sty m:val="p"/>
                </m:rPr>
                <m:t>Theorem 14</m:t>
              </m:r>
              <m:r>
                <m:rPr>
                  <m:nor/>
                  <m:sty m:val="p"/>
                </m:rPr>
                <m:t>)</m:t>
              </m:r>
            </m:e>
            <m:e>
              <m:r>
                <m:t>&amp;</m:t>
              </m:r>
              <m:r>
                <m:rPr>
                  <m:sty m:val="p"/>
                </m:rPr>
                <m:t>=</m:t>
              </m:r>
              <m:limLow>
                <m:e>
                  <m:r>
                    <m:t>w</m:t>
                  </m:r>
                </m:e>
                <m:lim>
                  <m:r>
                    <m:rPr>
                      <m:sty m:val="p"/>
                    </m:rPr>
                    <m:t>∼</m:t>
                  </m:r>
                </m:lim>
              </m:limLow>
              <m:r>
                <m:rPr>
                  <m:sty m:val="p"/>
                </m:rPr>
                <m:t>⋅</m:t>
              </m:r>
              <m:limLow>
                <m:e>
                  <m:r>
                    <m:t>x</m:t>
                  </m:r>
                </m:e>
                <m:lim>
                  <m:r>
                    <m:rPr>
                      <m:sty m:val="p"/>
                    </m:rPr>
                    <m:t>∼</m:t>
                  </m:r>
                </m:lim>
              </m:limLow>
              <m:r>
                <m:t>&amp;</m:t>
              </m:r>
              <m:r>
                <m:t>&amp;</m:t>
              </m:r>
              <m:r>
                <m:rPr>
                  <m:sty m:val="p"/>
                </m:rPr>
                <m:t>(</m:t>
              </m:r>
              <m:r>
                <m:rPr>
                  <m:sty m:val="bi"/>
                </m:rPr>
                <m:t>A</m:t>
              </m:r>
              <m:r>
                <m:rPr>
                  <m:sty m:val="p"/>
                </m:rPr>
                <m:t>=</m:t>
              </m:r>
              <m:sSup>
                <m:e>
                  <m:limLow>
                    <m:e>
                      <m:r>
                        <m:t>w</m:t>
                      </m:r>
                    </m:e>
                    <m:lim>
                      <m:r>
                        <m:rPr>
                          <m:sty m:val="p"/>
                        </m:rPr>
                        <m:t>∼</m:t>
                      </m:r>
                    </m:lim>
                  </m:limLow>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limLow>
                    <m:e>
                      <m:r>
                        <m:t>e</m:t>
                      </m:r>
                    </m:e>
                    <m:lim>
                      <m:r>
                        <m:rPr>
                          <m:sty m:val="p"/>
                        </m:rPr>
                        <m:t>∼</m:t>
                      </m:r>
                    </m:lim>
                  </m:limLow>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limLow>
          <m:e>
            <m:r>
              <m:t>x</m:t>
            </m:r>
          </m:e>
          <m:lim>
            <m:r>
              <m:rPr>
                <m:sty m:val="p"/>
              </m:rPr>
              <m:t>∼</m:t>
            </m:r>
          </m:lim>
        </m:limLow>
        <m:r>
          <m:rPr>
            <m:sty m:val="p"/>
          </m:rPr>
          <m:t>)</m:t>
        </m:r>
        <m:r>
          <m:rPr>
            <m:sty m:val="p"/>
          </m:rPr>
          <m:t>=</m:t>
        </m:r>
        <m:sSup>
          <m:e>
            <m:limLow>
              <m:e>
                <m:r>
                  <m:t>w</m:t>
                </m:r>
              </m:e>
              <m:lim>
                <m:r>
                  <m:rPr>
                    <m:sty m:val="p"/>
                  </m:rPr>
                  <m:t>∼</m:t>
                </m:r>
              </m:lim>
            </m:limLow>
          </m:e>
          <m:sup>
            <m:r>
              <m:rPr>
                <m:sty m:val="p"/>
              </m:rPr>
              <m:t>⊤</m:t>
            </m:r>
          </m:sup>
        </m:sSup>
        <m:limLow>
          <m:e>
            <m:r>
              <m:t>x</m:t>
            </m:r>
          </m:e>
          <m:lim>
            <m:r>
              <m:rPr>
                <m:sty m:val="p"/>
              </m:rPr>
              <m:t>∼</m:t>
            </m:r>
          </m:lim>
        </m:limLow>
      </m:oMath>
      <w:r>
        <w:rPr>
          <w:b/>
          <w:bCs/>
        </w:rPr>
        <w:t xml:space="preserve">.</w:t>
      </w:r>
      <w:r>
        <w:t xml:space="preserve"> </w:t>
      </w:r>
      <w:r>
        <w:t xml:space="preserve">Here</w:t>
      </w:r>
      <w:r>
        <w:t xml:space="preserve"> </w:t>
      </w:r>
      <m:oMath>
        <m:sSup>
          <m:e>
            <m:limLow>
              <m:e>
                <m:r>
                  <m:t>w</m:t>
                </m:r>
              </m:e>
              <m:lim>
                <m:r>
                  <m:rPr>
                    <m:sty m:val="p"/>
                  </m:rPr>
                  <m:t>∼</m:t>
                </m:r>
              </m:lim>
            </m:limLow>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47" w:name="exm-linear-scalar"/>
    <w:p>
      <w:pPr>
        <w:pStyle w:val="BodyText"/>
      </w:pPr>
      <w:r>
        <w:rPr>
          <w:b/>
          <w:bCs/>
        </w:rPr>
        <w:t xml:space="preserve">Example 29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limLow>
          <m:e>
            <m:r>
              <m:t>x</m:t>
            </m:r>
          </m:e>
          <m:lim>
            <m:r>
              <m:rPr>
                <m:sty m:val="p"/>
              </m:rPr>
              <m:t>∼</m:t>
            </m:r>
          </m:lim>
        </m:limLow>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limLow>
          <m:e>
            <m:r>
              <m:t>w</m:t>
            </m:r>
          </m:e>
          <m:lim>
            <m:r>
              <m:rPr>
                <m:sty m:val="p"/>
              </m:rPr>
              <m:t>∼</m:t>
            </m:r>
          </m:lim>
        </m:limLow>
        <m:r>
          <m:rPr>
            <m:sty m:val="p"/>
          </m:rPr>
          <m:t>⋅</m:t>
        </m:r>
        <m:limLow>
          <m:e>
            <m:r>
              <m:t>x</m:t>
            </m:r>
          </m:e>
          <m:lim>
            <m:r>
              <m:rPr>
                <m:sty m:val="p"/>
              </m:rPr>
              <m:t>∼</m:t>
            </m:r>
          </m:lim>
        </m:limLow>
      </m:oMath>
      <w:r>
        <w:t xml:space="preserve"> </w:t>
      </w:r>
      <w:r>
        <w:t xml:space="preserve">with</w:t>
      </w:r>
      <w:r>
        <w:t xml:space="preserve"> </w:t>
      </w:r>
      <m:oMath>
        <m:limLow>
          <m:e>
            <m:r>
              <m:t>w</m:t>
            </m:r>
          </m:e>
          <m:lim>
            <m:r>
              <m:rPr>
                <m:sty m:val="p"/>
              </m:rPr>
              <m:t>∼</m:t>
            </m:r>
          </m:lim>
        </m:limLow>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limLow>
          <m:e>
            <m:r>
              <m:t>w</m:t>
            </m:r>
          </m:e>
          <m:lim>
            <m:r>
              <m:rPr>
                <m:sty m:val="p"/>
              </m:rPr>
              <m:t>∼</m:t>
            </m:r>
          </m:lim>
        </m:limLow>
      </m:oMath>
      <w:r>
        <w:t xml:space="preserve"> </w:t>
      </w:r>
      <w:r>
        <w:t xml:space="preserve">are the values at the indicator vectors:</w:t>
      </w:r>
    </w:p>
    <w:p>
      <w:pPr>
        <w:pStyle w:val="BodyText"/>
      </w:pPr>
      <m:oMathPara>
        <m:oMathParaPr>
          <m:jc m:val="center"/>
        </m:oMathParaPr>
        <m:oMath>
          <m:eqArr>
            <m:e>
              <m:r>
                <m:t>f</m:t>
              </m:r>
              <m:r>
                <m:rPr>
                  <m:sty m:val="p"/>
                </m:rPr>
                <m:t>(</m:t>
              </m:r>
              <m:sSub>
                <m:e>
                  <m:limLow>
                    <m:e>
                      <m:r>
                        <m:t>e</m:t>
                      </m:r>
                    </m:e>
                    <m:lim>
                      <m:r>
                        <m:rPr>
                          <m:sty m:val="p"/>
                        </m:rPr>
                        <m:t>∼</m:t>
                      </m:r>
                    </m:lim>
                  </m:limLow>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limLow>
                    <m:e>
                      <m:r>
                        <m:t>e</m:t>
                      </m:r>
                    </m:e>
                    <m:lim>
                      <m:r>
                        <m:rPr>
                          <m:sty m:val="p"/>
                        </m:rPr>
                        <m:t>∼</m:t>
                      </m:r>
                    </m:lim>
                  </m:limLow>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limLow>
          <m:e>
            <m:r>
              <m:t>x</m:t>
            </m:r>
          </m:e>
          <m:lim>
            <m:r>
              <m:rPr>
                <m:sty m:val="p"/>
              </m:rPr>
              <m:t>∼</m:t>
            </m:r>
          </m:lim>
        </m:limLow>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limLow>
          <m:e>
            <m:r>
              <m:t>0</m:t>
            </m:r>
          </m:e>
          <m:lim>
            <m:r>
              <m:rPr>
                <m:sty m:val="p"/>
              </m:rPr>
              <m:t>∼</m:t>
            </m:r>
          </m:lim>
        </m:limLow>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4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48" name="Picture"/>
                  <a:graphic>
                    <a:graphicData uri="http://schemas.openxmlformats.org/drawingml/2006/picture">
                      <pic:pic>
                        <pic:nvPicPr>
                          <pic:cNvPr descr="/opt/quarto/share/formats/docx/tip.png" id="149"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51">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36</w:t>
              </w:r>
            </w:hyperlink>
            <w:r>
              <w:t xml:space="preserve">).</w:t>
            </w:r>
          </w:p>
          <w:p>
            <w:pPr>
              <w:pStyle w:val="Compact"/>
              <w:numPr>
                <w:ilvl w:val="0"/>
                <w:numId w:val="1012"/>
              </w:numPr>
            </w:pPr>
            <w:hyperlink r:id="rId152">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53" w:name="def-translation"/>
    <w:p>
      <w:pPr>
        <w:pStyle w:val="FirstParagraph"/>
      </w:pPr>
      <w:r>
        <w:rPr>
          <w:b/>
          <w:bCs/>
        </w:rPr>
        <w:t xml:space="preserve">Definition 37 (Translation)</w:t>
      </w:r>
      <w:r>
        <w:t xml:space="preserve"> </w:t>
      </w:r>
      <w:r>
        <w:t xml:space="preserve">For a fixed vector</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limLow>
          <m:e>
            <m:r>
              <m:t>b</m:t>
            </m:r>
          </m:e>
          <m:lim>
            <m:r>
              <m:rPr>
                <m:sty m:val="p"/>
              </m:rPr>
              <m:t>∼</m:t>
            </m:r>
          </m:lim>
        </m:limLow>
      </m:oMath>
      <w:r>
        <w:t xml:space="preserve"> </w:t>
      </w:r>
      <w:r>
        <w:t xml:space="preserve">is the function</w:t>
      </w:r>
      <w:r>
        <w:t xml:space="preserve"> </w:t>
      </w:r>
      <m:oMath>
        <m:sSub>
          <m:e>
            <m:r>
              <m:t>t</m:t>
            </m:r>
          </m:e>
          <m:sub>
            <m:limLow>
              <m:e>
                <m:r>
                  <m:t>b</m:t>
                </m:r>
              </m:e>
              <m:lim>
                <m:r>
                  <m:rPr>
                    <m:sty m:val="p"/>
                  </m:rPr>
                  <m:t>∼</m:t>
                </m:r>
              </m:lim>
            </m:limLow>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limLow>
                <m:e>
                  <m:r>
                    <m:t>b</m:t>
                  </m:r>
                </m:e>
                <m:lim>
                  <m:r>
                    <m:rPr>
                      <m:sty m:val="p"/>
                    </m:rPr>
                    <m:t>∼</m:t>
                  </m:r>
                </m:lim>
              </m:limLow>
            </m:sub>
          </m:sSub>
          <m:r>
            <m:rPr>
              <m:sty m:val="p"/>
            </m:rPr>
            <m:t>(</m:t>
          </m:r>
          <m:limLow>
            <m:e>
              <m:r>
                <m:t>y</m:t>
              </m:r>
            </m:e>
            <m:lim>
              <m:r>
                <m:rPr>
                  <m:sty m:val="p"/>
                </m:rPr>
                <m:t>∼</m:t>
              </m:r>
            </m:lim>
          </m:limLow>
          <m:r>
            <m:rPr>
              <m:sty m:val="p"/>
            </m:rPr>
            <m:t>)</m:t>
          </m:r>
          <m:r>
            <m:rPr>
              <m:sty m:val="p"/>
            </m:rPr>
            <m:t>=</m:t>
          </m:r>
          <m:limLow>
            <m:e>
              <m:r>
                <m:t>y</m:t>
              </m:r>
            </m:e>
            <m:lim>
              <m:r>
                <m:rPr>
                  <m:sty m:val="p"/>
                </m:rPr>
                <m:t>∼</m:t>
              </m:r>
            </m:lim>
          </m:limLow>
          <m:r>
            <m:rPr>
              <m:sty m:val="p"/>
            </m:rPr>
            <m:t>+</m:t>
          </m:r>
          <m:limLow>
            <m:e>
              <m:r>
                <m:t>b</m:t>
              </m:r>
            </m:e>
            <m:lim>
              <m:r>
                <m:rPr>
                  <m:sty m:val="p"/>
                </m:rPr>
                <m:t>∼</m:t>
              </m:r>
            </m:lim>
          </m:limLow>
        </m:oMath>
      </m:oMathPara>
    </w:p>
    <w:bookmarkEnd w:id="153"/>
    <w:bookmarkStart w:id="154" w:name="exm-translation"/>
    <w:p>
      <w:pPr>
        <w:pStyle w:val="FirstParagraph"/>
      </w:pPr>
      <w:r>
        <w:rPr>
          <w:b/>
          <w:bCs/>
        </w:rPr>
        <w:t xml:space="preserve">Example 30 (Translating two points)</w:t>
      </w:r>
      <w:r>
        <w:t xml:space="preserve"> </w:t>
      </w:r>
      <w:r>
        <w:t xml:space="preserve">The translation by</w:t>
      </w:r>
      <w:r>
        <w:t xml:space="preserve"> </w:t>
      </w:r>
      <m:oMath>
        <m:limLow>
          <m:e>
            <m:r>
              <m:t>b</m:t>
            </m:r>
          </m:e>
          <m:lim>
            <m:r>
              <m:rPr>
                <m:sty m:val="p"/>
              </m:rPr>
              <m:t>∼</m:t>
            </m:r>
          </m:lim>
        </m:limLow>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limLow>
                <m:e>
                  <m:r>
                    <m:t>b</m:t>
                  </m:r>
                </m:e>
                <m:lim>
                  <m:r>
                    <m:rPr>
                      <m:sty m:val="p"/>
                    </m:rPr>
                    <m:t>∼</m:t>
                  </m:r>
                </m:lim>
              </m:limLow>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limLow>
                <m:e>
                  <m:r>
                    <m:t>b</m:t>
                  </m:r>
                </m:e>
                <m:lim>
                  <m:r>
                    <m:rPr>
                      <m:sty m:val="p"/>
                    </m:rPr>
                    <m:t>∼</m:t>
                  </m:r>
                </m:lim>
              </m:limLow>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54"/>
    <w:bookmarkStart w:id="155" w:name="rem-translation-moves-every-point"/>
    <w:p>
      <w:pPr>
        <w:pStyle w:val="BodyText"/>
      </w:pPr>
      <w:r>
        <w:rPr>
          <w:i/>
          <w:iCs/>
        </w:rPr>
        <w:t xml:space="preserve">Remark 14</w:t>
      </w:r>
      <w:r>
        <w:t xml:space="preserve"> (A translation moves every point by the same vector). </w:t>
      </w:r>
      <w:r>
        <w:t xml:space="preserve">A translation by</w:t>
      </w:r>
      <w:r>
        <w:t xml:space="preserve"> </w:t>
      </w:r>
      <m:oMath>
        <m:limLow>
          <m:e>
            <m:r>
              <m:t>b</m:t>
            </m:r>
          </m:e>
          <m:lim>
            <m:r>
              <m:rPr>
                <m:sty m:val="p"/>
              </m:rPr>
              <m:t>∼</m:t>
            </m:r>
          </m:lim>
        </m:limLow>
      </m:oMath>
      <w:r>
        <w:t xml:space="preserve"> </w:t>
      </w:r>
      <w:r>
        <w:t xml:space="preserve">moves every point by the same vector</w:t>
      </w:r>
      <w:r>
        <w:t xml:space="preserve"> </w:t>
      </w:r>
      <m:oMath>
        <m:limLow>
          <m:e>
            <m:r>
              <m:t>b</m:t>
            </m:r>
          </m:e>
          <m:lim>
            <m:r>
              <m:rPr>
                <m:sty m:val="p"/>
              </m:rPr>
              <m:t>∼</m:t>
            </m:r>
          </m:lim>
        </m:limLow>
      </m:oMath>
      <w:r>
        <w:t xml:space="preserve">.</w:t>
      </w:r>
    </w:p>
    <w:bookmarkEnd w:id="155"/>
    <w:bookmarkStart w:id="157" w:name="def-affine-map"/>
    <w:p>
      <w:pPr>
        <w:pStyle w:val="BodyText"/>
      </w:pPr>
      <w:r>
        <w:rPr>
          <w:b/>
          <w:bCs/>
        </w:rPr>
        <w:t xml:space="preserve">Definition 38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37</w:t>
        </w:r>
      </w:hyperlink>
      <w:r>
        <w:t xml:space="preserve">)</w:t>
      </w:r>
      <w:r>
        <w:t xml:space="preserve"> </w:t>
      </w:r>
      <w:r>
        <w:t xml:space="preserve">(a</w:t>
      </w:r>
      <w:r>
        <w:t xml:space="preserve"> </w:t>
      </w:r>
      <w:hyperlink r:id="rId15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limLow>
          <m:e>
            <m:r>
              <m:t>b</m:t>
            </m:r>
          </m:e>
          <m:lim>
            <m:r>
              <m:rPr>
                <m:sty m:val="p"/>
              </m:rPr>
              <m:t>∼</m:t>
            </m:r>
          </m:lim>
        </m:limLow>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sSub>
                <m:e>
                  <m:r>
                    <m:t>t</m:t>
                  </m:r>
                </m:e>
                <m:sub>
                  <m:limLow>
                    <m:e>
                      <m:r>
                        <m:t>b</m:t>
                      </m:r>
                    </m:e>
                    <m:lim>
                      <m:r>
                        <m:rPr>
                          <m:sty m:val="p"/>
                        </m:rPr>
                        <m:t>∼</m:t>
                      </m:r>
                    </m:lim>
                  </m:limLow>
                </m:sub>
              </m:sSub>
              <m:r>
                <m:rPr>
                  <m:sty m:val="p"/>
                </m:rPr>
                <m:t>(</m:t>
              </m:r>
              <m:r>
                <m:rPr>
                  <m:sty m:val="bi"/>
                </m:rPr>
                <m:t>A</m:t>
              </m:r>
              <m:limLow>
                <m:e>
                  <m:r>
                    <m:t>x</m:t>
                  </m:r>
                </m:e>
                <m:lim>
                  <m:r>
                    <m:rPr>
                      <m:sty m:val="p"/>
                    </m:rPr>
                    <m:t>∼</m:t>
                  </m:r>
                </m:lim>
              </m:limLow>
              <m:r>
                <m:rPr>
                  <m:sty m:val="p"/>
                </m:rPr>
                <m:t>)</m:t>
              </m:r>
            </m:e>
            <m:e>
              <m:r>
                <m:t>&amp;</m:t>
              </m:r>
              <m:r>
                <m:rPr>
                  <m:sty m:val="p"/>
                </m:rPr>
                <m:t>=</m:t>
              </m:r>
              <m:r>
                <m:rPr>
                  <m:sty m:val="bi"/>
                </m:rPr>
                <m:t>A</m:t>
              </m:r>
              <m:limLow>
                <m:e>
                  <m:r>
                    <m:t>x</m:t>
                  </m:r>
                </m:e>
                <m:lim>
                  <m:r>
                    <m:rPr>
                      <m:sty m:val="p"/>
                    </m:rPr>
                    <m:t>∼</m:t>
                  </m:r>
                </m:lim>
              </m:limLow>
              <m:r>
                <m:rPr>
                  <m:sty m:val="p"/>
                </m:rPr>
                <m:t>+</m:t>
              </m:r>
              <m:limLow>
                <m:e>
                  <m:r>
                    <m:t>b</m:t>
                  </m:r>
                </m:e>
                <m:lim>
                  <m:r>
                    <m:rPr>
                      <m:sty m:val="p"/>
                    </m:rPr>
                    <m:t>∼</m:t>
                  </m:r>
                </m:lim>
              </m:limLow>
              <m:r>
                <m:t> </m:t>
              </m:r>
              <m:r>
                <m:rPr>
                  <m:nor/>
                  <m:sty m:val="p"/>
                </m:rPr>
                <m:t>for all </m:t>
              </m:r>
              <m:limLow>
                <m:e>
                  <m:r>
                    <m:t>x</m:t>
                  </m:r>
                </m:e>
                <m:lim>
                  <m:r>
                    <m:rPr>
                      <m:sty m:val="p"/>
                    </m:rPr>
                    <m:t>∼</m:t>
                  </m:r>
                </m:lim>
              </m:limLow>
              <m:r>
                <m:rPr>
                  <m:sty m:val="p"/>
                </m:rPr>
                <m:t>∈</m:t>
              </m:r>
              <m:sSup>
                <m:e>
                  <m:r>
                    <m:rPr>
                      <m:scr m:val="double-struck"/>
                      <m:sty m:val="p"/>
                    </m:rPr>
                    <m:t>R</m:t>
                  </m:r>
                </m:e>
                <m:sup>
                  <m:r>
                    <m:t>p</m:t>
                  </m:r>
                </m:sup>
              </m:sSup>
            </m:e>
          </m:eqArr>
        </m:oMath>
      </m:oMathPara>
    </w:p>
    <w:bookmarkEnd w:id="157"/>
    <w:bookmarkStart w:id="158" w:name="def-affine-offset"/>
    <w:p>
      <w:pPr>
        <w:pStyle w:val="FirstParagraph"/>
      </w:pPr>
      <w:r>
        <w:rPr>
          <w:b/>
          <w:bCs/>
        </w:rPr>
        <w:t xml:space="preserve">Definition 39 (Offset (intercept, bias) of an affine map)</w:t>
      </w:r>
      <w:r>
        <w:t xml:space="preserve"> </w:t>
      </w:r>
      <w:r>
        <w:t xml:space="preserve">In</w:t>
      </w:r>
      <w:r>
        <w:t xml:space="preserve"> </w:t>
      </w:r>
      <w:hyperlink w:anchor="def-affine-map">
        <w:r>
          <w:rPr>
            <w:rStyle w:val="Hyperlink"/>
          </w:rPr>
          <w:t xml:space="preserve">Definition 38</w:t>
        </w:r>
      </w:hyperlink>
      <w:r>
        <w:t xml:space="preserve">, the vector</w:t>
      </w:r>
      <w:r>
        <w:t xml:space="preserve"> </w:t>
      </w:r>
      <m:oMath>
        <m:limLow>
          <m:e>
            <m:r>
              <m:t>b</m:t>
            </m:r>
          </m:e>
          <m:lim>
            <m:r>
              <m:rPr>
                <m:sty m:val="p"/>
              </m:rPr>
              <m:t>∼</m:t>
            </m:r>
          </m:lim>
        </m:limLow>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58"/>
    <w:bookmarkStart w:id="160" w:name="rem-affine-map-real-valued"/>
    <w:p>
      <w:pPr>
        <w:pStyle w:val="BodyText"/>
      </w:pPr>
      <w:r>
        <w:rPr>
          <w:i/>
          <w:iCs/>
        </w:rPr>
        <w:t xml:space="preserve">Remark 15</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limLow>
              <m:e>
                <m:r>
                  <m:t>w</m:t>
                </m:r>
              </m:e>
              <m:lim>
                <m:r>
                  <m:rPr>
                    <m:sty m:val="p"/>
                  </m:rPr>
                  <m:t>∼</m:t>
                </m:r>
              </m:lim>
            </m:limLow>
          </m:e>
          <m:sup>
            <m:r>
              <m:rPr>
                <m:sty m:val="p"/>
              </m:rPr>
              <m:t>⊤</m:t>
            </m:r>
          </m:sup>
        </m:sSup>
      </m:oMath>
      <w:r>
        <w:t xml:space="preserve">, and</w:t>
      </w:r>
      <w:r>
        <w:t xml:space="preserve"> </w:t>
      </w:r>
      <m:oMath>
        <m:limLow>
          <m:e>
            <m:r>
              <m:t>b</m:t>
            </m:r>
          </m:e>
          <m:lim>
            <m:r>
              <m:rPr>
                <m:sty m:val="p"/>
              </m:rPr>
              <m:t>∼</m:t>
            </m:r>
          </m:lim>
        </m:limLow>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limLow>
          <m:e>
            <m:r>
              <m:t>w</m:t>
            </m:r>
          </m:e>
          <m:lim>
            <m:r>
              <m:rPr>
                <m:sty m:val="p"/>
              </m:rPr>
              <m:t>∼</m:t>
            </m:r>
          </m:lim>
        </m:limLow>
        <m:r>
          <m:rPr>
            <m:sty m:val="p"/>
          </m:rPr>
          <m:t>⋅</m:t>
        </m:r>
        <m:limLow>
          <m:e>
            <m:r>
              <m:t>x</m:t>
            </m:r>
          </m:e>
          <m:lim>
            <m:r>
              <m:rPr>
                <m:sty m:val="p"/>
              </m:rPr>
              <m:t>∼</m:t>
            </m:r>
          </m:lim>
        </m:limLow>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59" w:name="eq-linear-scalar"/>
      <m:oMathPara>
        <m:oMathParaPr>
          <m:jc m:val="center"/>
        </m:oMathParaPr>
        <m:oMath>
          <m:r>
            <m:t>f</m:t>
          </m:r>
          <m:r>
            <m:rPr>
              <m:sty m:val="p"/>
            </m:rPr>
            <m:t>(</m:t>
          </m:r>
          <m:limLow>
            <m:e>
              <m:r>
                <m:t>x</m:t>
              </m:r>
            </m:e>
            <m:lim>
              <m:r>
                <m:rPr>
                  <m:sty m:val="p"/>
                </m:rPr>
                <m:t>∼</m:t>
              </m:r>
            </m:lim>
          </m:limLow>
          <m:r>
            <m:rPr>
              <m:sty m:val="p"/>
            </m:rPr>
            <m:t>)</m:t>
          </m:r>
          <m:r>
            <m:rPr>
              <m:sty m:val="p"/>
            </m:rPr>
            <m:t>=</m:t>
          </m:r>
          <m:limLow>
            <m:e>
              <m:r>
                <m:t>w</m:t>
              </m:r>
            </m:e>
            <m:lim>
              <m:r>
                <m:rPr>
                  <m:sty m:val="p"/>
                </m:rPr>
                <m:t>∼</m:t>
              </m:r>
            </m:lim>
          </m:limLow>
          <m:r>
            <m:rPr>
              <m:sty m:val="p"/>
            </m:rPr>
            <m:t>⋅</m:t>
          </m:r>
          <m:limLow>
            <m:e>
              <m:r>
                <m:t>x</m:t>
              </m:r>
            </m:e>
            <m:lim>
              <m:r>
                <m:rPr>
                  <m:sty m:val="p"/>
                </m:rPr>
                <m:t>∼</m:t>
              </m:r>
            </m:lim>
          </m:limLow>
          <m:r>
            <m:rPr>
              <m:sty m:val="p"/>
            </m:rPr>
            <m:t>+</m:t>
          </m:r>
          <m:r>
            <m:t>b</m:t>
          </m:r>
          <m:r>
            <m:rPr>
              <m:sty m:val="p"/>
            </m:rPr>
            <m:t>,</m:t>
          </m:r>
          <m:r>
            <m:t>  </m:t>
          </m:r>
          <m:limLow>
            <m:e>
              <m:r>
                <m:t>w</m:t>
              </m:r>
            </m:e>
            <m:lim>
              <m:r>
                <m:rPr>
                  <m:sty m:val="p"/>
                </m:rPr>
                <m:t>∼</m:t>
              </m:r>
            </m:lim>
          </m:limLow>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59"/>
    </w:p>
    <w:bookmarkEnd w:id="160"/>
    <w:bookmarkStart w:id="161" w:name="def-augmented-vector"/>
    <w:p>
      <w:pPr>
        <w:pStyle w:val="FirstParagraph"/>
      </w:pPr>
      <w:r>
        <w:rPr>
          <w:b/>
          <w:bCs/>
        </w:rPr>
        <w:t xml:space="preserve">Definition 40 (Augmented vector)</w:t>
      </w:r>
      <w:r>
        <w:t xml:space="preserve"> </w:t>
      </w:r>
      <w:r>
        <w:t xml:space="preserve">The</w:t>
      </w:r>
      <w:r>
        <w:t xml:space="preserve"> </w:t>
      </w:r>
      <w:r>
        <w:rPr>
          <w:b/>
          <w:bCs/>
        </w:rPr>
        <w:t xml:space="preserve">augmented vector</w:t>
      </w:r>
      <w:r>
        <w:t xml:space="preserve"> </w:t>
      </w:r>
      <w:r>
        <w:t xml:space="preserve">of</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is the vector</w:t>
      </w:r>
      <w:r>
        <w:t xml:space="preserve"> </w:t>
      </w:r>
      <m:oMath>
        <m:sSup>
          <m:e>
            <m:limLow>
              <m:e>
                <m:r>
                  <m:t>x</m:t>
                </m:r>
              </m:e>
              <m:lim>
                <m:r>
                  <m:rPr>
                    <m:sty m:val="p"/>
                  </m:rPr>
                  <m:t>∼</m:t>
                </m:r>
              </m:lim>
            </m:limLow>
          </m:e>
          <m:sup>
            <m:r>
              <m:rPr>
                <m:sty m:val="p"/>
              </m:rPr>
              <m:t>a</m:t>
            </m:r>
            <m:r>
              <m:rPr>
                <m:sty m:val="p"/>
              </m:rPr>
              <m:t>u</m:t>
            </m:r>
            <m:r>
              <m:rPr>
                <m:sty m:val="p"/>
              </m:rPr>
              <m:t>g</m:t>
            </m:r>
          </m:sup>
        </m:sSup>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limLow>
          <m:e>
            <m:r>
              <m:t>x</m:t>
            </m:r>
          </m:e>
          <m:lim>
            <m:r>
              <m:rPr>
                <m:sty m:val="p"/>
              </m:rPr>
              <m:t>∼</m:t>
            </m:r>
          </m:lim>
        </m:limLow>
      </m:oMath>
      <w:r>
        <w:t xml:space="preserve">:</w:t>
      </w:r>
    </w:p>
    <w:p>
      <w:pPr>
        <w:pStyle w:val="BodyText"/>
      </w:pPr>
      <m:oMathPara>
        <m:oMathParaPr>
          <m:jc m:val="center"/>
        </m:oMathParaPr>
        <m:oMath>
          <m:eqArr>
            <m:e>
              <m:sSup>
                <m:e>
                  <m:limLow>
                    <m:e>
                      <m:r>
                        <m:t>x</m:t>
                      </m:r>
                    </m:e>
                    <m:lim>
                      <m:r>
                        <m:rPr>
                          <m:sty m:val="p"/>
                        </m:rPr>
                        <m:t>∼</m:t>
                      </m:r>
                    </m:lim>
                  </m:limLow>
                </m:e>
                <m:sup>
                  <m:r>
                    <m:rPr>
                      <m:sty m:val="p"/>
                    </m:rPr>
                    <m:t>a</m:t>
                  </m:r>
                  <m:r>
                    <m:rPr>
                      <m:sty m:val="p"/>
                    </m:rPr>
                    <m:t>u</m:t>
                  </m:r>
                  <m:r>
                    <m:rPr>
                      <m:sty m:val="p"/>
                    </m:rPr>
                    <m:t>g</m:t>
                  </m:r>
                </m:sup>
              </m:sSup>
              <m:r>
                <m:t>&amp;</m:t>
              </m:r>
              <m:r>
                <m:rPr>
                  <m:sty m:val="p"/>
                </m:rPr>
                <m:t>=</m:t>
              </m:r>
              <m:d>
                <m:dPr>
                  <m:begChr m:val="["/>
                  <m:sepChr m:val=""/>
                  <m:endChr m:val="]"/>
                  <m:grow/>
                </m:dPr>
                <m:e>
                  <m:m>
                    <m:mPr>
                      <m:baseJc m:val="center"/>
                      <m:plcHide m:val="on"/>
                      <m:mcs>
                        <m:mc>
                          <m:mcPr>
                            <m:mcJc m:val="center"/>
                            <m:count m:val="1"/>
                          </m:mcPr>
                        </m:mc>
                      </m:mcs>
                    </m:mPr>
                    <m:mr>
                      <m:e>
                        <m:r>
                          <m:t>1</m:t>
                        </m:r>
                      </m:e>
                    </m:mr>
                    <m:mr>
                      <m:e>
                        <m:limLow>
                          <m:e>
                            <m:r>
                              <m:t>x</m:t>
                            </m:r>
                          </m:e>
                          <m:lim>
                            <m:r>
                              <m:rPr>
                                <m:sty m:val="p"/>
                              </m:rPr>
                              <m:t>∼</m:t>
                            </m:r>
                          </m:lim>
                        </m:limLow>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61"/>
    <w:bookmarkStart w:id="162" w:name="exm-augmented-vector"/>
    <w:p>
      <w:pPr>
        <w:pStyle w:val="FirstParagraph"/>
      </w:pPr>
      <w:r>
        <w:rPr>
          <w:b/>
          <w:bCs/>
        </w:rPr>
        <w:t xml:space="preserve">Example 31 (An affine function as a dot product with an augmented vector)</w:t>
      </w:r>
      <w:r>
        <w:t xml:space="preserve"> </w:t>
      </w:r>
      <w:r>
        <w:t xml:space="preserve">For</w:t>
      </w:r>
      <w:r>
        <w:t xml:space="preserve"> </w:t>
      </w:r>
      <m:oMath>
        <m:limLow>
          <m:e>
            <m:r>
              <m:t>x</m:t>
            </m:r>
          </m:e>
          <m:lim>
            <m:r>
              <m:rPr>
                <m:sty m:val="p"/>
              </m:rPr>
              <m:t>∼</m:t>
            </m:r>
          </m:lim>
        </m:limLow>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sSup>
          <m:e>
            <m:limLow>
              <m:e>
                <m:r>
                  <m:t>x</m:t>
                </m:r>
              </m:e>
              <m:lim>
                <m:r>
                  <m:rPr>
                    <m:sty m:val="p"/>
                  </m:rPr>
                  <m:t>∼</m:t>
                </m:r>
              </m:lim>
            </m:limLow>
          </m:e>
          <m:sup>
            <m:r>
              <m:rPr>
                <m:sty m:val="p"/>
              </m:rPr>
              <m:t>a</m:t>
            </m:r>
            <m:r>
              <m:rPr>
                <m:sty m:val="p"/>
              </m:rPr>
              <m:t>u</m:t>
            </m:r>
            <m:r>
              <m:rPr>
                <m:sty m:val="p"/>
              </m:rPr>
              <m:t>g</m:t>
            </m:r>
          </m:sup>
        </m:sSup>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limLow>
          <m:e>
            <m:r>
              <m:t>w</m:t>
            </m:r>
          </m:e>
          <m:lim>
            <m:r>
              <m:rPr>
                <m:sty m:val="p"/>
              </m:rPr>
              <m:t>∼</m:t>
            </m:r>
          </m:lim>
        </m:limLow>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sSup>
          <m:e>
            <m:limLow>
              <m:e>
                <m:r>
                  <m:t>x</m:t>
                </m:r>
              </m:e>
              <m:lim>
                <m:r>
                  <m:rPr>
                    <m:sty m:val="p"/>
                  </m:rPr>
                  <m:t>∼</m:t>
                </m:r>
              </m:lim>
            </m:limLow>
          </m:e>
          <m:sup>
            <m:r>
              <m:rPr>
                <m:sty m:val="p"/>
              </m:rPr>
              <m:t>a</m:t>
            </m:r>
            <m:r>
              <m:rPr>
                <m:sty m:val="p"/>
              </m:rPr>
              <m:t>u</m:t>
            </m:r>
            <m:r>
              <m:rPr>
                <m:sty m:val="p"/>
              </m:rPr>
              <m:t>g</m:t>
            </m:r>
          </m:sup>
        </m:sSup>
      </m:oMath>
      <w:r>
        <w:t xml:space="preserve">:</w:t>
      </w:r>
    </w:p>
    <w:p>
      <w:pPr>
        <w:pStyle w:val="BodyText"/>
      </w:pPr>
      <m:oMathPara>
        <m:oMathParaPr>
          <m:jc m:val="center"/>
        </m:oMathParaPr>
        <m:oMath>
          <m:eqArr>
            <m:e>
              <m:limLow>
                <m:e>
                  <m:r>
                    <m:t>w</m:t>
                  </m:r>
                </m:e>
                <m:lim>
                  <m:r>
                    <m:rPr>
                      <m:sty m:val="p"/>
                    </m:rPr>
                    <m:t>∼</m:t>
                  </m:r>
                </m:lim>
              </m:limLow>
              <m:r>
                <m:rPr>
                  <m:sty m:val="p"/>
                </m:rPr>
                <m:t>⋅</m:t>
              </m:r>
              <m:limLow>
                <m:e>
                  <m:r>
                    <m:t>x</m:t>
                  </m:r>
                </m:e>
                <m:lim>
                  <m:r>
                    <m:rPr>
                      <m:sty m:val="p"/>
                    </m:rPr>
                    <m:t>∼</m:t>
                  </m:r>
                </m:lim>
              </m:limLow>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sSup>
                <m:e>
                  <m:limLow>
                    <m:e>
                      <m:r>
                        <m:t>x</m:t>
                      </m:r>
                    </m:e>
                    <m:lim>
                      <m:r>
                        <m:rPr>
                          <m:sty m:val="p"/>
                        </m:rPr>
                        <m:t>∼</m:t>
                      </m:r>
                    </m:lim>
                  </m:limLow>
                </m:e>
                <m:sup>
                  <m:r>
                    <m:rPr>
                      <m:sty m:val="p"/>
                    </m:rPr>
                    <m:t>a</m:t>
                  </m:r>
                  <m:r>
                    <m:rPr>
                      <m:sty m:val="p"/>
                    </m:rPr>
                    <m:t>u</m:t>
                  </m:r>
                  <m:r>
                    <m:rPr>
                      <m:sty m:val="p"/>
                    </m:rPr>
                    <m:t>g</m:t>
                  </m:r>
                </m:sup>
              </m:sSup>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62"/>
    <w:bookmarkStart w:id="163"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r>
          <m:rPr>
            <m:sty m:val="p"/>
          </m:rPr>
          <m:t>+</m:t>
        </m:r>
        <m:limLow>
          <m:e>
            <m:r>
              <m:t>b</m:t>
            </m:r>
          </m:e>
          <m:lim>
            <m:r>
              <m:rPr>
                <m:sty m:val="p"/>
              </m:rPr>
              <m:t>∼</m:t>
            </m:r>
          </m:lim>
        </m:limLow>
      </m:oMath>
      <w:r>
        <w:t xml:space="preserve"> </w:t>
      </w:r>
      <w:r>
        <w:t xml:space="preserve">(</w:t>
      </w:r>
      <w:hyperlink w:anchor="def-affine-map">
        <w:r>
          <w:rPr>
            <w:rStyle w:val="Hyperlink"/>
          </w:rPr>
          <w:t xml:space="preserve">Definition 38</w:t>
        </w:r>
      </w:hyperlink>
      <w:r>
        <w:t xml:space="preserve">)</w:t>
      </w:r>
      <w:r>
        <w:t xml:space="preserve"> </w:t>
      </w:r>
      <w:r>
        <w:t xml:space="preserve">satisfies</w:t>
      </w:r>
      <w:r>
        <w:t xml:space="preserve"> </w:t>
      </w:r>
      <m:oMath>
        <m:r>
          <m:t>f</m:t>
        </m:r>
        <m:r>
          <m:rPr>
            <m:sty m:val="p"/>
          </m:rPr>
          <m:t>(</m:t>
        </m:r>
        <m:limLow>
          <m:e>
            <m:r>
              <m:t>0</m:t>
            </m:r>
          </m:e>
          <m:lim>
            <m:r>
              <m:rPr>
                <m:sty m:val="p"/>
              </m:rPr>
              <m:t>∼</m:t>
            </m:r>
          </m:lim>
        </m:limLow>
        <m:r>
          <m:rPr>
            <m:sty m:val="p"/>
          </m:rPr>
          <m:t>)</m:t>
        </m:r>
        <m:r>
          <m:rPr>
            <m:sty m:val="p"/>
          </m:rPr>
          <m:t>=</m:t>
        </m:r>
        <m:limLow>
          <m:e>
            <m:r>
              <m:t>b</m:t>
            </m:r>
          </m:e>
          <m:lim>
            <m:r>
              <m:rPr>
                <m:sty m:val="p"/>
              </m:rPr>
              <m:t>∼</m:t>
            </m:r>
          </m:lim>
        </m:limLow>
      </m:oMath>
      <w:r>
        <w:t xml:space="preserve">.</w:t>
      </w:r>
    </w:p>
    <w:bookmarkEnd w:id="163"/>
    <w:p>
      <w:pPr>
        <w:pStyle w:val="BodyText"/>
      </w:pPr>
      <w:r>
        <w:rPr>
          <w:i/>
          <w:iCs/>
        </w:rPr>
        <w:t xml:space="preserve">Proof</w:t>
      </w:r>
      <w:r>
        <w:t xml:space="preserve">. </w:t>
      </w:r>
      <w:r>
        <w:t xml:space="preserve">First,</w:t>
      </w:r>
      <w:r>
        <w:t xml:space="preserve"> </w:t>
      </w:r>
      <m:oMath>
        <m:r>
          <m:rPr>
            <m:sty m:val="bi"/>
          </m:rPr>
          <m:t>A</m:t>
        </m:r>
        <m:limLow>
          <m:e>
            <m:r>
              <m:t>0</m:t>
            </m:r>
          </m:e>
          <m:lim>
            <m:r>
              <m:rPr>
                <m:sty m:val="p"/>
              </m:rPr>
              <m:t>∼</m:t>
            </m:r>
          </m:lim>
        </m:limLow>
        <m:r>
          <m:rPr>
            <m:sty m:val="p"/>
          </m:rPr>
          <m:t>=</m:t>
        </m:r>
        <m:limLow>
          <m:e>
            <m:r>
              <m:t>0</m:t>
            </m:r>
          </m:e>
          <m:lim>
            <m:r>
              <m:rPr>
                <m:sty m:val="p"/>
              </m:rPr>
              <m:t>∼</m:t>
            </m:r>
          </m:lim>
        </m:limLow>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limLow>
                <m:e>
                  <m:r>
                    <m:t>0</m:t>
                  </m:r>
                </m:e>
                <m:lim>
                  <m:r>
                    <m:rPr>
                      <m:sty m:val="p"/>
                    </m:rPr>
                    <m:t>∼</m:t>
                  </m:r>
                </m:lim>
              </m:limLow>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limLow>
                <m:e>
                  <m:r>
                    <m:t>0</m:t>
                  </m:r>
                </m:e>
                <m:lim>
                  <m:r>
                    <m:rPr>
                      <m:sty m:val="p"/>
                    </m:rPr>
                    <m:t>∼</m:t>
                  </m:r>
                </m:lim>
              </m:limLow>
              <m:r>
                <m:rPr>
                  <m:sty m:val="p"/>
                </m:rPr>
                <m:t>)</m:t>
              </m:r>
              <m:r>
                <m:t>&amp;</m:t>
              </m:r>
              <m:r>
                <m:rPr>
                  <m:sty m:val="p"/>
                </m:rPr>
                <m:t>=</m:t>
              </m:r>
              <m:r>
                <m:rPr>
                  <m:sty m:val="bi"/>
                </m:rPr>
                <m:t>A</m:t>
              </m:r>
              <m:limLow>
                <m:e>
                  <m:r>
                    <m:t>0</m:t>
                  </m:r>
                </m:e>
                <m:lim>
                  <m:r>
                    <m:rPr>
                      <m:sty m:val="p"/>
                    </m:rPr>
                    <m:t>∼</m:t>
                  </m:r>
                </m:lim>
              </m:limLow>
              <m:r>
                <m:rPr>
                  <m:sty m:val="p"/>
                </m:rPr>
                <m:t>+</m:t>
              </m:r>
              <m:limLow>
                <m:e>
                  <m:r>
                    <m:t>b</m:t>
                  </m:r>
                </m:e>
                <m:lim>
                  <m:r>
                    <m:rPr>
                      <m:sty m:val="p"/>
                    </m:rPr>
                    <m:t>∼</m:t>
                  </m:r>
                </m:lim>
              </m:limLow>
              <m:r>
                <m:t>&amp;</m:t>
              </m:r>
              <m:r>
                <m:t>&amp;</m:t>
              </m:r>
              <m:r>
                <m:rPr>
                  <m:nor/>
                  <m:sty m:val="p"/>
                </m:rPr>
                <m:t>(</m:t>
              </m:r>
              <m:r>
                <m:rPr>
                  <m:nor/>
                  <m:sty m:val="p"/>
                </m:rPr>
                <m:t>Definition 38</m:t>
              </m:r>
              <m:r>
                <m:rPr>
                  <m:nor/>
                  <m:sty m:val="p"/>
                </m:rPr>
                <m:t>)</m:t>
              </m:r>
            </m:e>
            <m:e>
              <m:r>
                <m:t>&amp;</m:t>
              </m:r>
              <m:r>
                <m:rPr>
                  <m:sty m:val="p"/>
                </m:rPr>
                <m:t>=</m:t>
              </m:r>
              <m:limLow>
                <m:e>
                  <m:r>
                    <m:t>0</m:t>
                  </m:r>
                </m:e>
                <m:lim>
                  <m:r>
                    <m:rPr>
                      <m:sty m:val="p"/>
                    </m:rPr>
                    <m:t>∼</m:t>
                  </m:r>
                </m:lim>
              </m:limLow>
              <m:r>
                <m:rPr>
                  <m:sty m:val="p"/>
                </m:rPr>
                <m:t>+</m:t>
              </m:r>
              <m:limLow>
                <m:e>
                  <m:r>
                    <m:t>b</m:t>
                  </m:r>
                </m:e>
                <m:lim>
                  <m:r>
                    <m:rPr>
                      <m:sty m:val="p"/>
                    </m:rPr>
                    <m:t>∼</m:t>
                  </m:r>
                </m:lim>
              </m:limLow>
              <m:r>
                <m:t>&amp;</m:t>
              </m:r>
              <m:r>
                <m:t>&amp;</m:t>
              </m:r>
              <m:r>
                <m:rPr>
                  <m:sty m:val="p"/>
                </m:rPr>
                <m:t>(</m:t>
              </m:r>
              <m:r>
                <m:rPr>
                  <m:sty m:val="bi"/>
                </m:rPr>
                <m:t>A</m:t>
              </m:r>
              <m:limLow>
                <m:e>
                  <m:r>
                    <m:t>0</m:t>
                  </m:r>
                </m:e>
                <m:lim>
                  <m:r>
                    <m:rPr>
                      <m:sty m:val="p"/>
                    </m:rPr>
                    <m:t>∼</m:t>
                  </m:r>
                </m:lim>
              </m:limLow>
              <m:r>
                <m:rPr>
                  <m:sty m:val="p"/>
                </m:rPr>
                <m:t>=</m:t>
              </m:r>
              <m:limLow>
                <m:e>
                  <m:r>
                    <m:t>0</m:t>
                  </m:r>
                </m:e>
                <m:lim>
                  <m:r>
                    <m:rPr>
                      <m:sty m:val="p"/>
                    </m:rPr>
                    <m:t>∼</m:t>
                  </m:r>
                </m:lim>
              </m:limLow>
              <m:r>
                <m:rPr>
                  <m:sty m:val="p"/>
                </m:rPr>
                <m:t>)</m:t>
              </m:r>
            </m:e>
            <m:e>
              <m:r>
                <m:t>&amp;</m:t>
              </m:r>
              <m:r>
                <m:rPr>
                  <m:sty m:val="p"/>
                </m:rPr>
                <m:t>=</m:t>
              </m:r>
              <m:limLow>
                <m:e>
                  <m:r>
                    <m:t>b</m:t>
                  </m:r>
                </m:e>
                <m:lim>
                  <m:r>
                    <m:rPr>
                      <m:sty m:val="p"/>
                    </m:rPr>
                    <m:t>∼</m:t>
                  </m:r>
                </m:lim>
              </m:limLow>
              <m:r>
                <m:t>&amp;</m:t>
              </m:r>
              <m:r>
                <m:t>&amp;</m:t>
              </m:r>
              <m:r>
                <m:rPr>
                  <m:nor/>
                  <m:sty m:val="p"/>
                </m:rPr>
                <m:t>(adding </m:t>
              </m:r>
              <m:limLow>
                <m:e>
                  <m:r>
                    <m:t>0</m:t>
                  </m:r>
                </m:e>
                <m:lim>
                  <m:r>
                    <m:rPr>
                      <m:sty m:val="p"/>
                    </m:rPr>
                    <m:t>∼</m:t>
                  </m:r>
                </m:lim>
              </m:limLow>
              <m:r>
                <m:rPr>
                  <m:nor/>
                  <m:sty m:val="p"/>
                </m:rPr>
                <m:t> changes no entry; </m:t>
              </m:r>
              <m:r>
                <m:rPr>
                  <m:nor/>
                  <m:sty m:val="p"/>
                </m:rPr>
                <m:t>Definition 7</m:t>
              </m:r>
              <m:r>
                <m:rPr>
                  <m:nor/>
                  <m:sty m:val="p"/>
                </m:rPr>
                <m:t>)</m:t>
              </m:r>
            </m:e>
          </m:eqArr>
        </m:oMath>
      </m:oMathPara>
    </w:p>
    <w:bookmarkStart w:id="164"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r>
          <m:rPr>
            <m:sty m:val="p"/>
          </m:rPr>
          <m:t>+</m:t>
        </m:r>
        <m:limLow>
          <m:e>
            <m:r>
              <m:t>b</m:t>
            </m:r>
          </m:e>
          <m:lim>
            <m:r>
              <m:rPr>
                <m:sty m:val="p"/>
              </m:rPr>
              <m:t>∼</m:t>
            </m:r>
          </m:lim>
        </m:limLow>
      </m:oMath>
      <w:r>
        <w:t xml:space="preserve"> </w:t>
      </w:r>
      <w:r>
        <w:t xml:space="preserve">(</w:t>
      </w:r>
      <w:hyperlink w:anchor="def-affine-map">
        <w:r>
          <w:rPr>
            <w:rStyle w:val="Hyperlink"/>
          </w:rPr>
          <w:t xml:space="preserve">Definition 38</w:t>
        </w:r>
      </w:hyperlink>
      <w:r>
        <w:t xml:space="preserve">)</w:t>
      </w:r>
      <w:r>
        <w:t xml:space="preserve"> </w:t>
      </w:r>
      <w:r>
        <w:t xml:space="preserve">is linear (</w:t>
      </w:r>
      <w:hyperlink w:anchor="def-linear-map">
        <w:r>
          <w:rPr>
            <w:rStyle w:val="Hyperlink"/>
          </w:rPr>
          <w:t xml:space="preserve">Definition 34</w:t>
        </w:r>
      </w:hyperlink>
      <w:r>
        <w:t xml:space="preserve">) if and only if</w:t>
      </w:r>
      <w:r>
        <w:t xml:space="preserve"> </w:t>
      </w:r>
      <m:oMath>
        <m:limLow>
          <m:e>
            <m:r>
              <m:t>b</m:t>
            </m:r>
          </m:e>
          <m:lim>
            <m:r>
              <m:rPr>
                <m:sty m:val="p"/>
              </m:rPr>
              <m:t>∼</m:t>
            </m:r>
          </m:lim>
        </m:limLow>
        <m:r>
          <m:rPr>
            <m:sty m:val="p"/>
          </m:rPr>
          <m:t>=</m:t>
        </m:r>
        <m:limLow>
          <m:e>
            <m:r>
              <m:t>0</m:t>
            </m:r>
          </m:e>
          <m:lim>
            <m:r>
              <m:rPr>
                <m:sty m:val="p"/>
              </m:rPr>
              <m:t>∼</m:t>
            </m:r>
          </m:lim>
        </m:limLow>
      </m:oMath>
      <w:r>
        <w:t xml:space="preserve">.</w:t>
      </w:r>
    </w:p>
    <w:bookmarkEnd w:id="164"/>
    <w:p>
      <w:pPr>
        <w:pStyle w:val="BodyText"/>
      </w:pPr>
      <w:r>
        <w:rPr>
          <w:i/>
          <w:iCs/>
        </w:rPr>
        <w:t xml:space="preserve">Proof</w:t>
      </w:r>
      <w:r>
        <w:t xml:space="preserve">. </w:t>
      </w:r>
      <w:r>
        <w:t xml:space="preserve">If</w:t>
      </w:r>
      <w:r>
        <w:t xml:space="preserve"> </w:t>
      </w:r>
      <m:oMath>
        <m:limLow>
          <m:e>
            <m:r>
              <m:t>b</m:t>
            </m:r>
          </m:e>
          <m:lim>
            <m:r>
              <m:rPr>
                <m:sty m:val="p"/>
              </m:rPr>
              <m:t>∼</m:t>
            </m:r>
          </m:lim>
        </m:limLow>
        <m:r>
          <m:rPr>
            <m:sty m:val="p"/>
          </m:rPr>
          <m:t>=</m:t>
        </m:r>
        <m:limLow>
          <m:e>
            <m:r>
              <m:t>0</m:t>
            </m:r>
          </m:e>
          <m:lim>
            <m:r>
              <m:rPr>
                <m:sty m:val="p"/>
              </m:rPr>
              <m:t>∼</m:t>
            </m:r>
          </m:lim>
        </m:limLow>
      </m:oMath>
      <w:r>
        <w:t xml:space="preserve">, then</w:t>
      </w:r>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r>
                <m:rPr>
                  <m:sty m:val="bi"/>
                </m:rPr>
                <m:t>A</m:t>
              </m:r>
              <m:limLow>
                <m:e>
                  <m:r>
                    <m:t>x</m:t>
                  </m:r>
                </m:e>
                <m:lim>
                  <m:r>
                    <m:rPr>
                      <m:sty m:val="p"/>
                    </m:rPr>
                    <m:t>∼</m:t>
                  </m:r>
                </m:lim>
              </m:limLow>
              <m:r>
                <m:rPr>
                  <m:sty m:val="p"/>
                </m:rPr>
                <m:t>+</m:t>
              </m:r>
              <m:limLow>
                <m:e>
                  <m:r>
                    <m:t>0</m:t>
                  </m:r>
                </m:e>
                <m:lim>
                  <m:r>
                    <m:rPr>
                      <m:sty m:val="p"/>
                    </m:rPr>
                    <m:t>∼</m:t>
                  </m:r>
                </m:lim>
              </m:limLow>
            </m:e>
            <m:e>
              <m:r>
                <m:t>&amp;</m:t>
              </m:r>
              <m:r>
                <m:rPr>
                  <m:sty m:val="p"/>
                </m:rPr>
                <m:t>=</m:t>
              </m:r>
              <m:r>
                <m:rPr>
                  <m:sty m:val="bi"/>
                </m:rPr>
                <m:t>A</m:t>
              </m:r>
              <m:limLow>
                <m:e>
                  <m:r>
                    <m:t>x</m:t>
                  </m:r>
                </m:e>
                <m:lim>
                  <m:r>
                    <m:rPr>
                      <m:sty m:val="p"/>
                    </m:rPr>
                    <m:t>∼</m:t>
                  </m:r>
                </m:lim>
              </m:limLow>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limLow>
          <m:e>
            <m:r>
              <m:t>0</m:t>
            </m:r>
          </m:e>
          <m:lim>
            <m:r>
              <m:rPr>
                <m:sty m:val="p"/>
              </m:rPr>
              <m:t>∼</m:t>
            </m:r>
          </m:lim>
        </m:limLow>
        <m:r>
          <m:rPr>
            <m:sty m:val="p"/>
          </m:rPr>
          <m:t>)</m:t>
        </m:r>
        <m:r>
          <m:rPr>
            <m:sty m:val="p"/>
          </m:rPr>
          <m:t>=</m:t>
        </m:r>
        <m:limLow>
          <m:e>
            <m:r>
              <m:t>0</m:t>
            </m:r>
          </m:e>
          <m:lim>
            <m:r>
              <m:rPr>
                <m:sty m:val="p"/>
              </m:rPr>
              <m:t>∼</m:t>
            </m:r>
          </m:lim>
        </m:limLow>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limLow>
          <m:e>
            <m:r>
              <m:t>0</m:t>
            </m:r>
          </m:e>
          <m:lim>
            <m:r>
              <m:rPr>
                <m:sty m:val="p"/>
              </m:rPr>
              <m:t>∼</m:t>
            </m:r>
          </m:lim>
        </m:limLow>
        <m:r>
          <m:rPr>
            <m:sty m:val="p"/>
          </m:rPr>
          <m:t>)</m:t>
        </m:r>
        <m:r>
          <m:rPr>
            <m:sty m:val="p"/>
          </m:rPr>
          <m:t>=</m:t>
        </m:r>
        <m:limLow>
          <m:e>
            <m:r>
              <m:t>b</m:t>
            </m:r>
          </m:e>
          <m:lim>
            <m:r>
              <m:rPr>
                <m:sty m:val="p"/>
              </m:rPr>
              <m:t>∼</m:t>
            </m:r>
          </m:lim>
        </m:limLow>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limLow>
          <m:e>
            <m:r>
              <m:t>b</m:t>
            </m:r>
          </m:e>
          <m:lim>
            <m:r>
              <m:rPr>
                <m:sty m:val="p"/>
              </m:rPr>
              <m:t>∼</m:t>
            </m:r>
          </m:lim>
        </m:limLow>
        <m:r>
          <m:rPr>
            <m:sty m:val="p"/>
          </m:rPr>
          <m:t>=</m:t>
        </m:r>
        <m:limLow>
          <m:e>
            <m:r>
              <m:t>0</m:t>
            </m:r>
          </m:e>
          <m:lim>
            <m:r>
              <m:rPr>
                <m:sty m:val="p"/>
              </m:rPr>
              <m:t>∼</m:t>
            </m:r>
          </m:lim>
        </m:limLow>
      </m:oMath>
      <w:r>
        <w:t xml:space="preserve">.</w:t>
      </w:r>
    </w:p>
    <w:bookmarkStart w:id="165" w:name="exm-affine-linear-iff"/>
    <w:p>
      <w:pPr>
        <w:pStyle w:val="BodyText"/>
      </w:pPr>
      <w:r>
        <w:rPr>
          <w:b/>
          <w:bCs/>
        </w:rPr>
        <w:t xml:space="preserve">Example 32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25</w:t>
        </w:r>
      </w:hyperlink>
      <w:r>
        <w:t xml:space="preserve">.</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oMath>
      <w:r>
        <w:t xml:space="preserve"> </w:t>
      </w:r>
      <w:r>
        <w:t xml:space="preserve">has offset</w:t>
      </w:r>
      <w:r>
        <w:t xml:space="preserve"> </w:t>
      </w:r>
      <m:oMath>
        <m:limLow>
          <m:e>
            <m:r>
              <m:t>0</m:t>
            </m:r>
          </m:e>
          <m:lim>
            <m:r>
              <m:rPr>
                <m:sty m:val="p"/>
              </m:rPr>
              <m:t>∼</m:t>
            </m:r>
          </m:lim>
        </m:limLow>
      </m:oMath>
      <w:r>
        <w:t xml:space="preserve">, so it is linear.</w:t>
      </w:r>
      <w:r>
        <w:t xml:space="preserve"> </w:t>
      </w:r>
      <m:oMath>
        <m:r>
          <m:t>g</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limLow>
          <m:e>
            <m:r>
              <m:t>0</m:t>
            </m:r>
          </m:e>
          <m:lim>
            <m:r>
              <m:rPr>
                <m:sty m:val="p"/>
              </m:rPr>
              <m:t>∼</m:t>
            </m:r>
          </m:lim>
        </m:limLow>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limLow>
          <m:e>
            <m:r>
              <m:t>0</m:t>
            </m:r>
          </m:e>
          <m:lim>
            <m:r>
              <m:rPr>
                <m:sty m:val="p"/>
              </m:rPr>
              <m:t>∼</m:t>
            </m:r>
          </m:lim>
        </m:limLow>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limLow>
          <m:e>
            <m:r>
              <m:t>0</m:t>
            </m:r>
          </m:e>
          <m:lim>
            <m:r>
              <m:rPr>
                <m:sty m:val="p"/>
              </m:rPr>
              <m:t>∼</m:t>
            </m:r>
          </m:lim>
        </m:limLow>
      </m:oMath>
      <w:r>
        <w:t xml:space="preserve">.</w:t>
      </w:r>
    </w:p>
    <w:bookmarkEnd w:id="165"/>
    <w:bookmarkStart w:id="166"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34</w:t>
        </w:r>
      </w:hyperlink>
      <w:r>
        <w:t xml:space="preserve">)</w:t>
      </w:r>
      <w:r>
        <w:t xml:space="preserve"> </w:t>
      </w:r>
      <w:r>
        <w:t xml:space="preserve">is an affine map (</w:t>
      </w:r>
      <w:hyperlink w:anchor="def-affine-map">
        <w:r>
          <w:rPr>
            <w:rStyle w:val="Hyperlink"/>
          </w:rPr>
          <w:t xml:space="preserve">Definition 38</w:t>
        </w:r>
      </w:hyperlink>
      <w:r>
        <w:t xml:space="preserve">) with offset</w:t>
      </w:r>
      <w:r>
        <w:t xml:space="preserve"> </w:t>
      </w:r>
      <m:oMath>
        <m:limLow>
          <m:e>
            <m:r>
              <m:t>0</m:t>
            </m:r>
          </m:e>
          <m:lim>
            <m:r>
              <m:rPr>
                <m:sty m:val="p"/>
              </m:rPr>
              <m:t>∼</m:t>
            </m:r>
          </m:lim>
        </m:limLow>
      </m:oMath>
      <w:r>
        <w:t xml:space="preserve">.</w:t>
      </w:r>
    </w:p>
    <w:bookmarkEnd w:id="166"/>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r>
                <m:rPr>
                  <m:sty m:val="bi"/>
                </m:rPr>
                <m:t>A</m:t>
              </m:r>
              <m:limLow>
                <m:e>
                  <m:r>
                    <m:t>x</m:t>
                  </m:r>
                </m:e>
                <m:lim>
                  <m:r>
                    <m:rPr>
                      <m:sty m:val="p"/>
                    </m:rPr>
                    <m:t>∼</m:t>
                  </m:r>
                </m:lim>
              </m:limLow>
            </m:e>
            <m:e>
              <m:r>
                <m:t>&amp;</m:t>
              </m:r>
              <m:r>
                <m:rPr>
                  <m:sty m:val="p"/>
                </m:rPr>
                <m:t>=</m:t>
              </m:r>
              <m:r>
                <m:rPr>
                  <m:sty m:val="bi"/>
                </m:rPr>
                <m:t>A</m:t>
              </m:r>
              <m:limLow>
                <m:e>
                  <m:r>
                    <m:t>x</m:t>
                  </m:r>
                </m:e>
                <m:lim>
                  <m:r>
                    <m:rPr>
                      <m:sty m:val="p"/>
                    </m:rPr>
                    <m:t>∼</m:t>
                  </m:r>
                </m:lim>
              </m:limLow>
              <m:r>
                <m:rPr>
                  <m:sty m:val="p"/>
                </m:rPr>
                <m:t>+</m:t>
              </m:r>
              <m:limLow>
                <m:e>
                  <m:r>
                    <m:t>0</m:t>
                  </m:r>
                </m:e>
                <m:lim>
                  <m:r>
                    <m:rPr>
                      <m:sty m:val="p"/>
                    </m:rPr>
                    <m:t>∼</m:t>
                  </m:r>
                </m:lim>
              </m:limLow>
              <m:r>
                <m:rPr>
                  <m:sty m:val="p"/>
                </m:rPr>
                <m:t>,</m:t>
              </m:r>
            </m:e>
          </m:eqArr>
        </m:oMath>
      </m:oMathPara>
    </w:p>
    <w:p>
      <w:pPr>
        <w:pStyle w:val="FirstParagraph"/>
      </w:pPr>
      <w:r>
        <w:t xml:space="preserve">which is</w:t>
      </w:r>
      <w:r>
        <w:t xml:space="preserve"> </w:t>
      </w:r>
      <w:hyperlink w:anchor="def-affine-map">
        <w:r>
          <w:rPr>
            <w:rStyle w:val="Hyperlink"/>
          </w:rPr>
          <w:t xml:space="preserve">Definition 38</w:t>
        </w:r>
      </w:hyperlink>
      <w:r>
        <w:t xml:space="preserve"> </w:t>
      </w:r>
      <w:r>
        <w:t xml:space="preserve">with</w:t>
      </w:r>
      <w:r>
        <w:t xml:space="preserve"> </w:t>
      </w:r>
      <m:oMath>
        <m:limLow>
          <m:e>
            <m:r>
              <m:t>b</m:t>
            </m:r>
          </m:e>
          <m:lim>
            <m:r>
              <m:rPr>
                <m:sty m:val="p"/>
              </m:rPr>
              <m:t>∼</m:t>
            </m:r>
          </m:lim>
        </m:limLow>
        <m:r>
          <m:rPr>
            <m:sty m:val="p"/>
          </m:rPr>
          <m:t>=</m:t>
        </m:r>
        <m:limLow>
          <m:e>
            <m:r>
              <m:t>0</m:t>
            </m:r>
          </m:e>
          <m:lim>
            <m:r>
              <m:rPr>
                <m:sty m:val="p"/>
              </m:rPr>
              <m:t>∼</m:t>
            </m:r>
          </m:lim>
        </m:limLow>
      </m:oMath>
      <w:r>
        <w:t xml:space="preserve">.</w:t>
      </w:r>
    </w:p>
    <w:bookmarkStart w:id="167"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r>
          <m:rPr>
            <m:sty m:val="p"/>
          </m:rPr>
          <m:t>+</m:t>
        </m:r>
        <m:limLow>
          <m:e>
            <m:r>
              <m:t>b</m:t>
            </m:r>
          </m:e>
          <m:lim>
            <m:r>
              <m:rPr>
                <m:sty m:val="p"/>
              </m:rPr>
              <m:t>∼</m:t>
            </m:r>
          </m:lim>
        </m:limLow>
      </m:oMath>
      <w:r>
        <w:t xml:space="preserve"> </w:t>
      </w:r>
      <w:r>
        <w:t xml:space="preserve">and</w:t>
      </w:r>
      <w:r>
        <w:t xml:space="preserve"> </w:t>
      </w:r>
      <m:oMath>
        <m:r>
          <m:t>f</m:t>
        </m:r>
        <m:r>
          <m:rPr>
            <m:sty m:val="p"/>
          </m:rPr>
          <m:t>(</m:t>
        </m:r>
        <m:limLow>
          <m:e>
            <m:r>
              <m:t>x</m:t>
            </m:r>
          </m:e>
          <m:lim>
            <m:r>
              <m:rPr>
                <m:sty m:val="p"/>
              </m:rPr>
              <m:t>∼</m:t>
            </m:r>
          </m:lim>
        </m:limLow>
        <m:r>
          <m:rPr>
            <m:sty m:val="p"/>
          </m:rPr>
          <m:t>)</m:t>
        </m:r>
        <m:r>
          <m:rPr>
            <m:sty m:val="p"/>
          </m:rPr>
          <m:t>=</m:t>
        </m:r>
        <m:sSup>
          <m:e>
            <m:r>
              <m:rPr>
                <m:sty m:val="bi"/>
              </m:rPr>
              <m:t>A</m:t>
            </m:r>
          </m:e>
          <m:sup>
            <m:r>
              <m:rPr>
                <m:sty m:val="p"/>
              </m:rPr>
              <m:t>′</m:t>
            </m:r>
          </m:sup>
        </m:sSup>
        <m:limLow>
          <m:e>
            <m:r>
              <m:t>x</m:t>
            </m:r>
          </m:e>
          <m:lim>
            <m:r>
              <m:rPr>
                <m:sty m:val="p"/>
              </m:rPr>
              <m:t>∼</m:t>
            </m:r>
          </m:lim>
        </m:limLow>
        <m:r>
          <m:rPr>
            <m:sty m:val="p"/>
          </m:rPr>
          <m:t>+</m:t>
        </m:r>
        <m:sSup>
          <m:e>
            <m:limLow>
              <m:e>
                <m:r>
                  <m:t>b</m:t>
                </m:r>
              </m:e>
              <m:lim>
                <m:r>
                  <m:rPr>
                    <m:sty m:val="p"/>
                  </m:rPr>
                  <m:t>∼</m:t>
                </m:r>
              </m:lim>
            </m:limLow>
          </m:e>
          <m:sup>
            <m:r>
              <m:rPr>
                <m:sty m:val="p"/>
              </m:rPr>
              <m:t>′</m:t>
            </m:r>
          </m:sup>
        </m:sSup>
      </m:oMath>
      <w:r>
        <w:t xml:space="preserve"> </w:t>
      </w:r>
      <w:r>
        <w:t xml:space="preserve">for all</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38</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limLow>
              <m:e>
                <m:r>
                  <m:t>b</m:t>
                </m:r>
              </m:e>
              <m:lim>
                <m:r>
                  <m:rPr>
                    <m:sty m:val="p"/>
                  </m:rPr>
                  <m:t>∼</m:t>
                </m:r>
              </m:lim>
            </m:limLow>
          </m:e>
          <m:sup>
            <m:r>
              <m:rPr>
                <m:sty m:val="p"/>
              </m:rPr>
              <m:t>′</m:t>
            </m:r>
          </m:sup>
        </m:sSup>
        <m:r>
          <m:rPr>
            <m:sty m:val="p"/>
          </m:rPr>
          <m:t>=</m:t>
        </m:r>
        <m:limLow>
          <m:e>
            <m:r>
              <m:t>b</m:t>
            </m:r>
          </m:e>
          <m:lim>
            <m:r>
              <m:rPr>
                <m:sty m:val="p"/>
              </m:rPr>
              <m:t>∼</m:t>
            </m:r>
          </m:lim>
        </m:limLow>
      </m:oMath>
      <w:r>
        <w:t xml:space="preserve">.</w:t>
      </w:r>
    </w:p>
    <w:bookmarkEnd w:id="167"/>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limLow>
                <m:e>
                  <m:r>
                    <m:t>b</m:t>
                  </m:r>
                </m:e>
                <m:lim>
                  <m:r>
                    <m:rPr>
                      <m:sty m:val="p"/>
                    </m:rPr>
                    <m:t>∼</m:t>
                  </m:r>
                </m:lim>
              </m:limLow>
              <m:r>
                <m:t>&amp;</m:t>
              </m:r>
              <m:r>
                <m:rPr>
                  <m:sty m:val="p"/>
                </m:rPr>
                <m:t>=</m:t>
              </m:r>
              <m:r>
                <m:t>f</m:t>
              </m:r>
              <m:r>
                <m:rPr>
                  <m:sty m:val="p"/>
                </m:rPr>
                <m:t>(</m:t>
              </m:r>
              <m:limLow>
                <m:e>
                  <m:r>
                    <m:t>0</m:t>
                  </m:r>
                </m:e>
                <m:lim>
                  <m:r>
                    <m:rPr>
                      <m:sty m:val="p"/>
                    </m:rPr>
                    <m:t>∼</m:t>
                  </m:r>
                </m:lim>
              </m:limLow>
              <m:r>
                <m:rPr>
                  <m:sty m:val="p"/>
                </m:rPr>
                <m:t>)</m:t>
              </m:r>
            </m:e>
            <m:e>
              <m:r>
                <m:t>&amp;</m:t>
              </m:r>
              <m:r>
                <m:rPr>
                  <m:sty m:val="p"/>
                </m:rPr>
                <m:t>=</m:t>
              </m:r>
              <m:sSup>
                <m:e>
                  <m:limLow>
                    <m:e>
                      <m:r>
                        <m:t>b</m:t>
                      </m:r>
                    </m:e>
                    <m:lim>
                      <m:r>
                        <m:rPr>
                          <m:sty m:val="p"/>
                        </m:rPr>
                        <m:t>∼</m:t>
                      </m:r>
                    </m:lim>
                  </m:limLow>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limLow>
                <m:e>
                  <m:r>
                    <m:t>x</m:t>
                  </m:r>
                </m:e>
                <m:lim>
                  <m:r>
                    <m:rPr>
                      <m:sty m:val="p"/>
                    </m:rPr>
                    <m:t>∼</m:t>
                  </m:r>
                </m:lim>
              </m:limLow>
              <m:r>
                <m:t>&amp;</m:t>
              </m:r>
              <m:r>
                <m:rPr>
                  <m:sty m:val="p"/>
                </m:rPr>
                <m:t>=</m:t>
              </m:r>
              <m:r>
                <m:t>f</m:t>
              </m:r>
              <m:r>
                <m:rPr>
                  <m:sty m:val="p"/>
                </m:rPr>
                <m:t>(</m:t>
              </m:r>
              <m:limLow>
                <m:e>
                  <m:r>
                    <m:t>x</m:t>
                  </m:r>
                </m:e>
                <m:lim>
                  <m:r>
                    <m:rPr>
                      <m:sty m:val="p"/>
                    </m:rPr>
                    <m:t>∼</m:t>
                  </m:r>
                </m:lim>
              </m:limLow>
              <m:r>
                <m:rPr>
                  <m:sty m:val="p"/>
                </m:rPr>
                <m:t>)</m:t>
              </m:r>
              <m:r>
                <m:rPr>
                  <m:sty m:val="p"/>
                </m:rPr>
                <m:t>−</m:t>
              </m:r>
              <m:limLow>
                <m:e>
                  <m:r>
                    <m:t>b</m:t>
                  </m:r>
                </m:e>
                <m:lim>
                  <m:r>
                    <m:rPr>
                      <m:sty m:val="p"/>
                    </m:rPr>
                    <m:t>∼</m:t>
                  </m:r>
                </m:lim>
              </m:limLow>
            </m:e>
            <m:e>
              <m:r>
                <m:t>&amp;</m:t>
              </m:r>
              <m:r>
                <m:rPr>
                  <m:sty m:val="p"/>
                </m:rPr>
                <m:t>=</m:t>
              </m:r>
              <m:sSup>
                <m:e>
                  <m:r>
                    <m:rPr>
                      <m:sty m:val="bi"/>
                    </m:rPr>
                    <m:t>A</m:t>
                  </m:r>
                </m:e>
                <m:sup>
                  <m:r>
                    <m:rPr>
                      <m:sty m:val="p"/>
                    </m:rPr>
                    <m:t>′</m:t>
                  </m:r>
                </m:sup>
              </m:sSup>
              <m:limLow>
                <m:e>
                  <m:r>
                    <m:t>x</m:t>
                  </m:r>
                </m:e>
                <m:lim>
                  <m:r>
                    <m:rPr>
                      <m:sty m:val="p"/>
                    </m:rPr>
                    <m:t>∼</m:t>
                  </m:r>
                </m:lim>
              </m:limLow>
            </m:e>
          </m:eqArr>
        </m:oMath>
      </m:oMathPara>
    </w:p>
    <w:p>
      <w:pPr>
        <w:pStyle w:val="FirstParagraph"/>
      </w:pPr>
      <w:r>
        <w:t xml:space="preserve">for all</w:t>
      </w:r>
      <w:r>
        <w:t xml:space="preserve"> </w:t>
      </w:r>
      <m:oMath>
        <m:limLow>
          <m:e>
            <m:r>
              <m:t>x</m:t>
            </m:r>
          </m:e>
          <m:lim>
            <m:r>
              <m:rPr>
                <m:sty m:val="p"/>
              </m:rPr>
              <m:t>∼</m:t>
            </m:r>
          </m:lim>
        </m:limLow>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36</w:t>
        </w:r>
      </w:hyperlink>
      <w:r>
        <w:t xml:space="preserve">) of the linear map</w:t>
      </w:r>
      <w:r>
        <w:t xml:space="preserve"> </w:t>
      </w:r>
      <m:oMath>
        <m:limLow>
          <m:e>
            <m:r>
              <m:t>x</m:t>
            </m:r>
          </m:e>
          <m:lim>
            <m:r>
              <m:rPr>
                <m:sty m:val="p"/>
              </m:rPr>
              <m:t>∼</m:t>
            </m:r>
          </m:lim>
        </m:limLow>
        <m:r>
          <m:rPr>
            <m:sty m:val="p"/>
          </m:rPr>
          <m:t>↦</m:t>
        </m:r>
        <m:r>
          <m:t>f</m:t>
        </m:r>
        <m:r>
          <m:rPr>
            <m:sty m:val="p"/>
          </m:rPr>
          <m:t>(</m:t>
        </m:r>
        <m:limLow>
          <m:e>
            <m:r>
              <m:t>x</m:t>
            </m:r>
          </m:e>
          <m:lim>
            <m:r>
              <m:rPr>
                <m:sty m:val="p"/>
              </m:rPr>
              <m:t>∼</m:t>
            </m:r>
          </m:lim>
        </m:limLow>
        <m:r>
          <m:rPr>
            <m:sty m:val="p"/>
          </m:rPr>
          <m:t>)</m:t>
        </m:r>
        <m:r>
          <m:rPr>
            <m:sty m:val="p"/>
          </m:rPr>
          <m:t>−</m:t>
        </m:r>
        <m:limLow>
          <m:e>
            <m:r>
              <m:t>b</m:t>
            </m:r>
          </m:e>
          <m:lim>
            <m:r>
              <m:rPr>
                <m:sty m:val="p"/>
              </m:rPr>
              <m:t>∼</m:t>
            </m:r>
          </m:lim>
        </m:limLow>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70" w:name="rem-linear-affine-terminology"/>
    <w:p>
      <w:pPr>
        <w:pStyle w:val="BodyText"/>
      </w:pPr>
      <w:r>
        <w:rPr>
          <w:i/>
          <w:iCs/>
        </w:rPr>
        <w:t xml:space="preserve">Remark 16</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34</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68">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69">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38</w:t>
        </w:r>
      </w:hyperlink>
      <w:r>
        <w:t xml:space="preserve"> </w:t>
      </w:r>
      <w:r>
        <w:t xml:space="preserve">notes.</w:t>
      </w:r>
      <w:r>
        <w:t xml:space="preserve"> </w:t>
      </w:r>
      <w:r>
        <w:t xml:space="preserve">A model with an intercept is affine in</w:t>
      </w:r>
      <w:r>
        <w:t xml:space="preserve"> </w:t>
      </w:r>
      <m:oMath>
        <m:limLow>
          <m:e>
            <m:r>
              <m:t>x</m:t>
            </m:r>
          </m:e>
          <m:lim>
            <m:r>
              <m:rPr>
                <m:sty m:val="p"/>
              </m:rPr>
              <m:t>∼</m:t>
            </m:r>
          </m:lim>
        </m:limLow>
      </m:oMath>
      <w:r>
        <w:t xml:space="preserve"> </w:t>
      </w:r>
      <w:r>
        <w:t xml:space="preserve">but linear in its coefficients</w:t>
      </w:r>
      <w:r>
        <w:t xml:space="preserve"> </w:t>
      </w:r>
      <m:oMath>
        <m:r>
          <m:rPr>
            <m:sty m:val="p"/>
          </m:rPr>
          <m:t>(</m:t>
        </m:r>
        <m:r>
          <m:t>b</m:t>
        </m:r>
        <m:r>
          <m:rPr>
            <m:sty m:val="p"/>
          </m:rPr>
          <m:t>,</m:t>
        </m:r>
        <m:limLow>
          <m:e>
            <m:r>
              <m:t>w</m:t>
            </m:r>
          </m:e>
          <m:lim>
            <m:r>
              <m:rPr>
                <m:sty m:val="p"/>
              </m:rPr>
              <m:t>∼</m:t>
            </m:r>
          </m:lim>
        </m:limLow>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is a linear function of the augmented vector</w:t>
      </w:r>
      <w:r>
        <w:t xml:space="preserve"> </w:t>
      </w:r>
      <m:oMath>
        <m:sSup>
          <m:e>
            <m:limLow>
              <m:e>
                <m:r>
                  <m:t>x</m:t>
                </m:r>
              </m:e>
              <m:lim>
                <m:r>
                  <m:rPr>
                    <m:sty m:val="p"/>
                  </m:rPr>
                  <m:t>∼</m:t>
                </m:r>
              </m:lim>
            </m:limLow>
          </m:e>
          <m:sup>
            <m:r>
              <m:rPr>
                <m:sty m:val="p"/>
              </m:rPr>
              <m:t>a</m:t>
            </m:r>
            <m:r>
              <m:rPr>
                <m:sty m:val="p"/>
              </m:rPr>
              <m:t>u</m:t>
            </m:r>
            <m:r>
              <m:rPr>
                <m:sty m:val="p"/>
              </m:rPr>
              <m:t>g</m:t>
            </m:r>
          </m:sup>
        </m:sSup>
      </m:oMath>
      <w:r>
        <w:t xml:space="preserve"> </w:t>
      </w:r>
      <w:r>
        <w:t xml:space="preserve">(</w:t>
      </w:r>
      <w:hyperlink w:anchor="def-augmented-vector">
        <w:r>
          <w:rPr>
            <w:rStyle w:val="Hyperlink"/>
          </w:rPr>
          <w:t xml:space="preserve">Definition 40</w:t>
        </w:r>
      </w:hyperlink>
      <w:r>
        <w:t xml:space="preserve">),</w:t>
      </w:r>
      <w:r>
        <w:t xml:space="preserve"> </w:t>
      </w:r>
      <w:r>
        <w:t xml:space="preserve">with</w:t>
      </w:r>
      <w:r>
        <w:t xml:space="preserve"> </w:t>
      </w:r>
      <m:oMath>
        <m:r>
          <m:t>b</m:t>
        </m:r>
      </m:oMath>
      <w:r>
        <w:t xml:space="preserve"> </w:t>
      </w:r>
      <w:r>
        <w:t xml:space="preserve">as the coefficient on its first entry.</w:t>
      </w:r>
    </w:p>
    <w:bookmarkEnd w:id="170"/>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1" name="Picture"/>
                  <a:graphic>
                    <a:graphicData uri="http://schemas.openxmlformats.org/drawingml/2006/picture">
                      <pic:pic>
                        <pic:nvPicPr>
                          <pic:cNvPr descr="/opt/quarto/share/formats/docx/tip.png" id="172"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35</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limLow>
                <m:e>
                  <m:r>
                    <m:t>x</m:t>
                  </m:r>
                </m:e>
                <m:lim>
                  <m:r>
                    <m:rPr>
                      <m:sty m:val="p"/>
                    </m:rPr>
                    <m:t>∼</m:t>
                  </m:r>
                </m:lim>
              </m:limLow>
              <m:r>
                <m:rPr>
                  <m:sty m:val="p"/>
                </m:rPr>
                <m:t>+</m:t>
              </m:r>
              <m:r>
                <m:t>β</m:t>
              </m:r>
              <m:limLow>
                <m:e>
                  <m:r>
                    <m:t>y</m:t>
                  </m:r>
                </m:e>
                <m:lim>
                  <m:r>
                    <m:rPr>
                      <m:sty m:val="p"/>
                    </m:rPr>
                    <m:t>∼</m:t>
                  </m:r>
                </m:lim>
              </m:limLow>
              <m:r>
                <m:rPr>
                  <m:sty m:val="p"/>
                </m:rPr>
                <m:t>)</m:t>
              </m:r>
              <m:r>
                <m:rPr>
                  <m:sty m:val="p"/>
                </m:rPr>
                <m:t>=</m:t>
              </m:r>
              <m:r>
                <m:t>α</m:t>
              </m:r>
              <m:r>
                <m:t>f</m:t>
              </m:r>
              <m:r>
                <m:rPr>
                  <m:sty m:val="p"/>
                </m:rPr>
                <m:t>(</m:t>
              </m:r>
              <m:limLow>
                <m:e>
                  <m:r>
                    <m:t>x</m:t>
                  </m:r>
                </m:e>
                <m:lim>
                  <m:r>
                    <m:rPr>
                      <m:sty m:val="p"/>
                    </m:rPr>
                    <m:t>∼</m:t>
                  </m:r>
                </m:lim>
              </m:limLow>
              <m:r>
                <m:rPr>
                  <m:sty m:val="p"/>
                </m:rPr>
                <m:t>)</m:t>
              </m:r>
              <m:r>
                <m:rPr>
                  <m:sty m:val="p"/>
                </m:rPr>
                <m:t>+</m:t>
              </m:r>
              <m:r>
                <m:t>β</m:t>
              </m:r>
              <m:r>
                <m:t>f</m:t>
              </m:r>
              <m:r>
                <m:rPr>
                  <m:sty m:val="p"/>
                </m:rPr>
                <m:t>(</m:t>
              </m:r>
              <m:limLow>
                <m:e>
                  <m:r>
                    <m:t>y</m:t>
                  </m:r>
                </m:e>
                <m:lim>
                  <m:r>
                    <m:rPr>
                      <m:sty m:val="p"/>
                    </m:rPr>
                    <m:t>∼</m:t>
                  </m:r>
                </m:lim>
              </m:limLow>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73">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74" w:name="def-hyperplane"/>
    <w:p>
      <w:pPr>
        <w:pStyle w:val="FirstParagraph"/>
      </w:pPr>
      <w:r>
        <w:rPr>
          <w:b/>
          <w:bCs/>
        </w:rPr>
        <w:t xml:space="preserve">Definition 41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limLow>
            <m:e>
              <m:r>
                <m:t>w</m:t>
              </m:r>
            </m:e>
            <m:lim>
              <m:r>
                <m:rPr>
                  <m:sty m:val="p"/>
                </m:rPr>
                <m:t>∼</m:t>
              </m:r>
            </m:lim>
          </m:limLow>
          <m:r>
            <m:rPr>
              <m:sty m:val="p"/>
            </m:rPr>
            <m:t>⋅</m:t>
          </m:r>
          <m:limLow>
            <m:e>
              <m:r>
                <m:t>x</m:t>
              </m:r>
            </m:e>
            <m:lim>
              <m:r>
                <m:rPr>
                  <m:sty m:val="p"/>
                </m:rPr>
                <m:t>∼</m:t>
              </m:r>
            </m:lim>
          </m:limLow>
          <m:r>
            <m:rPr>
              <m:sty m:val="p"/>
            </m:rPr>
            <m:t>+</m:t>
          </m:r>
          <m:r>
            <m:t>b</m:t>
          </m:r>
          <m:r>
            <m:rPr>
              <m:sty m:val="p"/>
            </m:rPr>
            <m:t>=</m:t>
          </m:r>
          <m:r>
            <m:t>0</m:t>
          </m:r>
        </m:oMath>
      </m:oMathPara>
    </w:p>
    <w:p>
      <w:pPr>
        <w:pStyle w:val="FirstParagraph"/>
      </w:pPr>
      <w:r>
        <w:t xml:space="preserve">for some vector</w:t>
      </w:r>
      <w:r>
        <w:t xml:space="preserve"> </w:t>
      </w:r>
      <m:oMath>
        <m:limLow>
          <m:e>
            <m:r>
              <m:t>w</m:t>
            </m:r>
          </m:e>
          <m:lim>
            <m:r>
              <m:rPr>
                <m:sty m:val="p"/>
              </m:rPr>
              <m:t>∼</m:t>
            </m:r>
          </m:lim>
        </m:limLow>
        <m:r>
          <m:rPr>
            <m:sty m:val="p"/>
          </m:rPr>
          <m:t>∈</m:t>
        </m:r>
        <m:sSup>
          <m:e>
            <m:r>
              <m:rPr>
                <m:scr m:val="double-struck"/>
                <m:sty m:val="p"/>
              </m:rPr>
              <m:t>R</m:t>
            </m:r>
          </m:e>
          <m:sup>
            <m:r>
              <m:t>p</m:t>
            </m:r>
          </m:sup>
        </m:sSup>
        <m:r>
          <m:rPr>
            <m:sty m:val="p"/>
          </m:rPr>
          <m:t>\</m:t>
        </m:r>
        <m:r>
          <m:rPr>
            <m:sty m:val="p"/>
          </m:rPr>
          <m:t>{</m:t>
        </m:r>
        <m:limLow>
          <m:e>
            <m:r>
              <m:t>0</m:t>
            </m:r>
          </m:e>
          <m:lim>
            <m:r>
              <m:rPr>
                <m:sty m:val="p"/>
              </m:rPr>
              <m:t>∼</m:t>
            </m:r>
          </m:lim>
        </m:limLow>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number</w:t>
      </w:r>
      <w:r>
        <w:t xml:space="preserve"> </w:t>
      </w:r>
      <m:oMath>
        <m:r>
          <m:t>b</m:t>
        </m:r>
      </m:oMath>
      <w:r>
        <w:t xml:space="preserve"> </w:t>
      </w:r>
      <w:r>
        <w:t xml:space="preserve">is the offset of the hyperplane.</w:t>
      </w:r>
    </w:p>
    <w:bookmarkEnd w:id="174"/>
    <w:bookmarkStart w:id="175" w:name="def-normal-vector"/>
    <w:p>
      <w:pPr>
        <w:pStyle w:val="BodyText"/>
      </w:pPr>
      <w:r>
        <w:rPr>
          <w:b/>
          <w:bCs/>
        </w:rPr>
        <w:t xml:space="preserve">Definition 42 (Normal vector of a hyperplane)</w:t>
      </w:r>
      <w:r>
        <w:t xml:space="preserve"> </w:t>
      </w:r>
      <w:r>
        <w:t xml:space="preserve">In</w:t>
      </w:r>
      <w:r>
        <w:t xml:space="preserve"> </w:t>
      </w:r>
      <w:hyperlink w:anchor="def-hyperplane">
        <w:r>
          <w:rPr>
            <w:rStyle w:val="Hyperlink"/>
          </w:rPr>
          <w:t xml:space="preserve">Definition 41</w:t>
        </w:r>
      </w:hyperlink>
      <w:r>
        <w:t xml:space="preserve">, the vector</w:t>
      </w:r>
      <w:r>
        <w:t xml:space="preserve"> </w:t>
      </w:r>
      <m:oMath>
        <m:limLow>
          <m:e>
            <m:r>
              <m:t>w</m:t>
            </m:r>
          </m:e>
          <m:lim>
            <m:r>
              <m:rPr>
                <m:sty m:val="p"/>
              </m:rPr>
              <m:t>∼</m:t>
            </m:r>
          </m:lim>
        </m:limLow>
      </m:oMath>
      <w:r>
        <w:t xml:space="preserve"> </w:t>
      </w:r>
      <w:r>
        <w:t xml:space="preserve">is a</w:t>
      </w:r>
      <w:r>
        <w:t xml:space="preserve"> </w:t>
      </w:r>
      <w:r>
        <w:rPr>
          <w:b/>
          <w:bCs/>
        </w:rPr>
        <w:t xml:space="preserve">normal vector</w:t>
      </w:r>
      <w:r>
        <w:t xml:space="preserve"> </w:t>
      </w:r>
      <w:r>
        <w:t xml:space="preserve">of the hyperplane.</w:t>
      </w:r>
    </w:p>
    <w:bookmarkEnd w:id="175"/>
    <w:bookmarkStart w:id="176" w:name="exm-hyperplane"/>
    <w:p>
      <w:pPr>
        <w:pStyle w:val="BodyText"/>
      </w:pPr>
      <w:r>
        <w:rPr>
          <w:b/>
          <w:bCs/>
        </w:rPr>
        <w:t xml:space="preserve">Example 33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limLow>
          <m:e>
            <m:r>
              <m:t>w</m:t>
            </m:r>
          </m:e>
          <m:lim>
            <m:r>
              <m:rPr>
                <m:sty m:val="p"/>
              </m:rPr>
              <m:t>∼</m:t>
            </m:r>
          </m:lim>
        </m:limLow>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limLow>
          <m:e>
            <m:r>
              <m:t>w</m:t>
            </m:r>
          </m:e>
          <m:lim>
            <m:r>
              <m:rPr>
                <m:sty m:val="p"/>
              </m:rPr>
              <m:t>∼</m:t>
            </m:r>
          </m:lim>
        </m:limLow>
        <m:r>
          <m:rPr>
            <m:sty m:val="p"/>
          </m:rPr>
          <m:t>⋅</m:t>
        </m:r>
        <m:limLow>
          <m:e>
            <m:r>
              <m:t>x</m:t>
            </m:r>
          </m:e>
          <m:lim>
            <m:r>
              <m:rPr>
                <m:sty m:val="p"/>
              </m:rPr>
              <m:t>∼</m:t>
            </m:r>
          </m:lim>
        </m:limLow>
        <m:r>
          <m:rPr>
            <m:sty m:val="p"/>
          </m:rPr>
          <m:t>+</m:t>
        </m:r>
        <m:r>
          <m:t>b</m:t>
        </m:r>
        <m:r>
          <m:rPr>
            <m:sty m:val="p"/>
          </m:rPr>
          <m:t>&gt;</m:t>
        </m:r>
        <m:r>
          <m:t>0</m:t>
        </m:r>
      </m:oMath>
      <w:r>
        <w:t xml:space="preserve">.</w:t>
      </w:r>
    </w:p>
    <w:p>
      <w:pPr>
        <w:pStyle w:val="Compact"/>
        <w:numPr>
          <w:ilvl w:val="0"/>
          <w:numId w:val="1014"/>
        </w:numPr>
      </w:pPr>
      <w:r>
        <w:t xml:space="preserve">With</w:t>
      </w:r>
      <w:r>
        <w:t xml:space="preserve"> </w:t>
      </w:r>
      <m:oMath>
        <m:limLow>
          <m:e>
            <m:r>
              <m:t>w</m:t>
            </m:r>
          </m:e>
          <m:lim>
            <m:r>
              <m:rPr>
                <m:sty m:val="p"/>
              </m:rPr>
              <m:t>∼</m:t>
            </m:r>
          </m:lim>
        </m:limLow>
        <m:r>
          <m:rPr>
            <m:sty m:val="p"/>
          </m:rPr>
          <m:t>=</m:t>
        </m:r>
        <m:limLow>
          <m:e>
            <m:r>
              <m:t>0</m:t>
            </m:r>
          </m:e>
          <m:lim>
            <m:r>
              <m:rPr>
                <m:sty m:val="p"/>
              </m:rPr>
              <m:t>∼</m:t>
            </m:r>
          </m:lim>
        </m:limLow>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limLow>
          <m:e>
            <m:r>
              <m:t>w</m:t>
            </m:r>
          </m:e>
          <m:lim>
            <m:r>
              <m:rPr>
                <m:sty m:val="p"/>
              </m:rPr>
              <m:t>∼</m:t>
            </m:r>
          </m:lim>
        </m:limLow>
        <m:r>
          <m:rPr>
            <m:sty m:val="p"/>
          </m:rPr>
          <m:t>≠</m:t>
        </m:r>
        <m:limLow>
          <m:e>
            <m:r>
              <m:t>0</m:t>
            </m:r>
          </m:e>
          <m:lim>
            <m:r>
              <m:rPr>
                <m:sty m:val="p"/>
              </m:rPr>
              <m:t>∼</m:t>
            </m:r>
          </m:lim>
        </m:limLow>
      </m:oMath>
      <w:r>
        <w:t xml:space="preserve">.</w:t>
      </w:r>
    </w:p>
    <w:bookmarkEnd w:id="176"/>
    <w:bookmarkStart w:id="177"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limLow>
          <m:e>
            <m:r>
              <m:t>w</m:t>
            </m:r>
          </m:e>
          <m:lim>
            <m:r>
              <m:rPr>
                <m:sty m:val="p"/>
              </m:rPr>
              <m:t>∼</m:t>
            </m:r>
          </m:lim>
        </m:limLow>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77"/>
    <w:bookmarkStart w:id="178"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limLow>
            <m:e>
              <m:r>
                <m:t>w</m:t>
              </m:r>
            </m:e>
            <m:lim>
              <m:r>
                <m:rPr>
                  <m:sty m:val="p"/>
                </m:rPr>
                <m:t>∼</m:t>
              </m:r>
            </m:lim>
          </m:limLow>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limLow>
          <m:e>
            <m:r>
              <m:t>x</m:t>
            </m:r>
          </m:e>
          <m:lim>
            <m:r>
              <m:rPr>
                <m:sty m:val="p"/>
              </m:rPr>
              <m:t>∼</m:t>
            </m:r>
          </m:lim>
        </m:limLow>
        <m:r>
          <m:rPr>
            <m:sty m:val="p"/>
          </m:rPr>
          <m:t>)</m:t>
        </m:r>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t>b</m:t>
        </m:r>
      </m:oMath>
      <w:r>
        <w:t xml:space="preserve">.</w:t>
      </w:r>
      <w:r>
        <w:t xml:space="preserve"> </w:t>
      </w:r>
      <w:r>
        <w:t xml:space="preserve">For the patient,</w:t>
      </w:r>
    </w:p>
    <w:p>
      <w:pPr>
        <w:pStyle w:val="BodyText"/>
      </w:pPr>
      <m:oMathPara>
        <m:oMathParaPr>
          <m:jc m:val="center"/>
        </m:oMathParaPr>
        <m:oMath>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limLow>
                    <m:e>
                      <m:r>
                        <m:t>w</m:t>
                      </m:r>
                    </m:e>
                    <m:lim>
                      <m:r>
                        <m:rPr>
                          <m:sty m:val="p"/>
                        </m:rPr>
                        <m:t>∼</m:t>
                      </m:r>
                    </m:lim>
                  </m:limLow>
                </m:e>
                <m:sup>
                  <m:r>
                    <m:rPr>
                      <m:sty m:val="p"/>
                    </m:rPr>
                    <m:t>⊤</m:t>
                  </m:r>
                </m:sup>
              </m:sSup>
              <m:limLow>
                <m:e>
                  <m:r>
                    <m:t>x</m:t>
                  </m:r>
                </m:e>
                <m:lim>
                  <m:r>
                    <m:rPr>
                      <m:sty m:val="p"/>
                    </m:rPr>
                    <m:t>∼</m:t>
                  </m:r>
                </m:lim>
              </m:limLow>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limLow>
                <m:e>
                  <m:r>
                    <m:t>x</m:t>
                  </m:r>
                </m:e>
                <m:lim>
                  <m:r>
                    <m:rPr>
                      <m:sty m:val="p"/>
                    </m:rPr>
                    <m:t>∼</m:t>
                  </m:r>
                </m:lim>
              </m:limLow>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78"/>
    <w:bookmarkStart w:id="179" w:name="exr-which-are-linear"/>
    <w:p>
      <w:pPr>
        <w:pStyle w:val="BodyText"/>
      </w:pPr>
      <w:r>
        <w:rPr>
          <w:b/>
          <w:bCs/>
        </w:rPr>
        <w:t xml:space="preserve">Exercise 6 (Which of these are affine in</w:t>
      </w:r>
      <w:r>
        <w:rPr>
          <w:b/>
          <w:bCs/>
        </w:rPr>
        <w:t xml:space="preserve"> </w:t>
      </w:r>
      <m:oMath>
        <m:limLow>
          <m:e>
            <m:r>
              <m:t>w</m:t>
            </m:r>
          </m:e>
          <m:lim>
            <m:r>
              <m:rPr>
                <m:sty m:val="p"/>
              </m:rPr>
              <m:t>∼</m:t>
            </m:r>
          </m:lim>
        </m:limLow>
      </m:oMath>
      <w:r>
        <w:rPr>
          <w:b/>
          <w:bCs/>
        </w:rPr>
        <w:t xml:space="preserve">?)</w:t>
      </w:r>
      <w:r>
        <w:t xml:space="preserve"> </w:t>
      </w:r>
      <w:r>
        <w:t xml:space="preserve">Each of the five expressions is a function of the weights</w:t>
      </w:r>
      <w:r>
        <w:t xml:space="preserve"> </w:t>
      </w:r>
      <m:oMath>
        <m:limLow>
          <m:e>
            <m:r>
              <m:t>w</m:t>
            </m:r>
          </m:e>
          <m:lim>
            <m:r>
              <m:rPr>
                <m:sty m:val="p"/>
              </m:rPr>
              <m:t>∼</m:t>
            </m:r>
          </m:lim>
        </m:limLow>
        <m:r>
          <m:rPr>
            <m:sty m:val="p"/>
          </m:rPr>
          <m:t>∈</m:t>
        </m:r>
        <m:sSup>
          <m:e>
            <m:r>
              <m:rPr>
                <m:scr m:val="double-struck"/>
                <m:sty m:val="p"/>
              </m:rPr>
              <m:t>R</m:t>
            </m:r>
          </m:e>
          <m:sup>
            <m:r>
              <m:t>p</m:t>
            </m:r>
          </m:sup>
        </m:sSup>
      </m:oMath>
      <w:r>
        <w:t xml:space="preserve">,</w:t>
      </w:r>
      <w:r>
        <w:t xml:space="preserve"> </w:t>
      </w:r>
      <w:r>
        <w:t xml:space="preserve">with the data</w:t>
      </w:r>
      <w:r>
        <w:t xml:space="preserve"> </w:t>
      </w:r>
      <m:oMath>
        <m:limLow>
          <m:e>
            <m:r>
              <m:t>x</m:t>
            </m:r>
          </m:e>
          <m:lim>
            <m:r>
              <m:rPr>
                <m:sty m:val="p"/>
              </m:rPr>
              <m:t>∼</m:t>
            </m:r>
          </m:lim>
        </m:limLow>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38</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34</w:t>
        </w:r>
      </w:hyperlink>
      <w:r>
        <w:t xml:space="preserve">).</w:t>
      </w:r>
    </w:p>
    <w:p>
      <w:pPr>
        <w:pStyle w:val="Compact"/>
        <w:numPr>
          <w:ilvl w:val="0"/>
          <w:numId w:val="1015"/>
        </w:numPr>
      </w:pPr>
      <m:oMath>
        <m:sSup>
          <m:e>
            <m:limLow>
              <m:e>
                <m:r>
                  <m:t>w</m:t>
                </m:r>
              </m:e>
              <m:lim>
                <m:r>
                  <m:rPr>
                    <m:sty m:val="p"/>
                  </m:rPr>
                  <m:t>∼</m:t>
                </m:r>
              </m:lim>
            </m:limLow>
          </m:e>
          <m:sup>
            <m:r>
              <m:rPr>
                <m:sty m:val="p"/>
              </m:rPr>
              <m:t>⊤</m:t>
            </m:r>
          </m:sup>
        </m:sSup>
        <m:limLow>
          <m:e>
            <m:r>
              <m:t>x</m:t>
            </m:r>
          </m:e>
          <m:lim>
            <m:r>
              <m:rPr>
                <m:sty m:val="p"/>
              </m:rPr>
              <m:t>∼</m:t>
            </m:r>
          </m:lim>
        </m:limLow>
      </m:oMath>
      <w:r>
        <w:t xml:space="preserve">​</w:t>
      </w:r>
    </w:p>
    <w:p>
      <w:pPr>
        <w:pStyle w:val="Compact"/>
        <w:numPr>
          <w:ilvl w:val="0"/>
          <w:numId w:val="1015"/>
        </w:numPr>
      </w:pPr>
      <m:oMath>
        <m:sSup>
          <m:e>
            <m:limLow>
              <m:e>
                <m:r>
                  <m:t>w</m:t>
                </m:r>
              </m:e>
              <m:lim>
                <m:r>
                  <m:rPr>
                    <m:sty m:val="p"/>
                  </m:rPr>
                  <m:t>∼</m:t>
                </m:r>
              </m:lim>
            </m:limLow>
          </m:e>
          <m:sup>
            <m:r>
              <m:rPr>
                <m:sty m:val="p"/>
              </m:rPr>
              <m:t>⊤</m:t>
            </m:r>
          </m:sup>
        </m:sSup>
        <m:limLow>
          <m:e>
            <m:r>
              <m:t>x</m:t>
            </m:r>
          </m:e>
          <m:lim>
            <m:r>
              <m:rPr>
                <m:sty m:val="p"/>
              </m:rPr>
              <m:t>∼</m:t>
            </m:r>
          </m:lim>
        </m:limLow>
        <m:r>
          <m:rPr>
            <m:sty m:val="p"/>
          </m:rPr>
          <m:t>−</m:t>
        </m:r>
        <m:r>
          <m:t>y</m:t>
        </m:r>
      </m:oMath>
      <w:r>
        <w:t xml:space="preserve">​</w:t>
      </w:r>
    </w:p>
    <w:p>
      <w:pPr>
        <w:pStyle w:val="Compact"/>
        <w:numPr>
          <w:ilvl w:val="0"/>
          <w:numId w:val="1015"/>
        </w:numPr>
      </w:pPr>
      <m:oMath>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limLow>
              <m:e>
                <m:r>
                  <m:t>w</m:t>
                </m:r>
              </m:e>
              <m:lim>
                <m:r>
                  <m:rPr>
                    <m:sty m:val="p"/>
                  </m:rPr>
                  <m:t>∼</m:t>
                </m:r>
              </m:lim>
            </m:limLow>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79"/>
    <w:bookmarkStart w:id="180"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limLow>
              <m:e>
                <m:r>
                  <m:t>x</m:t>
                </m:r>
              </m:e>
              <m:lim>
                <m:r>
                  <m:rPr>
                    <m:sty m:val="p"/>
                  </m:rPr>
                  <m:t>∼</m:t>
                </m:r>
              </m:lim>
            </m:limLow>
          </m:e>
          <m:sup>
            <m:r>
              <m:rPr>
                <m:sty m:val="p"/>
              </m:rPr>
              <m:t>⊤</m:t>
            </m:r>
          </m:sup>
        </m:sSup>
      </m:oMath>
      <w:r>
        <w:t xml:space="preserve"> </w:t>
      </w:r>
      <w:r>
        <w:t xml:space="preserve">times</w:t>
      </w:r>
      <w:r>
        <w:t xml:space="preserve"> </w:t>
      </w:r>
      <m:oMath>
        <m:limLow>
          <m:e>
            <m:r>
              <m:t>w</m:t>
            </m:r>
          </m:e>
          <m:lim>
            <m:r>
              <m:rPr>
                <m:sty m:val="p"/>
              </m:rPr>
              <m:t>∼</m:t>
            </m:r>
          </m:lim>
        </m:limLow>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limLow>
          <m:e>
            <m:r>
              <m:t>w</m:t>
            </m:r>
          </m:e>
          <m:lim>
            <m:r>
              <m:rPr>
                <m:sty m:val="p"/>
              </m:rPr>
              <m:t>∼</m:t>
            </m:r>
          </m:lim>
        </m:limLow>
        <m:r>
          <m:rPr>
            <m:sty m:val="p"/>
          </m:rPr>
          <m:t>=</m:t>
        </m:r>
        <m:limLow>
          <m:e>
            <m:r>
              <m:t>0</m:t>
            </m:r>
          </m:e>
          <m:lim>
            <m:r>
              <m:rPr>
                <m:sty m:val="p"/>
              </m:rPr>
              <m:t>∼</m:t>
            </m:r>
          </m:lim>
        </m:limLow>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limLow>
          <m:e>
            <m:r>
              <m:t>0</m:t>
            </m:r>
          </m:e>
          <m:lim>
            <m:r>
              <m:rPr>
                <m:sty m:val="p"/>
              </m:rPr>
              <m:t>∼</m:t>
            </m:r>
          </m:lim>
        </m:limLow>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limLow>
          <m:e>
            <m:r>
              <m:t>w</m:t>
            </m:r>
          </m:e>
          <m:lim>
            <m:r>
              <m:rPr>
                <m:sty m:val="p"/>
              </m:rPr>
              <m:t>∼</m:t>
            </m:r>
          </m:lim>
        </m:limLow>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limLow>
              <m:e>
                <m:r>
                  <m:t>w</m:t>
                </m:r>
              </m:e>
              <m:lim>
                <m:r>
                  <m:rPr>
                    <m:sty m:val="p"/>
                  </m:rPr>
                  <m:t>∼</m:t>
                </m:r>
              </m:lim>
            </m:limLow>
          </m:e>
          <m:sup>
            <m:r>
              <m:rPr>
                <m:sty m:val="p"/>
              </m:rPr>
              <m:t>⊤</m:t>
            </m:r>
          </m:sup>
        </m:sSup>
        <m:limLow>
          <m:e>
            <m:r>
              <m:t>w</m:t>
            </m:r>
          </m:e>
          <m:lim>
            <m:r>
              <m:rPr>
                <m:sty m:val="p"/>
              </m:rPr>
              <m:t>∼</m:t>
            </m:r>
          </m:lim>
        </m:limLow>
      </m:oMath>
      <w:r>
        <w:t xml:space="preserve">,</w:t>
      </w:r>
      <w:r>
        <w:t xml:space="preserve"> </w:t>
      </w:r>
      <w:r>
        <w:t xml:space="preserve">which has</w:t>
      </w:r>
      <w:r>
        <w:t xml:space="preserve"> </w:t>
      </w:r>
      <m:oMath>
        <m:limLow>
          <m:e>
            <m:r>
              <m:t>w</m:t>
            </m:r>
          </m:e>
          <m:lim>
            <m:r>
              <m:rPr>
                <m:sty m:val="p"/>
              </m:rPr>
              <m:t>∼</m:t>
            </m:r>
          </m:lim>
        </m:limLow>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limLow>
          <m:e>
            <m:r>
              <m:t>w</m:t>
            </m:r>
          </m:e>
          <m:lim>
            <m:r>
              <m:rPr>
                <m:sty m:val="p"/>
              </m:rPr>
              <m:t>∼</m:t>
            </m:r>
          </m:lim>
        </m:limLow>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limLow>
          <m:e>
            <m:r>
              <m:t>a</m:t>
            </m:r>
          </m:e>
          <m:lim>
            <m:r>
              <m:rPr>
                <m:sty m:val="p"/>
              </m:rPr>
              <m:t>∼</m:t>
            </m:r>
          </m:lim>
        </m:limLow>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limLow>
          <m:e>
            <m:r>
              <m:t>w</m:t>
            </m:r>
          </m:e>
          <m:lim>
            <m:r>
              <m:rPr>
                <m:sty m:val="p"/>
              </m:rPr>
              <m:t>∼</m:t>
            </m:r>
          </m:lim>
        </m:limLow>
        <m:r>
          <m:rPr>
            <m:sty m:val="p"/>
          </m:rPr>
          <m:t>=</m:t>
        </m:r>
        <m:limLow>
          <m:e>
            <m:r>
              <m:t>0</m:t>
            </m:r>
          </m:e>
          <m:lim>
            <m:r>
              <m:rPr>
                <m:sty m:val="p"/>
              </m:rPr>
              <m:t>∼</m:t>
            </m:r>
          </m:lim>
        </m:limLow>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limLow>
          <m:e>
            <m:r>
              <m:t>x</m:t>
            </m:r>
          </m:e>
          <m:lim>
            <m:r>
              <m:rPr>
                <m:sty m:val="p"/>
              </m:rPr>
              <m:t>∼</m:t>
            </m:r>
          </m:lim>
        </m:limLow>
      </m:oMath>
      <w:r>
        <w:t xml:space="preserve"> </w:t>
      </w:r>
      <w:r>
        <w:t xml:space="preserve">is untouched —</w:t>
      </w:r>
      <w:r>
        <w:t xml:space="preserve"> </w:t>
      </w:r>
      <m:oMath>
        <m:limLow>
          <m:e>
            <m:r>
              <m:t>a</m:t>
            </m:r>
          </m:e>
          <m:lim>
            <m:r>
              <m:rPr>
                <m:sty m:val="p"/>
              </m:rPr>
              <m:t>∼</m:t>
            </m:r>
          </m:lim>
        </m:limLow>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limLow>
          <m:e>
            <m:r>
              <m:t>w</m:t>
            </m:r>
          </m:e>
          <m:lim>
            <m:r>
              <m:rPr>
                <m:sty m:val="p"/>
              </m:rPr>
              <m:t>∼</m:t>
            </m:r>
          </m:lim>
        </m:limLow>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80"/>
    <w:bookmarkEnd w:id="181"/>
    <w:bookmarkStart w:id="187" w:name="transposes-of-sums-and-products"/>
    <w:p>
      <w:pPr>
        <w:pStyle w:val="Heading3"/>
      </w:pPr>
      <w:r>
        <w:t xml:space="preserve">2.8 Transposes of sums and products</w:t>
      </w:r>
    </w:p>
    <w:bookmarkStart w:id="182"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of the same length:</w:t>
      </w:r>
    </w:p>
    <w:p>
      <w:pPr>
        <w:pStyle w:val="BodyText"/>
      </w:pPr>
      <m:oMathPara>
        <m:oMathParaPr>
          <m:jc m:val="center"/>
        </m:oMathParaPr>
        <m:oMath>
          <m:sSup>
            <m:e>
              <m:r>
                <m:rPr>
                  <m:sty m:val="p"/>
                </m:rPr>
                <m:t>(</m:t>
              </m:r>
              <m:limLow>
                <m:e>
                  <m:r>
                    <m:t>x</m:t>
                  </m:r>
                </m:e>
                <m:lim>
                  <m:r>
                    <m:rPr>
                      <m:sty m:val="p"/>
                    </m:rPr>
                    <m:t>∼</m:t>
                  </m:r>
                </m:lim>
              </m:limLow>
              <m:r>
                <m:rPr>
                  <m:sty m:val="p"/>
                </m:rPr>
                <m:t>+</m:t>
              </m:r>
              <m:limLow>
                <m:e>
                  <m:r>
                    <m:t>y</m:t>
                  </m:r>
                </m:e>
                <m:lim>
                  <m:r>
                    <m:rPr>
                      <m:sty m:val="p"/>
                    </m:rPr>
                    <m:t>∼</m:t>
                  </m:r>
                </m:lim>
              </m:limLow>
              <m:r>
                <m:rPr>
                  <m:sty m:val="p"/>
                </m:rPr>
                <m:t>)</m:t>
              </m:r>
            </m:e>
            <m:sup>
              <m:r>
                <m:rPr>
                  <m:sty m:val="p"/>
                </m:rPr>
                <m:t>⊤</m:t>
              </m:r>
            </m:sup>
          </m:sSup>
          <m:r>
            <m:rPr>
              <m:sty m:val="p"/>
            </m:rPr>
            <m:t>=</m:t>
          </m:r>
          <m:sSup>
            <m:e>
              <m:limLow>
                <m:e>
                  <m:r>
                    <m:t>x</m:t>
                  </m:r>
                </m:e>
                <m:lim>
                  <m:r>
                    <m:rPr>
                      <m:sty m:val="p"/>
                    </m:rPr>
                    <m:t>∼</m:t>
                  </m:r>
                </m:lim>
              </m:limLow>
            </m:e>
            <m:sup>
              <m:r>
                <m:rPr>
                  <m:sty m:val="p"/>
                </m:rPr>
                <m:t>⊤</m:t>
              </m:r>
            </m:sup>
          </m:sSup>
          <m:r>
            <m:rPr>
              <m:sty m:val="p"/>
            </m:rPr>
            <m:t>+</m:t>
          </m:r>
          <m:sSup>
            <m:e>
              <m:limLow>
                <m:e>
                  <m:r>
                    <m:t>y</m:t>
                  </m:r>
                </m:e>
                <m:lim>
                  <m:r>
                    <m:rPr>
                      <m:sty m:val="p"/>
                    </m:rPr>
                    <m:t>∼</m:t>
                  </m:r>
                </m:lim>
              </m:limLow>
            </m:e>
            <m:sup>
              <m:r>
                <m:rPr>
                  <m:sty m:val="p"/>
                </m:rPr>
                <m:t>⊤</m:t>
              </m:r>
            </m:sup>
          </m:sSup>
        </m:oMath>
      </m:oMathPara>
    </w:p>
    <w:bookmarkEnd w:id="182"/>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83"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83"/>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84" w:name="rem-transpose-product-order"/>
    <w:p>
      <w:pPr>
        <w:pStyle w:val="FirstParagraph"/>
      </w:pPr>
      <w:r>
        <w:rPr>
          <w:i/>
          <w:iCs/>
        </w:rPr>
        <w:t xml:space="preserve">Remark 17</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84"/>
    <w:bookmarkStart w:id="185" w:name="thm-scalar-transpose"/>
    <w:p>
      <w:pPr>
        <w:pStyle w:val="BodyText"/>
      </w:pPr>
      <w:r>
        <w:rPr>
          <w:b/>
          <w:bCs/>
        </w:rPr>
        <w:t xml:space="preserve">Theorem 20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m:oMath>
        <m:limLow>
          <m:e>
            <m:r>
              <m:t>u</m:t>
            </m:r>
          </m:e>
          <m:lim>
            <m:r>
              <m:rPr>
                <m:sty m:val="p"/>
              </m:rPr>
              <m:t>∼</m:t>
            </m:r>
          </m:lim>
        </m:limLow>
      </m:oMath>
      <w:r>
        <w:t xml:space="preserve"> </w:t>
      </w:r>
      <w:r>
        <w:t xml:space="preserve">and</w:t>
      </w:r>
      <w:r>
        <w:t xml:space="preserve"> </w:t>
      </w:r>
      <m:oMath>
        <m:limLow>
          <m:e>
            <m:r>
              <m:t>v</m:t>
            </m:r>
          </m:e>
          <m:lim>
            <m:r>
              <m:rPr>
                <m:sty m:val="p"/>
              </m:rPr>
              <m:t>∼</m:t>
            </m:r>
          </m:lim>
        </m:limLow>
      </m:oMath>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m:oMath>
        <m:sSup>
          <m:e>
            <m:limLow>
              <m:e>
                <m:r>
                  <m:t>u</m:t>
                </m:r>
              </m:e>
              <m:lim>
                <m:r>
                  <m:rPr>
                    <m:sty m:val="p"/>
                  </m:rPr>
                  <m:t>∼</m:t>
                </m:r>
              </m:lim>
            </m:limLow>
          </m:e>
          <m:sup>
            <m:r>
              <m:rPr>
                <m:sty m:val="p"/>
              </m:rPr>
              <m:t>⊤</m:t>
            </m:r>
          </m:sup>
        </m:sSup>
        <m:r>
          <m:rPr>
            <m:sty m:val="bi"/>
          </m:rPr>
          <m:t>M</m:t>
        </m:r>
        <m:limLow>
          <m:e>
            <m:r>
              <m:t>v</m:t>
            </m:r>
          </m:e>
          <m:lim>
            <m:r>
              <m:rPr>
                <m:sty m:val="p"/>
              </m:rPr>
              <m:t>∼</m:t>
            </m:r>
          </m:lim>
        </m:limLow>
      </m:oMath>
      <w:r>
        <w:t xml:space="preserve"> </w:t>
      </w:r>
      <w:r>
        <w:t xml:space="preserve">is a number, and</w:t>
      </w:r>
    </w:p>
    <w:p>
      <w:pPr>
        <w:pStyle w:val="BodyText"/>
      </w:pPr>
      <m:oMathPara>
        <m:oMathParaPr>
          <m:jc m:val="center"/>
        </m:oMathParaPr>
        <m:oMath>
          <m:sSup>
            <m:e>
              <m:limLow>
                <m:e>
                  <m:r>
                    <m:t>u</m:t>
                  </m:r>
                </m:e>
                <m:lim>
                  <m:r>
                    <m:rPr>
                      <m:sty m:val="p"/>
                    </m:rPr>
                    <m:t>∼</m:t>
                  </m:r>
                </m:lim>
              </m:limLow>
            </m:e>
            <m:sup>
              <m:r>
                <m:rPr>
                  <m:sty m:val="p"/>
                </m:rPr>
                <m:t>⊤</m:t>
              </m:r>
            </m:sup>
          </m:sSup>
          <m:r>
            <m:rPr>
              <m:sty m:val="bi"/>
            </m:rPr>
            <m:t>M</m:t>
          </m:r>
          <m:limLow>
            <m:e>
              <m:r>
                <m:t>v</m:t>
              </m:r>
            </m:e>
            <m:lim>
              <m:r>
                <m:rPr>
                  <m:sty m:val="p"/>
                </m:rPr>
                <m:t>∼</m:t>
              </m:r>
            </m:lim>
          </m:limLow>
          <m:r>
            <m:rPr>
              <m:sty m:val="p"/>
            </m:rPr>
            <m:t>=</m:t>
          </m:r>
          <m:sSup>
            <m:e>
              <m:limLow>
                <m:e>
                  <m:r>
                    <m:t>v</m:t>
                  </m:r>
                </m:e>
                <m:lim>
                  <m:r>
                    <m:rPr>
                      <m:sty m:val="p"/>
                    </m:rPr>
                    <m:t>∼</m:t>
                  </m:r>
                </m:lim>
              </m:limLow>
            </m:e>
            <m:sup>
              <m:r>
                <m:rPr>
                  <m:sty m:val="p"/>
                </m:rPr>
                <m:t>⊤</m:t>
              </m:r>
            </m:sup>
          </m:sSup>
          <m:r>
            <m:t> </m:t>
          </m:r>
          <m:sSup>
            <m:e>
              <m:r>
                <m:rPr>
                  <m:sty m:val="bi"/>
                </m:rPr>
                <m:t>M</m:t>
              </m:r>
            </m:e>
            <m:sup>
              <m:r>
                <m:rPr>
                  <m:sty m:val="p"/>
                </m:rPr>
                <m:t>⊤</m:t>
              </m:r>
            </m:sup>
          </m:sSup>
          <m:r>
            <m:t> </m:t>
          </m:r>
          <m:limLow>
            <m:e>
              <m:r>
                <m:t>u</m:t>
              </m:r>
            </m:e>
            <m:lim>
              <m:r>
                <m:rPr>
                  <m:sty m:val="p"/>
                </m:rPr>
                <m:t>∼</m:t>
              </m:r>
            </m:lim>
          </m:limLow>
          <m:r>
            <m:rPr>
              <m:sty m:val="p"/>
            </m:rPr>
            <m:t>.</m:t>
          </m:r>
        </m:oMath>
      </m:oMathPara>
    </w:p>
    <w:p>
      <w:pPr>
        <w:pStyle w:val="FirstParagraph"/>
      </w:pPr>
      <w:r>
        <w:t xml:space="preserve">In particular,</w:t>
      </w:r>
      <w:r>
        <w:t xml:space="preserve"> </w:t>
      </w:r>
      <m:oMath>
        <m:sSup>
          <m:e>
            <m:limLow>
              <m:e>
                <m:r>
                  <m:t>u</m:t>
                </m:r>
              </m:e>
              <m:lim>
                <m:r>
                  <m:rPr>
                    <m:sty m:val="p"/>
                  </m:rPr>
                  <m:t>∼</m:t>
                </m:r>
              </m:lim>
            </m:limLow>
          </m:e>
          <m:sup>
            <m:r>
              <m:rPr>
                <m:sty m:val="p"/>
              </m:rPr>
              <m:t>⊤</m:t>
            </m:r>
          </m:sup>
        </m:sSup>
        <m:limLow>
          <m:e>
            <m:r>
              <m:t>v</m:t>
            </m:r>
          </m:e>
          <m:lim>
            <m:r>
              <m:rPr>
                <m:sty m:val="p"/>
              </m:rPr>
              <m:t>∼</m:t>
            </m:r>
          </m:lim>
        </m:limLow>
        <m:r>
          <m:rPr>
            <m:sty m:val="p"/>
          </m:rPr>
          <m:t>=</m:t>
        </m:r>
        <m:sSup>
          <m:e>
            <m:limLow>
              <m:e>
                <m:r>
                  <m:t>v</m:t>
                </m:r>
              </m:e>
              <m:lim>
                <m:r>
                  <m:rPr>
                    <m:sty m:val="p"/>
                  </m:rPr>
                  <m:t>∼</m:t>
                </m:r>
              </m:lim>
            </m:limLow>
          </m:e>
          <m:sup>
            <m:r>
              <m:rPr>
                <m:sty m:val="p"/>
              </m:rPr>
              <m:t>⊤</m:t>
            </m:r>
          </m:sup>
        </m:sSup>
        <m:limLow>
          <m:e>
            <m:r>
              <m:t>u</m:t>
            </m:r>
          </m:e>
          <m:lim>
            <m:r>
              <m:rPr>
                <m:sty m:val="p"/>
              </m:rPr>
              <m:t>∼</m:t>
            </m:r>
          </m:lim>
        </m:limLow>
      </m:oMath>
      <w:r>
        <w:t xml:space="preserve">.</w:t>
      </w:r>
    </w:p>
    <w:bookmarkEnd w:id="185"/>
    <w:p>
      <w:pPr>
        <w:pStyle w:val="BodyText"/>
      </w:pPr>
      <w:r>
        <w:rPr>
          <w:i/>
          <w:iCs/>
        </w:rPr>
        <w:t xml:space="preserve">Proof</w:t>
      </w:r>
      <w:r>
        <w:t xml:space="preserve">. </w:t>
      </w:r>
      <w:r>
        <w:t xml:space="preserve">The product</w:t>
      </w:r>
      <w:r>
        <w:t xml:space="preserve"> </w:t>
      </w:r>
      <m:oMath>
        <m:sSup>
          <m:e>
            <m:limLow>
              <m:e>
                <m:r>
                  <m:t>u</m:t>
                </m:r>
              </m:e>
              <m:lim>
                <m:r>
                  <m:rPr>
                    <m:sty m:val="p"/>
                  </m:rPr>
                  <m:t>∼</m:t>
                </m:r>
              </m:lim>
            </m:limLow>
          </m:e>
          <m:sup>
            <m:r>
              <m:rPr>
                <m:sty m:val="p"/>
              </m:rPr>
              <m:t>⊤</m:t>
            </m:r>
          </m:sup>
        </m:sSup>
        <m:r>
          <m:rPr>
            <m:sty m:val="bi"/>
          </m:rPr>
          <m:t>M</m:t>
        </m:r>
        <m:limLow>
          <m:e>
            <m:r>
              <m:t>v</m:t>
            </m:r>
          </m:e>
          <m:lim>
            <m:r>
              <m:rPr>
                <m:sty m:val="p"/>
              </m:rPr>
              <m:t>∼</m:t>
            </m:r>
          </m:lim>
        </m:limLow>
      </m:oMath>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m:oMathPara>
        <m:oMathParaPr>
          <m:jc m:val="center"/>
        </m:oMathParaPr>
        <m:oMath>
          <m:eqArr>
            <m:e>
              <m:sSup>
                <m:e>
                  <m:limLow>
                    <m:e>
                      <m:r>
                        <m:t>u</m:t>
                      </m:r>
                    </m:e>
                    <m:lim>
                      <m:r>
                        <m:rPr>
                          <m:sty m:val="p"/>
                        </m:rPr>
                        <m:t>∼</m:t>
                      </m:r>
                    </m:lim>
                  </m:limLow>
                </m:e>
                <m:sup>
                  <m:r>
                    <m:rPr>
                      <m:sty m:val="p"/>
                    </m:rPr>
                    <m:t>⊤</m:t>
                  </m:r>
                </m:sup>
              </m:sSup>
              <m:r>
                <m:rPr>
                  <m:sty m:val="bi"/>
                </m:rPr>
                <m:t>M</m:t>
              </m:r>
              <m:limLow>
                <m:e>
                  <m:r>
                    <m:t>v</m:t>
                  </m:r>
                </m:e>
                <m:lim>
                  <m:r>
                    <m:rPr>
                      <m:sty m:val="p"/>
                    </m:rPr>
                    <m:t>∼</m:t>
                  </m:r>
                </m:lim>
              </m:limLow>
              <m:r>
                <m:t>&amp;</m:t>
              </m:r>
              <m:r>
                <m:rPr>
                  <m:sty m:val="p"/>
                </m:rPr>
                <m:t>=</m:t>
              </m:r>
              <m:sSup>
                <m:e>
                  <m:r>
                    <m:t>​</m:t>
                  </m:r>
                  <m:d>
                    <m:dPr>
                      <m:begChr m:val="("/>
                      <m:sepChr m:val=""/>
                      <m:endChr m:val=")"/>
                      <m:grow/>
                    </m:dPr>
                    <m:e>
                      <m:sSup>
                        <m:e>
                          <m:limLow>
                            <m:e>
                              <m:r>
                                <m:t>u</m:t>
                              </m:r>
                            </m:e>
                            <m:lim>
                              <m:r>
                                <m:rPr>
                                  <m:sty m:val="p"/>
                                </m:rPr>
                                <m:t>∼</m:t>
                              </m:r>
                            </m:lim>
                          </m:limLow>
                        </m:e>
                        <m:sup>
                          <m:r>
                            <m:rPr>
                              <m:sty m:val="p"/>
                            </m:rPr>
                            <m:t>⊤</m:t>
                          </m:r>
                        </m:sup>
                      </m:sSup>
                      <m:r>
                        <m:rPr>
                          <m:sty m:val="bi"/>
                        </m:rPr>
                        <m:t>M</m:t>
                      </m:r>
                      <m:limLow>
                        <m:e>
                          <m:r>
                            <m:t>v</m:t>
                          </m:r>
                        </m:e>
                        <m:lim>
                          <m:r>
                            <m:rPr>
                              <m:sty m:val="p"/>
                            </m:rPr>
                            <m:t>∼</m:t>
                          </m:r>
                        </m:lim>
                      </m:limLow>
                    </m:e>
                  </m:d>
                  <m:r>
                    <m:t>​</m:t>
                  </m:r>
                </m:e>
                <m:sup>
                  <m:r>
                    <m:rPr>
                      <m:sty m:val="p"/>
                    </m:rPr>
                    <m:t>⊤</m:t>
                  </m:r>
                </m:sup>
              </m:sSup>
              <m:r>
                <m:t>&amp;</m:t>
              </m:r>
              <m:r>
                <m:t>&amp;</m:t>
              </m:r>
              <m:r>
                <m:rPr>
                  <m:nor/>
                  <m:sty m:val="p"/>
                </m:rPr>
                <m:t>(a </m:t>
              </m:r>
              <m:r>
                <m:t>1</m:t>
              </m:r>
              <m:r>
                <m:rPr>
                  <m:sty m:val="p"/>
                </m:rPr>
                <m:t>×</m:t>
              </m:r>
              <m:r>
                <m:t>1</m:t>
              </m:r>
              <m:r>
                <m:rPr>
                  <m:nor/>
                  <m:sty m:val="p"/>
                </m:rPr>
                <m:t> matrix equals its transpose)</m:t>
              </m:r>
            </m:e>
            <m:e>
              <m:r>
                <m:t>&amp;</m:t>
              </m:r>
              <m:r>
                <m:rPr>
                  <m:sty m:val="p"/>
                </m:rPr>
                <m:t>=</m:t>
              </m:r>
              <m:sSup>
                <m:e>
                  <m:limLow>
                    <m:e>
                      <m:r>
                        <m:t>v</m:t>
                      </m:r>
                    </m:e>
                    <m:lim>
                      <m:r>
                        <m:rPr>
                          <m:sty m:val="p"/>
                        </m:rPr>
                        <m:t>∼</m:t>
                      </m:r>
                    </m:lim>
                  </m:limLow>
                </m:e>
                <m:sup>
                  <m:r>
                    <m:rPr>
                      <m:sty m:val="p"/>
                    </m:rPr>
                    <m:t>⊤</m:t>
                  </m:r>
                </m:sup>
              </m:sSup>
              <m:r>
                <m:t> </m:t>
              </m:r>
              <m:sSup>
                <m:e>
                  <m:r>
                    <m:rPr>
                      <m:sty m:val="bi"/>
                    </m:rPr>
                    <m:t>M</m:t>
                  </m:r>
                </m:e>
                <m:sup>
                  <m:r>
                    <m:rPr>
                      <m:sty m:val="p"/>
                    </m:rPr>
                    <m:t>⊤</m:t>
                  </m:r>
                </m:sup>
              </m:sSup>
              <m:r>
                <m:t> </m:t>
              </m:r>
              <m:sSup>
                <m:e>
                  <m:r>
                    <m:t>​</m:t>
                  </m:r>
                  <m:d>
                    <m:dPr>
                      <m:begChr m:val="("/>
                      <m:sepChr m:val=""/>
                      <m:endChr m:val=")"/>
                      <m:grow/>
                    </m:dPr>
                    <m:e>
                      <m:sSup>
                        <m:e>
                          <m:limLow>
                            <m:e>
                              <m:r>
                                <m:t>u</m:t>
                              </m:r>
                            </m:e>
                            <m:lim>
                              <m:r>
                                <m:rPr>
                                  <m:sty m:val="p"/>
                                </m:rPr>
                                <m:t>∼</m:t>
                              </m:r>
                            </m:lim>
                          </m:limLow>
                        </m:e>
                        <m:sup>
                          <m:r>
                            <m:rPr>
                              <m:sty m:val="p"/>
                            </m:rPr>
                            <m:t>⊤</m:t>
                          </m:r>
                        </m:sup>
                      </m:sSup>
                    </m:e>
                  </m:d>
                  <m:r>
                    <m:t>​</m:t>
                  </m:r>
                </m:e>
                <m:sup>
                  <m:r>
                    <m:rPr>
                      <m:sty m:val="p"/>
                    </m:rPr>
                    <m:t>⊤</m:t>
                  </m:r>
                </m:sup>
              </m:sSup>
              <m:r>
                <m:t>&amp;</m:t>
              </m:r>
              <m:r>
                <m:t>&amp;</m:t>
              </m:r>
              <m:r>
                <m:rPr>
                  <m:nor/>
                  <m:sty m:val="p"/>
                </m:rPr>
                <m:t>(transpose of a product, twice)</m:t>
              </m:r>
            </m:e>
            <m:e>
              <m:r>
                <m:t>&amp;</m:t>
              </m:r>
              <m:r>
                <m:rPr>
                  <m:sty m:val="p"/>
                </m:rPr>
                <m:t>=</m:t>
              </m:r>
              <m:sSup>
                <m:e>
                  <m:limLow>
                    <m:e>
                      <m:r>
                        <m:t>v</m:t>
                      </m:r>
                    </m:e>
                    <m:lim>
                      <m:r>
                        <m:rPr>
                          <m:sty m:val="p"/>
                        </m:rPr>
                        <m:t>∼</m:t>
                      </m:r>
                    </m:lim>
                  </m:limLow>
                </m:e>
                <m:sup>
                  <m:r>
                    <m:rPr>
                      <m:sty m:val="p"/>
                    </m:rPr>
                    <m:t>⊤</m:t>
                  </m:r>
                </m:sup>
              </m:sSup>
              <m:r>
                <m:t> </m:t>
              </m:r>
              <m:sSup>
                <m:e>
                  <m:r>
                    <m:rPr>
                      <m:sty m:val="bi"/>
                    </m:rPr>
                    <m:t>M</m:t>
                  </m:r>
                </m:e>
                <m:sup>
                  <m:r>
                    <m:rPr>
                      <m:sty m:val="p"/>
                    </m:rPr>
                    <m:t>⊤</m:t>
                  </m:r>
                </m:sup>
              </m:sSup>
              <m:r>
                <m:t> </m:t>
              </m:r>
              <m:limLow>
                <m:e>
                  <m:r>
                    <m:t>u</m:t>
                  </m:r>
                </m:e>
                <m:lim>
                  <m:r>
                    <m:rPr>
                      <m:sty m:val="p"/>
                    </m:rPr>
                    <m:t>∼</m:t>
                  </m:r>
                </m:lim>
              </m:limLow>
              <m:r>
                <m:t>&amp;</m:t>
              </m:r>
              <m:r>
                <m:t>&amp;</m:t>
              </m:r>
              <m:r>
                <m:rPr>
                  <m:nor/>
                  <m:sty m:val="p"/>
                </m:rPr>
                <m:t>(transposing twice changes nothing)</m:t>
              </m:r>
            </m:e>
          </m:eqArr>
        </m:oMath>
      </m:oMathPara>
    </w:p>
    <w:p>
      <w:pPr>
        <w:pStyle w:val="FirstParagraph"/>
      </w:pPr>
      <w:r>
        <w:t xml:space="preserve">The transpose step is</w:t>
      </w:r>
      <w:r>
        <w:t xml:space="preserve"> </w:t>
      </w:r>
      <w:hyperlink w:anchor="thm-transpose-product">
        <w:r>
          <w:rPr>
            <w:rStyle w:val="Hyperlink"/>
          </w:rPr>
          <w:t xml:space="preserve">Theorem 19</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86" w:name="exm-scalar-transpose"/>
    <w:p>
      <w:pPr>
        <w:pStyle w:val="BodyText"/>
      </w:pPr>
      <w:r>
        <w:rPr>
          <w:b/>
          <w:bCs/>
        </w:rPr>
        <w:t xml:space="preserve">Example 34 (Two ways to write the same number)</w:t>
      </w:r>
      <w:r>
        <w:t xml:space="preserve"> </w:t>
      </w:r>
      <w:r>
        <w:t xml:space="preserve">Take</w:t>
      </w:r>
      <w:r>
        <w:t xml:space="preserve"> </w:t>
      </w:r>
      <m:oMath>
        <m:limLow>
          <m:e>
            <m:r>
              <m:t>u</m:t>
            </m:r>
          </m:e>
          <m:lim>
            <m:r>
              <m:rPr>
                <m:sty m:val="p"/>
              </m:rPr>
              <m:t>∼</m:t>
            </m:r>
          </m:lim>
        </m:limLow>
        <m:r>
          <m:rPr>
            <m:sty m:val="p"/>
          </m:rPr>
          <m:t>=</m:t>
        </m:r>
        <m:r>
          <m:rPr>
            <m:sty m:val="p"/>
          </m:rPr>
          <m:t>(</m:t>
        </m:r>
        <m:r>
          <m:t>1</m:t>
        </m:r>
        <m:r>
          <m:rPr>
            <m:sty m:val="p"/>
          </m:rPr>
          <m:t>,</m:t>
        </m:r>
        <m:r>
          <m:t>2</m:t>
        </m:r>
        <m:r>
          <m:rPr>
            <m:sty m:val="p"/>
          </m:rPr>
          <m:t>)</m:t>
        </m:r>
      </m:oMath>
      <w:r>
        <w:t xml:space="preserve">,</w:t>
      </w:r>
      <w:r>
        <w:t xml:space="preserve"> </w:t>
      </w:r>
      <m:oMath>
        <m:limLow>
          <m:e>
            <m:r>
              <m:t>v</m:t>
            </m:r>
          </m:e>
          <m:lim>
            <m:r>
              <m:rPr>
                <m:sty m:val="p"/>
              </m:rPr>
              <m:t>∼</m:t>
            </m:r>
          </m:lim>
        </m:limLow>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m:oMath>
        <m:r>
          <m:rPr>
            <m:sty m:val="bi"/>
          </m:rPr>
          <m:t>M</m:t>
        </m:r>
        <m:limLow>
          <m:e>
            <m:r>
              <m:t>v</m:t>
            </m:r>
          </m:e>
          <m:lim>
            <m:r>
              <m:rPr>
                <m:sty m:val="p"/>
              </m:rPr>
              <m:t>∼</m:t>
            </m:r>
          </m:lim>
        </m:limLow>
        <m:r>
          <m:rPr>
            <m:sty m:val="p"/>
          </m:rPr>
          <m:t>=</m:t>
        </m:r>
        <m:r>
          <m:rPr>
            <m:sty m:val="p"/>
          </m:rPr>
          <m:t>(</m:t>
        </m:r>
        <m:r>
          <m:t>1</m:t>
        </m:r>
        <m:r>
          <m:rPr>
            <m:sty m:val="p"/>
          </m:rPr>
          <m:t>,</m:t>
        </m:r>
        <m:r>
          <m:rPr>
            <m:sty m:val="p"/>
          </m:rPr>
          <m:t>−</m:t>
        </m:r>
        <m:r>
          <m:t>3</m:t>
        </m:r>
        <m:r>
          <m:rPr>
            <m:sty m:val="p"/>
          </m:rPr>
          <m:t>)</m:t>
        </m:r>
      </m:oMath>
      <w:r>
        <w:t xml:space="preserve">, so</w:t>
      </w:r>
    </w:p>
    <w:p>
      <w:pPr>
        <w:pStyle w:val="BodyText"/>
      </w:pPr>
      <m:oMathPara>
        <m:oMathParaPr>
          <m:jc m:val="center"/>
        </m:oMathParaPr>
        <m:oMath>
          <m:sSup>
            <m:e>
              <m:limLow>
                <m:e>
                  <m:r>
                    <m:t>u</m:t>
                  </m:r>
                </m:e>
                <m:lim>
                  <m:r>
                    <m:rPr>
                      <m:sty m:val="p"/>
                    </m:rPr>
                    <m:t>∼</m:t>
                  </m:r>
                </m:lim>
              </m:limLow>
            </m:e>
            <m:sup>
              <m:r>
                <m:rPr>
                  <m:sty m:val="p"/>
                </m:rPr>
                <m:t>⊤</m:t>
              </m:r>
            </m:sup>
          </m:sSup>
          <m:r>
            <m:rPr>
              <m:sty m:val="bi"/>
            </m:rPr>
            <m:t>M</m:t>
          </m:r>
          <m:limLow>
            <m:e>
              <m:r>
                <m:t>v</m:t>
              </m:r>
            </m:e>
            <m:lim>
              <m:r>
                <m:rPr>
                  <m:sty m:val="p"/>
                </m:rPr>
                <m:t>∼</m:t>
              </m:r>
            </m:lim>
          </m:limLow>
          <m:r>
            <m:rPr>
              <m:sty m:val="p"/>
            </m:rPr>
            <m:t>=</m:t>
          </m:r>
          <m:r>
            <m:t>1</m:t>
          </m:r>
          <m:r>
            <m:rPr>
              <m:sty m:val="p"/>
            </m:rPr>
            <m:t>⋅</m:t>
          </m:r>
          <m:r>
            <m:t>1</m:t>
          </m:r>
          <m:r>
            <m:rPr>
              <m:sty m:val="p"/>
            </m:rPr>
            <m:t>+</m:t>
          </m:r>
          <m:r>
            <m:t>2</m:t>
          </m:r>
          <m:r>
            <m:rPr>
              <m:sty m:val="p"/>
            </m:rPr>
            <m:t>⋅</m:t>
          </m:r>
          <m:r>
            <m:rPr>
              <m:sty m:val="p"/>
            </m:rPr>
            <m:t>(</m:t>
          </m:r>
          <m:r>
            <m:rPr>
              <m:sty m:val="p"/>
            </m:rPr>
            <m:t>−</m:t>
          </m:r>
          <m:r>
            <m:t>3</m:t>
          </m:r>
          <m:r>
            <m:rPr>
              <m:sty m:val="p"/>
            </m:rPr>
            <m:t>)</m:t>
          </m:r>
          <m:r>
            <m:rPr>
              <m:sty m:val="p"/>
            </m:rPr>
            <m:t>=</m:t>
          </m:r>
          <m:r>
            <m:rPr>
              <m:sty m:val="p"/>
            </m:rPr>
            <m:t>−</m:t>
          </m:r>
          <m:r>
            <m:t>5</m:t>
          </m:r>
          <m:r>
            <m:rPr>
              <m:sty m:val="p"/>
            </m:rPr>
            <m:t>.</m:t>
          </m:r>
        </m:oMath>
      </m:oMathPara>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m:oMath>
        <m:sSup>
          <m:e>
            <m:r>
              <m:rPr>
                <m:sty m:val="bi"/>
              </m:rPr>
              <m:t>M</m:t>
            </m:r>
          </m:e>
          <m:sup>
            <m:r>
              <m:rPr>
                <m:sty m:val="p"/>
              </m:rPr>
              <m:t>⊤</m:t>
            </m:r>
          </m:sup>
        </m:sSup>
        <m:limLow>
          <m:e>
            <m:r>
              <m:t>u</m:t>
            </m:r>
          </m:e>
          <m:lim>
            <m:r>
              <m:rPr>
                <m:sty m:val="p"/>
              </m:rPr>
              <m:t>∼</m:t>
            </m:r>
          </m:lim>
        </m:limLow>
        <m:r>
          <m:rPr>
            <m:sty m:val="p"/>
          </m:rPr>
          <m:t>=</m:t>
        </m:r>
        <m:r>
          <m:rPr>
            <m:sty m:val="p"/>
          </m:rPr>
          <m:t>(</m:t>
        </m:r>
        <m:r>
          <m:t>1</m:t>
        </m:r>
        <m:r>
          <m:rPr>
            <m:sty m:val="p"/>
          </m:rPr>
          <m:t>,</m:t>
        </m:r>
        <m:r>
          <m:t>8</m:t>
        </m:r>
        <m:r>
          <m:rPr>
            <m:sty m:val="p"/>
          </m:rPr>
          <m:t>)</m:t>
        </m:r>
      </m:oMath>
      <w:r>
        <w:t xml:space="preserve">, so</w:t>
      </w:r>
    </w:p>
    <w:p>
      <w:pPr>
        <w:pStyle w:val="BodyText"/>
      </w:pPr>
      <m:oMathPara>
        <m:oMathParaPr>
          <m:jc m:val="center"/>
        </m:oMathParaPr>
        <m:oMath>
          <m:sSup>
            <m:e>
              <m:limLow>
                <m:e>
                  <m:r>
                    <m:t>v</m:t>
                  </m:r>
                </m:e>
                <m:lim>
                  <m:r>
                    <m:rPr>
                      <m:sty m:val="p"/>
                    </m:rPr>
                    <m:t>∼</m:t>
                  </m:r>
                </m:lim>
              </m:limLow>
            </m:e>
            <m:sup>
              <m:r>
                <m:rPr>
                  <m:sty m:val="p"/>
                </m:rPr>
                <m:t>⊤</m:t>
              </m:r>
            </m:sup>
          </m:sSup>
          <m:r>
            <m:t> </m:t>
          </m:r>
          <m:sSup>
            <m:e>
              <m:r>
                <m:rPr>
                  <m:sty m:val="bi"/>
                </m:rPr>
                <m:t>M</m:t>
              </m:r>
            </m:e>
            <m:sup>
              <m:r>
                <m:rPr>
                  <m:sty m:val="p"/>
                </m:rPr>
                <m:t>⊤</m:t>
              </m:r>
            </m:sup>
          </m:sSup>
          <m:r>
            <m:t> </m:t>
          </m:r>
          <m:limLow>
            <m:e>
              <m:r>
                <m:t>u</m:t>
              </m:r>
            </m:e>
            <m:lim>
              <m:r>
                <m:rPr>
                  <m:sty m:val="p"/>
                </m:rPr>
                <m:t>∼</m:t>
              </m:r>
            </m:lim>
          </m:limLow>
          <m:r>
            <m:rPr>
              <m:sty m:val="p"/>
            </m:rPr>
            <m:t>=</m:t>
          </m:r>
          <m:r>
            <m:t>3</m:t>
          </m:r>
          <m:r>
            <m:rPr>
              <m:sty m:val="p"/>
            </m:rPr>
            <m:t>⋅</m:t>
          </m:r>
          <m:r>
            <m:t>1</m:t>
          </m:r>
          <m:r>
            <m:rPr>
              <m:sty m:val="p"/>
            </m:rPr>
            <m:t>+</m:t>
          </m:r>
          <m:r>
            <m:rPr>
              <m:sty m:val="p"/>
            </m:rPr>
            <m:t>(</m:t>
          </m:r>
          <m:r>
            <m:rPr>
              <m:sty m:val="p"/>
            </m:rPr>
            <m:t>−</m:t>
          </m:r>
          <m:r>
            <m:t>1</m:t>
          </m:r>
          <m:r>
            <m:rPr>
              <m:sty m:val="p"/>
            </m:rPr>
            <m:t>)</m:t>
          </m:r>
          <m:r>
            <m:rPr>
              <m:sty m:val="p"/>
            </m:rPr>
            <m:t>⋅</m:t>
          </m:r>
          <m:r>
            <m:t>8</m:t>
          </m:r>
          <m:r>
            <m:rPr>
              <m:sty m:val="p"/>
            </m:rPr>
            <m:t>=</m:t>
          </m:r>
          <m:r>
            <m:rPr>
              <m:sty m:val="p"/>
            </m:rPr>
            <m:t>−</m:t>
          </m:r>
          <m:r>
            <m:t>5</m:t>
          </m:r>
          <m:r>
            <m:rPr>
              <m:sty m:val="p"/>
            </m:rPr>
            <m:t>.</m:t>
          </m:r>
        </m:oMath>
      </m:oMathPara>
    </w:p>
    <w:p>
      <w:pPr>
        <w:pStyle w:val="FirstParagraph"/>
      </w:pPr>
      <w:r>
        <w:t xml:space="preserve">The two products are equal, as the theorem says.</w:t>
      </w:r>
      <w:r>
        <w:t xml:space="preserve"> </w:t>
      </w:r>
      <w:r>
        <w:t xml:space="preserve">In least squares, this is why the two cross terms of</w:t>
      </w:r>
      <w:r>
        <w:t xml:space="preserve"> </w:t>
      </w:r>
      <m:oMath>
        <m:sSup>
          <m:e>
            <m:r>
              <m:rPr>
                <m:sty m:val="p"/>
              </m:rPr>
              <m:t>(</m:t>
            </m:r>
            <m:r>
              <m:rPr>
                <m:sty m:val="bi"/>
              </m:rPr>
              <m:t>X</m:t>
            </m:r>
            <m:limLow>
              <m:e>
                <m:r>
                  <m:t>β</m:t>
                </m:r>
              </m:e>
              <m:lim>
                <m:r>
                  <m:rPr>
                    <m:sty m:val="p"/>
                  </m:rPr>
                  <m:t>∼</m:t>
                </m:r>
              </m:lim>
            </m:limLow>
            <m:r>
              <m:rPr>
                <m:sty m:val="p"/>
              </m:rPr>
              <m:t>−</m:t>
            </m:r>
            <m:limLow>
              <m:e>
                <m:r>
                  <m:t>y</m:t>
                </m:r>
              </m:e>
              <m:lim>
                <m:r>
                  <m:rPr>
                    <m:sty m:val="p"/>
                  </m:rPr>
                  <m:t>∼</m:t>
                </m:r>
              </m:lim>
            </m:limLow>
            <m:r>
              <m:rPr>
                <m:sty m:val="p"/>
              </m:rPr>
              <m:t>)</m:t>
            </m:r>
          </m:e>
          <m:sup>
            <m:r>
              <m:rPr>
                <m:sty m:val="p"/>
              </m:rPr>
              <m:t>⊤</m:t>
            </m:r>
          </m:sup>
        </m:sSup>
        <m:r>
          <m:rPr>
            <m:sty m:val="p"/>
          </m:rPr>
          <m:t>(</m:t>
        </m:r>
        <m:r>
          <m:rPr>
            <m:sty m:val="bi"/>
          </m:rPr>
          <m:t>X</m:t>
        </m:r>
        <m:limLow>
          <m:e>
            <m:r>
              <m:t>β</m:t>
            </m:r>
          </m:e>
          <m:lim>
            <m:r>
              <m:rPr>
                <m:sty m:val="p"/>
              </m:rPr>
              <m:t>∼</m:t>
            </m:r>
          </m:lim>
        </m:limLow>
        <m:r>
          <m:rPr>
            <m:sty m:val="p"/>
          </m:rPr>
          <m:t>−</m:t>
        </m:r>
        <m:limLow>
          <m:e>
            <m:r>
              <m:t>y</m:t>
            </m:r>
          </m:e>
          <m:lim>
            <m:r>
              <m:rPr>
                <m:sty m:val="p"/>
              </m:rPr>
              <m:t>∼</m:t>
            </m:r>
          </m:lim>
        </m:limLow>
        <m:r>
          <m:rPr>
            <m:sty m:val="p"/>
          </m:rPr>
          <m:t>)</m:t>
        </m:r>
      </m:oMath>
      <w:r>
        <w:t xml:space="preserve"> </w:t>
      </w:r>
      <w:r>
        <w:t xml:space="preserve">are equal and can be combined.</w:t>
      </w:r>
    </w:p>
    <w:bookmarkEnd w:id="186"/>
    <w:bookmarkEnd w:id="187"/>
    <w:bookmarkEnd w:id="188"/>
    <w:bookmarkStart w:id="195" w:name="rank"/>
    <w:p>
      <w:pPr>
        <w:pStyle w:val="Heading2"/>
      </w:pPr>
      <w:r>
        <w:t xml:space="preserve">3 Rank</w:t>
      </w:r>
    </w:p>
    <w:bookmarkStart w:id="189" w:name="def-linearly-independent"/>
    <w:p>
      <w:pPr>
        <w:pStyle w:val="FirstParagraph"/>
      </w:pPr>
      <w:r>
        <w:rPr>
          <w:b/>
          <w:bCs/>
        </w:rPr>
        <w:t xml:space="preserve">Definition 43 (Linearly independent vectors)</w:t>
      </w:r>
      <w:r>
        <w:t xml:space="preserve"> </w:t>
      </w:r>
      <w:r>
        <w:t xml:space="preserve">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r>
            <m:rPr>
              <m:sty m:val="p"/>
            </m:rPr>
            <m:t>=</m:t>
          </m:r>
          <m:limLow>
            <m:e>
              <m:r>
                <m:t>0</m:t>
              </m:r>
            </m:e>
            <m:lim>
              <m:r>
                <m:rPr>
                  <m:sty m:val="p"/>
                </m:rPr>
                <m:t>∼</m:t>
              </m:r>
            </m:lim>
          </m:limLow>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89"/>
    <w:bookmarkStart w:id="190" w:name="exm-linearly-independent"/>
    <w:p>
      <w:pPr>
        <w:pStyle w:val="BodyText"/>
      </w:pPr>
      <w:r>
        <w:rPr>
          <w:b/>
          <w:bCs/>
        </w:rPr>
        <w:t xml:space="preserve">Example 35 (Independent and dependent pairs of vectors)</w:t>
      </w:r>
      <w:r>
        <w:t xml:space="preserve"> </w:t>
      </w:r>
      <w:r>
        <w:t xml:space="preserve"> </w:t>
      </w:r>
    </w:p>
    <w:p>
      <w:pPr>
        <w:pStyle w:val="Compact"/>
        <w:numPr>
          <w:ilvl w:val="0"/>
          <w:numId w:val="1017"/>
        </w:numPr>
      </w:pPr>
      <m:oMath>
        <m:sSub>
          <m:e>
            <m:limLow>
              <m:e>
                <m:r>
                  <m:t>v</m:t>
                </m:r>
              </m:e>
              <m:lim>
                <m:r>
                  <m:rPr>
                    <m:sty m:val="p"/>
                  </m:rPr>
                  <m:t>∼</m:t>
                </m:r>
              </m:lim>
            </m:limLow>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limLow>
              <m:e>
                <m:r>
                  <m:t>v</m:t>
                </m:r>
              </m:e>
              <m:lim>
                <m:r>
                  <m:rPr>
                    <m:sty m:val="p"/>
                  </m:rPr>
                  <m:t>∼</m:t>
                </m:r>
              </m:lim>
            </m:limLow>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limLow>
              <m:e>
                <m:r>
                  <m:t>v</m:t>
                </m:r>
              </m:e>
              <m:lim>
                <m:r>
                  <m:rPr>
                    <m:sty m:val="p"/>
                  </m:rPr>
                  <m:t>∼</m:t>
                </m:r>
              </m:lim>
            </m:limLow>
          </m:e>
          <m:sub>
            <m:r>
              <m:t>1</m:t>
            </m:r>
          </m:sub>
        </m:sSub>
        <m:r>
          <m:rPr>
            <m:sty m:val="p"/>
          </m:rPr>
          <m:t>+</m:t>
        </m:r>
        <m:sSub>
          <m:e>
            <m:r>
              <m:t>c</m:t>
            </m:r>
          </m:e>
          <m:sub>
            <m:r>
              <m:t>2</m:t>
            </m:r>
          </m:sub>
        </m:sSub>
        <m:sSub>
          <m:e>
            <m:limLow>
              <m:e>
                <m:r>
                  <m:t>v</m:t>
                </m:r>
              </m:e>
              <m:lim>
                <m:r>
                  <m:rPr>
                    <m:sty m:val="p"/>
                  </m:rPr>
                  <m:t>∼</m:t>
                </m:r>
              </m:lim>
            </m:limLow>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limLow>
          <m:e>
            <m:r>
              <m:t>0</m:t>
            </m:r>
          </m:e>
          <m:lim>
            <m:r>
              <m:rPr>
                <m:sty m:val="p"/>
              </m:rPr>
              <m:t>∼</m:t>
            </m:r>
          </m:lim>
        </m:limLow>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limLow>
              <m:e>
                <m:r>
                  <m:t>v</m:t>
                </m:r>
              </m:e>
              <m:lim>
                <m:r>
                  <m:rPr>
                    <m:sty m:val="p"/>
                  </m:rPr>
                  <m:t>∼</m:t>
                </m:r>
              </m:lim>
            </m:limLow>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limLow>
              <m:e>
                <m:r>
                  <m:t>v</m:t>
                </m:r>
              </m:e>
              <m:lim>
                <m:r>
                  <m:rPr>
                    <m:sty m:val="p"/>
                  </m:rPr>
                  <m:t>∼</m:t>
                </m:r>
              </m:lim>
            </m:limLow>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limLow>
              <m:e>
                <m:r>
                  <m:t>v</m:t>
                </m:r>
              </m:e>
              <m:lim>
                <m:r>
                  <m:rPr>
                    <m:sty m:val="p"/>
                  </m:rPr>
                  <m:t>∼</m:t>
                </m:r>
              </m:lim>
            </m:limLow>
          </m:e>
          <m:sub>
            <m:r>
              <m:t>1</m:t>
            </m:r>
          </m:sub>
        </m:sSub>
        <m:r>
          <m:rPr>
            <m:sty m:val="p"/>
          </m:rPr>
          <m:t>−</m:t>
        </m:r>
        <m:sSub>
          <m:e>
            <m:limLow>
              <m:e>
                <m:r>
                  <m:t>v</m:t>
                </m:r>
              </m:e>
              <m:lim>
                <m:r>
                  <m:rPr>
                    <m:sty m:val="p"/>
                  </m:rPr>
                  <m:t>∼</m:t>
                </m:r>
              </m:lim>
            </m:limLow>
          </m:e>
          <m:sub>
            <m:r>
              <m:t>2</m:t>
            </m:r>
          </m:sub>
        </m:sSub>
        <m:r>
          <m:rPr>
            <m:sty m:val="p"/>
          </m:rPr>
          <m:t>=</m:t>
        </m:r>
        <m:limLow>
          <m:e>
            <m:r>
              <m:t>0</m:t>
            </m:r>
          </m:e>
          <m:lim>
            <m:r>
              <m:rPr>
                <m:sty m:val="p"/>
              </m:rPr>
              <m:t>∼</m:t>
            </m:r>
          </m:lim>
        </m:limLow>
      </m:oMath>
      <w:r>
        <w:t xml:space="preserve">.</w:t>
      </w:r>
    </w:p>
    <w:bookmarkEnd w:id="190"/>
    <w:bookmarkStart w:id="191" w:name="def-rank"/>
    <w:p>
      <w:pPr>
        <w:pStyle w:val="FirstParagraph"/>
      </w:pPr>
      <w:r>
        <w:rPr>
          <w:b/>
          <w:bCs/>
        </w:rPr>
        <w:t xml:space="preserve">Definition 44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43</w:t>
        </w:r>
      </w:hyperlink>
      <w:r>
        <w:t xml:space="preserve">).</w:t>
      </w:r>
    </w:p>
    <w:bookmarkEnd w:id="191"/>
    <w:bookmarkStart w:id="192" w:name="exm-rank"/>
    <w:p>
      <w:pPr>
        <w:pStyle w:val="BodyText"/>
      </w:pPr>
      <w:r>
        <w:rPr>
          <w:b/>
          <w:bCs/>
        </w:rPr>
        <w:t xml:space="preserve">Example 36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limLow>
          <m:e>
            <m:r>
              <m:t>0</m:t>
            </m:r>
          </m:e>
          <m:lim>
            <m:r>
              <m:rPr>
                <m:sty m:val="p"/>
              </m:rPr>
              <m:t>∼</m:t>
            </m:r>
          </m:lim>
        </m:limLow>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92"/>
    <w:bookmarkStart w:id="193" w:name="def-full-column-rank"/>
    <w:p>
      <w:pPr>
        <w:pStyle w:val="BodyText"/>
      </w:pPr>
      <w:r>
        <w:rPr>
          <w:b/>
          <w:bCs/>
        </w:rPr>
        <w:t xml:space="preserve">Definition 45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44</w:t>
        </w:r>
      </w:hyperlink>
      <w:r>
        <w:t xml:space="preserve">) is</w:t>
      </w:r>
      <w:r>
        <w:t xml:space="preserve"> </w:t>
      </w:r>
      <m:oMath>
        <m:r>
          <m:t>p</m:t>
        </m:r>
      </m:oMath>
      <w:r>
        <w:t xml:space="preserve">,</w:t>
      </w:r>
      <w:r>
        <w:t xml:space="preserve"> </w:t>
      </w:r>
      <w:r>
        <w:t xml:space="preserve">so that all of its columns are linearly independent.</w:t>
      </w:r>
    </w:p>
    <w:bookmarkEnd w:id="193"/>
    <w:bookmarkStart w:id="194" w:name="rem-full-column-rank-shape"/>
    <w:p>
      <w:pPr>
        <w:pStyle w:val="BodyText"/>
      </w:pPr>
      <w:r>
        <w:rPr>
          <w:i/>
          <w:iCs/>
        </w:rPr>
        <w:t xml:space="preserve">Remark 18</w:t>
      </w:r>
      <w:r>
        <w:t xml:space="preserve"> (Full column rank needs at least as many rows as columns). </w:t>
      </w:r>
      <w:r>
        <w:t xml:space="preserve">In</w:t>
      </w:r>
      <w:r>
        <w:t xml:space="preserve"> </w:t>
      </w:r>
      <w:hyperlink w:anchor="exm-rank">
        <w:r>
          <w:rPr>
            <w:rStyle w:val="Hyperlink"/>
          </w:rPr>
          <w:t xml:space="preserve">Example 36</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limLow>
          <m:e>
            <m:r>
              <m:t>0</m:t>
            </m:r>
          </m:e>
          <m:lim>
            <m:r>
              <m:rPr>
                <m:sty m:val="p"/>
              </m:rPr>
              <m:t>∼</m:t>
            </m:r>
          </m:lim>
        </m:limLow>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94"/>
    <w:bookmarkEnd w:id="195"/>
    <w:bookmarkStart w:id="237"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7" name="Picture"/>
                  <a:graphic>
                    <a:graphicData uri="http://schemas.openxmlformats.org/drawingml/2006/picture">
                      <pic:pic>
                        <pic:nvPicPr>
                          <pic:cNvPr descr="/opt/quarto/share/formats/docx/note.png" id="19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99" w:name="def-subspace"/>
    <w:p>
      <w:pPr>
        <w:pStyle w:val="FirstParagraph"/>
      </w:pPr>
      <w:r>
        <w:rPr>
          <w:b/>
          <w:bCs/>
        </w:rPr>
        <w:t xml:space="preserve">Definition 46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limLow>
          <m:e>
            <m:r>
              <m:t>u</m:t>
            </m:r>
          </m:e>
          <m:lim>
            <m:r>
              <m:rPr>
                <m:sty m:val="p"/>
              </m:rPr>
              <m:t>∼</m:t>
            </m:r>
          </m:lim>
        </m:limLow>
        <m:r>
          <m:rPr>
            <m:sty m:val="p"/>
          </m:rPr>
          <m:t>∈</m:t>
        </m:r>
        <m:r>
          <m:rPr>
            <m:scr m:val="script"/>
            <m:sty m:val="p"/>
          </m:rPr>
          <m:t>S</m:t>
        </m:r>
      </m:oMath>
      <w:r>
        <w:t xml:space="preserve"> </w:t>
      </w:r>
      <w:r>
        <w:t xml:space="preserve">and</w:t>
      </w:r>
      <w:r>
        <w:t xml:space="preserve"> </w:t>
      </w:r>
      <m:oMath>
        <m:limLow>
          <m:e>
            <m:r>
              <m:t>v</m:t>
            </m:r>
          </m:e>
          <m:lim>
            <m:r>
              <m:rPr>
                <m:sty m:val="p"/>
              </m:rPr>
              <m:t>∼</m:t>
            </m:r>
          </m:lim>
        </m:limLow>
        <m:r>
          <m:rPr>
            <m:sty m:val="p"/>
          </m:rPr>
          <m:t>∈</m:t>
        </m:r>
        <m:r>
          <m:rPr>
            <m:scr m:val="script"/>
            <m:sty m:val="p"/>
          </m:rPr>
          <m:t>S</m:t>
        </m:r>
      </m:oMath>
      <w:r>
        <w:t xml:space="preserve">,</w:t>
      </w:r>
      <w:r>
        <w:t xml:space="preserve"> </w:t>
      </w:r>
      <w:r>
        <w:t xml:space="preserve">then</w:t>
      </w:r>
      <w:r>
        <w:t xml:space="preserve"> </w:t>
      </w:r>
      <m:oMath>
        <m:limLow>
          <m:e>
            <m:r>
              <m:t>u</m:t>
            </m:r>
          </m:e>
          <m:lim>
            <m:r>
              <m:rPr>
                <m:sty m:val="p"/>
              </m:rPr>
              <m:t>∼</m:t>
            </m:r>
          </m:lim>
        </m:limLow>
        <m:r>
          <m:rPr>
            <m:sty m:val="p"/>
          </m:rPr>
          <m:t>+</m:t>
        </m:r>
        <m:limLow>
          <m:e>
            <m:r>
              <m:t>v</m:t>
            </m:r>
          </m:e>
          <m:lim>
            <m:r>
              <m:rPr>
                <m:sty m:val="p"/>
              </m:rPr>
              <m:t>∼</m:t>
            </m:r>
          </m:lim>
        </m:limLow>
        <m:r>
          <m:rPr>
            <m:sty m:val="p"/>
          </m:rPr>
          <m:t>∈</m:t>
        </m:r>
        <m:r>
          <m:rPr>
            <m:scr m:val="script"/>
            <m:sty m:val="p"/>
          </m:rPr>
          <m:t>S</m:t>
        </m:r>
      </m:oMath>
      <w:r>
        <w:t xml:space="preserve">;</w:t>
      </w:r>
    </w:p>
    <w:p>
      <w:pPr>
        <w:pStyle w:val="Compact"/>
        <w:numPr>
          <w:ilvl w:val="0"/>
          <w:numId w:val="1018"/>
        </w:numPr>
      </w:pPr>
      <w:r>
        <w:t xml:space="preserve">if</w:t>
      </w:r>
      <w:r>
        <w:t xml:space="preserve"> </w:t>
      </w:r>
      <m:oMath>
        <m:limLow>
          <m:e>
            <m:r>
              <m:t>u</m:t>
            </m:r>
          </m:e>
          <m:lim>
            <m:r>
              <m:rPr>
                <m:sty m:val="p"/>
              </m:rPr>
              <m:t>∼</m:t>
            </m:r>
          </m:lim>
        </m:limLow>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limLow>
          <m:e>
            <m:r>
              <m:t>u</m:t>
            </m:r>
          </m:e>
          <m:lim>
            <m:r>
              <m:rPr>
                <m:sty m:val="p"/>
              </m:rPr>
              <m:t>∼</m:t>
            </m:r>
          </m:lim>
        </m:limLow>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99"/>
    <w:bookmarkStart w:id="200" w:name="exm-subspace"/>
    <w:p>
      <w:pPr>
        <w:pStyle w:val="BodyText"/>
      </w:pPr>
      <w:r>
        <w:rPr>
          <w:b/>
          <w:bCs/>
        </w:rPr>
        <w:t xml:space="preserve">Example 37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limLow>
              <m:e>
                <m:r>
                  <m:t>0</m:t>
                </m:r>
              </m:e>
              <m:lim>
                <m:r>
                  <m:rPr>
                    <m:sty m:val="p"/>
                  </m:rPr>
                  <m:t>∼</m:t>
                </m:r>
              </m:lim>
            </m:limLow>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200"/>
    <w:bookmarkStart w:id="201" w:name="exm-not-subspace"/>
    <w:p>
      <w:pPr>
        <w:pStyle w:val="BodyText"/>
      </w:pPr>
      <w:r>
        <w:rPr>
          <w:b/>
          <w:bCs/>
        </w:rPr>
        <w:t xml:space="preserve">Example 38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201"/>
    <w:bookmarkStart w:id="202" w:name="thm-subspace-zero"/>
    <w:p>
      <w:pPr>
        <w:pStyle w:val="BodyText"/>
      </w:pPr>
      <w:r>
        <w:rPr>
          <w:b/>
          <w:bCs/>
        </w:rPr>
        <w:t xml:space="preserve">Theorem 21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limLow>
          <m:e>
            <m:r>
              <m:t>0</m:t>
            </m:r>
          </m:e>
          <m:lim>
            <m:r>
              <m:rPr>
                <m:sty m:val="p"/>
              </m:rPr>
              <m:t>∼</m:t>
            </m:r>
          </m:lim>
        </m:limLow>
        <m:r>
          <m:rPr>
            <m:sty m:val="p"/>
          </m:rPr>
          <m:t>∈</m:t>
        </m:r>
        <m:r>
          <m:rPr>
            <m:scr m:val="script"/>
            <m:sty m:val="p"/>
          </m:rPr>
          <m:t>S</m:t>
        </m:r>
      </m:oMath>
      <w:r>
        <w:t xml:space="preserve">.</w:t>
      </w:r>
    </w:p>
    <w:bookmarkEnd w:id="202"/>
    <w:p>
      <w:pPr>
        <w:pStyle w:val="BodyText"/>
      </w:pPr>
      <w:r>
        <w:rPr>
          <w:i/>
          <w:iCs/>
        </w:rPr>
        <w:t xml:space="preserve">Proof</w:t>
      </w:r>
      <w:r>
        <w:t xml:space="preserve">. </w:t>
      </w:r>
      <w:r>
        <w:t xml:space="preserve">A subspace is not empty, so it contains some vector</w:t>
      </w:r>
      <w:r>
        <w:t xml:space="preserve"> </w:t>
      </w:r>
      <m:oMath>
        <m:limLow>
          <m:e>
            <m:r>
              <m:t>u</m:t>
            </m:r>
          </m:e>
          <m:lim>
            <m:r>
              <m:rPr>
                <m:sty m:val="p"/>
              </m:rPr>
              <m:t>∼</m:t>
            </m:r>
          </m:lim>
        </m:limLow>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limLow>
          <m:e>
            <m:r>
              <m:t>u</m:t>
            </m:r>
          </m:e>
          <m:lim>
            <m:r>
              <m:rPr>
                <m:sty m:val="p"/>
              </m:rPr>
              <m:t>∼</m:t>
            </m:r>
          </m:lim>
        </m:limLow>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limLow>
          <m:e>
            <m:r>
              <m:t>u</m:t>
            </m:r>
          </m:e>
          <m:lim>
            <m:r>
              <m:rPr>
                <m:sty m:val="p"/>
              </m:rPr>
              <m:t>∼</m:t>
            </m:r>
          </m:lim>
        </m:limLow>
        <m:r>
          <m:rPr>
            <m:sty m:val="p"/>
          </m:rPr>
          <m:t>=</m:t>
        </m:r>
        <m:limLow>
          <m:e>
            <m:r>
              <m:t>0</m:t>
            </m:r>
          </m:e>
          <m:lim>
            <m:r>
              <m:rPr>
                <m:sty m:val="p"/>
              </m:rPr>
              <m:t>∼</m:t>
            </m:r>
          </m:lim>
        </m:limLow>
      </m:oMath>
      <w:r>
        <w:t xml:space="preserve">.</w:t>
      </w:r>
    </w:p>
    <w:bookmarkStart w:id="203" w:name="exm-subspace-zero"/>
    <w:p>
      <w:pPr>
        <w:pStyle w:val="BodyText"/>
      </w:pPr>
      <w:r>
        <w:rPr>
          <w:b/>
          <w:bCs/>
        </w:rPr>
        <w:t xml:space="preserve">Example 39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limLow>
          <m:e>
            <m:r>
              <m:t>0</m:t>
            </m:r>
          </m:e>
          <m:lim>
            <m:r>
              <m:rPr>
                <m:sty m:val="p"/>
              </m:rPr>
              <m:t>∼</m:t>
            </m:r>
          </m:lim>
        </m:limLow>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21</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38</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limLow>
          <m:e>
            <m:r>
              <m:t>0</m:t>
            </m:r>
          </m:e>
          <m:lim>
            <m:r>
              <m:rPr>
                <m:sty m:val="p"/>
              </m:rPr>
              <m:t>∼</m:t>
            </m:r>
          </m:lim>
        </m:limLow>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limLow>
          <m:e>
            <m:r>
              <m:t>0</m:t>
            </m:r>
          </m:e>
          <m:lim>
            <m:r>
              <m:rPr>
                <m:sty m:val="p"/>
              </m:rPr>
              <m:t>∼</m:t>
            </m:r>
          </m:lim>
        </m:limLow>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203"/>
    <w:bookmarkStart w:id="204" w:name="def-span"/>
    <w:p>
      <w:pPr>
        <w:pStyle w:val="BodyText"/>
      </w:pPr>
      <w:r>
        <w:rPr>
          <w:b/>
          <w:bCs/>
        </w:rPr>
        <w:t xml:space="preserve">Definition 47 (Span)</w:t>
      </w:r>
      <w:r>
        <w:t xml:space="preserve"> </w:t>
      </w:r>
      <w:r>
        <w:t xml:space="preserve">The</w:t>
      </w:r>
      <w:r>
        <w:t xml:space="preserve"> </w:t>
      </w:r>
      <w:r>
        <w:rPr>
          <w:b/>
          <w:bCs/>
        </w:rPr>
        <w:t xml:space="preserve">span</w:t>
      </w:r>
      <w:r>
        <w:t xml:space="preserve"> </w:t>
      </w:r>
      <w:r>
        <w:t xml:space="preserve">of 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limLow>
              <m:e>
                <m:r>
                  <m:t>0</m:t>
                </m:r>
              </m:e>
              <m:lim>
                <m:r>
                  <m:rPr>
                    <m:sty m:val="p"/>
                  </m:rPr>
                  <m:t>∼</m:t>
                </m:r>
              </m:lim>
            </m:limLow>
          </m:e>
        </m:d>
        <m:r>
          <m:t>​</m:t>
        </m:r>
      </m:oMath>
      <w:r>
        <w:t xml:space="preserve">,</w:t>
      </w:r>
      <w:r>
        <w:t xml:space="preserve"> </w:t>
      </w:r>
      <w:r>
        <w:t xml:space="preserve">and the empty list counts as linearly independent (</w:t>
      </w:r>
      <w:hyperlink w:anchor="def-linearly-independent">
        <w:r>
          <w:rPr>
            <w:rStyle w:val="Hyperlink"/>
          </w:rPr>
          <w:t xml:space="preserve">Definition 43</w:t>
        </w:r>
      </w:hyperlink>
      <w:r>
        <w:t xml:space="preserve">),</w:t>
      </w:r>
      <w:r>
        <w:t xml:space="preserve"> </w:t>
      </w:r>
      <w:r>
        <w:t xml:space="preserve">since it has no coefficients that could fail to be zero.</w:t>
      </w:r>
    </w:p>
    <w:bookmarkEnd w:id="204"/>
    <w:bookmarkStart w:id="205" w:name="exm-span"/>
    <w:p>
      <w:pPr>
        <w:pStyle w:val="BodyText"/>
      </w:pPr>
      <w:r>
        <w:rPr>
          <w:b/>
          <w:bCs/>
        </w:rPr>
        <w:t xml:space="preserve">Example 40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205"/>
    <w:bookmarkStart w:id="206" w:name="thm-span-subspace"/>
    <w:p>
      <w:pPr>
        <w:pStyle w:val="FirstParagraph"/>
      </w:pPr>
      <w:r>
        <w:rPr>
          <w:b/>
          <w:bCs/>
        </w:rPr>
        <w:t xml:space="preserve">Theorem 22 (A span is a subspace)</w:t>
      </w:r>
      <w:r>
        <w:t xml:space="preserve"> </w:t>
      </w:r>
      <w:r>
        <w:t xml:space="preserve">For any 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e>
        </m:d>
        <m:r>
          <m:t>​</m:t>
        </m:r>
      </m:oMath>
      <w:r>
        <w:t xml:space="preserve"> </w:t>
      </w:r>
      <w:r>
        <w:t xml:space="preserve">(</w:t>
      </w:r>
      <w:hyperlink w:anchor="def-span">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206"/>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limLow>
              <m:e>
                <m:r>
                  <m:t>v</m:t>
                </m:r>
              </m:e>
              <m:lim>
                <m:r>
                  <m:rPr>
                    <m:sty m:val="p"/>
                  </m:rPr>
                  <m:t>∼</m:t>
                </m:r>
              </m:lim>
            </m:limLow>
          </m:e>
          <m:sub>
            <m:r>
              <m:t>1</m:t>
            </m:r>
          </m:sub>
        </m:sSub>
        <m:r>
          <m:rPr>
            <m:sty m:val="p"/>
          </m:rPr>
          <m:t>+</m:t>
        </m:r>
        <m:r>
          <m:rPr>
            <m:sty m:val="p"/>
          </m:rPr>
          <m:t>⋯</m:t>
        </m:r>
        <m:r>
          <m:rPr>
            <m:sty m:val="p"/>
          </m:rPr>
          <m:t>+</m:t>
        </m:r>
        <m:r>
          <m:t>0</m:t>
        </m:r>
        <m:r>
          <m:rPr>
            <m:sty m:val="p"/>
          </m:rPr>
          <m:t>⋅</m:t>
        </m:r>
        <m:sSub>
          <m:e>
            <m:limLow>
              <m:e>
                <m:r>
                  <m:t>v</m:t>
                </m:r>
              </m:e>
              <m:lim>
                <m:r>
                  <m:rPr>
                    <m:sty m:val="p"/>
                  </m:rPr>
                  <m:t>∼</m:t>
                </m:r>
              </m:lim>
            </m:limLow>
          </m:e>
          <m:sub>
            <m:r>
              <m:t>k</m:t>
            </m:r>
          </m:sub>
        </m:sSub>
        <m:r>
          <m:rPr>
            <m:sty m:val="p"/>
          </m:rPr>
          <m:t>=</m:t>
        </m:r>
        <m:limLow>
          <m:e>
            <m:r>
              <m:t>0</m:t>
            </m:r>
          </m:e>
          <m:lim>
            <m:r>
              <m:rPr>
                <m:sty m:val="p"/>
              </m:rPr>
              <m:t>∼</m:t>
            </m:r>
          </m:lim>
        </m:limLow>
      </m:oMath>
      <w:r>
        <w:t xml:space="preserve">.</w:t>
      </w:r>
    </w:p>
    <w:p>
      <w:pPr>
        <w:pStyle w:val="BodyText"/>
      </w:pPr>
      <w:r>
        <w:rPr>
          <w:b/>
          <w:bCs/>
        </w:rPr>
        <w:t xml:space="preserve">Addition.</w:t>
      </w:r>
      <w:r>
        <w:t xml:space="preserve"> </w:t>
      </w:r>
      <w:r>
        <w:t xml:space="preserve">Take two vectors in the span,</w:t>
      </w:r>
      <w:r>
        <w:t xml:space="preserve"> </w:t>
      </w:r>
      <m:oMath>
        <m:limLow>
          <m:e>
            <m:r>
              <m:t>u</m:t>
            </m:r>
          </m:e>
          <m:lim>
            <m:r>
              <m:rPr>
                <m:sty m:val="p"/>
              </m:rPr>
              <m:t>∼</m:t>
            </m:r>
          </m:lim>
        </m:limLow>
        <m:r>
          <m:rPr>
            <m:sty m:val="p"/>
          </m:rPr>
          <m:t>=</m:t>
        </m:r>
        <m:sSub>
          <m:e>
            <m:r>
              <m:t>a</m:t>
            </m:r>
          </m:e>
          <m:sub>
            <m:r>
              <m:t>1</m:t>
            </m:r>
          </m:sub>
        </m:sSub>
        <m:sSub>
          <m:e>
            <m:limLow>
              <m:e>
                <m:r>
                  <m:t>v</m:t>
                </m:r>
              </m:e>
              <m:lim>
                <m:r>
                  <m:rPr>
                    <m:sty m:val="p"/>
                  </m:rPr>
                  <m:t>∼</m:t>
                </m:r>
              </m:lim>
            </m:limLow>
          </m:e>
          <m:sub>
            <m:r>
              <m:t>1</m:t>
            </m:r>
          </m:sub>
        </m:sSub>
        <m:r>
          <m:rPr>
            <m:sty m:val="p"/>
          </m:rPr>
          <m:t>+</m:t>
        </m:r>
        <m:r>
          <m:rPr>
            <m:sty m:val="p"/>
          </m:rPr>
          <m:t>⋯</m:t>
        </m:r>
        <m:r>
          <m:rPr>
            <m:sty m:val="p"/>
          </m:rPr>
          <m:t>+</m:t>
        </m:r>
        <m:sSub>
          <m:e>
            <m:r>
              <m:t>a</m:t>
            </m:r>
          </m:e>
          <m:sub>
            <m:r>
              <m:t>k</m:t>
            </m:r>
          </m:sub>
        </m:sSub>
        <m:sSub>
          <m:e>
            <m:limLow>
              <m:e>
                <m:r>
                  <m:t>v</m:t>
                </m:r>
              </m:e>
              <m:lim>
                <m:r>
                  <m:rPr>
                    <m:sty m:val="p"/>
                  </m:rPr>
                  <m:t>∼</m:t>
                </m:r>
              </m:lim>
            </m:limLow>
          </m:e>
          <m:sub>
            <m:r>
              <m:t>k</m:t>
            </m:r>
          </m:sub>
        </m:sSub>
      </m:oMath>
      <w:r>
        <w:t xml:space="preserve"> </w:t>
      </w:r>
      <w:r>
        <w:t xml:space="preserve">and</w:t>
      </w:r>
      <w:r>
        <w:t xml:space="preserve"> </w:t>
      </w:r>
      <m:oMath>
        <m:limLow>
          <m:e>
            <m:r>
              <m:t>w</m:t>
            </m:r>
          </m:e>
          <m:lim>
            <m:r>
              <m:rPr>
                <m:sty m:val="p"/>
              </m:rPr>
              <m:t>∼</m:t>
            </m:r>
          </m:lim>
        </m:limLow>
        <m:r>
          <m:rPr>
            <m:sty m:val="p"/>
          </m:rPr>
          <m:t>=</m:t>
        </m:r>
        <m:sSub>
          <m:e>
            <m:r>
              <m:t>b</m:t>
            </m:r>
          </m:e>
          <m:sub>
            <m:r>
              <m:t>1</m:t>
            </m:r>
          </m:sub>
        </m:sSub>
        <m:sSub>
          <m:e>
            <m:limLow>
              <m:e>
                <m:r>
                  <m:t>v</m:t>
                </m:r>
              </m:e>
              <m:lim>
                <m:r>
                  <m:rPr>
                    <m:sty m:val="p"/>
                  </m:rPr>
                  <m:t>∼</m:t>
                </m:r>
              </m:lim>
            </m:limLow>
          </m:e>
          <m:sub>
            <m:r>
              <m:t>1</m:t>
            </m:r>
          </m:sub>
        </m:sSub>
        <m:r>
          <m:rPr>
            <m:sty m:val="p"/>
          </m:rPr>
          <m:t>+</m:t>
        </m:r>
        <m:r>
          <m:rPr>
            <m:sty m:val="p"/>
          </m:rPr>
          <m:t>⋯</m:t>
        </m:r>
        <m:r>
          <m:rPr>
            <m:sty m:val="p"/>
          </m:rPr>
          <m:t>+</m:t>
        </m:r>
        <m:sSub>
          <m:e>
            <m:r>
              <m:t>b</m:t>
            </m:r>
          </m:e>
          <m:sub>
            <m:r>
              <m:t>k</m:t>
            </m:r>
          </m:sub>
        </m:sSub>
        <m:sSub>
          <m:e>
            <m:limLow>
              <m:e>
                <m:r>
                  <m:t>v</m:t>
                </m:r>
              </m:e>
              <m:lim>
                <m:r>
                  <m:rPr>
                    <m:sty m:val="p"/>
                  </m:rPr>
                  <m:t>∼</m:t>
                </m:r>
              </m:lim>
            </m:limLow>
          </m:e>
          <m:sub>
            <m:r>
              <m:t>k</m:t>
            </m:r>
          </m:sub>
        </m:sSub>
      </m:oMath>
      <w:r>
        <w:t xml:space="preserve">.</w:t>
      </w:r>
      <w:r>
        <w:t xml:space="preserve"> </w:t>
      </w:r>
      <w:r>
        <w:t xml:space="preserve">Then</w:t>
      </w:r>
    </w:p>
    <w:p>
      <w:pPr>
        <w:pStyle w:val="BodyText"/>
      </w:pPr>
      <m:oMathPara>
        <m:oMathParaPr>
          <m:jc m:val="center"/>
        </m:oMathParaPr>
        <m:oMath>
          <m:eqArr>
            <m:e>
              <m:limLow>
                <m:e>
                  <m:r>
                    <m:t>u</m:t>
                  </m:r>
                </m:e>
                <m:lim>
                  <m:r>
                    <m:rPr>
                      <m:sty m:val="p"/>
                    </m:rPr>
                    <m:t>∼</m:t>
                  </m:r>
                </m:lim>
              </m:limLow>
              <m:r>
                <m:rPr>
                  <m:sty m:val="p"/>
                </m:rPr>
                <m:t>+</m:t>
              </m:r>
              <m:limLow>
                <m:e>
                  <m:r>
                    <m:t>w</m:t>
                  </m:r>
                </m:e>
                <m:lim>
                  <m:r>
                    <m:rPr>
                      <m:sty m:val="p"/>
                    </m:rPr>
                    <m:t>∼</m:t>
                  </m:r>
                </m:lim>
              </m:limLow>
              <m:r>
                <m:t>&amp;</m:t>
              </m:r>
              <m:r>
                <m:rPr>
                  <m:sty m:val="p"/>
                </m:rPr>
                <m:t>=</m:t>
              </m:r>
              <m:r>
                <m:rPr>
                  <m:sty m:val="p"/>
                </m:rPr>
                <m:t>(</m:t>
              </m:r>
              <m:sSub>
                <m:e>
                  <m:r>
                    <m:t>a</m:t>
                  </m:r>
                </m:e>
                <m:sub>
                  <m:r>
                    <m:t>1</m:t>
                  </m:r>
                </m:sub>
              </m:sSub>
              <m:sSub>
                <m:e>
                  <m:limLow>
                    <m:e>
                      <m:r>
                        <m:t>v</m:t>
                      </m:r>
                    </m:e>
                    <m:lim>
                      <m:r>
                        <m:rPr>
                          <m:sty m:val="p"/>
                        </m:rPr>
                        <m:t>∼</m:t>
                      </m:r>
                    </m:lim>
                  </m:limLow>
                </m:e>
                <m:sub>
                  <m:r>
                    <m:t>1</m:t>
                  </m:r>
                </m:sub>
              </m:sSub>
              <m:r>
                <m:rPr>
                  <m:sty m:val="p"/>
                </m:rPr>
                <m:t>+</m:t>
              </m:r>
              <m:r>
                <m:rPr>
                  <m:sty m:val="p"/>
                </m:rPr>
                <m:t>⋯</m:t>
              </m:r>
              <m:r>
                <m:rPr>
                  <m:sty m:val="p"/>
                </m:rPr>
                <m:t>+</m:t>
              </m:r>
              <m:sSub>
                <m:e>
                  <m:r>
                    <m:t>a</m:t>
                  </m:r>
                </m:e>
                <m:sub>
                  <m:r>
                    <m:t>k</m:t>
                  </m:r>
                </m:sub>
              </m:sSub>
              <m:sSub>
                <m:e>
                  <m:limLow>
                    <m:e>
                      <m:r>
                        <m:t>v</m:t>
                      </m:r>
                    </m:e>
                    <m:lim>
                      <m:r>
                        <m:rPr>
                          <m:sty m:val="p"/>
                        </m:rPr>
                        <m:t>∼</m:t>
                      </m:r>
                    </m:lim>
                  </m:limLow>
                </m:e>
                <m:sub>
                  <m:r>
                    <m:t>k</m:t>
                  </m:r>
                </m:sub>
              </m:sSub>
              <m:r>
                <m:rPr>
                  <m:sty m:val="p"/>
                </m:rPr>
                <m:t>)</m:t>
              </m:r>
              <m:r>
                <m:rPr>
                  <m:sty m:val="p"/>
                </m:rPr>
                <m:t>+</m:t>
              </m:r>
              <m:r>
                <m:rPr>
                  <m:sty m:val="p"/>
                </m:rPr>
                <m:t>(</m:t>
              </m:r>
              <m:sSub>
                <m:e>
                  <m:r>
                    <m:t>b</m:t>
                  </m:r>
                </m:e>
                <m:sub>
                  <m:r>
                    <m:t>1</m:t>
                  </m:r>
                </m:sub>
              </m:sSub>
              <m:sSub>
                <m:e>
                  <m:limLow>
                    <m:e>
                      <m:r>
                        <m:t>v</m:t>
                      </m:r>
                    </m:e>
                    <m:lim>
                      <m:r>
                        <m:rPr>
                          <m:sty m:val="p"/>
                        </m:rPr>
                        <m:t>∼</m:t>
                      </m:r>
                    </m:lim>
                  </m:limLow>
                </m:e>
                <m:sub>
                  <m:r>
                    <m:t>1</m:t>
                  </m:r>
                </m:sub>
              </m:sSub>
              <m:r>
                <m:rPr>
                  <m:sty m:val="p"/>
                </m:rPr>
                <m:t>+</m:t>
              </m:r>
              <m:r>
                <m:rPr>
                  <m:sty m:val="p"/>
                </m:rPr>
                <m:t>⋯</m:t>
              </m:r>
              <m:r>
                <m:rPr>
                  <m:sty m:val="p"/>
                </m:rPr>
                <m:t>+</m:t>
              </m:r>
              <m:sSub>
                <m:e>
                  <m:r>
                    <m:t>b</m:t>
                  </m:r>
                </m:e>
                <m:sub>
                  <m:r>
                    <m:t>k</m:t>
                  </m:r>
                </m:sub>
              </m:sSub>
              <m:sSub>
                <m:e>
                  <m:limLow>
                    <m:e>
                      <m:r>
                        <m:t>v</m:t>
                      </m:r>
                    </m:e>
                    <m:lim>
                      <m:r>
                        <m:rPr>
                          <m:sty m:val="p"/>
                        </m:rPr>
                        <m:t>∼</m:t>
                      </m:r>
                    </m:lim>
                  </m:limLow>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limLow>
                    <m:e>
                      <m:r>
                        <m:t>v</m:t>
                      </m:r>
                    </m:e>
                    <m:lim>
                      <m:r>
                        <m:rPr>
                          <m:sty m:val="p"/>
                        </m:rPr>
                        <m:t>∼</m:t>
                      </m:r>
                    </m:lim>
                  </m:limLow>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limLow>
                    <m:e>
                      <m:r>
                        <m:t>v</m:t>
                      </m:r>
                    </m:e>
                    <m:lim>
                      <m:r>
                        <m:rPr>
                          <m:sty m:val="p"/>
                        </m:rPr>
                        <m:t>∼</m:t>
                      </m:r>
                    </m:lim>
                  </m:limLow>
                </m:e>
                <m:sub>
                  <m:r>
                    <m:t>k</m:t>
                  </m:r>
                </m:sub>
              </m:sSub>
              <m:r>
                <m:t>&amp;</m:t>
              </m:r>
              <m:r>
                <m:t>&amp;</m:t>
              </m:r>
              <m:r>
                <m:rPr>
                  <m:nor/>
                  <m:sty m:val="p"/>
                </m:rPr>
                <m:t>(regroup, and distribute each </m:t>
              </m:r>
              <m:sSub>
                <m:e>
                  <m:limLow>
                    <m:e>
                      <m:r>
                        <m:t>v</m:t>
                      </m:r>
                    </m:e>
                    <m:lim>
                      <m:r>
                        <m:rPr>
                          <m:sty m:val="p"/>
                        </m:rPr>
                        <m:t>∼</m:t>
                      </m:r>
                    </m:lim>
                  </m:limLow>
                </m:e>
                <m:sub>
                  <m:r>
                    <m:t>i</m:t>
                  </m:r>
                </m:sub>
              </m:sSub>
              <m:r>
                <m:rPr>
                  <m:nor/>
                  <m:sty m:val="p"/>
                </m:rPr>
                <m:t>)</m:t>
              </m:r>
            </m:e>
          </m:eqArr>
        </m:oMath>
      </m:oMathPara>
    </w:p>
    <w:p>
      <w:pPr>
        <w:pStyle w:val="FirstParagraph"/>
      </w:pPr>
      <w:r>
        <w:t xml:space="preserve">which is a linear combination of</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limLow>
                <m:e>
                  <m:r>
                    <m:t>u</m:t>
                  </m:r>
                </m:e>
                <m:lim>
                  <m:r>
                    <m:rPr>
                      <m:sty m:val="p"/>
                    </m:rPr>
                    <m:t>∼</m:t>
                  </m:r>
                </m:lim>
              </m:limLow>
              <m:r>
                <m:t>&amp;</m:t>
              </m:r>
              <m:r>
                <m:rPr>
                  <m:sty m:val="p"/>
                </m:rPr>
                <m:t>=</m:t>
              </m:r>
              <m:r>
                <m:t>c</m:t>
              </m:r>
              <m:r>
                <m:t> </m:t>
              </m:r>
              <m:r>
                <m:rPr>
                  <m:sty m:val="p"/>
                </m:rPr>
                <m:t>(</m:t>
              </m:r>
              <m:sSub>
                <m:e>
                  <m:r>
                    <m:t>a</m:t>
                  </m:r>
                </m:e>
                <m:sub>
                  <m:r>
                    <m:t>1</m:t>
                  </m:r>
                </m:sub>
              </m:sSub>
              <m:sSub>
                <m:e>
                  <m:limLow>
                    <m:e>
                      <m:r>
                        <m:t>v</m:t>
                      </m:r>
                    </m:e>
                    <m:lim>
                      <m:r>
                        <m:rPr>
                          <m:sty m:val="p"/>
                        </m:rPr>
                        <m:t>∼</m:t>
                      </m:r>
                    </m:lim>
                  </m:limLow>
                </m:e>
                <m:sub>
                  <m:r>
                    <m:t>1</m:t>
                  </m:r>
                </m:sub>
              </m:sSub>
              <m:r>
                <m:rPr>
                  <m:sty m:val="p"/>
                </m:rPr>
                <m:t>+</m:t>
              </m:r>
              <m:r>
                <m:rPr>
                  <m:sty m:val="p"/>
                </m:rPr>
                <m:t>⋯</m:t>
              </m:r>
              <m:r>
                <m:rPr>
                  <m:sty m:val="p"/>
                </m:rPr>
                <m:t>+</m:t>
              </m:r>
              <m:sSub>
                <m:e>
                  <m:r>
                    <m:t>a</m:t>
                  </m:r>
                </m:e>
                <m:sub>
                  <m:r>
                    <m:t>k</m:t>
                  </m:r>
                </m:sub>
              </m:sSub>
              <m:sSub>
                <m:e>
                  <m:limLow>
                    <m:e>
                      <m:r>
                        <m:t>v</m:t>
                      </m:r>
                    </m:e>
                    <m:lim>
                      <m:r>
                        <m:rPr>
                          <m:sty m:val="p"/>
                        </m:rPr>
                        <m:t>∼</m:t>
                      </m:r>
                    </m:lim>
                  </m:limLow>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limLow>
                    <m:e>
                      <m:r>
                        <m:t>v</m:t>
                      </m:r>
                    </m:e>
                    <m:lim>
                      <m:r>
                        <m:rPr>
                          <m:sty m:val="p"/>
                        </m:rPr>
                        <m:t>∼</m:t>
                      </m:r>
                    </m:lim>
                  </m:limLow>
                </m:e>
                <m:sub>
                  <m:r>
                    <m:t>1</m:t>
                  </m:r>
                </m:sub>
              </m:sSub>
              <m:r>
                <m:rPr>
                  <m:sty m:val="p"/>
                </m:rPr>
                <m:t>+</m:t>
              </m:r>
              <m:r>
                <m:rPr>
                  <m:sty m:val="p"/>
                </m:rPr>
                <m:t>⋯</m:t>
              </m:r>
              <m:r>
                <m:rPr>
                  <m:sty m:val="p"/>
                </m:rPr>
                <m:t>+</m:t>
              </m:r>
              <m:r>
                <m:rPr>
                  <m:sty m:val="p"/>
                </m:rPr>
                <m:t>(</m:t>
              </m:r>
              <m:r>
                <m:t>c</m:t>
              </m:r>
              <m:sSub>
                <m:e>
                  <m:r>
                    <m:t>a</m:t>
                  </m:r>
                </m:e>
                <m:sub>
                  <m:r>
                    <m:t>k</m:t>
                  </m:r>
                </m:sub>
              </m:sSub>
              <m:r>
                <m:rPr>
                  <m:sty m:val="p"/>
                </m:rPr>
                <m:t>)</m:t>
              </m:r>
              <m:r>
                <m:t> </m:t>
              </m:r>
              <m:sSub>
                <m:e>
                  <m:limLow>
                    <m:e>
                      <m:r>
                        <m:t>v</m:t>
                      </m:r>
                    </m:e>
                    <m:lim>
                      <m:r>
                        <m:rPr>
                          <m:sty m:val="p"/>
                        </m:rPr>
                        <m:t>∼</m:t>
                      </m:r>
                    </m:lim>
                  </m:limLow>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208" w:name="exm-span-subspace"/>
    <w:p>
      <w:pPr>
        <w:pStyle w:val="BodyText"/>
      </w:pPr>
      <w:r>
        <w:rPr>
          <w:b/>
          <w:bCs/>
        </w:rPr>
        <w:t xml:space="preserve">Example 41 (The line in</w:t>
      </w:r>
      <w:r>
        <w:rPr>
          <w:b/>
          <w:bCs/>
        </w:rPr>
        <w:t xml:space="preserve"> </w:t>
      </w:r>
      <w:hyperlink w:anchor="exm-subspace">
        <w:r>
          <w:rPr>
            <w:rStyle w:val="Hyperlink"/>
            <w:b/>
            <w:bCs/>
          </w:rPr>
          <w:t xml:space="preserve">Example 37</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37</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22</w:t>
        </w:r>
      </w:hyperlink>
      <w:r>
        <w:t xml:space="preserve"> </w:t>
      </w:r>
      <w:r>
        <w:t xml:space="preserve">gives a second</w:t>
      </w:r>
      <w:r>
        <w:t xml:space="preserve"> </w:t>
      </w:r>
      <w:hyperlink r:id="rId207">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08"/>
    <w:bookmarkStart w:id="209" w:name="thm-matvec-columns"/>
    <w:p>
      <w:pPr>
        <w:pStyle w:val="BodyText"/>
      </w:pPr>
      <w:r>
        <w:rPr>
          <w:b/>
          <w:bCs/>
        </w:rPr>
        <w:t xml:space="preserve">Theorem 23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 </w:t>
      </w:r>
      <w:r>
        <w:t xml:space="preserve">and</w:t>
      </w:r>
      <w:r>
        <w:t xml:space="preserve"> </w:t>
      </w:r>
      <m:oMath>
        <m:limLow>
          <m:e>
            <m:r>
              <m:t>x</m:t>
            </m:r>
          </m:e>
          <m:lim>
            <m:r>
              <m:rPr>
                <m:sty m:val="p"/>
              </m:rPr>
              <m:t>∼</m:t>
            </m:r>
          </m:lim>
        </m:limLow>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limLow>
            <m:e>
              <m:r>
                <m:t>x</m:t>
              </m:r>
            </m:e>
            <m:lim>
              <m:r>
                <m:rPr>
                  <m:sty m:val="p"/>
                </m:rPr>
                <m:t>∼</m:t>
              </m:r>
            </m:lim>
          </m:limLow>
          <m:r>
            <m:rPr>
              <m:sty m:val="p"/>
            </m:rPr>
            <m:t>=</m:t>
          </m:r>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n</m:t>
              </m:r>
            </m:sub>
          </m:sSub>
          <m:sSub>
            <m:e>
              <m:limLow>
                <m:e>
                  <m:r>
                    <m:t>a</m:t>
                  </m:r>
                </m:e>
                <m:lim>
                  <m:r>
                    <m:rPr>
                      <m:sty m:val="p"/>
                    </m:rPr>
                    <m:t>∼</m:t>
                  </m:r>
                </m:lim>
              </m:limLow>
            </m:e>
            <m:sub>
              <m:r>
                <m:t>n</m:t>
              </m:r>
            </m:sub>
          </m:sSub>
          <m:r>
            <m:rPr>
              <m:sty m:val="p"/>
            </m:rPr>
            <m:t>.</m:t>
          </m:r>
        </m:oMath>
      </m:oMathPara>
    </w:p>
    <w:bookmarkEnd w:id="209"/>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limLow>
              <m:e>
                <m:r>
                  <m:t>a</m:t>
                </m:r>
              </m:e>
              <m:lim>
                <m:r>
                  <m:rPr>
                    <m:sty m:val="p"/>
                  </m:rPr>
                  <m:t>∼</m:t>
                </m:r>
              </m:lim>
            </m:limLow>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limLow>
                <m:e>
                  <m:r>
                    <m:t>x</m:t>
                  </m:r>
                </m:e>
                <m:lim>
                  <m:r>
                    <m:rPr>
                      <m:sty m:val="p"/>
                    </m:rPr>
                    <m:t>∼</m:t>
                  </m:r>
                </m:lim>
              </m:limLow>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32</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n</m:t>
                  </m:r>
                </m:sub>
              </m:sSub>
              <m:sSub>
                <m:e>
                  <m:limLow>
                    <m:e>
                      <m:r>
                        <m:t>a</m:t>
                      </m:r>
                    </m:e>
                    <m:lim>
                      <m:r>
                        <m:rPr>
                          <m:sty m:val="p"/>
                        </m:rPr>
                        <m:t>∼</m:t>
                      </m:r>
                    </m:lim>
                  </m:limLow>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limLow>
                    <m:e>
                      <m:r>
                        <m:t>a</m:t>
                      </m:r>
                    </m:e>
                    <m:lim>
                      <m:r>
                        <m:rPr>
                          <m:sty m:val="p"/>
                        </m:rPr>
                        <m:t>∼</m:t>
                      </m:r>
                    </m:lim>
                  </m:limLow>
                </m:e>
                <m:sub>
                  <m:r>
                    <m:t>j</m:t>
                  </m:r>
                </m:sub>
              </m:sSub>
              <m:r>
                <m:rPr>
                  <m:nor/>
                  <m:sty m:val="p"/>
                </m:rPr>
                <m:t> is </m:t>
              </m:r>
              <m:sSub>
                <m:e>
                  <m:r>
                    <m:t>x</m:t>
                  </m:r>
                </m:e>
                <m:sub>
                  <m:r>
                    <m:t>j</m:t>
                  </m:r>
                </m:sub>
              </m:sSub>
              <m:sSub>
                <m:e>
                  <m:r>
                    <m:t>a</m:t>
                  </m:r>
                </m:e>
                <m:sub>
                  <m:r>
                    <m:t>i</m:t>
                  </m:r>
                  <m:r>
                    <m:t>j</m:t>
                  </m:r>
                </m:sub>
              </m:sSub>
              <m:r>
                <m:rPr>
                  <m:nor/>
                  <m:sty m:val="p"/>
                </m:rPr>
                <m:t>)</m:t>
              </m:r>
            </m:e>
          </m:eqArr>
        </m:oMath>
      </m:oMathPara>
    </w:p>
    <w:bookmarkStart w:id="210" w:name="exm-matvec-columns"/>
    <w:p>
      <w:pPr>
        <w:pStyle w:val="FirstParagraph"/>
      </w:pPr>
      <w:r>
        <w:rPr>
          <w:b/>
          <w:bCs/>
        </w:rPr>
        <w:t xml:space="preserve">Example 42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23</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13</w:t>
        </w:r>
      </w:hyperlink>
      <w:r>
        <w:t xml:space="preserve">).</w:t>
      </w:r>
    </w:p>
    <w:bookmarkEnd w:id="210"/>
    <w:bookmarkStart w:id="211" w:name="thm-matvec-linear"/>
    <w:p>
      <w:pPr>
        <w:pStyle w:val="BodyText"/>
      </w:pPr>
      <w:r>
        <w:rPr>
          <w:b/>
          <w:bCs/>
        </w:rPr>
        <w:t xml:space="preserve">Theorem 24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limLow>
              <m:e>
                <m:r>
                  <m:t>z</m:t>
                </m:r>
              </m:e>
              <m:lim>
                <m:r>
                  <m:rPr>
                    <m:sty m:val="p"/>
                  </m:rPr>
                  <m:t>∼</m:t>
                </m:r>
              </m:lim>
            </m:limLow>
          </m:e>
          <m:sub>
            <m:r>
              <m:t>1</m:t>
            </m:r>
          </m:sub>
        </m:sSub>
        <m:r>
          <m:rPr>
            <m:sty m:val="p"/>
          </m:rPr>
          <m:t>,</m:t>
        </m:r>
        <m:r>
          <m:rPr>
            <m:sty m:val="p"/>
          </m:rPr>
          <m:t>…</m:t>
        </m:r>
        <m:r>
          <m:rPr>
            <m:sty m:val="p"/>
          </m:rPr>
          <m:t>,</m:t>
        </m:r>
        <m:sSub>
          <m:e>
            <m:limLow>
              <m:e>
                <m:r>
                  <m:t>z</m:t>
                </m:r>
              </m:e>
              <m:lim>
                <m:r>
                  <m:rPr>
                    <m:sty m:val="p"/>
                  </m:rPr>
                  <m:t>∼</m:t>
                </m:r>
              </m:lim>
            </m:limLow>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limLow>
                <m:e>
                  <m:r>
                    <m:t>z</m:t>
                  </m:r>
                </m:e>
                <m:lim>
                  <m:r>
                    <m:rPr>
                      <m:sty m:val="p"/>
                    </m:rPr>
                    <m:t>∼</m:t>
                  </m:r>
                </m:lim>
              </m:limLow>
            </m:e>
            <m:sub>
              <m:r>
                <m:t>1</m:t>
              </m:r>
            </m:sub>
          </m:sSub>
          <m:r>
            <m:rPr>
              <m:sty m:val="p"/>
            </m:rPr>
            <m:t>+</m:t>
          </m:r>
          <m:r>
            <m:rPr>
              <m:sty m:val="p"/>
            </m:rPr>
            <m:t>⋯</m:t>
          </m:r>
          <m:r>
            <m:rPr>
              <m:sty m:val="p"/>
            </m:rPr>
            <m:t>+</m:t>
          </m:r>
          <m:sSub>
            <m:e>
              <m:r>
                <m:t>c</m:t>
              </m:r>
            </m:e>
            <m:sub>
              <m:r>
                <m:t>k</m:t>
              </m:r>
            </m:sub>
          </m:sSub>
          <m:sSub>
            <m:e>
              <m:limLow>
                <m:e>
                  <m:r>
                    <m:t>z</m:t>
                  </m:r>
                </m:e>
                <m:lim>
                  <m:r>
                    <m:rPr>
                      <m:sty m:val="p"/>
                    </m:rPr>
                    <m:t>∼</m:t>
                  </m:r>
                </m:lim>
              </m:limLow>
            </m:e>
            <m:sub>
              <m:r>
                <m:t>k</m:t>
              </m:r>
            </m:sub>
          </m:sSub>
          <m:r>
            <m:rPr>
              <m:sty m:val="p"/>
            </m:rPr>
            <m:t>)</m:t>
          </m:r>
          <m:r>
            <m:rPr>
              <m:sty m:val="p"/>
            </m:rPr>
            <m:t>=</m:t>
          </m:r>
          <m:sSub>
            <m:e>
              <m:r>
                <m:t>c</m:t>
              </m:r>
            </m:e>
            <m:sub>
              <m:r>
                <m:t>1</m:t>
              </m:r>
            </m:sub>
          </m:sSub>
          <m:r>
            <m:t> </m:t>
          </m:r>
          <m:r>
            <m:rPr>
              <m:sty m:val="bi"/>
            </m:rPr>
            <m:t>A</m:t>
          </m:r>
          <m:sSub>
            <m:e>
              <m:limLow>
                <m:e>
                  <m:r>
                    <m:t>z</m:t>
                  </m:r>
                </m:e>
                <m:lim>
                  <m:r>
                    <m:rPr>
                      <m:sty m:val="p"/>
                    </m:rPr>
                    <m:t>∼</m:t>
                  </m:r>
                </m:lim>
              </m:limLow>
            </m:e>
            <m:sub>
              <m:r>
                <m:t>1</m:t>
              </m:r>
            </m:sub>
          </m:sSub>
          <m:r>
            <m:rPr>
              <m:sty m:val="p"/>
            </m:rPr>
            <m:t>+</m:t>
          </m:r>
          <m:r>
            <m:rPr>
              <m:sty m:val="p"/>
            </m:rPr>
            <m:t>⋯</m:t>
          </m:r>
          <m:r>
            <m:rPr>
              <m:sty m:val="p"/>
            </m:rPr>
            <m:t>+</m:t>
          </m:r>
          <m:sSub>
            <m:e>
              <m:r>
                <m:t>c</m:t>
              </m:r>
            </m:e>
            <m:sub>
              <m:r>
                <m:t>k</m:t>
              </m:r>
            </m:sub>
          </m:sSub>
          <m:r>
            <m:t> </m:t>
          </m:r>
          <m:r>
            <m:rPr>
              <m:sty m:val="bi"/>
            </m:rPr>
            <m:t>A</m:t>
          </m:r>
          <m:sSub>
            <m:e>
              <m:limLow>
                <m:e>
                  <m:r>
                    <m:t>z</m:t>
                  </m:r>
                </m:e>
                <m:lim>
                  <m:r>
                    <m:rPr>
                      <m:sty m:val="p"/>
                    </m:rPr>
                    <m:t>∼</m:t>
                  </m:r>
                </m:lim>
              </m:limLow>
            </m:e>
            <m:sub>
              <m:r>
                <m:t>k</m:t>
              </m:r>
            </m:sub>
          </m:sSub>
          <m:r>
            <m:rPr>
              <m:sty m:val="p"/>
            </m:rPr>
            <m:t>.</m:t>
          </m:r>
        </m:oMath>
      </m:oMathPara>
    </w:p>
    <w:bookmarkEnd w:id="211"/>
    <w:p>
      <w:pPr>
        <w:pStyle w:val="FirstParagraph"/>
      </w:pPr>
      <w:r>
        <w:rPr>
          <w:i/>
          <w:iCs/>
        </w:rPr>
        <w:t xml:space="preserve">Proof</w:t>
      </w:r>
      <w:r>
        <w:t xml:space="preserve">. </w:t>
      </w:r>
      <w:r>
        <w:t xml:space="preserve">The function</w:t>
      </w:r>
      <w:r>
        <w:t xml:space="preserve"> </w:t>
      </w:r>
      <m:oMath>
        <m:limLow>
          <m:e>
            <m:r>
              <m:t>x</m:t>
            </m:r>
          </m:e>
          <m:lim>
            <m:r>
              <m:rPr>
                <m:sty m:val="p"/>
              </m:rPr>
              <m:t>∼</m:t>
            </m:r>
          </m:lim>
        </m:limLow>
        <m:r>
          <m:rPr>
            <m:sty m:val="p"/>
          </m:rPr>
          <m:t>↦</m:t>
        </m:r>
        <m:r>
          <m:rPr>
            <m:sty m:val="bi"/>
          </m:rPr>
          <m:t>A</m:t>
        </m:r>
        <m:limLow>
          <m:e>
            <m:r>
              <m:t>x</m:t>
            </m:r>
          </m:e>
          <m:lim>
            <m:r>
              <m:rPr>
                <m:sty m:val="p"/>
              </m:rPr>
              <m:t>∼</m:t>
            </m:r>
          </m:lim>
        </m:limLow>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oMath>
      <w:r>
        <w:t xml:space="preserve"> </w:t>
      </w:r>
      <w:r>
        <w:t xml:space="preserve">and</w:t>
      </w:r>
      <w:r>
        <w:t xml:space="preserve"> </w:t>
      </w:r>
      <m:oMath>
        <m:sSub>
          <m:e>
            <m:limLow>
              <m:e>
                <m:r>
                  <m:t>v</m:t>
                </m:r>
              </m:e>
              <m:lim>
                <m:r>
                  <m:rPr>
                    <m:sty m:val="p"/>
                  </m:rPr>
                  <m:t>∼</m:t>
                </m:r>
              </m:lim>
            </m:limLow>
          </m:e>
          <m:sub>
            <m:r>
              <m:t>i</m:t>
            </m:r>
          </m:sub>
        </m:sSub>
        <m:r>
          <m:rPr>
            <m:sty m:val="p"/>
          </m:rPr>
          <m:t>=</m:t>
        </m:r>
        <m:sSub>
          <m:e>
            <m:limLow>
              <m:e>
                <m:r>
                  <m:t>z</m:t>
                </m:r>
              </m:e>
              <m:lim>
                <m:r>
                  <m:rPr>
                    <m:sty m:val="p"/>
                  </m:rPr>
                  <m:t>∼</m:t>
                </m:r>
              </m:lim>
            </m:limLow>
          </m:e>
          <m:sub>
            <m:r>
              <m:t>i</m:t>
            </m:r>
          </m:sub>
        </m:sSub>
      </m:oMath>
      <w:r>
        <w:t xml:space="preserve"> </w:t>
      </w:r>
      <w:r>
        <w:t xml:space="preserve">gives the identity.</w:t>
      </w:r>
    </w:p>
    <w:bookmarkStart w:id="212" w:name="exm-matvec-linear"/>
    <w:p>
      <w:pPr>
        <w:pStyle w:val="BodyText"/>
      </w:pPr>
      <w:r>
        <w:rPr>
          <w:b/>
          <w:bCs/>
        </w:rPr>
        <w:t xml:space="preserve">Example 43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limLow>
              <m:e>
                <m:r>
                  <m:t>z</m:t>
                </m:r>
              </m:e>
              <m:lim>
                <m:r>
                  <m:rPr>
                    <m:sty m:val="p"/>
                  </m:rPr>
                  <m:t>∼</m:t>
                </m:r>
              </m:lim>
            </m:limLow>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limLow>
              <m:e>
                <m:r>
                  <m:t>z</m:t>
                </m:r>
              </m:e>
              <m:lim>
                <m:r>
                  <m:rPr>
                    <m:sty m:val="p"/>
                  </m:rPr>
                  <m:t>∼</m:t>
                </m:r>
              </m:lim>
            </m:limLow>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limLow>
              <m:e>
                <m:r>
                  <m:t>z</m:t>
                </m:r>
              </m:e>
              <m:lim>
                <m:r>
                  <m:rPr>
                    <m:sty m:val="p"/>
                  </m:rPr>
                  <m:t>∼</m:t>
                </m:r>
              </m:lim>
            </m:limLow>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limLow>
              <m:e>
                <m:r>
                  <m:t>z</m:t>
                </m:r>
              </m:e>
              <m:lim>
                <m:r>
                  <m:rPr>
                    <m:sty m:val="p"/>
                  </m:rPr>
                  <m:t>∼</m:t>
                </m:r>
              </m:lim>
            </m:limLow>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limLow>
              <m:e>
                <m:r>
                  <m:t>z</m:t>
                </m:r>
              </m:e>
              <m:lim>
                <m:r>
                  <m:rPr>
                    <m:sty m:val="p"/>
                  </m:rPr>
                  <m:t>∼</m:t>
                </m:r>
              </m:lim>
            </m:limLow>
          </m:e>
          <m:sub>
            <m:r>
              <m:t>1</m:t>
            </m:r>
          </m:sub>
        </m:sSub>
        <m:r>
          <m:rPr>
            <m:sty m:val="p"/>
          </m:rPr>
          <m:t>−</m:t>
        </m:r>
        <m:sSub>
          <m:e>
            <m:limLow>
              <m:e>
                <m:r>
                  <m:t>z</m:t>
                </m:r>
              </m:e>
              <m:lim>
                <m:r>
                  <m:rPr>
                    <m:sty m:val="p"/>
                  </m:rPr>
                  <m:t>∼</m:t>
                </m:r>
              </m:lim>
            </m:limLow>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32</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limLow>
              <m:e>
                <m:r>
                  <m:t>z</m:t>
                </m:r>
              </m:e>
              <m:lim>
                <m:r>
                  <m:rPr>
                    <m:sty m:val="p"/>
                  </m:rPr>
                  <m:t>∼</m:t>
                </m:r>
              </m:lim>
            </m:limLow>
          </m:e>
          <m:sub>
            <m:r>
              <m:t>1</m:t>
            </m:r>
          </m:sub>
        </m:sSub>
        <m:r>
          <m:rPr>
            <m:sty m:val="p"/>
          </m:rPr>
          <m:t>−</m:t>
        </m:r>
        <m:r>
          <m:rPr>
            <m:sty m:val="bi"/>
          </m:rPr>
          <m:t>A</m:t>
        </m:r>
        <m:sSub>
          <m:e>
            <m:limLow>
              <m:e>
                <m:r>
                  <m:t>z</m:t>
                </m:r>
              </m:e>
              <m:lim>
                <m:r>
                  <m:rPr>
                    <m:sty m:val="p"/>
                  </m:rPr>
                  <m:t>∼</m:t>
                </m:r>
              </m:lim>
            </m:limLow>
          </m:e>
          <m:sub>
            <m:r>
              <m:t>2</m:t>
            </m:r>
          </m:sub>
        </m:sSub>
      </m:oMath>
      <w:r>
        <w:t xml:space="preserve">, as</w:t>
      </w:r>
      <w:r>
        <w:t xml:space="preserve"> </w:t>
      </w:r>
      <w:hyperlink w:anchor="thm-matvec-linear">
        <w:r>
          <w:rPr>
            <w:rStyle w:val="Hyperlink"/>
          </w:rPr>
          <w:t xml:space="preserve">Theorem 24</w:t>
        </w:r>
      </w:hyperlink>
      <w:r>
        <w:t xml:space="preserve"> </w:t>
      </w:r>
      <w:r>
        <w:t xml:space="preserve">says.</w:t>
      </w:r>
    </w:p>
    <w:bookmarkEnd w:id="212"/>
    <w:bookmarkStart w:id="213" w:name="thm-many-vectors-dependent"/>
    <w:p>
      <w:pPr>
        <w:pStyle w:val="BodyText"/>
      </w:pPr>
      <w:r>
        <w:rPr>
          <w:b/>
          <w:bCs/>
        </w:rPr>
        <w:t xml:space="preserve">Theorem 25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43</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r>
          <m:rPr>
            <m:sty m:val="p"/>
          </m:rPr>
          <m:t>=</m:t>
        </m:r>
        <m:sSub>
          <m:e>
            <m:limLow>
              <m:e>
                <m:r>
                  <m:t>0</m:t>
                </m:r>
              </m:e>
              <m:lim>
                <m:r>
                  <m:rPr>
                    <m:sty m:val="p"/>
                  </m:rPr>
                  <m:t>∼</m:t>
                </m:r>
              </m:lim>
            </m:limLow>
          </m:e>
          <m:sub>
            <m:r>
              <m:t>p</m:t>
            </m:r>
          </m:sub>
        </m:sSub>
      </m:oMath>
      <w:r>
        <w:t xml:space="preserve">.</w:t>
      </w:r>
    </w:p>
    <w:bookmarkEnd w:id="213"/>
    <w:p>
      <w:pPr>
        <w:pStyle w:val="BodyText"/>
      </w:pPr>
      <w:r>
        <w:rPr>
          <w:i/>
          <w:iCs/>
        </w:rPr>
        <w:t xml:space="preserve">Proof</w:t>
      </w:r>
      <w:r>
        <w:t xml:space="preserve">. </w:t>
      </w:r>
      <w:hyperlink r:id="rId142">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limLow>
              <m:e>
                <m:r>
                  <m:t>v</m:t>
                </m:r>
              </m:e>
              <m:lim>
                <m:r>
                  <m:rPr>
                    <m:sty m:val="p"/>
                  </m:rPr>
                  <m:t>∼</m:t>
                </m:r>
              </m:lim>
            </m:limLow>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14">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limLow>
              <m:e>
                <m:r>
                  <m:t>v</m:t>
                </m:r>
              </m:e>
              <m:lim>
                <m:r>
                  <m:rPr>
                    <m:sty m:val="p"/>
                  </m:rPr>
                  <m:t>∼</m:t>
                </m:r>
              </m:lim>
            </m:limLow>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limLow>
              <m:e>
                <m:r>
                  <m:t>0</m:t>
                </m:r>
              </m:e>
              <m:lim>
                <m:r>
                  <m:rPr>
                    <m:sty m:val="p"/>
                  </m:rPr>
                  <m:t>∼</m:t>
                </m:r>
              </m:lim>
            </m:limLow>
          </m:e>
          <m:sub>
            <m:r>
              <m:t>p</m:t>
            </m:r>
            <m:r>
              <m:rPr>
                <m:sty m:val="p"/>
              </m:rPr>
              <m:t>−</m:t>
            </m:r>
            <m:r>
              <m:t>1</m:t>
            </m:r>
          </m:sub>
        </m:sSub>
      </m:oMath>
      <w:r>
        <w:t xml:space="preserve">.</w:t>
      </w:r>
      <w:r>
        <w:t xml:space="preserve"> </w:t>
      </w:r>
      <w:r>
        <w:t xml:space="preserve">The same coefficients combine the original vectors to</w:t>
      </w:r>
      <w:r>
        <w:t xml:space="preserve"> </w:t>
      </w:r>
      <m:oMath>
        <m:sSub>
          <m:e>
            <m:limLow>
              <m:e>
                <m:r>
                  <m:t>0</m:t>
                </m:r>
              </m:e>
              <m:lim>
                <m:r>
                  <m:rPr>
                    <m:sty m:val="p"/>
                  </m:rPr>
                  <m:t>∼</m:t>
                </m:r>
              </m:lim>
            </m:limLow>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limLow>
                <m:e>
                  <m:r>
                    <m:t>w</m:t>
                  </m:r>
                </m:e>
                <m:lim>
                  <m:r>
                    <m:rPr>
                      <m:sty m:val="p"/>
                    </m:rPr>
                    <m:t>∼</m:t>
                  </m:r>
                </m:lim>
              </m:limLow>
            </m:e>
            <m:sub>
              <m:r>
                <m:t>i</m:t>
              </m:r>
            </m:sub>
          </m:sSub>
          <m:limUpp>
            <m:e>
              <m:r>
                <m:rPr>
                  <m:sty m:val="p"/>
                </m:rPr>
                <m:t>=</m:t>
              </m:r>
            </m:e>
            <m:lim>
              <m:r>
                <m:rPr>
                  <m:nor/>
                  <m:sty m:val="p"/>
                </m:rPr>
                <m:t>def</m:t>
              </m:r>
            </m:lim>
          </m:limUpp>
          <m:sSub>
            <m:e>
              <m:limLow>
                <m:e>
                  <m:r>
                    <m:t>v</m:t>
                  </m:r>
                </m:e>
                <m:lim>
                  <m:r>
                    <m:rPr>
                      <m:sty m:val="p"/>
                    </m:rPr>
                    <m:t>∼</m:t>
                  </m:r>
                </m:lim>
              </m:limLow>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limLow>
                <m:e>
                  <m:r>
                    <m:t>v</m:t>
                  </m:r>
                </m:e>
                <m:lim>
                  <m:r>
                    <m:rPr>
                      <m:sty m:val="p"/>
                    </m:rPr>
                    <m:t>∼</m:t>
                  </m:r>
                </m:lim>
              </m:limLow>
            </m:e>
            <m:sub>
              <m:r>
                <m:t>k</m:t>
              </m:r>
            </m:sub>
          </m:sSub>
          <m:r>
            <m:rPr>
              <m:sty m:val="p"/>
            </m:rPr>
            <m:t>.</m:t>
          </m:r>
        </m:oMath>
      </m:oMathPara>
    </w:p>
    <w:p>
      <w:pPr>
        <w:pStyle w:val="FirstParagraph"/>
      </w:pPr>
      <w:r>
        <w:t xml:space="preserve">The last entry of</w:t>
      </w:r>
      <w:r>
        <w:t xml:space="preserve"> </w:t>
      </w:r>
      <m:oMath>
        <m:sSub>
          <m:e>
            <m:limLow>
              <m:e>
                <m:r>
                  <m:t>w</m:t>
                </m:r>
              </m:e>
              <m:lim>
                <m:r>
                  <m:rPr>
                    <m:sty m:val="p"/>
                  </m:rPr>
                  <m:t>∼</m:t>
                </m:r>
              </m:lim>
            </m:limLow>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limLow>
              <m:e>
                <m:r>
                  <m:t>0</m:t>
                </m:r>
              </m:e>
              <m:lim>
                <m:r>
                  <m:rPr>
                    <m:sty m:val="p"/>
                  </m:rPr>
                  <m:t>∼</m:t>
                </m:r>
              </m:lim>
            </m:limLow>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limLow>
              <m:e>
                <m:r>
                  <m:t>w</m:t>
                </m:r>
              </m:e>
              <m:lim>
                <m:r>
                  <m:rPr>
                    <m:sty m:val="p"/>
                  </m:rPr>
                  <m:t>∼</m:t>
                </m:r>
              </m:lim>
            </m:limLow>
          </m:e>
          <m:sub>
            <m:r>
              <m:t>1</m:t>
            </m:r>
          </m:sub>
        </m:sSub>
        <m:r>
          <m:rPr>
            <m:sty m:val="p"/>
          </m:rPr>
          <m:t>+</m:t>
        </m:r>
        <m:r>
          <m:rPr>
            <m:sty m:val="p"/>
          </m:rPr>
          <m:t>⋯</m:t>
        </m:r>
        <m:r>
          <m:rPr>
            <m:sty m:val="p"/>
          </m:rPr>
          <m:t>+</m:t>
        </m:r>
        <m:sSub>
          <m:e>
            <m:r>
              <m:t>c</m:t>
            </m:r>
          </m:e>
          <m:sub>
            <m:r>
              <m:t>k</m:t>
            </m:r>
            <m:r>
              <m:rPr>
                <m:sty m:val="p"/>
              </m:rPr>
              <m:t>−</m:t>
            </m:r>
            <m:r>
              <m:t>1</m:t>
            </m:r>
          </m:sub>
        </m:sSub>
        <m:sSub>
          <m:e>
            <m:limLow>
              <m:e>
                <m:r>
                  <m:t>w</m:t>
                </m:r>
              </m:e>
              <m:lim>
                <m:r>
                  <m:rPr>
                    <m:sty m:val="p"/>
                  </m:rPr>
                  <m:t>∼</m:t>
                </m:r>
              </m:lim>
            </m:limLow>
          </m:e>
          <m:sub>
            <m:r>
              <m:t>k</m:t>
            </m:r>
            <m:r>
              <m:rPr>
                <m:sty m:val="p"/>
              </m:rPr>
              <m:t>−</m:t>
            </m:r>
            <m:r>
              <m:t>1</m:t>
            </m:r>
          </m:sub>
        </m:sSub>
        <m:r>
          <m:rPr>
            <m:sty m:val="p"/>
          </m:rPr>
          <m:t>=</m:t>
        </m:r>
        <m:sSub>
          <m:e>
            <m:limLow>
              <m:e>
                <m:r>
                  <m:t>0</m:t>
                </m:r>
              </m:e>
              <m:lim>
                <m:r>
                  <m:rPr>
                    <m:sty m:val="p"/>
                  </m:rPr>
                  <m:t>∼</m:t>
                </m:r>
              </m:lim>
            </m:limLow>
          </m:e>
          <m:sub>
            <m:r>
              <m:t>p</m:t>
            </m:r>
          </m:sub>
        </m:sSub>
      </m:oMath>
      <w:r>
        <w:t xml:space="preserve">.</w:t>
      </w:r>
      <w:r>
        <w:t xml:space="preserve"> </w:t>
      </w:r>
      <w:r>
        <w:t xml:space="preserve">Then</w:t>
      </w:r>
    </w:p>
    <w:p>
      <w:pPr>
        <w:pStyle w:val="BodyText"/>
      </w:pPr>
      <m:oMathPara>
        <m:oMathParaPr>
          <m:jc m:val="center"/>
        </m:oMathParaPr>
        <m:oMath>
          <m:eqArr>
            <m:e>
              <m:sSub>
                <m:e>
                  <m:limLow>
                    <m:e>
                      <m:r>
                        <m:t>0</m:t>
                      </m:r>
                    </m:e>
                    <m:lim>
                      <m:r>
                        <m:rPr>
                          <m:sty m:val="p"/>
                        </m:rPr>
                        <m:t>∼</m:t>
                      </m:r>
                    </m:lim>
                  </m:limLow>
                </m:e>
                <m:sub>
                  <m:r>
                    <m:t>p</m:t>
                  </m:r>
                </m:sub>
              </m:sSub>
              <m:r>
                <m:t>&amp;</m:t>
              </m:r>
              <m:r>
                <m:rPr>
                  <m:sty m:val="p"/>
                </m:rPr>
                <m:t>=</m:t>
              </m:r>
              <m:sSub>
                <m:e>
                  <m:r>
                    <m:t>c</m:t>
                  </m:r>
                </m:e>
                <m:sub>
                  <m:r>
                    <m:t>1</m:t>
                  </m:r>
                </m:sub>
              </m:sSub>
              <m:sSub>
                <m:e>
                  <m:limLow>
                    <m:e>
                      <m:r>
                        <m:t>w</m:t>
                      </m:r>
                    </m:e>
                    <m:lim>
                      <m:r>
                        <m:rPr>
                          <m:sty m:val="p"/>
                        </m:rPr>
                        <m:t>∼</m:t>
                      </m:r>
                    </m:lim>
                  </m:limLow>
                </m:e>
                <m:sub>
                  <m:r>
                    <m:t>1</m:t>
                  </m:r>
                </m:sub>
              </m:sSub>
              <m:r>
                <m:rPr>
                  <m:sty m:val="p"/>
                </m:rPr>
                <m:t>+</m:t>
              </m:r>
              <m:r>
                <m:rPr>
                  <m:sty m:val="p"/>
                </m:rPr>
                <m:t>⋯</m:t>
              </m:r>
              <m:r>
                <m:rPr>
                  <m:sty m:val="p"/>
                </m:rPr>
                <m:t>+</m:t>
              </m:r>
              <m:sSub>
                <m:e>
                  <m:r>
                    <m:t>c</m:t>
                  </m:r>
                </m:e>
                <m:sub>
                  <m:r>
                    <m:t>k</m:t>
                  </m:r>
                  <m:r>
                    <m:rPr>
                      <m:sty m:val="p"/>
                    </m:rPr>
                    <m:t>−</m:t>
                  </m:r>
                  <m:r>
                    <m:t>1</m:t>
                  </m:r>
                </m:sub>
              </m:sSub>
              <m:sSub>
                <m:e>
                  <m:limLow>
                    <m:e>
                      <m:r>
                        <m:t>w</m:t>
                      </m:r>
                    </m:e>
                    <m:lim>
                      <m:r>
                        <m:rPr>
                          <m:sty m:val="p"/>
                        </m:rPr>
                        <m:t>∼</m:t>
                      </m:r>
                    </m:lim>
                  </m:limLow>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limLow>
                        <m:e>
                          <m:r>
                            <m:t>v</m:t>
                          </m:r>
                        </m:e>
                        <m:lim>
                          <m:r>
                            <m:rPr>
                              <m:sty m:val="p"/>
                            </m:rPr>
                            <m:t>∼</m:t>
                          </m:r>
                        </m:lim>
                      </m:limLow>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limLow>
                        <m:e>
                          <m:r>
                            <m:t>v</m:t>
                          </m:r>
                        </m:e>
                        <m:lim>
                          <m:r>
                            <m:rPr>
                              <m:sty m:val="p"/>
                            </m:rPr>
                            <m:t>∼</m:t>
                          </m:r>
                        </m:lim>
                      </m:limLow>
                    </m:e>
                    <m:sub>
                      <m:r>
                        <m:t>k</m:t>
                      </m:r>
                    </m:sub>
                  </m:sSub>
                </m:e>
              </m:d>
              <m:r>
                <m:t>​</m:t>
              </m:r>
              <m:r>
                <m:t>&amp;</m:t>
              </m:r>
              <m:r>
                <m:t>&amp;</m:t>
              </m:r>
              <m:r>
                <m:rPr>
                  <m:nor/>
                  <m:sty m:val="p"/>
                </m:rPr>
                <m:t>(definition of </m:t>
              </m:r>
              <m:sSub>
                <m:e>
                  <m:limLow>
                    <m:e>
                      <m:r>
                        <m:t>w</m:t>
                      </m:r>
                    </m:e>
                    <m:lim>
                      <m:r>
                        <m:rPr>
                          <m:sty m:val="p"/>
                        </m:rPr>
                        <m:t>∼</m:t>
                      </m:r>
                    </m:lim>
                  </m:limLow>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limLow>
                    <m:e>
                      <m:r>
                        <m:t>v</m:t>
                      </m:r>
                    </m:e>
                    <m:lim>
                      <m:r>
                        <m:rPr>
                          <m:sty m:val="p"/>
                        </m:rPr>
                        <m:t>∼</m:t>
                      </m:r>
                    </m:lim>
                  </m:limLow>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limLow>
                    <m:e>
                      <m:r>
                        <m:t>v</m:t>
                      </m:r>
                    </m:e>
                    <m:lim>
                      <m:r>
                        <m:rPr>
                          <m:sty m:val="p"/>
                        </m:rPr>
                        <m:t>∼</m:t>
                      </m:r>
                    </m:lim>
                  </m:limLow>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r>
                    <m:rPr>
                      <m:sty m:val="p"/>
                    </m:rPr>
                    <m:t>−</m:t>
                  </m:r>
                  <m:r>
                    <m:t>1</m:t>
                  </m:r>
                </m:sub>
              </m:sSub>
              <m:sSub>
                <m:e>
                  <m:limLow>
                    <m:e>
                      <m:r>
                        <m:t>v</m:t>
                      </m:r>
                    </m:e>
                    <m:lim>
                      <m:r>
                        <m:rPr>
                          <m:sty m:val="p"/>
                        </m:rPr>
                        <m:t>∼</m:t>
                      </m:r>
                    </m:lim>
                  </m:limLow>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limLow>
                    <m:e>
                      <m:r>
                        <m:t>v</m:t>
                      </m:r>
                    </m:e>
                    <m:lim>
                      <m:r>
                        <m:rPr>
                          <m:sty m:val="p"/>
                        </m:rPr>
                        <m:t>∼</m:t>
                      </m:r>
                    </m:lim>
                  </m:limLow>
                </m:e>
                <m:sub>
                  <m:r>
                    <m:t>k</m:t>
                  </m:r>
                </m:sub>
              </m:sSub>
              <m:r>
                <m:rPr>
                  <m:sty m:val="p"/>
                </m:rPr>
                <m:t>,</m:t>
              </m:r>
              <m:r>
                <m:t>&amp;</m:t>
              </m:r>
              <m:r>
                <m:t>&amp;</m:t>
              </m:r>
              <m:r>
                <m:rPr>
                  <m:nor/>
                  <m:sty m:val="p"/>
                </m:rPr>
                <m:t>(factor </m:t>
              </m:r>
              <m:sSub>
                <m:e>
                  <m:limLow>
                    <m:e>
                      <m:r>
                        <m:t>v</m:t>
                      </m:r>
                    </m:e>
                    <m:lim>
                      <m:r>
                        <m:rPr>
                          <m:sty m:val="p"/>
                        </m:rPr>
                        <m:t>∼</m:t>
                      </m:r>
                    </m:lim>
                  </m:limLow>
                </m:e>
                <m:sub>
                  <m:r>
                    <m:t>k</m:t>
                  </m:r>
                </m:sub>
              </m:sSub>
              <m:r>
                <m:rPr>
                  <m:nor/>
                  <m:sty m:val="p"/>
                </m:rPr>
                <m:t> out of the second sum)</m:t>
              </m:r>
            </m:e>
          </m:eqArr>
        </m:oMath>
      </m:oMathPara>
    </w:p>
    <w:p>
      <w:pPr>
        <w:pStyle w:val="FirstParagraph"/>
      </w:pPr>
      <w:r>
        <w:t xml:space="preserve">a combination of</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equal to</w:t>
      </w:r>
      <w:r>
        <w:t xml:space="preserve"> </w:t>
      </w:r>
      <m:oMath>
        <m:sSub>
          <m:e>
            <m:limLow>
              <m:e>
                <m:r>
                  <m:t>0</m:t>
                </m:r>
              </m:e>
              <m:lim>
                <m:r>
                  <m:rPr>
                    <m:sty m:val="p"/>
                  </m:rPr>
                  <m:t>∼</m:t>
                </m:r>
              </m:lim>
            </m:limLow>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15" w:name="exm-many-vectors-dependent"/>
    <w:p>
      <w:pPr>
        <w:pStyle w:val="BodyText"/>
      </w:pPr>
      <w:r>
        <w:rPr>
          <w:b/>
          <w:bCs/>
        </w:rPr>
        <w:t xml:space="preserve">Example 44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25</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35</w:t>
        </w:r>
      </w:hyperlink>
      <w:r>
        <w:t xml:space="preserve">).</w:t>
      </w:r>
    </w:p>
    <w:bookmarkEnd w:id="215"/>
    <w:bookmarkStart w:id="216" w:name="def-basis"/>
    <w:p>
      <w:pPr>
        <w:pStyle w:val="BodyText"/>
      </w:pPr>
      <w:r>
        <w:rPr>
          <w:b/>
          <w:bCs/>
        </w:rPr>
        <w:t xml:space="preserve">Definition 48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is a list of vectors that are linearly independent (</w:t>
      </w:r>
      <w:hyperlink w:anchor="def-linearly-independent">
        <w:r>
          <w:rPr>
            <w:rStyle w:val="Hyperlink"/>
          </w:rPr>
          <w:t xml:space="preserve">Definition 43</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bookmarkEnd w:id="216"/>
    <w:bookmarkStart w:id="217" w:name="exm-basis"/>
    <w:p>
      <w:pPr>
        <w:pStyle w:val="BodyText"/>
      </w:pPr>
      <w:r>
        <w:rPr>
          <w:b/>
          <w:bCs/>
        </w:rPr>
        <w:t xml:space="preserve">Example 45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35</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17"/>
    <w:bookmarkStart w:id="218" w:name="exm-not-basis"/>
    <w:p>
      <w:pPr>
        <w:pStyle w:val="FirstParagraph"/>
      </w:pPr>
      <w:r>
        <w:rPr>
          <w:b/>
          <w:bCs/>
        </w:rPr>
        <w:t xml:space="preserve">Example 46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limLow>
          <m:e>
            <m:r>
              <m:t>0</m:t>
            </m:r>
          </m:e>
          <m:lim>
            <m:r>
              <m:rPr>
                <m:sty m:val="p"/>
              </m:rPr>
              <m:t>∼</m:t>
            </m:r>
          </m:lim>
        </m:limLow>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limLow>
          <m:e>
            <m:r>
              <m:t>0</m:t>
            </m:r>
          </m:e>
          <m:lim>
            <m:r>
              <m:rPr>
                <m:sty m:val="p"/>
              </m:rPr>
              <m:t>∼</m:t>
            </m:r>
          </m:lim>
        </m:limLow>
      </m:oMath>
      <w:r>
        <w:t xml:space="preserve">,</w:t>
      </w:r>
      <w:r>
        <w:t xml:space="preserve"> </w:t>
      </w:r>
      <w:r>
        <w:t xml:space="preserve">so they are not linearly independent.</w:t>
      </w:r>
    </w:p>
    <w:bookmarkEnd w:id="218"/>
    <w:bookmarkStart w:id="219" w:name="thm-basis-unique"/>
    <w:p>
      <w:pPr>
        <w:pStyle w:val="FirstParagraph"/>
      </w:pPr>
      <w:r>
        <w:rPr>
          <w:b/>
          <w:bCs/>
        </w:rPr>
        <w:t xml:space="preserve">Theorem 26 (Coefficients in a basis are unique)</w:t>
      </w:r>
      <w:r>
        <w:t xml:space="preserve"> </w:t>
      </w:r>
      <w:r>
        <w:t xml:space="preserve">If</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then every</w:t>
      </w:r>
      <w:r>
        <w:t xml:space="preserve"> </w:t>
      </w:r>
      <m:oMath>
        <m:limLow>
          <m:e>
            <m:r>
              <m:t>x</m:t>
            </m:r>
          </m:e>
          <m:lim>
            <m:r>
              <m:rPr>
                <m:sty m:val="p"/>
              </m:rPr>
              <m:t>∼</m:t>
            </m:r>
          </m:lim>
        </m:limLow>
        <m:r>
          <m:rPr>
            <m:sty m:val="p"/>
          </m:rPr>
          <m:t>∈</m:t>
        </m:r>
        <m:r>
          <m:rPr>
            <m:scr m:val="script"/>
            <m:sty m:val="p"/>
          </m:rPr>
          <m:t>S</m:t>
        </m:r>
      </m:oMath>
      <w:r>
        <w:t xml:space="preserve"> </w:t>
      </w:r>
      <w:r>
        <w:t xml:space="preserve">is a linear combination</w:t>
      </w:r>
      <w:r>
        <w:t xml:space="preserve"> </w:t>
      </w:r>
      <m:oMath>
        <m:limLow>
          <m:e>
            <m:r>
              <m:t>x</m:t>
            </m:r>
          </m:e>
          <m:lim>
            <m:r>
              <m:rPr>
                <m:sty m:val="p"/>
              </m:rPr>
              <m:t>∼</m:t>
            </m:r>
          </m:lim>
        </m:limLow>
        <m:r>
          <m:rPr>
            <m:sty m:val="p"/>
          </m:rPr>
          <m:t>=</m:t>
        </m:r>
        <m:sSub>
          <m:e>
            <m:r>
              <m:t>c</m:t>
            </m:r>
          </m:e>
          <m:sub>
            <m:r>
              <m:t>1</m:t>
            </m:r>
          </m:sub>
        </m:sSub>
        <m:sSub>
          <m:e>
            <m:limLow>
              <m:e>
                <m:r>
                  <m:t>a</m:t>
                </m:r>
              </m:e>
              <m:lim>
                <m:r>
                  <m:rPr>
                    <m:sty m:val="p"/>
                  </m:rPr>
                  <m:t>∼</m:t>
                </m:r>
              </m:lim>
            </m:limLow>
          </m:e>
          <m:sub>
            <m:r>
              <m:t>1</m:t>
            </m:r>
          </m:sub>
        </m:sSub>
        <m:r>
          <m:rPr>
            <m:sty m:val="p"/>
          </m:rPr>
          <m:t>+</m:t>
        </m:r>
        <m:r>
          <m:rPr>
            <m:sty m:val="p"/>
          </m:rPr>
          <m:t>⋯</m:t>
        </m:r>
        <m:r>
          <m:rPr>
            <m:sty m:val="p"/>
          </m:rPr>
          <m:t>+</m:t>
        </m:r>
        <m:sSub>
          <m:e>
            <m:r>
              <m:t>c</m:t>
            </m:r>
          </m:e>
          <m:sub>
            <m:r>
              <m:t>k</m:t>
            </m:r>
          </m:sub>
        </m:sSub>
        <m:sSub>
          <m:e>
            <m:limLow>
              <m:e>
                <m:r>
                  <m:t>a</m:t>
                </m:r>
              </m:e>
              <m:lim>
                <m:r>
                  <m:rPr>
                    <m:sty m:val="p"/>
                  </m:rPr>
                  <m:t>∼</m:t>
                </m:r>
              </m:lim>
            </m:limLow>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19"/>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limLow>
                    <m:e>
                      <m:r>
                        <m:t>a</m:t>
                      </m:r>
                    </m:e>
                    <m:lim>
                      <m:r>
                        <m:rPr>
                          <m:sty m:val="p"/>
                        </m:rPr>
                        <m:t>∼</m:t>
                      </m:r>
                    </m:lim>
                  </m:limLow>
                </m:e>
                <m:sub>
                  <m:r>
                    <m:t>1</m:t>
                  </m:r>
                </m:sub>
              </m:sSub>
              <m:r>
                <m:rPr>
                  <m:sty m:val="p"/>
                </m:rPr>
                <m:t>+</m:t>
              </m:r>
              <m:r>
                <m:rPr>
                  <m:sty m:val="p"/>
                </m:rPr>
                <m:t>⋯</m:t>
              </m:r>
              <m:r>
                <m:rPr>
                  <m:sty m:val="p"/>
                </m:rPr>
                <m:t>+</m:t>
              </m:r>
              <m:sSub>
                <m:e>
                  <m:r>
                    <m:t>c</m:t>
                  </m:r>
                </m:e>
                <m:sub>
                  <m:r>
                    <m:t>k</m:t>
                  </m:r>
                </m:sub>
              </m:sSub>
              <m:sSub>
                <m:e>
                  <m:limLow>
                    <m:e>
                      <m:r>
                        <m:t>a</m:t>
                      </m:r>
                    </m:e>
                    <m:lim>
                      <m:r>
                        <m:rPr>
                          <m:sty m:val="p"/>
                        </m:rPr>
                        <m:t>∼</m:t>
                      </m:r>
                    </m:lim>
                  </m:limLow>
                </m:e>
                <m:sub>
                  <m:r>
                    <m:t>k</m:t>
                  </m:r>
                </m:sub>
              </m:sSub>
              <m:r>
                <m:t>&amp;</m:t>
              </m:r>
              <m:r>
                <m:rPr>
                  <m:sty m:val="p"/>
                </m:rPr>
                <m:t>=</m:t>
              </m:r>
              <m:limLow>
                <m:e>
                  <m:r>
                    <m:t>x</m:t>
                  </m:r>
                </m:e>
                <m:lim>
                  <m:r>
                    <m:rPr>
                      <m:sty m:val="p"/>
                    </m:rPr>
                    <m:t>∼</m:t>
                  </m:r>
                </m:lim>
              </m:limLow>
            </m:e>
            <m:e>
              <m:r>
                <m:t>&amp;</m:t>
              </m:r>
              <m:r>
                <m:rPr>
                  <m:sty m:val="p"/>
                </m:rPr>
                <m:t>=</m:t>
              </m:r>
              <m:sSub>
                <m:e>
                  <m:r>
                    <m:t>d</m:t>
                  </m:r>
                </m:e>
                <m:sub>
                  <m:r>
                    <m:t>1</m:t>
                  </m:r>
                </m:sub>
              </m:sSub>
              <m:sSub>
                <m:e>
                  <m:limLow>
                    <m:e>
                      <m:r>
                        <m:t>a</m:t>
                      </m:r>
                    </m:e>
                    <m:lim>
                      <m:r>
                        <m:rPr>
                          <m:sty m:val="p"/>
                        </m:rPr>
                        <m:t>∼</m:t>
                      </m:r>
                    </m:lim>
                  </m:limLow>
                </m:e>
                <m:sub>
                  <m:r>
                    <m:t>1</m:t>
                  </m:r>
                </m:sub>
              </m:sSub>
              <m:r>
                <m:rPr>
                  <m:sty m:val="p"/>
                </m:rPr>
                <m:t>+</m:t>
              </m:r>
              <m:r>
                <m:rPr>
                  <m:sty m:val="p"/>
                </m:rPr>
                <m:t>⋯</m:t>
              </m:r>
              <m:r>
                <m:rPr>
                  <m:sty m:val="p"/>
                </m:rPr>
                <m:t>+</m:t>
              </m:r>
              <m:sSub>
                <m:e>
                  <m:r>
                    <m:t>d</m:t>
                  </m:r>
                </m:e>
                <m:sub>
                  <m:r>
                    <m:t>k</m:t>
                  </m:r>
                </m:sub>
              </m:sSub>
              <m:sSub>
                <m:e>
                  <m:limLow>
                    <m:e>
                      <m:r>
                        <m:t>a</m:t>
                      </m:r>
                    </m:e>
                    <m:lim>
                      <m:r>
                        <m:rPr>
                          <m:sty m:val="p"/>
                        </m:rPr>
                        <m:t>∼</m:t>
                      </m:r>
                    </m:lim>
                  </m:limLow>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limLow>
                <m:e>
                  <m:r>
                    <m:t>0</m:t>
                  </m:r>
                </m:e>
                <m:lim>
                  <m:r>
                    <m:rPr>
                      <m:sty m:val="p"/>
                    </m:rPr>
                    <m:t>∼</m:t>
                  </m:r>
                </m:lim>
              </m:limLow>
              <m:r>
                <m:t>&amp;</m:t>
              </m:r>
              <m:r>
                <m:rPr>
                  <m:sty m:val="p"/>
                </m:rPr>
                <m:t>=</m:t>
              </m:r>
              <m:r>
                <m:rPr>
                  <m:sty m:val="p"/>
                </m:rPr>
                <m:t>(</m:t>
              </m:r>
              <m:sSub>
                <m:e>
                  <m:r>
                    <m:t>c</m:t>
                  </m:r>
                </m:e>
                <m:sub>
                  <m:r>
                    <m:t>1</m:t>
                  </m:r>
                </m:sub>
              </m:sSub>
              <m:sSub>
                <m:e>
                  <m:limLow>
                    <m:e>
                      <m:r>
                        <m:t>a</m:t>
                      </m:r>
                    </m:e>
                    <m:lim>
                      <m:r>
                        <m:rPr>
                          <m:sty m:val="p"/>
                        </m:rPr>
                        <m:t>∼</m:t>
                      </m:r>
                    </m:lim>
                  </m:limLow>
                </m:e>
                <m:sub>
                  <m:r>
                    <m:t>1</m:t>
                  </m:r>
                </m:sub>
              </m:sSub>
              <m:r>
                <m:rPr>
                  <m:sty m:val="p"/>
                </m:rPr>
                <m:t>+</m:t>
              </m:r>
              <m:r>
                <m:rPr>
                  <m:sty m:val="p"/>
                </m:rPr>
                <m:t>⋯</m:t>
              </m:r>
              <m:r>
                <m:rPr>
                  <m:sty m:val="p"/>
                </m:rPr>
                <m:t>+</m:t>
              </m:r>
              <m:sSub>
                <m:e>
                  <m:r>
                    <m:t>c</m:t>
                  </m:r>
                </m:e>
                <m:sub>
                  <m:r>
                    <m:t>k</m:t>
                  </m:r>
                </m:sub>
              </m:sSub>
              <m:sSub>
                <m:e>
                  <m:limLow>
                    <m:e>
                      <m:r>
                        <m:t>a</m:t>
                      </m:r>
                    </m:e>
                    <m:lim>
                      <m:r>
                        <m:rPr>
                          <m:sty m:val="p"/>
                        </m:rPr>
                        <m:t>∼</m:t>
                      </m:r>
                    </m:lim>
                  </m:limLow>
                </m:e>
                <m:sub>
                  <m:r>
                    <m:t>k</m:t>
                  </m:r>
                </m:sub>
              </m:sSub>
              <m:r>
                <m:rPr>
                  <m:sty m:val="p"/>
                </m:rPr>
                <m:t>)</m:t>
              </m:r>
              <m:r>
                <m:rPr>
                  <m:sty m:val="p"/>
                </m:rPr>
                <m:t>−</m:t>
              </m:r>
              <m:r>
                <m:rPr>
                  <m:sty m:val="p"/>
                </m:rPr>
                <m:t>(</m:t>
              </m:r>
              <m:sSub>
                <m:e>
                  <m:r>
                    <m:t>d</m:t>
                  </m:r>
                </m:e>
                <m:sub>
                  <m:r>
                    <m:t>1</m:t>
                  </m:r>
                </m:sub>
              </m:sSub>
              <m:sSub>
                <m:e>
                  <m:limLow>
                    <m:e>
                      <m:r>
                        <m:t>a</m:t>
                      </m:r>
                    </m:e>
                    <m:lim>
                      <m:r>
                        <m:rPr>
                          <m:sty m:val="p"/>
                        </m:rPr>
                        <m:t>∼</m:t>
                      </m:r>
                    </m:lim>
                  </m:limLow>
                </m:e>
                <m:sub>
                  <m:r>
                    <m:t>1</m:t>
                  </m:r>
                </m:sub>
              </m:sSub>
              <m:r>
                <m:rPr>
                  <m:sty m:val="p"/>
                </m:rPr>
                <m:t>+</m:t>
              </m:r>
              <m:r>
                <m:rPr>
                  <m:sty m:val="p"/>
                </m:rPr>
                <m:t>⋯</m:t>
              </m:r>
              <m:r>
                <m:rPr>
                  <m:sty m:val="p"/>
                </m:rPr>
                <m:t>+</m:t>
              </m:r>
              <m:sSub>
                <m:e>
                  <m:r>
                    <m:t>d</m:t>
                  </m:r>
                </m:e>
                <m:sub>
                  <m:r>
                    <m:t>k</m:t>
                  </m:r>
                </m:sub>
              </m:sSub>
              <m:sSub>
                <m:e>
                  <m:limLow>
                    <m:e>
                      <m:r>
                        <m:t>a</m:t>
                      </m:r>
                    </m:e>
                    <m:lim>
                      <m:r>
                        <m:rPr>
                          <m:sty m:val="p"/>
                        </m:rPr>
                        <m:t>∼</m:t>
                      </m:r>
                    </m:lim>
                  </m:limLow>
                </m:e>
                <m:sub>
                  <m:r>
                    <m:t>k</m:t>
                  </m:r>
                </m:sub>
              </m:sSub>
              <m:r>
                <m:rPr>
                  <m:sty m:val="p"/>
                </m:rPr>
                <m:t>)</m:t>
              </m:r>
              <m:r>
                <m:t>&amp;</m:t>
              </m:r>
              <m:r>
                <m:t>&amp;</m:t>
              </m:r>
              <m:r>
                <m:rPr>
                  <m:nor/>
                  <m:sty m:val="p"/>
                </m:rPr>
                <m:t>(both combinations equal </m:t>
              </m:r>
              <m:limLow>
                <m:e>
                  <m:r>
                    <m:t>x</m:t>
                  </m:r>
                </m:e>
                <m:lim>
                  <m:r>
                    <m:rPr>
                      <m:sty m:val="p"/>
                    </m:rPr>
                    <m:t>∼</m:t>
                  </m:r>
                </m:lim>
              </m:limLow>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limLow>
                    <m:e>
                      <m:r>
                        <m:t>a</m:t>
                      </m:r>
                    </m:e>
                    <m:lim>
                      <m:r>
                        <m:rPr>
                          <m:sty m:val="p"/>
                        </m:rPr>
                        <m:t>∼</m:t>
                      </m:r>
                    </m:lim>
                  </m:limLow>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limLow>
                    <m:e>
                      <m:r>
                        <m:t>a</m:t>
                      </m:r>
                    </m:e>
                    <m:lim>
                      <m:r>
                        <m:rPr>
                          <m:sty m:val="p"/>
                        </m:rPr>
                        <m:t>∼</m:t>
                      </m:r>
                    </m:lim>
                  </m:limLow>
                </m:e>
                <m:sub>
                  <m:r>
                    <m:t>k</m:t>
                  </m:r>
                </m:sub>
              </m:sSub>
              <m:r>
                <m:t>&amp;</m:t>
              </m:r>
              <m:r>
                <m:t>&amp;</m:t>
              </m:r>
              <m:r>
                <m:rPr>
                  <m:nor/>
                  <m:sty m:val="p"/>
                </m:rPr>
                <m:t>(regroup, and distribute each </m:t>
              </m:r>
              <m:sSub>
                <m:e>
                  <m:limLow>
                    <m:e>
                      <m:r>
                        <m:t>a</m:t>
                      </m:r>
                    </m:e>
                    <m:lim>
                      <m:r>
                        <m:rPr>
                          <m:sty m:val="p"/>
                        </m:rPr>
                        <m:t>∼</m:t>
                      </m:r>
                    </m:lim>
                  </m:limLow>
                </m:e>
                <m:sub>
                  <m:r>
                    <m:t>i</m:t>
                  </m:r>
                </m:sub>
              </m:sSub>
              <m:r>
                <m:rPr>
                  <m:nor/>
                  <m:sty m:val="p"/>
                </m:rPr>
                <m:t>)</m:t>
              </m:r>
            </m:e>
          </m:eqArr>
        </m:oMath>
      </m:oMathPara>
    </w:p>
    <w:p>
      <w:pPr>
        <w:pStyle w:val="FirstParagraph"/>
      </w:pPr>
      <w:r>
        <w:t xml:space="preserve">Because</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20" w:name="exm-basis-unique"/>
    <w:p>
      <w:pPr>
        <w:pStyle w:val="BodyText"/>
      </w:pPr>
      <w:r>
        <w:rPr>
          <w:b/>
          <w:bCs/>
        </w:rPr>
        <w:t xml:space="preserve">Example 47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45</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46</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20"/>
    <w:bookmarkStart w:id="221" w:name="def-coordinates"/>
    <w:p>
      <w:pPr>
        <w:pStyle w:val="FirstParagraph"/>
      </w:pPr>
      <w:r>
        <w:rPr>
          <w:b/>
          <w:bCs/>
        </w:rPr>
        <w:t xml:space="preserve">Definition 49 (Coordinates in a basis)</w:t>
      </w:r>
      <w:r>
        <w:t xml:space="preserve"> </w:t>
      </w:r>
      <w:r>
        <w:t xml:space="preserve">Let</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and let</w:t>
      </w:r>
      <w:r>
        <w:t xml:space="preserve"> </w:t>
      </w:r>
      <m:oMath>
        <m:limLow>
          <m:e>
            <m:r>
              <m:t>x</m:t>
            </m:r>
          </m:e>
          <m:lim>
            <m:r>
              <m:rPr>
                <m:sty m:val="p"/>
              </m:rPr>
              <m:t>∼</m:t>
            </m:r>
          </m:lim>
        </m:limLow>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limLow>
          <m:e>
            <m:r>
              <m:t>x</m:t>
            </m:r>
          </m:e>
          <m:lim>
            <m:r>
              <m:rPr>
                <m:sty m:val="p"/>
              </m:rPr>
              <m:t>∼</m:t>
            </m:r>
          </m:lim>
        </m:limLow>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limLow>
          <m:e>
            <m:r>
              <m:t>x</m:t>
            </m:r>
          </m:e>
          <m:lim>
            <m:r>
              <m:rPr>
                <m:sty m:val="p"/>
              </m:rPr>
              <m:t>∼</m:t>
            </m:r>
          </m:lim>
        </m:limLow>
        <m:r>
          <m:rPr>
            <m:sty m:val="p"/>
          </m:rPr>
          <m:t>=</m:t>
        </m:r>
        <m:sSub>
          <m:e>
            <m:r>
              <m:t>c</m:t>
            </m:r>
          </m:e>
          <m:sub>
            <m:r>
              <m:t>1</m:t>
            </m:r>
          </m:sub>
        </m:sSub>
        <m:sSub>
          <m:e>
            <m:limLow>
              <m:e>
                <m:r>
                  <m:t>a</m:t>
                </m:r>
              </m:e>
              <m:lim>
                <m:r>
                  <m:rPr>
                    <m:sty m:val="p"/>
                  </m:rPr>
                  <m:t>∼</m:t>
                </m:r>
              </m:lim>
            </m:limLow>
          </m:e>
          <m:sub>
            <m:r>
              <m:t>1</m:t>
            </m:r>
          </m:sub>
        </m:sSub>
        <m:r>
          <m:rPr>
            <m:sty m:val="p"/>
          </m:rPr>
          <m:t>+</m:t>
        </m:r>
        <m:r>
          <m:rPr>
            <m:sty m:val="p"/>
          </m:rPr>
          <m:t>⋯</m:t>
        </m:r>
        <m:r>
          <m:rPr>
            <m:sty m:val="p"/>
          </m:rPr>
          <m:t>+</m:t>
        </m:r>
        <m:sSub>
          <m:e>
            <m:r>
              <m:t>c</m:t>
            </m:r>
          </m:e>
          <m:sub>
            <m:r>
              <m:t>k</m:t>
            </m:r>
          </m:sub>
        </m:sSub>
        <m:sSub>
          <m:e>
            <m:limLow>
              <m:e>
                <m:r>
                  <m:t>a</m:t>
                </m:r>
              </m:e>
              <m:lim>
                <m:r>
                  <m:rPr>
                    <m:sty m:val="p"/>
                  </m:rPr>
                  <m:t>∼</m:t>
                </m:r>
              </m:lim>
            </m:limLow>
          </m:e>
          <m:sub>
            <m:r>
              <m:t>k</m:t>
            </m:r>
          </m:sub>
        </m:sSub>
      </m:oMath>
      <w:r>
        <w:t xml:space="preserve">.</w:t>
      </w:r>
      <w:r>
        <w:t xml:space="preserve"> </w:t>
      </w:r>
      <w:r>
        <w:t xml:space="preserve">By</w:t>
      </w:r>
      <w:r>
        <w:t xml:space="preserve"> </w:t>
      </w:r>
      <w:hyperlink w:anchor="thm-basis-unique">
        <w:r>
          <w:rPr>
            <w:rStyle w:val="Hyperlink"/>
          </w:rPr>
          <w:t xml:space="preserve">Theorem 26</w:t>
        </w:r>
      </w:hyperlink>
      <w:r>
        <w:t xml:space="preserve"> </w:t>
      </w:r>
      <w:r>
        <w:t xml:space="preserve">there is exactly one such list of numbers.</w:t>
      </w:r>
    </w:p>
    <w:bookmarkEnd w:id="221"/>
    <w:bookmarkStart w:id="222" w:name="def-coordinate-vector"/>
    <w:p>
      <w:pPr>
        <w:pStyle w:val="BodyText"/>
      </w:pPr>
      <w:r>
        <w:rPr>
          <w:b/>
          <w:bCs/>
        </w:rPr>
        <w:t xml:space="preserve">Definition 50 (Coordinate vector)</w:t>
      </w:r>
      <w:r>
        <w:t xml:space="preserve"> </w:t>
      </w:r>
      <w:r>
        <w:t xml:space="preserve">With</w:t>
      </w:r>
      <w:r>
        <w:t xml:space="preserve"> </w:t>
      </w:r>
      <m:oMath>
        <m:limLow>
          <m:e>
            <m:r>
              <m:t>x</m:t>
            </m:r>
          </m:e>
          <m:lim>
            <m:r>
              <m:rPr>
                <m:sty m:val="p"/>
              </m:rPr>
              <m:t>∼</m:t>
            </m:r>
          </m:lim>
        </m:limLow>
      </m:oMath>
      <w:r>
        <w:t xml:space="preserve"> </w:t>
      </w:r>
      <w:r>
        <w:t xml:space="preserve">and its coordinates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as in</w:t>
      </w:r>
      <w:r>
        <w:t xml:space="preserve"> </w:t>
      </w:r>
      <w:hyperlink w:anchor="def-coordinates">
        <w:r>
          <w:rPr>
            <w:rStyle w:val="Hyperlink"/>
          </w:rPr>
          <w:t xml:space="preserve">Definition 49</w:t>
        </w:r>
      </w:hyperlink>
      <w:r>
        <w:t xml:space="preserve">,</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limLow>
          <m:e>
            <m:r>
              <m:t>x</m:t>
            </m:r>
          </m:e>
          <m:lim>
            <m:r>
              <m:rPr>
                <m:sty m:val="p"/>
              </m:rPr>
              <m:t>∼</m:t>
            </m:r>
          </m:lim>
        </m:limLow>
      </m:oMath>
      <w:r>
        <w:t xml:space="preserve">.</w:t>
      </w:r>
    </w:p>
    <w:bookmarkEnd w:id="222"/>
    <w:bookmarkStart w:id="223" w:name="exm-coordinates"/>
    <w:p>
      <w:pPr>
        <w:pStyle w:val="BodyText"/>
      </w:pPr>
      <w:r>
        <w:rPr>
          <w:b/>
          <w:bCs/>
        </w:rPr>
        <w:t xml:space="preserve">Example 48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9</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23"/>
    <w:bookmarkStart w:id="224" w:name="thm-basis-size"/>
    <w:p>
      <w:pPr>
        <w:pStyle w:val="BodyText"/>
      </w:pPr>
      <w:r>
        <w:rPr>
          <w:b/>
          <w:bCs/>
        </w:rPr>
        <w:t xml:space="preserve">Theorem 27 (All bases of a subspace have the same number of vectors)</w:t>
      </w:r>
      <w:r>
        <w:t xml:space="preserve"> </w:t>
      </w:r>
      <w:r>
        <w:t xml:space="preserve">If</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 </w:t>
      </w:r>
      <w:r>
        <w:t xml:space="preserve">and</w:t>
      </w:r>
      <w:r>
        <w:t xml:space="preserve"> </w:t>
      </w:r>
      <m:oMath>
        <m:sSub>
          <m:e>
            <m:limLow>
              <m:e>
                <m:r>
                  <m:t>b</m:t>
                </m:r>
              </m:e>
              <m:lim>
                <m:r>
                  <m:rPr>
                    <m:sty m:val="p"/>
                  </m:rPr>
                  <m:t>∼</m:t>
                </m:r>
              </m:lim>
            </m:limLow>
          </m:e>
          <m:sub>
            <m:r>
              <m:t>1</m:t>
            </m:r>
          </m:sub>
        </m:sSub>
        <m:r>
          <m:rPr>
            <m:sty m:val="p"/>
          </m:rPr>
          <m:t>,</m:t>
        </m:r>
        <m:r>
          <m:rPr>
            <m:sty m:val="p"/>
          </m:rPr>
          <m:t>…</m:t>
        </m:r>
        <m:r>
          <m:rPr>
            <m:sty m:val="p"/>
          </m:rPr>
          <m:t>,</m:t>
        </m:r>
        <m:sSub>
          <m:e>
            <m:limLow>
              <m:e>
                <m:r>
                  <m:t>b</m:t>
                </m:r>
              </m:e>
              <m:lim>
                <m:r>
                  <m:rPr>
                    <m:sty m:val="p"/>
                  </m:rPr>
                  <m:t>∼</m:t>
                </m:r>
              </m:lim>
            </m:limLow>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48</w:t>
        </w:r>
      </w:hyperlink>
      <w:r>
        <w:t xml:space="preserve">),</w:t>
      </w:r>
      <w:r>
        <w:t xml:space="preserve"> </w:t>
      </w:r>
      <w:r>
        <w:t xml:space="preserve">then</w:t>
      </w:r>
      <w:r>
        <w:t xml:space="preserve"> </w:t>
      </w:r>
      <m:oMath>
        <m:r>
          <m:t>k</m:t>
        </m:r>
        <m:r>
          <m:rPr>
            <m:sty m:val="p"/>
          </m:rPr>
          <m:t>=</m:t>
        </m:r>
        <m:r>
          <m:t>l</m:t>
        </m:r>
      </m:oMath>
      <w:r>
        <w:t xml:space="preserve">.</w:t>
      </w:r>
    </w:p>
    <w:bookmarkEnd w:id="224"/>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limLow>
              <m:e>
                <m:r>
                  <m:t>b</m:t>
                </m:r>
              </m:e>
              <m:lim>
                <m:r>
                  <m:rPr>
                    <m:sty m:val="p"/>
                  </m:rPr>
                  <m:t>∼</m:t>
                </m:r>
              </m:lim>
            </m:limLow>
          </m:e>
          <m:sub>
            <m:r>
              <m:t>1</m:t>
            </m:r>
          </m:sub>
        </m:sSub>
        <m:r>
          <m:rPr>
            <m:sty m:val="p"/>
          </m:rPr>
          <m:t>,</m:t>
        </m:r>
        <m:r>
          <m:rPr>
            <m:sty m:val="p"/>
          </m:rPr>
          <m:t>…</m:t>
        </m:r>
        <m:r>
          <m:rPr>
            <m:sty m:val="p"/>
          </m:rPr>
          <m:t>,</m:t>
        </m:r>
        <m:sSub>
          <m:e>
            <m:limLow>
              <m:e>
                <m:r>
                  <m:t>b</m:t>
                </m:r>
              </m:e>
              <m:lim>
                <m:r>
                  <m:rPr>
                    <m:sty m:val="p"/>
                  </m:rPr>
                  <m:t>∼</m:t>
                </m:r>
              </m:lim>
            </m:limLow>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limLow>
              <m:e>
                <m:r>
                  <m:t>a</m:t>
                </m:r>
              </m:e>
              <m:lim>
                <m:r>
                  <m:rPr>
                    <m:sty m:val="p"/>
                  </m:rPr>
                  <m:t>∼</m:t>
                </m:r>
              </m:lim>
            </m:limLow>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limLow>
          <m:e>
            <m:r>
              <m:t>b</m:t>
            </m:r>
          </m:e>
          <m:lim>
            <m:r>
              <m:rPr>
                <m:sty m:val="p"/>
              </m:rPr>
              <m:t>∼</m:t>
            </m:r>
          </m:lim>
        </m:limLow>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m:oMath>
        <m:sSub>
          <m:e>
            <m:limLow>
              <m:e>
                <m:r>
                  <m:t>a</m:t>
                </m:r>
              </m:e>
              <m:lim>
                <m:r>
                  <m:rPr>
                    <m:sty m:val="p"/>
                  </m:rPr>
                  <m:t>∼</m:t>
                </m:r>
              </m:lim>
            </m:limLow>
          </m:e>
          <m:sub>
            <m:r>
              <m:t>j</m:t>
            </m:r>
          </m:sub>
        </m:sSub>
        <m:r>
          <m:rPr>
            <m:sty m:val="p"/>
          </m:rPr>
          <m:t>=</m:t>
        </m:r>
        <m:r>
          <m:rPr>
            <m:sty m:val="bi"/>
          </m:rPr>
          <m:t>B</m:t>
        </m:r>
        <m:sSub>
          <m:e>
            <m:limLow>
              <m:e>
                <m:r>
                  <m:t>c</m:t>
                </m:r>
              </m:e>
              <m:lim>
                <m:r>
                  <m:rPr>
                    <m:sty m:val="p"/>
                  </m:rPr>
                  <m:t>∼</m:t>
                </m:r>
              </m:lim>
            </m:limLow>
          </m:e>
          <m:sub>
            <m:r>
              <m:t>j</m:t>
            </m:r>
          </m:sub>
        </m:sSub>
      </m:oMath>
      <w:r>
        <w:t xml:space="preserve"> </w:t>
      </w:r>
      <w:r>
        <w:t xml:space="preserve">for some</w:t>
      </w:r>
      <w:r>
        <w:t xml:space="preserve"> </w:t>
      </w:r>
      <m:oMath>
        <m:sSub>
          <m:e>
            <m:limLow>
              <m:e>
                <m:r>
                  <m:t>c</m:t>
                </m:r>
              </m:e>
              <m:lim>
                <m:r>
                  <m:rPr>
                    <m:sty m:val="p"/>
                  </m:rPr>
                  <m:t>∼</m:t>
                </m:r>
              </m:lim>
            </m:limLow>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32</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limLow>
              <m:e>
                <m:r>
                  <m:t>c</m:t>
                </m:r>
              </m:e>
              <m:lim>
                <m:r>
                  <m:rPr>
                    <m:sty m:val="p"/>
                  </m:rPr>
                  <m:t>∼</m:t>
                </m:r>
              </m:lim>
            </m:limLow>
          </m:e>
          <m:sub>
            <m:r>
              <m:t>1</m:t>
            </m:r>
          </m:sub>
        </m:sSub>
        <m:r>
          <m:rPr>
            <m:sty m:val="p"/>
          </m:rPr>
          <m:t>,</m:t>
        </m:r>
        <m:r>
          <m:rPr>
            <m:sty m:val="p"/>
          </m:rPr>
          <m:t>…</m:t>
        </m:r>
        <m:r>
          <m:rPr>
            <m:sty m:val="p"/>
          </m:rPr>
          <m:t>,</m:t>
        </m:r>
        <m:sSub>
          <m:e>
            <m:limLow>
              <m:e>
                <m:r>
                  <m:t>c</m:t>
                </m:r>
              </m:e>
              <m:lim>
                <m:r>
                  <m:rPr>
                    <m:sty m:val="p"/>
                  </m:rPr>
                  <m:t>∼</m:t>
                </m:r>
              </m:lim>
            </m:limLow>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limLow>
              <m:e>
                <m:r>
                  <m:t>c</m:t>
                </m:r>
              </m:e>
              <m:lim>
                <m:r>
                  <m:rPr>
                    <m:sty m:val="p"/>
                  </m:rPr>
                  <m:t>∼</m:t>
                </m:r>
              </m:lim>
            </m:limLow>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limLow>
          <m:e>
            <m:r>
              <m:t>x</m:t>
            </m:r>
          </m:e>
          <m:lim>
            <m:r>
              <m:rPr>
                <m:sty m:val="p"/>
              </m:rPr>
              <m:t>∼</m:t>
            </m:r>
          </m:lim>
        </m:limLow>
        <m:r>
          <m:rPr>
            <m:sty m:val="p"/>
          </m:rPr>
          <m:t>=</m:t>
        </m:r>
        <m:limLow>
          <m:e>
            <m:r>
              <m:t>0</m:t>
            </m:r>
          </m:e>
          <m:lim>
            <m:r>
              <m:rPr>
                <m:sty m:val="p"/>
              </m:rPr>
              <m:t>∼</m:t>
            </m:r>
          </m:lim>
        </m:limLow>
      </m:oMath>
      <w:r>
        <w:t xml:space="preserve"> </w:t>
      </w:r>
      <w:r>
        <w:t xml:space="preserve">for some</w:t>
      </w:r>
      <w:r>
        <w:t xml:space="preserve"> </w:t>
      </w:r>
      <m:oMath>
        <m:limLow>
          <m:e>
            <m:r>
              <m:t>x</m:t>
            </m:r>
          </m:e>
          <m:lim>
            <m:r>
              <m:rPr>
                <m:sty m:val="p"/>
              </m:rPr>
              <m:t>∼</m:t>
            </m:r>
          </m:lim>
        </m:limLow>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limLow>
                <m:e>
                  <m:r>
                    <m:t>x</m:t>
                  </m:r>
                </m:e>
                <m:lim>
                  <m:r>
                    <m:rPr>
                      <m:sty m:val="p"/>
                    </m:rPr>
                    <m:t>∼</m:t>
                  </m:r>
                </m:lim>
              </m:limLow>
              <m:r>
                <m:t>&amp;</m:t>
              </m:r>
              <m:r>
                <m:rPr>
                  <m:sty m:val="p"/>
                </m:rPr>
                <m:t>=</m:t>
              </m:r>
              <m:r>
                <m:rPr>
                  <m:sty m:val="p"/>
                </m:rPr>
                <m:t>(</m:t>
              </m:r>
              <m:r>
                <m:rPr>
                  <m:sty m:val="bi"/>
                </m:rPr>
                <m:t>B</m:t>
              </m:r>
              <m:r>
                <m:rPr>
                  <m:sty m:val="bi"/>
                </m:rPr>
                <m:t>C</m:t>
              </m:r>
              <m:r>
                <m:rPr>
                  <m:sty m:val="p"/>
                </m:rPr>
                <m:t>)</m:t>
              </m:r>
              <m:r>
                <m:t> </m:t>
              </m:r>
              <m:limLow>
                <m:e>
                  <m:r>
                    <m:t>x</m:t>
                  </m:r>
                </m:e>
                <m:lim>
                  <m:r>
                    <m:rPr>
                      <m:sty m:val="p"/>
                    </m:rPr>
                    <m:t>∼</m:t>
                  </m:r>
                </m:lim>
              </m:limLow>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limLow>
                <m:e>
                  <m:r>
                    <m:t>x</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limLow>
                <m:e>
                  <m:r>
                    <m:t>0</m:t>
                  </m:r>
                </m:e>
                <m:lim>
                  <m:r>
                    <m:rPr>
                      <m:sty m:val="p"/>
                    </m:rPr>
                    <m:t>∼</m:t>
                  </m:r>
                </m:lim>
              </m:limLow>
              <m:r>
                <m:t>&amp;</m:t>
              </m:r>
              <m:r>
                <m:t>&amp;</m:t>
              </m:r>
              <m:r>
                <m:rPr>
                  <m:nor/>
                  <m:sty m:val="p"/>
                </m:rPr>
                <m:t>(substitute </m:t>
              </m:r>
              <m:r>
                <m:rPr>
                  <m:sty m:val="bi"/>
                </m:rPr>
                <m:t>C</m:t>
              </m:r>
              <m:limLow>
                <m:e>
                  <m:r>
                    <m:t>x</m:t>
                  </m:r>
                </m:e>
                <m:lim>
                  <m:r>
                    <m:rPr>
                      <m:sty m:val="p"/>
                    </m:rPr>
                    <m:t>∼</m:t>
                  </m:r>
                </m:lim>
              </m:limLow>
              <m:r>
                <m:rPr>
                  <m:sty m:val="p"/>
                </m:rPr>
                <m:t>=</m:t>
              </m:r>
              <m:limLow>
                <m:e>
                  <m:r>
                    <m:t>0</m:t>
                  </m:r>
                </m:e>
                <m:lim>
                  <m:r>
                    <m:rPr>
                      <m:sty m:val="p"/>
                    </m:rPr>
                    <m:t>∼</m:t>
                  </m:r>
                </m:lim>
              </m:limLow>
              <m:r>
                <m:rPr>
                  <m:nor/>
                  <m:sty m:val="p"/>
                </m:rPr>
                <m:t>)</m:t>
              </m:r>
            </m:e>
            <m:e>
              <m:r>
                <m:t>&amp;</m:t>
              </m:r>
              <m:r>
                <m:rPr>
                  <m:sty m:val="p"/>
                </m:rPr>
                <m:t>=</m:t>
              </m:r>
              <m:limLow>
                <m:e>
                  <m:r>
                    <m:t>0</m:t>
                  </m:r>
                </m:e>
                <m:lim>
                  <m:r>
                    <m:rPr>
                      <m:sty m:val="p"/>
                    </m:rPr>
                    <m:t>∼</m:t>
                  </m:r>
                </m:lim>
              </m:limLow>
              <m:r>
                <m:t>&amp;</m:t>
              </m:r>
              <m:r>
                <m:t>&amp;</m:t>
              </m:r>
              <m:r>
                <m:rPr>
                  <m:nor/>
                  <m:sty m:val="p"/>
                </m:rPr>
                <m:t>(a matrix times the zero vector is </m:t>
              </m:r>
              <m:limLow>
                <m:e>
                  <m:r>
                    <m:t>0</m:t>
                  </m:r>
                </m:e>
                <m:lim>
                  <m:r>
                    <m:rPr>
                      <m:sty m:val="p"/>
                    </m:rPr>
                    <m:t>∼</m:t>
                  </m:r>
                </m:lim>
              </m:limLow>
              <m:r>
                <m:rPr>
                  <m:nor/>
                  <m:sty m:val="p"/>
                </m:rPr>
                <m:t>)</m:t>
              </m:r>
            </m:e>
          </m:eqArr>
        </m:oMath>
      </m:oMathPara>
    </w:p>
    <w:p>
      <w:pPr>
        <w:pStyle w:val="FirstParagraph"/>
      </w:pPr>
      <m:oMath>
        <m:r>
          <m:rPr>
            <m:sty m:val="bi"/>
          </m:rPr>
          <m:t>A</m:t>
        </m:r>
        <m:limLow>
          <m:e>
            <m:r>
              <m:t>x</m:t>
            </m:r>
          </m:e>
          <m:lim>
            <m:r>
              <m:rPr>
                <m:sty m:val="p"/>
              </m:rPr>
              <m:t>∼</m:t>
            </m:r>
          </m:lim>
        </m:limLow>
      </m:oMath>
      <w:r>
        <w:t xml:space="preserve"> </w:t>
      </w:r>
      <w:r>
        <w:t xml:space="preserve">is the combination</w:t>
      </w:r>
      <w:r>
        <w:t xml:space="preserve"> </w:t>
      </w:r>
      <m:oMath>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k</m:t>
            </m:r>
          </m:sub>
        </m:sSub>
        <m:sSub>
          <m:e>
            <m:limLow>
              <m:e>
                <m:r>
                  <m:t>a</m:t>
                </m:r>
              </m:e>
              <m:lim>
                <m:r>
                  <m:rPr>
                    <m:sty m:val="p"/>
                  </m:rPr>
                  <m:t>∼</m:t>
                </m:r>
              </m:lim>
            </m:limLow>
          </m:e>
          <m:sub>
            <m:r>
              <m:t>k</m:t>
            </m:r>
          </m:sub>
        </m:sSub>
      </m:oMath>
      <w:r>
        <w:t xml:space="preserve"> </w:t>
      </w:r>
      <w:r>
        <w:t xml:space="preserve">(</w:t>
      </w:r>
      <w:hyperlink w:anchor="thm-matvec-columns">
        <w:r>
          <w:rPr>
            <w:rStyle w:val="Hyperlink"/>
          </w:rPr>
          <w:t xml:space="preserve">Theorem 23</w:t>
        </w:r>
      </w:hyperlink>
      <w:r>
        <w:t xml:space="preserve">),</w:t>
      </w:r>
      <w:r>
        <w:t xml:space="preserve"> </w:t>
      </w:r>
      <w:r>
        <w:t xml:space="preserve">and the</w:t>
      </w:r>
      <w:r>
        <w:t xml:space="preserve"> </w:t>
      </w:r>
      <m:oMath>
        <m:limLow>
          <m:e>
            <m:r>
              <m:t>a</m:t>
            </m:r>
          </m:e>
          <m:lim>
            <m:r>
              <m:rPr>
                <m:sty m:val="p"/>
              </m:rPr>
              <m:t>∼</m:t>
            </m:r>
          </m:lim>
        </m:limLow>
      </m:oMath>
      <w:r>
        <w:t xml:space="preserve">’s are linearly independent (</w:t>
      </w:r>
      <w:hyperlink w:anchor="def-linearly-independent">
        <w:r>
          <w:rPr>
            <w:rStyle w:val="Hyperlink"/>
          </w:rPr>
          <w:t xml:space="preserve">Definition 43</w:t>
        </w:r>
      </w:hyperlink>
      <w:r>
        <w:t xml:space="preserve">),</w:t>
      </w:r>
      <w:r>
        <w:t xml:space="preserve"> </w:t>
      </w:r>
      <w:r>
        <w:t xml:space="preserve">so</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limLow>
          <m:e>
            <m:r>
              <m:t>0</m:t>
            </m:r>
          </m:e>
          <m:lim>
            <m:r>
              <m:rPr>
                <m:sty m:val="p"/>
              </m:rPr>
              <m:t>∼</m:t>
            </m:r>
          </m:lim>
        </m:limLow>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25</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25" w:name="exm-basis-size"/>
    <w:p>
      <w:pPr>
        <w:pStyle w:val="BodyText"/>
      </w:pPr>
      <w:r>
        <w:rPr>
          <w:b/>
          <w:bCs/>
        </w:rPr>
        <w:t xml:space="preserve">Example 49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45</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45</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27</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46</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25"/>
    <w:bookmarkStart w:id="226" w:name="def-dimension"/>
    <w:p>
      <w:pPr>
        <w:pStyle w:val="BodyText"/>
      </w:pPr>
      <w:r>
        <w:rPr>
          <w:b/>
          <w:bCs/>
        </w:rPr>
        <w:t xml:space="preserve">Definition 51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hyperlink w:anchor="thm-basis-size">
        <w:r>
          <w:rPr>
            <w:rStyle w:val="Hyperlink"/>
          </w:rPr>
          <w:t xml:space="preserve">Theorem 27</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limLow>
              <m:e>
                <m:r>
                  <m:t>0</m:t>
                </m:r>
              </m:e>
              <m:lim>
                <m:r>
                  <m:rPr>
                    <m:sty m:val="p"/>
                  </m:rPr>
                  <m:t>∼</m:t>
                </m:r>
              </m:lim>
            </m:limLow>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limLow>
              <m:e>
                <m:r>
                  <m:t>0</m:t>
                </m:r>
              </m:e>
              <m:lim>
                <m:r>
                  <m:rPr>
                    <m:sty m:val="p"/>
                  </m:rPr>
                  <m:t>∼</m:t>
                </m:r>
              </m:lim>
            </m:limLow>
          </m:e>
        </m:d>
        <m:r>
          <m:t>​</m:t>
        </m:r>
        <m:r>
          <m:rPr>
            <m:sty m:val="p"/>
          </m:rPr>
          <m:t>)</m:t>
        </m:r>
        <m:r>
          <m:rPr>
            <m:sty m:val="p"/>
          </m:rPr>
          <m:t>=</m:t>
        </m:r>
        <m:r>
          <m:t>0</m:t>
        </m:r>
      </m:oMath>
      <w:r>
        <w:t xml:space="preserve">.</w:t>
      </w:r>
    </w:p>
    <w:bookmarkEnd w:id="226"/>
    <w:bookmarkStart w:id="227" w:name="exm-dimension"/>
    <w:p>
      <w:pPr>
        <w:pStyle w:val="BodyText"/>
      </w:pPr>
      <w:r>
        <w:rPr>
          <w:b/>
          <w:bCs/>
        </w:rPr>
        <w:t xml:space="preserve">Example 50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limLow>
              <m:e>
                <m:r>
                  <m:t>0</m:t>
                </m:r>
              </m:e>
              <m:lim>
                <m:r>
                  <m:rPr>
                    <m:sty m:val="p"/>
                  </m:rPr>
                  <m:t>∼</m:t>
                </m:r>
              </m:lim>
            </m:limLow>
          </m:e>
        </m:d>
        <m:r>
          <m:t>​</m:t>
        </m:r>
        <m:r>
          <m:rPr>
            <m:sty m:val="p"/>
          </m:rPr>
          <m:t>)</m:t>
        </m:r>
        <m:r>
          <m:rPr>
            <m:sty m:val="p"/>
          </m:rPr>
          <m:t>=</m:t>
        </m:r>
        <m:r>
          <m:t>0</m:t>
        </m:r>
      </m:oMath>
      <w:r>
        <w:t xml:space="preserve">, by the convention in</w:t>
      </w:r>
      <w:r>
        <w:t xml:space="preserve"> </w:t>
      </w:r>
      <w:hyperlink w:anchor="def-dimension">
        <w:r>
          <w:rPr>
            <w:rStyle w:val="Hyperlink"/>
          </w:rPr>
          <w:t xml:space="preserve">Definition 51</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45</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limLow>
              <m:e>
                <m:r>
                  <m:t>e</m:t>
                </m:r>
              </m:e>
              <m:lim>
                <m:r>
                  <m:rPr>
                    <m:sty m:val="p"/>
                  </m:rPr>
                  <m:t>∼</m:t>
                </m:r>
              </m:lim>
            </m:limLow>
          </m:e>
          <m:sub>
            <m:r>
              <m:t>1</m:t>
            </m:r>
          </m:sub>
        </m:sSub>
        <m:r>
          <m:rPr>
            <m:sty m:val="p"/>
          </m:rPr>
          <m:t>,</m:t>
        </m:r>
        <m:r>
          <m:rPr>
            <m:sty m:val="p"/>
          </m:rPr>
          <m:t>…</m:t>
        </m:r>
        <m:r>
          <m:rPr>
            <m:sty m:val="p"/>
          </m:rPr>
          <m:t>,</m:t>
        </m:r>
        <m:sSub>
          <m:e>
            <m:limLow>
              <m:e>
                <m:r>
                  <m:t>e</m:t>
                </m:r>
              </m:e>
              <m:lim>
                <m:r>
                  <m:rPr>
                    <m:sty m:val="p"/>
                  </m:rPr>
                  <m:t>∼</m:t>
                </m:r>
              </m:lim>
            </m:limLow>
          </m:e>
          <m:sub>
            <m:r>
              <m:t>p</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limLow>
              <m:e>
                <m:r>
                  <m:t>e</m:t>
                </m:r>
              </m:e>
              <m:lim>
                <m:r>
                  <m:rPr>
                    <m:sty m:val="p"/>
                  </m:rPr>
                  <m:t>∼</m:t>
                </m:r>
              </m:lim>
            </m:limLow>
          </m:e>
          <m:sub>
            <m:r>
              <m:t>1</m:t>
            </m:r>
          </m:sub>
        </m:sSub>
        <m:r>
          <m:rPr>
            <m:sty m:val="p"/>
          </m:rPr>
          <m:t>+</m:t>
        </m:r>
        <m:r>
          <m:rPr>
            <m:sty m:val="p"/>
          </m:rPr>
          <m:t>⋯</m:t>
        </m:r>
        <m:r>
          <m:rPr>
            <m:sty m:val="p"/>
          </m:rPr>
          <m:t>+</m:t>
        </m:r>
        <m:sSub>
          <m:e>
            <m:r>
              <m:t>c</m:t>
            </m:r>
          </m:e>
          <m:sub>
            <m:r>
              <m:t>p</m:t>
            </m:r>
          </m:sub>
        </m:sSub>
        <m:sSub>
          <m:e>
            <m:limLow>
              <m:e>
                <m:r>
                  <m:t>e</m:t>
                </m:r>
              </m:e>
              <m:lim>
                <m:r>
                  <m:rPr>
                    <m:sty m:val="p"/>
                  </m:rPr>
                  <m:t>∼</m:t>
                </m:r>
              </m:lim>
            </m:limLow>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limLow>
              <m:e>
                <m:r>
                  <m:t>0</m:t>
                </m:r>
              </m:e>
              <m:lim>
                <m:r>
                  <m:rPr>
                    <m:sty m:val="p"/>
                  </m:rPr>
                  <m:t>∼</m:t>
                </m:r>
              </m:lim>
            </m:limLow>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limLow>
          <m:e>
            <m:r>
              <m:t>x</m:t>
            </m:r>
          </m:e>
          <m:lim>
            <m:r>
              <m:rPr>
                <m:sty m:val="p"/>
              </m:rPr>
              <m:t>∼</m:t>
            </m:r>
          </m:lim>
        </m:limLow>
        <m:r>
          <m:rPr>
            <m:sty m:val="p"/>
          </m:rPr>
          <m:t>=</m:t>
        </m:r>
        <m:sSub>
          <m:e>
            <m:r>
              <m:t>x</m:t>
            </m:r>
          </m:e>
          <m:sub>
            <m:r>
              <m:t>1</m:t>
            </m:r>
          </m:sub>
        </m:sSub>
        <m:sSub>
          <m:e>
            <m:limLow>
              <m:e>
                <m:r>
                  <m:t>e</m:t>
                </m:r>
              </m:e>
              <m:lim>
                <m:r>
                  <m:rPr>
                    <m:sty m:val="p"/>
                  </m:rPr>
                  <m:t>∼</m:t>
                </m:r>
              </m:lim>
            </m:limLow>
          </m:e>
          <m:sub>
            <m:r>
              <m:t>1</m:t>
            </m:r>
          </m:sub>
        </m:sSub>
        <m:r>
          <m:rPr>
            <m:sty m:val="p"/>
          </m:rPr>
          <m:t>+</m:t>
        </m:r>
        <m:r>
          <m:rPr>
            <m:sty m:val="p"/>
          </m:rPr>
          <m:t>⋯</m:t>
        </m:r>
        <m:r>
          <m:rPr>
            <m:sty m:val="p"/>
          </m:rPr>
          <m:t>+</m:t>
        </m:r>
        <m:sSub>
          <m:e>
            <m:r>
              <m:t>x</m:t>
            </m:r>
          </m:e>
          <m:sub>
            <m:r>
              <m:t>p</m:t>
            </m:r>
          </m:sub>
        </m:sSub>
        <m:sSub>
          <m:e>
            <m:limLow>
              <m:e>
                <m:r>
                  <m:t>e</m:t>
                </m:r>
              </m:e>
              <m:lim>
                <m:r>
                  <m:rPr>
                    <m:sty m:val="p"/>
                  </m:rPr>
                  <m:t>∼</m:t>
                </m:r>
              </m:lim>
            </m:limLow>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37</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27"/>
    <w:bookmarkStart w:id="228" w:name="thm-add-outside-span"/>
    <w:p>
      <w:pPr>
        <w:pStyle w:val="FirstParagraph"/>
      </w:pPr>
      <w:r>
        <w:rPr>
          <w:b/>
          <w:bCs/>
        </w:rPr>
        <w:t xml:space="preserve">Theorem 28 (Adding a vector outside the span keeps a list independent)</w:t>
      </w:r>
      <w:r>
        <w:t xml:space="preserve"> </w:t>
      </w:r>
      <w:r>
        <w:t xml:space="preserve">If</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and</w:t>
      </w:r>
      <w:r>
        <w:t xml:space="preserve"> </w:t>
      </w:r>
      <m:oMath>
        <m:limLow>
          <m:e>
            <m:r>
              <m:t>w</m:t>
            </m:r>
          </m:e>
          <m:lim>
            <m:r>
              <m:rPr>
                <m:sty m:val="p"/>
              </m:rPr>
              <m:t>∼</m:t>
            </m:r>
          </m:lim>
        </m:limLow>
      </m:oMath>
      <w:r>
        <w:t xml:space="preserve"> </w:t>
      </w:r>
      <w:r>
        <w:t xml:space="preserve">is not in</w:t>
      </w:r>
      <w:r>
        <w:t xml:space="preserve"> </w:t>
      </w:r>
      <m:oMath>
        <m:r>
          <m:rPr>
            <m:sty m:val="p"/>
          </m:rPr>
          <m:t>span</m:t>
        </m:r>
        <m:r>
          <m:t>​</m:t>
        </m:r>
        <m:d>
          <m:dPr>
            <m:begChr m:val="{"/>
            <m:sepChr m:val=""/>
            <m:endChr m:val="}"/>
            <m:grow/>
          </m:dPr>
          <m:e>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e>
        </m:d>
        <m:r>
          <m:t>​</m:t>
        </m:r>
      </m:oMath>
      <w:r>
        <w:t xml:space="preserve"> </w:t>
      </w:r>
      <w:r>
        <w:t xml:space="preserve">(</w:t>
      </w:r>
      <w:hyperlink w:anchor="def-span">
        <w:r>
          <w:rPr>
            <w:rStyle w:val="Hyperlink"/>
          </w:rPr>
          <w:t xml:space="preserve">Definition 47</w:t>
        </w:r>
      </w:hyperlink>
      <w:r>
        <w:t xml:space="preserve">),</w:t>
      </w:r>
      <w:r>
        <w:t xml:space="preserve"> </w:t>
      </w:r>
      <w:r>
        <w:t xml:space="preserve">then</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limLow>
          <m:e>
            <m:r>
              <m:t>w</m:t>
            </m:r>
          </m:e>
          <m:lim>
            <m:r>
              <m:rPr>
                <m:sty m:val="p"/>
              </m:rPr>
              <m:t>∼</m:t>
            </m:r>
          </m:lim>
        </m:limLow>
      </m:oMath>
      <w:r>
        <w:t xml:space="preserve"> </w:t>
      </w:r>
      <w:r>
        <w:t xml:space="preserve">are linearly independent.</w:t>
      </w:r>
    </w:p>
    <w:bookmarkEnd w:id="228"/>
    <w:p>
      <w:pPr>
        <w:pStyle w:val="BodyText"/>
      </w:pPr>
      <w:r>
        <w:rPr>
          <w:i/>
          <w:iCs/>
        </w:rPr>
        <w:t xml:space="preserve">Proof</w:t>
      </w:r>
      <w:r>
        <w:t xml:space="preserve">. </w:t>
      </w:r>
      <w:r>
        <w:t xml:space="preserve">Suppose</w:t>
      </w:r>
      <w:r>
        <w:t xml:space="preserve"> </w:t>
      </w:r>
      <m:oMath>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r>
          <m:rPr>
            <m:sty m:val="p"/>
          </m:rPr>
          <m:t>+</m:t>
        </m:r>
        <m:r>
          <m:t>d</m:t>
        </m:r>
        <m:r>
          <m:t> </m:t>
        </m:r>
        <m:limLow>
          <m:e>
            <m:r>
              <m:t>w</m:t>
            </m:r>
          </m:e>
          <m:lim>
            <m:r>
              <m:rPr>
                <m:sty m:val="p"/>
              </m:rPr>
              <m:t>∼</m:t>
            </m:r>
          </m:lim>
        </m:limLow>
        <m:r>
          <m:rPr>
            <m:sty m:val="p"/>
          </m:rPr>
          <m:t>=</m:t>
        </m:r>
        <m:limLow>
          <m:e>
            <m:r>
              <m:t>0</m:t>
            </m:r>
          </m:e>
          <m:lim>
            <m:r>
              <m:rPr>
                <m:sty m:val="p"/>
              </m:rPr>
              <m:t>∼</m:t>
            </m:r>
          </m:lim>
        </m:limLow>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limLow>
                <m:e>
                  <m:r>
                    <m:t>w</m:t>
                  </m:r>
                </m:e>
                <m:lim>
                  <m:r>
                    <m:rPr>
                      <m:sty m:val="p"/>
                    </m:rPr>
                    <m:t>∼</m:t>
                  </m:r>
                </m:lim>
              </m:limLow>
              <m:r>
                <m:t>&amp;</m:t>
              </m:r>
              <m:r>
                <m:rPr>
                  <m:sty m:val="p"/>
                </m:rPr>
                <m:t>=</m:t>
              </m:r>
              <m:f>
                <m:fPr>
                  <m:type m:val="bar"/>
                </m:fPr>
                <m:num>
                  <m:r>
                    <m:t>1</m:t>
                  </m:r>
                </m:num>
                <m:den>
                  <m:r>
                    <m:t>d</m:t>
                  </m:r>
                </m:den>
              </m:f>
              <m:r>
                <m:t> </m:t>
              </m:r>
              <m:r>
                <m:t>​</m:t>
              </m:r>
              <m:d>
                <m:dPr>
                  <m:begChr m:val="("/>
                  <m:sepChr m:val=""/>
                  <m:endChr m:val=")"/>
                  <m:grow/>
                </m:dPr>
                <m:e>
                  <m:r>
                    <m:t>d</m:t>
                  </m:r>
                  <m:r>
                    <m:t> </m:t>
                  </m:r>
                  <m:limLow>
                    <m:e>
                      <m:r>
                        <m:t>w</m:t>
                      </m:r>
                    </m:e>
                    <m:lim>
                      <m:r>
                        <m:rPr>
                          <m:sty m:val="p"/>
                        </m:rPr>
                        <m:t>∼</m:t>
                      </m:r>
                    </m:lim>
                  </m:limLow>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e>
              </m:d>
              <m:r>
                <m:t>​</m:t>
              </m:r>
              <m:r>
                <m:t>&amp;</m:t>
              </m:r>
              <m:r>
                <m:t>&amp;</m:t>
              </m:r>
              <m:r>
                <m:rPr>
                  <m:nor/>
                  <m:sty m:val="p"/>
                </m:rPr>
                <m:t>(solve the supposed equation for </m:t>
              </m:r>
              <m:r>
                <m:t>d</m:t>
              </m:r>
              <m:r>
                <m:t> </m:t>
              </m:r>
              <m:limLow>
                <m:e>
                  <m:r>
                    <m:t>w</m:t>
                  </m:r>
                </m:e>
                <m:lim>
                  <m:r>
                    <m:rPr>
                      <m:sty m:val="p"/>
                    </m:rPr>
                    <m:t>∼</m:t>
                  </m:r>
                </m:lim>
              </m:limLow>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limLow>
                    <m:e>
                      <m:r>
                        <m:t>v</m:t>
                      </m:r>
                    </m:e>
                    <m:lim>
                      <m:r>
                        <m:rPr>
                          <m:sty m:val="p"/>
                        </m:rPr>
                        <m:t>∼</m:t>
                      </m:r>
                    </m:lim>
                  </m:limLow>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limLow>
                    <m:e>
                      <m:r>
                        <m:t>v</m:t>
                      </m:r>
                    </m:e>
                    <m:lim>
                      <m:r>
                        <m:rPr>
                          <m:sty m:val="p"/>
                        </m:rPr>
                        <m:t>∼</m:t>
                      </m:r>
                    </m:lim>
                  </m:limLow>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limLow>
          <m:e>
            <m:r>
              <m:t>w</m:t>
            </m:r>
          </m:e>
          <m:lim>
            <m:r>
              <m:rPr>
                <m:sty m:val="p"/>
              </m:rPr>
              <m:t>∼</m:t>
            </m:r>
          </m:lim>
        </m:limLow>
      </m:oMath>
      <w:r>
        <w:t xml:space="preserve"> </w:t>
      </w:r>
      <w:r>
        <w:t xml:space="preserve">in</w:t>
      </w:r>
      <w:r>
        <w:t xml:space="preserve"> </w:t>
      </w:r>
      <m:oMath>
        <m:r>
          <m:rPr>
            <m:sty m:val="p"/>
          </m:rPr>
          <m:t>span</m:t>
        </m:r>
        <m:r>
          <m:t>​</m:t>
        </m:r>
        <m:d>
          <m:dPr>
            <m:begChr m:val="{"/>
            <m:sepChr m:val=""/>
            <m:endChr m:val="}"/>
            <m:grow/>
          </m:dPr>
          <m:e>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r>
          <m:rPr>
            <m:sty m:val="p"/>
          </m:rPr>
          <m:t>=</m:t>
        </m:r>
        <m:limLow>
          <m:e>
            <m:r>
              <m:t>0</m:t>
            </m:r>
          </m:e>
          <m:lim>
            <m:r>
              <m:rPr>
                <m:sty m:val="p"/>
              </m:rPr>
              <m:t>∼</m:t>
            </m:r>
          </m:lim>
        </m:limLow>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are linearly independent.</w:t>
      </w:r>
    </w:p>
    <w:bookmarkStart w:id="229" w:name="exm-add-outside-span"/>
    <w:p>
      <w:pPr>
        <w:pStyle w:val="BodyText"/>
      </w:pPr>
      <w:r>
        <w:rPr>
          <w:b/>
          <w:bCs/>
        </w:rPr>
        <w:t xml:space="preserve">Example 51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28</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limLow>
          <m:e>
            <m:r>
              <m:t>0</m:t>
            </m:r>
          </m:e>
          <m:lim>
            <m:r>
              <m:rPr>
                <m:sty m:val="p"/>
              </m:rPr>
              <m:t>∼</m:t>
            </m:r>
          </m:lim>
        </m:limLow>
      </m:oMath>
      <w:r>
        <w:t xml:space="preserve">.</w:t>
      </w:r>
    </w:p>
    <w:bookmarkEnd w:id="229"/>
    <w:bookmarkStart w:id="230" w:name="thm-extend-basis"/>
    <w:p>
      <w:pPr>
        <w:pStyle w:val="BodyText"/>
      </w:pPr>
      <w:r>
        <w:rPr>
          <w:b/>
          <w:bCs/>
        </w:rPr>
        <w:t xml:space="preserve">Theorem 29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and</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43</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Starting from the empty list shows that every subspace has a basis.</w:t>
      </w:r>
    </w:p>
    <w:bookmarkEnd w:id="230"/>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limLow>
          <m:e>
            <m:r>
              <m:t>w</m:t>
            </m:r>
          </m:e>
          <m:lim>
            <m:r>
              <m:rPr>
                <m:sty m:val="p"/>
              </m:rPr>
              <m:t>∼</m:t>
            </m:r>
          </m:lim>
        </m:limLow>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limLow>
          <m:e>
            <m:r>
              <m:t>w</m:t>
            </m:r>
          </m:e>
          <m:lim>
            <m:r>
              <m:rPr>
                <m:sty m:val="p"/>
              </m:rPr>
              <m:t>∼</m:t>
            </m:r>
          </m:lim>
        </m:limLow>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28</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25</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limLow>
              <m:e>
                <m:r>
                  <m:t>0</m:t>
                </m:r>
              </m:e>
              <m:lim>
                <m:r>
                  <m:rPr>
                    <m:sty m:val="p"/>
                  </m:rPr>
                  <m:t>∼</m:t>
                </m:r>
              </m:lim>
            </m:limLow>
          </m:e>
        </m:d>
        <m:r>
          <m:t>​</m:t>
        </m:r>
      </m:oMath>
      <w:r>
        <w:t xml:space="preserve"> </w:t>
      </w:r>
      <w:r>
        <w:t xml:space="preserve">by the conventions in</w:t>
      </w:r>
      <w:r>
        <w:t xml:space="preserve"> </w:t>
      </w:r>
      <w:hyperlink w:anchor="def-span">
        <w:r>
          <w:rPr>
            <w:rStyle w:val="Hyperlink"/>
          </w:rPr>
          <w:t xml:space="preserve">Definition 47</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limLow>
              <m:e>
                <m:r>
                  <m:t>0</m:t>
                </m:r>
              </m:e>
              <m:lim>
                <m:r>
                  <m:rPr>
                    <m:sty m:val="p"/>
                  </m:rPr>
                  <m:t>∼</m:t>
                </m:r>
              </m:lim>
            </m:limLow>
          </m:e>
        </m:d>
        <m:r>
          <m:t>​</m:t>
        </m:r>
      </m:oMath>
      <w:r>
        <w:t xml:space="preserve">:</w:t>
      </w:r>
      <w:r>
        <w:t xml:space="preserve"> </w:t>
      </w:r>
      <w:r>
        <w:t xml:space="preserve">if so, the empty list is already a basis;</w:t>
      </w:r>
      <w:r>
        <w:t xml:space="preserve"> </w:t>
      </w:r>
      <w:r>
        <w:t xml:space="preserve">if not, the process adds vectors as described.</w:t>
      </w:r>
    </w:p>
    <w:bookmarkStart w:id="231" w:name="exm-extend-basis"/>
    <w:p>
      <w:pPr>
        <w:pStyle w:val="BodyText"/>
      </w:pPr>
      <w:r>
        <w:rPr>
          <w:b/>
          <w:bCs/>
        </w:rPr>
        <w:t xml:space="preserve">Example 52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31"/>
    <w:bookmarkStart w:id="232" w:name="thm-dim-bound"/>
    <w:p>
      <w:pPr>
        <w:pStyle w:val="BodyText"/>
      </w:pPr>
      <w:r>
        <w:rPr>
          <w:b/>
          <w:bCs/>
        </w:rPr>
        <w:t xml:space="preserve">Theorem 30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51</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32"/>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limLow>
              <m:e>
                <m:r>
                  <m:t>0</m:t>
                </m:r>
              </m:e>
              <m:lim>
                <m:r>
                  <m:rPr>
                    <m:sty m:val="p"/>
                  </m:rPr>
                  <m:t>∼</m:t>
                </m:r>
              </m:lim>
            </m:limLow>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limLow>
          <m:e>
            <m:r>
              <m:t>0</m:t>
            </m:r>
          </m:e>
          <m:lim>
            <m:r>
              <m:rPr>
                <m:sty m:val="p"/>
              </m:rPr>
              <m:t>∼</m:t>
            </m:r>
          </m:lim>
        </m:limLow>
      </m:oMath>
      <w:r>
        <w:t xml:space="preserve">,</w:t>
      </w:r>
      <w:r>
        <w:t xml:space="preserve"> </w:t>
      </w:r>
      <w:r>
        <w:t xml:space="preserve">and</w:t>
      </w:r>
      <w:r>
        <w:t xml:space="preserve"> </w:t>
      </w:r>
      <m:oMath>
        <m:r>
          <m:t>1</m:t>
        </m:r>
        <m:r>
          <m:rPr>
            <m:sty m:val="p"/>
          </m:rPr>
          <m:t>⋅</m:t>
        </m:r>
        <m:limLow>
          <m:e>
            <m:r>
              <m:t>0</m:t>
            </m:r>
          </m:e>
          <m:lim>
            <m:r>
              <m:rPr>
                <m:sty m:val="p"/>
              </m:rPr>
              <m:t>∼</m:t>
            </m:r>
          </m:lim>
        </m:limLow>
        <m:r>
          <m:rPr>
            <m:sty m:val="p"/>
          </m:rPr>
          <m:t>=</m:t>
        </m:r>
        <m:limLow>
          <m:e>
            <m:r>
              <m:t>0</m:t>
            </m:r>
          </m:e>
          <m:lim>
            <m:r>
              <m:rPr>
                <m:sty m:val="p"/>
              </m:rPr>
              <m:t>∼</m:t>
            </m:r>
          </m:lim>
        </m:limLow>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limLow>
              <m:e>
                <m:r>
                  <m:t>u</m:t>
                </m:r>
              </m:e>
              <m:lim>
                <m:r>
                  <m:rPr>
                    <m:sty m:val="p"/>
                  </m:rPr>
                  <m:t>∼</m:t>
                </m:r>
              </m:lim>
            </m:limLow>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limLow>
              <m:e>
                <m:r>
                  <m:t>u</m:t>
                </m:r>
              </m:e>
              <m:lim>
                <m:r>
                  <m:rPr>
                    <m:sty m:val="p"/>
                  </m:rPr>
                  <m:t>∼</m:t>
                </m:r>
              </m:lim>
            </m:limLow>
          </m:e>
          <m:sub>
            <m:r>
              <m:t>j</m:t>
            </m:r>
          </m:sub>
        </m:sSub>
        <m:r>
          <m:rPr>
            <m:sty m:val="p"/>
          </m:rPr>
          <m:t>=</m:t>
        </m:r>
        <m:sSub>
          <m:e>
            <m:r>
              <m:t>c</m:t>
            </m:r>
          </m:e>
          <m:sub>
            <m:r>
              <m:t>1</m:t>
            </m:r>
            <m:r>
              <m:t>j</m:t>
            </m:r>
          </m:sub>
        </m:sSub>
        <m:sSub>
          <m:e>
            <m:limLow>
              <m:e>
                <m:r>
                  <m:t>a</m:t>
                </m:r>
              </m:e>
              <m:lim>
                <m:r>
                  <m:rPr>
                    <m:sty m:val="p"/>
                  </m:rPr>
                  <m:t>∼</m:t>
                </m:r>
              </m:lim>
            </m:limLow>
          </m:e>
          <m:sub>
            <m:r>
              <m:t>1</m:t>
            </m:r>
          </m:sub>
        </m:sSub>
        <m:r>
          <m:rPr>
            <m:sty m:val="p"/>
          </m:rPr>
          <m:t>+</m:t>
        </m:r>
        <m:r>
          <m:rPr>
            <m:sty m:val="p"/>
          </m:rPr>
          <m:t>⋯</m:t>
        </m:r>
        <m:r>
          <m:rPr>
            <m:sty m:val="p"/>
          </m:rPr>
          <m:t>+</m:t>
        </m:r>
        <m:sSub>
          <m:e>
            <m:r>
              <m:t>c</m:t>
            </m:r>
          </m:e>
          <m:sub>
            <m:r>
              <m:t>d</m:t>
            </m:r>
            <m:r>
              <m:t>j</m:t>
            </m:r>
          </m:sub>
        </m:sSub>
        <m:sSub>
          <m:e>
            <m:limLow>
              <m:e>
                <m:r>
                  <m:t>a</m:t>
                </m:r>
              </m:e>
              <m:lim>
                <m:r>
                  <m:rPr>
                    <m:sty m:val="p"/>
                  </m:rPr>
                  <m:t>∼</m:t>
                </m:r>
              </m:lim>
            </m:limLow>
          </m:e>
          <m:sub>
            <m:r>
              <m:t>d</m:t>
            </m:r>
          </m:sub>
        </m:sSub>
      </m:oMath>
      <w:r>
        <w:t xml:space="preserve"> </w:t>
      </w:r>
      <w:r>
        <w:t xml:space="preserve">for some coordinate vector</w:t>
      </w:r>
      <w:r>
        <w:t xml:space="preserve"> </w:t>
      </w:r>
      <m:oMath>
        <m:sSub>
          <m:e>
            <m:limLow>
              <m:e>
                <m:r>
                  <m:t>c</m:t>
                </m:r>
              </m:e>
              <m:lim>
                <m:r>
                  <m:rPr>
                    <m:sty m:val="p"/>
                  </m:rPr>
                  <m:t>∼</m:t>
                </m:r>
              </m:lim>
            </m:limLow>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limLow>
              <m:e>
                <m:r>
                  <m:t>c</m:t>
                </m:r>
              </m:e>
              <m:lim>
                <m:r>
                  <m:rPr>
                    <m:sty m:val="p"/>
                  </m:rPr>
                  <m:t>∼</m:t>
                </m:r>
              </m:lim>
            </m:limLow>
          </m:e>
          <m:sub>
            <m:r>
              <m:t>1</m:t>
            </m:r>
          </m:sub>
        </m:sSub>
        <m:r>
          <m:rPr>
            <m:sty m:val="p"/>
          </m:rPr>
          <m:t>,</m:t>
        </m:r>
        <m:r>
          <m:rPr>
            <m:sty m:val="p"/>
          </m:rPr>
          <m:t>…</m:t>
        </m:r>
        <m:r>
          <m:rPr>
            <m:sty m:val="p"/>
          </m:rPr>
          <m:t>,</m:t>
        </m:r>
        <m:sSub>
          <m:e>
            <m:limLow>
              <m:e>
                <m:r>
                  <m:t>c</m:t>
                </m:r>
              </m:e>
              <m:lim>
                <m:r>
                  <m:rPr>
                    <m:sty m:val="p"/>
                  </m:rPr>
                  <m:t>∼</m:t>
                </m:r>
              </m:lim>
            </m:limLow>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limLow>
              <m:e>
                <m:r>
                  <m:t>c</m:t>
                </m:r>
              </m:e>
              <m:lim>
                <m:r>
                  <m:rPr>
                    <m:sty m:val="p"/>
                  </m:rPr>
                  <m:t>∼</m:t>
                </m:r>
              </m:lim>
            </m:limLow>
          </m:e>
          <m:sub>
            <m:r>
              <m:t>1</m:t>
            </m:r>
          </m:sub>
        </m:sSub>
        <m:r>
          <m:rPr>
            <m:sty m:val="p"/>
          </m:rPr>
          <m:t>+</m:t>
        </m:r>
        <m:r>
          <m:rPr>
            <m:sty m:val="p"/>
          </m:rPr>
          <m:t>⋯</m:t>
        </m:r>
        <m:r>
          <m:rPr>
            <m:sty m:val="p"/>
          </m:rPr>
          <m:t>+</m:t>
        </m:r>
        <m:sSub>
          <m:e>
            <m:r>
              <m:t>x</m:t>
            </m:r>
          </m:e>
          <m:sub>
            <m:r>
              <m:t>k</m:t>
            </m:r>
          </m:sub>
        </m:sSub>
        <m:sSub>
          <m:e>
            <m:limLow>
              <m:e>
                <m:r>
                  <m:t>c</m:t>
                </m:r>
              </m:e>
              <m:lim>
                <m:r>
                  <m:rPr>
                    <m:sty m:val="p"/>
                  </m:rPr>
                  <m:t>∼</m:t>
                </m:r>
              </m:lim>
            </m:limLow>
          </m:e>
          <m:sub>
            <m:r>
              <m:t>k</m:t>
            </m:r>
          </m:sub>
        </m:sSub>
        <m:r>
          <m:rPr>
            <m:sty m:val="p"/>
          </m:rPr>
          <m:t>=</m:t>
        </m:r>
        <m:sSub>
          <m:e>
            <m:limLow>
              <m:e>
                <m:r>
                  <m:t>0</m:t>
                </m:r>
              </m:e>
              <m:lim>
                <m:r>
                  <m:rPr>
                    <m:sty m:val="p"/>
                  </m:rPr>
                  <m:t>∼</m:t>
                </m:r>
              </m:lim>
            </m:limLow>
          </m:e>
          <m:sub>
            <m:r>
              <m:t>d</m:t>
            </m:r>
          </m:sub>
        </m:sSub>
      </m:oMath>
      <w:r>
        <w:t xml:space="preserve"> </w:t>
      </w:r>
      <w:r>
        <w:t xml:space="preserve">(</w:t>
      </w:r>
      <w:hyperlink w:anchor="thm-many-vectors-dependent">
        <w:r>
          <w:rPr>
            <w:rStyle w:val="Hyperlink"/>
          </w:rPr>
          <w:t xml:space="preserve">Theorem 25</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limLow>
                    <m:e>
                      <m:r>
                        <m:t>u</m:t>
                      </m:r>
                    </m:e>
                    <m:lim>
                      <m:r>
                        <m:rPr>
                          <m:sty m:val="p"/>
                        </m:rPr>
                        <m:t>∼</m:t>
                      </m:r>
                    </m:lim>
                  </m:limLow>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limLow>
                    <m:e>
                      <m:r>
                        <m:t>a</m:t>
                      </m:r>
                    </m:e>
                    <m:lim>
                      <m:r>
                        <m:rPr>
                          <m:sty m:val="p"/>
                        </m:rPr>
                        <m:t>∼</m:t>
                      </m:r>
                    </m:lim>
                  </m:limLow>
                </m:e>
                <m:sub>
                  <m:r>
                    <m:t>i</m:t>
                  </m:r>
                </m:sub>
              </m:sSub>
              <m:r>
                <m:t>&amp;</m:t>
              </m:r>
              <m:r>
                <m:t>&amp;</m:t>
              </m:r>
              <m:r>
                <m:rPr>
                  <m:nor/>
                  <m:sty m:val="p"/>
                </m:rPr>
                <m:t>(substitute each </m:t>
              </m:r>
              <m:sSub>
                <m:e>
                  <m:limLow>
                    <m:e>
                      <m:r>
                        <m:t>u</m:t>
                      </m:r>
                    </m:e>
                    <m:lim>
                      <m:r>
                        <m:rPr>
                          <m:sty m:val="p"/>
                        </m:rPr>
                        <m:t>∼</m:t>
                      </m:r>
                    </m:lim>
                  </m:limLow>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limLow>
                    <m:e>
                      <m:r>
                        <m:t>a</m:t>
                      </m:r>
                    </m:e>
                    <m:lim>
                      <m:r>
                        <m:rPr>
                          <m:sty m:val="p"/>
                        </m:rPr>
                        <m:t>∼</m:t>
                      </m:r>
                    </m:lim>
                  </m:limLow>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limLow>
                    <m:e>
                      <m:r>
                        <m:t>a</m:t>
                      </m:r>
                    </m:e>
                    <m:lim>
                      <m:r>
                        <m:rPr>
                          <m:sty m:val="p"/>
                        </m:rPr>
                        <m:t>∼</m:t>
                      </m:r>
                    </m:lim>
                  </m:limLow>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limLow>
                    <m:e>
                      <m:r>
                        <m:t>a</m:t>
                      </m:r>
                    </m:e>
                    <m:lim>
                      <m:r>
                        <m:rPr>
                          <m:sty m:val="p"/>
                        </m:rPr>
                        <m:t>∼</m:t>
                      </m:r>
                    </m:lim>
                  </m:limLow>
                </m:e>
                <m:sub>
                  <m:r>
                    <m:t>i</m:t>
                  </m:r>
                </m:sub>
              </m:sSub>
              <m:r>
                <m:t>&amp;</m:t>
              </m:r>
              <m:r>
                <m:t>&amp;</m:t>
              </m:r>
              <m:r>
                <m:rPr>
                  <m:nor/>
                  <m:sty m:val="p"/>
                </m:rPr>
                <m:t>(factor </m:t>
              </m:r>
              <m:sSub>
                <m:e>
                  <m:limLow>
                    <m:e>
                      <m:r>
                        <m:t>a</m:t>
                      </m:r>
                    </m:e>
                    <m:lim>
                      <m:r>
                        <m:rPr>
                          <m:sty m:val="p"/>
                        </m:rPr>
                        <m:t>∼</m:t>
                      </m:r>
                    </m:lim>
                  </m:limLow>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limLow>
                    <m:e>
                      <m:r>
                        <m:t>a</m:t>
                      </m:r>
                    </m:e>
                    <m:lim>
                      <m:r>
                        <m:rPr>
                          <m:sty m:val="p"/>
                        </m:rPr>
                        <m:t>∼</m:t>
                      </m:r>
                    </m:lim>
                  </m:limLow>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limLow>
                    <m:e>
                      <m:r>
                        <m:t>c</m:t>
                      </m:r>
                    </m:e>
                    <m:lim>
                      <m:r>
                        <m:rPr>
                          <m:sty m:val="p"/>
                        </m:rPr>
                        <m:t>∼</m:t>
                      </m:r>
                    </m:lim>
                  </m:limLow>
                </m:e>
                <m:sub>
                  <m:r>
                    <m:t>j</m:t>
                  </m:r>
                </m:sub>
              </m:sSub>
              <m:r>
                <m:rPr>
                  <m:sty m:val="p"/>
                </m:rPr>
                <m:t>=</m:t>
              </m:r>
              <m:sSub>
                <m:e>
                  <m:limLow>
                    <m:e>
                      <m:r>
                        <m:t>0</m:t>
                      </m:r>
                    </m:e>
                    <m:lim>
                      <m:r>
                        <m:rPr>
                          <m:sty m:val="p"/>
                        </m:rPr>
                        <m:t>∼</m:t>
                      </m:r>
                    </m:lim>
                  </m:limLow>
                </m:e>
                <m:sub>
                  <m:r>
                    <m:t>d</m:t>
                  </m:r>
                </m:sub>
              </m:sSub>
              <m:r>
                <m:rPr>
                  <m:nor/>
                  <m:sty m:val="p"/>
                </m:rPr>
                <m:t>)</m:t>
              </m:r>
            </m:e>
            <m:e>
              <m:r>
                <m:t>&amp;</m:t>
              </m:r>
              <m:r>
                <m:rPr>
                  <m:sty m:val="p"/>
                </m:rPr>
                <m:t>=</m:t>
              </m:r>
              <m:sSub>
                <m:e>
                  <m:limLow>
                    <m:e>
                      <m:r>
                        <m:t>0</m:t>
                      </m:r>
                    </m:e>
                    <m:lim>
                      <m:r>
                        <m:rPr>
                          <m:sty m:val="p"/>
                        </m:rPr>
                        <m:t>∼</m:t>
                      </m:r>
                    </m:lim>
                  </m:limLow>
                </m:e>
                <m:sub>
                  <m:r>
                    <m:t>p</m:t>
                  </m:r>
                </m:sub>
              </m:sSub>
              <m:r>
                <m:rPr>
                  <m:sty m:val="p"/>
                </m:rPr>
                <m:t>,</m:t>
              </m:r>
              <m:r>
                <m:t>&amp;</m:t>
              </m:r>
              <m:r>
                <m:t>&amp;</m:t>
              </m:r>
              <m:r>
                <m:rPr>
                  <m:nor/>
                  <m:sty m:val="p"/>
                </m:rPr>
                <m:t>(a zero multiple of a vector is </m:t>
              </m:r>
              <m:limLow>
                <m:e>
                  <m:r>
                    <m:t>0</m:t>
                  </m:r>
                </m:e>
                <m:lim>
                  <m:r>
                    <m:rPr>
                      <m:sty m:val="p"/>
                    </m:rPr>
                    <m:t>∼</m:t>
                  </m:r>
                </m:lim>
              </m:limLow>
              <m:r>
                <m:rPr>
                  <m:nor/>
                  <m:sty m:val="p"/>
                </m:rPr>
                <m:t>)</m:t>
              </m:r>
            </m:e>
          </m:eqArr>
        </m:oMath>
      </m:oMathPara>
    </w:p>
    <w:p>
      <w:pPr>
        <w:pStyle w:val="FirstParagraph"/>
      </w:pPr>
      <w:r>
        <w:t xml:space="preserve">a combination of</w:t>
      </w:r>
      <w:r>
        <w:t xml:space="preserve"> </w:t>
      </w:r>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k</m:t>
            </m:r>
          </m:sub>
        </m:sSub>
      </m:oMath>
      <w:r>
        <w:t xml:space="preserve"> </w:t>
      </w:r>
      <w:r>
        <w:t xml:space="preserve">with coefficients not all zero that equals</w:t>
      </w:r>
      <w:r>
        <w:t xml:space="preserve"> </w:t>
      </w:r>
      <m:oMath>
        <m:sSub>
          <m:e>
            <m:limLow>
              <m:e>
                <m:r>
                  <m:t>0</m:t>
                </m:r>
              </m:e>
              <m:lim>
                <m:r>
                  <m:rPr>
                    <m:sty m:val="p"/>
                  </m:rPr>
                  <m:t>∼</m:t>
                </m:r>
              </m:lim>
            </m:limLow>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33" w:name="exm-dim-bound"/>
    <w:p>
      <w:pPr>
        <w:pStyle w:val="BodyText"/>
      </w:pPr>
      <w:r>
        <w:rPr>
          <w:b/>
          <w:bCs/>
        </w:rPr>
        <w:t xml:space="preserve">Example 53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By</w:t>
      </w:r>
      <w:r>
        <w:t xml:space="preserve"> </w:t>
      </w:r>
      <w:hyperlink w:anchor="thm-dim-bound">
        <w:r>
          <w:rPr>
            <w:rStyle w:val="Hyperlink"/>
          </w:rPr>
          <w:t xml:space="preserve">Theorem 30</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limLow>
          <m:e>
            <m:r>
              <m:t>0</m:t>
            </m:r>
          </m:e>
          <m:lim>
            <m:r>
              <m:rPr>
                <m:sty m:val="p"/>
              </m:rPr>
              <m:t>∼</m:t>
            </m:r>
          </m:lim>
        </m:limLow>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33"/>
    <w:bookmarkStart w:id="234" w:name="thm-subspace-equal-dim"/>
    <w:p>
      <w:pPr>
        <w:pStyle w:val="FirstParagraph"/>
      </w:pPr>
      <w:r>
        <w:rPr>
          <w:b/>
          <w:bCs/>
        </w:rPr>
        <w:t xml:space="preserve">Theorem 31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51</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34"/>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limLow>
              <m:e>
                <m:r>
                  <m:t>t</m:t>
                </m:r>
              </m:e>
              <m:lim>
                <m:r>
                  <m:rPr>
                    <m:sty m:val="p"/>
                  </m:rPr>
                  <m:t>∼</m:t>
                </m:r>
              </m:lim>
            </m:limLow>
          </m:e>
          <m:sub>
            <m:r>
              <m:t>1</m:t>
            </m:r>
          </m:sub>
        </m:sSub>
        <m:r>
          <m:rPr>
            <m:sty m:val="p"/>
          </m:rPr>
          <m:t>,</m:t>
        </m:r>
        <m:r>
          <m:rPr>
            <m:sty m:val="p"/>
          </m:rPr>
          <m:t>…</m:t>
        </m:r>
        <m:r>
          <m:rPr>
            <m:sty m:val="p"/>
          </m:rPr>
          <m:t>,</m:t>
        </m:r>
        <m:sSub>
          <m:e>
            <m:limLow>
              <m:e>
                <m:r>
                  <m:t>t</m:t>
                </m:r>
              </m:e>
              <m:lim>
                <m:r>
                  <m:rPr>
                    <m:sty m:val="p"/>
                  </m:rPr>
                  <m:t>∼</m:t>
                </m:r>
              </m:lim>
            </m:limLow>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limLow>
              <m:e>
                <m:r>
                  <m:t>0</m:t>
                </m:r>
              </m:e>
              <m:lim>
                <m:r>
                  <m:rPr>
                    <m:sty m:val="p"/>
                  </m:rPr>
                  <m:t>∼</m:t>
                </m:r>
              </m:lim>
            </m:limLow>
          </m:e>
        </m:d>
        <m:r>
          <m:t>​</m:t>
        </m:r>
      </m:oMath>
      <w:r>
        <w:t xml:space="preserve"> </w:t>
      </w:r>
      <w:r>
        <w:t xml:space="preserve">by the convention in</w:t>
      </w:r>
      <w:r>
        <w:t xml:space="preserve"> </w:t>
      </w:r>
      <w:hyperlink w:anchor="def-span">
        <w:r>
          <w:rPr>
            <w:rStyle w:val="Hyperlink"/>
          </w:rPr>
          <w:t xml:space="preserve">Definition 47</w:t>
        </w:r>
      </w:hyperlink>
      <w:r>
        <w:t xml:space="preserve">,</w:t>
      </w:r>
      <w:r>
        <w:t xml:space="preserve"> </w:t>
      </w:r>
      <w:r>
        <w:t xml:space="preserve">and the argument is unchanged.)</w:t>
      </w:r>
      <w:r>
        <w:t xml:space="preserve"> </w:t>
      </w:r>
      <w:r>
        <w:t xml:space="preserve">Suppose some</w:t>
      </w:r>
      <w:r>
        <w:t xml:space="preserve"> </w:t>
      </w:r>
      <m:oMath>
        <m:limLow>
          <m:e>
            <m:r>
              <m:t>s</m:t>
            </m:r>
          </m:e>
          <m:lim>
            <m:r>
              <m:rPr>
                <m:sty m:val="p"/>
              </m:rPr>
              <m:t>∼</m:t>
            </m:r>
          </m:lim>
        </m:limLow>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limLow>
                  <m:e>
                    <m:r>
                      <m:t>t</m:t>
                    </m:r>
                  </m:e>
                  <m:lim>
                    <m:r>
                      <m:rPr>
                        <m:sty m:val="p"/>
                      </m:rPr>
                      <m:t>∼</m:t>
                    </m:r>
                  </m:lim>
                </m:limLow>
              </m:e>
              <m:sub>
                <m:r>
                  <m:t>1</m:t>
                </m:r>
              </m:sub>
            </m:sSub>
            <m:r>
              <m:rPr>
                <m:sty m:val="p"/>
              </m:rPr>
              <m:t>,</m:t>
            </m:r>
            <m:r>
              <m:rPr>
                <m:sty m:val="p"/>
              </m:rPr>
              <m:t>…</m:t>
            </m:r>
            <m:r>
              <m:rPr>
                <m:sty m:val="p"/>
              </m:rPr>
              <m:t>,</m:t>
            </m:r>
            <m:sSub>
              <m:e>
                <m:limLow>
                  <m:e>
                    <m:r>
                      <m:t>t</m:t>
                    </m:r>
                  </m:e>
                  <m:lim>
                    <m:r>
                      <m:rPr>
                        <m:sty m:val="p"/>
                      </m:rPr>
                      <m:t>∼</m:t>
                    </m:r>
                  </m:lim>
                </m:limLow>
              </m:e>
              <m:sub>
                <m:r>
                  <m:t>d</m:t>
                </m:r>
              </m:sub>
            </m:sSub>
          </m:e>
        </m:d>
        <m:r>
          <m:t>​</m:t>
        </m:r>
        <m:r>
          <m:rPr>
            <m:sty m:val="p"/>
          </m:rPr>
          <m:t>=</m:t>
        </m:r>
        <m:r>
          <m:rPr>
            <m:scr m:val="script"/>
            <m:sty m:val="p"/>
          </m:rPr>
          <m:t>T</m:t>
        </m:r>
      </m:oMath>
      <w:r>
        <w:t xml:space="preserve">.</w:t>
      </w:r>
      <w:r>
        <w:t xml:space="preserve"> </w:t>
      </w:r>
      <w:r>
        <w:t xml:space="preserve">Then</w:t>
      </w:r>
      <w:r>
        <w:t xml:space="preserve"> </w:t>
      </w:r>
      <m:oMath>
        <m:sSub>
          <m:e>
            <m:limLow>
              <m:e>
                <m:r>
                  <m:t>t</m:t>
                </m:r>
              </m:e>
              <m:lim>
                <m:r>
                  <m:rPr>
                    <m:sty m:val="p"/>
                  </m:rPr>
                  <m:t>∼</m:t>
                </m:r>
              </m:lim>
            </m:limLow>
          </m:e>
          <m:sub>
            <m:r>
              <m:t>1</m:t>
            </m:r>
          </m:sub>
        </m:sSub>
        <m:r>
          <m:rPr>
            <m:sty m:val="p"/>
          </m:rPr>
          <m:t>,</m:t>
        </m:r>
        <m:r>
          <m:rPr>
            <m:sty m:val="p"/>
          </m:rPr>
          <m:t>…</m:t>
        </m:r>
        <m:r>
          <m:rPr>
            <m:sty m:val="p"/>
          </m:rPr>
          <m:t>,</m:t>
        </m:r>
        <m:sSub>
          <m:e>
            <m:limLow>
              <m:e>
                <m:r>
                  <m:t>t</m:t>
                </m:r>
              </m:e>
              <m:lim>
                <m:r>
                  <m:rPr>
                    <m:sty m:val="p"/>
                  </m:rPr>
                  <m:t>∼</m:t>
                </m:r>
              </m:lim>
            </m:limLow>
          </m:e>
          <m:sub>
            <m:r>
              <m:t>d</m:t>
            </m:r>
          </m:sub>
        </m:sSub>
        <m:r>
          <m:rPr>
            <m:sty m:val="p"/>
          </m:rPr>
          <m:t>,</m:t>
        </m:r>
        <m:limLow>
          <m:e>
            <m:r>
              <m:t>s</m:t>
            </m:r>
          </m:e>
          <m:lim>
            <m:r>
              <m:rPr>
                <m:sty m:val="p"/>
              </m:rPr>
              <m:t>∼</m:t>
            </m:r>
          </m:lim>
        </m:limLow>
      </m:oMath>
      <w:r>
        <w:t xml:space="preserve"> </w:t>
      </w:r>
      <w:r>
        <w:t xml:space="preserve">are linearly independent</w:t>
      </w:r>
      <w:r>
        <w:t xml:space="preserve"> </w:t>
      </w:r>
      <w:r>
        <w:t xml:space="preserve">(</w:t>
      </w:r>
      <w:hyperlink w:anchor="thm-add-outside-span">
        <w:r>
          <w:rPr>
            <w:rStyle w:val="Hyperlink"/>
          </w:rPr>
          <w:t xml:space="preserve">Theorem 28</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30</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35" w:name="exm-subspace-equal-dim"/>
    <w:p>
      <w:pPr>
        <w:pStyle w:val="BodyText"/>
      </w:pPr>
      <w:r>
        <w:rPr>
          <w:b/>
          <w:bCs/>
        </w:rPr>
        <w:t xml:space="preserve">Example 54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limLow>
          <m:e>
            <m:r>
              <m:t>0</m:t>
            </m:r>
          </m:e>
          <m:lim>
            <m:r>
              <m:rPr>
                <m:sty m:val="p"/>
              </m:rPr>
              <m:t>∼</m:t>
            </m:r>
          </m:lim>
        </m:limLow>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35"/>
    <w:bookmarkStart w:id="236" w:name="exm-subspace-equal-dim-fails"/>
    <w:p>
      <w:pPr>
        <w:pStyle w:val="BodyText"/>
      </w:pPr>
      <w:r>
        <w:rPr>
          <w:b/>
          <w:bCs/>
        </w:rPr>
        <w:t xml:space="preserve">Example 55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31</w:t>
        </w:r>
      </w:hyperlink>
      <w:r>
        <w:t xml:space="preserve"> </w:t>
      </w:r>
      <w:r>
        <w:t xml:space="preserve">does not apply,</w:t>
      </w:r>
      <w:r>
        <w:t xml:space="preserve"> </w:t>
      </w:r>
      <w:r>
        <w:t xml:space="preserve">because neither line contains the other.</w:t>
      </w:r>
    </w:p>
    <w:bookmarkEnd w:id="236"/>
    <w:bookmarkEnd w:id="237"/>
    <w:bookmarkStart w:id="260" w:name="sec-column-null-space"/>
    <w:p>
      <w:pPr>
        <w:pStyle w:val="Heading2"/>
      </w:pPr>
      <w:r>
        <w:t xml:space="preserve">5 Column space and null space</w:t>
      </w:r>
    </w:p>
    <w:bookmarkStart w:id="238" w:name="def-column-space"/>
    <w:p>
      <w:pPr>
        <w:pStyle w:val="FirstParagraph"/>
      </w:pPr>
      <w:r>
        <w:rPr>
          <w:b/>
          <w:bCs/>
        </w:rPr>
        <w:t xml:space="preserve">Definition 52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limLow>
                <m:e>
                  <m:r>
                    <m:t>x</m:t>
                  </m:r>
                </m:e>
                <m:lim>
                  <m:r>
                    <m:rPr>
                      <m:sty m:val="p"/>
                    </m:rPr>
                    <m:t>∼</m:t>
                  </m:r>
                </m:lim>
              </m:limLow>
              <m:r>
                <m:rPr>
                  <m:sty m:val="p"/>
                </m:rPr>
                <m:t>:</m:t>
              </m:r>
              <m:limLow>
                <m:e>
                  <m:r>
                    <m:t>x</m:t>
                  </m:r>
                </m:e>
                <m:lim>
                  <m:r>
                    <m:rPr>
                      <m:sty m:val="p"/>
                    </m:rPr>
                    <m:t>∼</m:t>
                  </m:r>
                </m:lim>
              </m:limLow>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limLow>
          <m:e>
            <m:r>
              <m:t>x</m:t>
            </m:r>
          </m:e>
          <m:lim>
            <m:r>
              <m:rPr>
                <m:sty m:val="p"/>
              </m:rPr>
              <m:t>∼</m:t>
            </m:r>
          </m:lim>
        </m:limLow>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38"/>
    <w:bookmarkStart w:id="239" w:name="def-row-space"/>
    <w:p>
      <w:pPr>
        <w:pStyle w:val="BodyText"/>
      </w:pPr>
      <w:r>
        <w:rPr>
          <w:b/>
          <w:bCs/>
        </w:rPr>
        <w:t xml:space="preserve">Definition 53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39"/>
    <w:bookmarkStart w:id="240" w:name="exm-column-space"/>
    <w:p>
      <w:pPr>
        <w:pStyle w:val="BodyText"/>
      </w:pPr>
      <w:r>
        <w:rPr>
          <w:b/>
          <w:bCs/>
        </w:rPr>
        <w:t xml:space="preserve">Example 56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limLow>
          <m:e>
            <m:r>
              <m:t>x</m:t>
            </m:r>
          </m:e>
          <m:lim>
            <m:r>
              <m:rPr>
                <m:sty m:val="p"/>
              </m:rPr>
              <m:t>∼</m:t>
            </m:r>
          </m:lim>
        </m:limLow>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limLow>
                <m:e>
                  <m:r>
                    <m:t>x</m:t>
                  </m:r>
                </m:e>
                <m:lim>
                  <m:r>
                    <m:rPr>
                      <m:sty m:val="p"/>
                    </m:rPr>
                    <m:t>∼</m:t>
                  </m:r>
                </m:lim>
              </m:limLow>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32</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40"/>
    <w:bookmarkStart w:id="241" w:name="thm-column-space-span"/>
    <w:p>
      <w:pPr>
        <w:pStyle w:val="BodyText"/>
      </w:pPr>
      <w:r>
        <w:rPr>
          <w:b/>
          <w:bCs/>
        </w:rPr>
        <w:t xml:space="preserve">Theorem 32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41"/>
    <w:p>
      <w:pPr>
        <w:pStyle w:val="BodyText"/>
      </w:pPr>
      <w:r>
        <w:rPr>
          <w:i/>
          <w:iCs/>
        </w:rPr>
        <w:t xml:space="preserve">Proof</w:t>
      </w:r>
      <w:r>
        <w:t xml:space="preserve">. </w:t>
      </w:r>
      <w:r>
        <w:t xml:space="preserve">By</w:t>
      </w:r>
      <w:r>
        <w:t xml:space="preserve"> </w:t>
      </w:r>
      <w:hyperlink w:anchor="thm-matvec-columns">
        <w:r>
          <w:rPr>
            <w:rStyle w:val="Hyperlink"/>
          </w:rPr>
          <w:t xml:space="preserve">Theorem 23</w:t>
        </w:r>
      </w:hyperlink>
      <w:r>
        <w:t xml:space="preserve">,</w:t>
      </w:r>
      <w:r>
        <w:t xml:space="preserve"> </w:t>
      </w:r>
      <m:oMath>
        <m:r>
          <m:rPr>
            <m:sty m:val="bi"/>
          </m:rPr>
          <m:t>A</m:t>
        </m:r>
        <m:limLow>
          <m:e>
            <m:r>
              <m:t>x</m:t>
            </m:r>
          </m:e>
          <m:lim>
            <m:r>
              <m:rPr>
                <m:sty m:val="p"/>
              </m:rPr>
              <m:t>∼</m:t>
            </m:r>
          </m:lim>
        </m:limLow>
        <m:r>
          <m:rPr>
            <m:sty m:val="p"/>
          </m:rPr>
          <m:t>=</m:t>
        </m:r>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n</m:t>
            </m:r>
          </m:sub>
        </m:sSub>
        <m:sSub>
          <m:e>
            <m:limLow>
              <m:e>
                <m:r>
                  <m:t>a</m:t>
                </m:r>
              </m:e>
              <m:lim>
                <m:r>
                  <m:rPr>
                    <m:sty m:val="p"/>
                  </m:rPr>
                  <m:t>∼</m:t>
                </m:r>
              </m:lim>
            </m:limLow>
          </m:e>
          <m:sub>
            <m:r>
              <m:t>n</m:t>
            </m:r>
          </m:sub>
        </m:sSub>
      </m:oMath>
      <w:r>
        <w:t xml:space="preserve">,</w:t>
      </w:r>
      <w:r>
        <w:t xml:space="preserve"> </w:t>
      </w:r>
      <w:r>
        <w:t xml:space="preserve">and as</w:t>
      </w:r>
      <w:r>
        <w:t xml:space="preserve"> </w:t>
      </w:r>
      <m:oMath>
        <m:limLow>
          <m:e>
            <m:r>
              <m:t>x</m:t>
            </m:r>
          </m:e>
          <m:lim>
            <m:r>
              <m:rPr>
                <m:sty m:val="p"/>
              </m:rPr>
              <m:t>∼</m:t>
            </m:r>
          </m:lim>
        </m:limLow>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limLow>
          <m:e>
            <m:r>
              <m:t>x</m:t>
            </m:r>
          </m:e>
          <m:lim>
            <m:r>
              <m:rPr>
                <m:sty m:val="p"/>
              </m:rPr>
              <m:t>∼</m:t>
            </m:r>
          </m:lim>
        </m:limLow>
      </m:oMath>
      <w:r>
        <w:t xml:space="preserve"> </w:t>
      </w:r>
      <w:r>
        <w:t xml:space="preserve">(</w:t>
      </w:r>
      <w:hyperlink w:anchor="def-column-space">
        <w:r>
          <w:rPr>
            <w:rStyle w:val="Hyperlink"/>
          </w:rPr>
          <w:t xml:space="preserve">Definition 52</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47</w:t>
        </w:r>
      </w:hyperlink>
      <w:r>
        <w:t xml:space="preserve">).</w:t>
      </w:r>
      <w:r>
        <w:t xml:space="preserve"> </w:t>
      </w:r>
      <w:r>
        <w:t xml:space="preserve">A span is a subspace (</w:t>
      </w:r>
      <w:hyperlink w:anchor="thm-span-subspace">
        <w:r>
          <w:rPr>
            <w:rStyle w:val="Hyperlink"/>
          </w:rPr>
          <w:t xml:space="preserve">Theorem 22</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42" w:name="exm-column-space-span"/>
    <w:p>
      <w:pPr>
        <w:pStyle w:val="BodyText"/>
      </w:pPr>
      <w:r>
        <w:rPr>
          <w:b/>
          <w:bCs/>
        </w:rPr>
        <w:t xml:space="preserve">Example 57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32</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56</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42"/>
    <w:bookmarkStart w:id="243" w:name="def-null-space"/>
    <w:p>
      <w:pPr>
        <w:pStyle w:val="BodyText"/>
      </w:pPr>
      <w:r>
        <w:rPr>
          <w:b/>
          <w:bCs/>
        </w:rPr>
        <w:t xml:space="preserve">Definition 54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limLow>
                <m:e>
                  <m:r>
                    <m:t>x</m:t>
                  </m:r>
                </m:e>
                <m:lim>
                  <m:r>
                    <m:rPr>
                      <m:sty m:val="p"/>
                    </m:rPr>
                    <m:t>∼</m:t>
                  </m:r>
                </m:lim>
              </m:limLow>
              <m:r>
                <m:rPr>
                  <m:sty m:val="p"/>
                </m:rPr>
                <m:t>∈</m:t>
              </m:r>
              <m:sSup>
                <m:e>
                  <m:r>
                    <m:rPr>
                      <m:scr m:val="double-struck"/>
                      <m:sty m:val="p"/>
                    </m:rPr>
                    <m:t>R</m:t>
                  </m:r>
                </m:e>
                <m:sup>
                  <m:r>
                    <m:t>n</m:t>
                  </m:r>
                </m:sup>
              </m:sSup>
              <m:r>
                <m:rPr>
                  <m:sty m:val="p"/>
                </m:rPr>
                <m:t>:</m:t>
              </m:r>
              <m:r>
                <m:rPr>
                  <m:sty m:val="bi"/>
                </m:rPr>
                <m:t>A</m:t>
              </m:r>
              <m:limLow>
                <m:e>
                  <m:r>
                    <m:t>x</m:t>
                  </m:r>
                </m:e>
                <m:lim>
                  <m:r>
                    <m:rPr>
                      <m:sty m:val="p"/>
                    </m:rPr>
                    <m:t>∼</m:t>
                  </m:r>
                </m:lim>
              </m:limLow>
              <m:r>
                <m:rPr>
                  <m:sty m:val="p"/>
                </m:rPr>
                <m:t>=</m:t>
              </m:r>
              <m:sSub>
                <m:e>
                  <m:limLow>
                    <m:e>
                      <m:r>
                        <m:t>0</m:t>
                      </m:r>
                    </m:e>
                    <m:lim>
                      <m:r>
                        <m:rPr>
                          <m:sty m:val="p"/>
                        </m:rPr>
                        <m:t>∼</m:t>
                      </m:r>
                    </m:lim>
                  </m:limLow>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43"/>
    <w:bookmarkStart w:id="244" w:name="def-left-null-space"/>
    <w:p>
      <w:pPr>
        <w:pStyle w:val="BodyText"/>
      </w:pPr>
      <w:r>
        <w:rPr>
          <w:b/>
          <w:bCs/>
        </w:rPr>
        <w:t xml:space="preserve">Definition 55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44"/>
    <w:bookmarkStart w:id="245" w:name="exm-null-space"/>
    <w:p>
      <w:pPr>
        <w:pStyle w:val="BodyText"/>
      </w:pPr>
      <w:r>
        <w:rPr>
          <w:b/>
          <w:bCs/>
        </w:rPr>
        <w:t xml:space="preserve">Example 58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bi"/>
          </m:rPr>
          <m:t>A</m:t>
        </m:r>
        <m:limLow>
          <m:e>
            <m:r>
              <m:t>x</m:t>
            </m:r>
          </m:e>
          <m:lim>
            <m:r>
              <m:rPr>
                <m:sty m:val="p"/>
              </m:rPr>
              <m:t>∼</m:t>
            </m:r>
          </m:lim>
        </m:limLow>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limLow>
                <m:e>
                  <m:r>
                    <m:t>x</m:t>
                  </m:r>
                </m:e>
                <m:lim>
                  <m:r>
                    <m:rPr>
                      <m:sty m:val="p"/>
                    </m:rPr>
                    <m:t>∼</m:t>
                  </m:r>
                </m:lim>
              </m:limLow>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limLow>
          <m:e>
            <m:r>
              <m:t>y</m:t>
            </m:r>
          </m:e>
          <m:lim>
            <m:r>
              <m:rPr>
                <m:sty m:val="p"/>
              </m:rPr>
              <m:t>∼</m:t>
            </m:r>
          </m:lim>
        </m:limLow>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limLow>
              <m:e>
                <m:r>
                  <m:t>0</m:t>
                </m:r>
              </m:e>
              <m:lim>
                <m:r>
                  <m:rPr>
                    <m:sty m:val="p"/>
                  </m:rPr>
                  <m:t>∼</m:t>
                </m:r>
              </m:lim>
            </m:limLow>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45"/>
    <w:bookmarkStart w:id="246" w:name="thm-null-space-subspace"/>
    <w:p>
      <w:pPr>
        <w:pStyle w:val="BodyText"/>
      </w:pPr>
      <w:r>
        <w:rPr>
          <w:b/>
          <w:bCs/>
        </w:rPr>
        <w:t xml:space="preserve">Theorem 33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46</w:t>
        </w:r>
      </w:hyperlink>
      <w:r>
        <w:t xml:space="preserve">).</w:t>
      </w:r>
    </w:p>
    <w:bookmarkEnd w:id="246"/>
    <w:p>
      <w:pPr>
        <w:pStyle w:val="BodyText"/>
      </w:pPr>
      <w:r>
        <w:rPr>
          <w:i/>
          <w:iCs/>
        </w:rPr>
        <w:t xml:space="preserve">Proof</w:t>
      </w:r>
      <w:r>
        <w:t xml:space="preserve">. </w:t>
      </w:r>
      <m:oMath>
        <m:r>
          <m:rPr>
            <m:sty m:val="bi"/>
          </m:rPr>
          <m:t>A</m:t>
        </m:r>
        <m:sSub>
          <m:e>
            <m:limLow>
              <m:e>
                <m:r>
                  <m:t>0</m:t>
                </m:r>
              </m:e>
              <m:lim>
                <m:r>
                  <m:rPr>
                    <m:sty m:val="p"/>
                  </m:rPr>
                  <m:t>∼</m:t>
                </m:r>
              </m:lim>
            </m:limLow>
          </m:e>
          <m:sub>
            <m:r>
              <m:t>n</m:t>
            </m:r>
          </m:sub>
        </m:sSub>
        <m:r>
          <m:rPr>
            <m:sty m:val="p"/>
          </m:rPr>
          <m:t>=</m:t>
        </m:r>
        <m:sSub>
          <m:e>
            <m:limLow>
              <m:e>
                <m:r>
                  <m:t>0</m:t>
                </m:r>
              </m:e>
              <m:lim>
                <m:r>
                  <m:rPr>
                    <m:sty m:val="p"/>
                  </m:rPr>
                  <m:t>∼</m:t>
                </m:r>
              </m:lim>
            </m:limLow>
          </m:e>
          <m:sub>
            <m:r>
              <m:t>m</m:t>
            </m:r>
          </m:sub>
        </m:sSub>
      </m:oMath>
      <w:r>
        <w:t xml:space="preserve">, so</w:t>
      </w:r>
      <w:r>
        <w:t xml:space="preserve"> </w:t>
      </w:r>
      <m:oMath>
        <m:sSub>
          <m:e>
            <m:limLow>
              <m:e>
                <m:r>
                  <m:t>0</m:t>
                </m:r>
              </m:e>
              <m:lim>
                <m:r>
                  <m:rPr>
                    <m:sty m:val="p"/>
                  </m:rPr>
                  <m:t>∼</m:t>
                </m:r>
              </m:lim>
            </m:limLow>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limLow>
          <m:e>
            <m:r>
              <m:t>u</m:t>
            </m:r>
          </m:e>
          <m:lim>
            <m:r>
              <m:rPr>
                <m:sty m:val="p"/>
              </m:rPr>
              <m:t>∼</m:t>
            </m:r>
          </m:lim>
        </m:limLow>
        <m:r>
          <m:rPr>
            <m:sty m:val="p"/>
          </m:rPr>
          <m:t>,</m:t>
        </m:r>
        <m:limLow>
          <m:e>
            <m:r>
              <m:t>w</m:t>
            </m:r>
          </m:e>
          <m:lim>
            <m:r>
              <m:rPr>
                <m:sty m:val="p"/>
              </m:rPr>
              <m:t>∼</m:t>
            </m:r>
          </m:lim>
        </m:limLow>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limLow>
                <m:e>
                  <m:r>
                    <m:t>u</m:t>
                  </m:r>
                </m:e>
                <m:lim>
                  <m:r>
                    <m:rPr>
                      <m:sty m:val="p"/>
                    </m:rPr>
                    <m:t>∼</m:t>
                  </m:r>
                </m:lim>
              </m:limLow>
              <m:r>
                <m:rPr>
                  <m:sty m:val="p"/>
                </m:rPr>
                <m:t>+</m:t>
              </m:r>
              <m:limLow>
                <m:e>
                  <m:r>
                    <m:t>w</m:t>
                  </m:r>
                </m:e>
                <m:lim>
                  <m:r>
                    <m:rPr>
                      <m:sty m:val="p"/>
                    </m:rPr>
                    <m:t>∼</m:t>
                  </m:r>
                </m:lim>
              </m:limLow>
              <m:r>
                <m:rPr>
                  <m:sty m:val="p"/>
                </m:rPr>
                <m:t>)</m:t>
              </m:r>
              <m:r>
                <m:t>&amp;</m:t>
              </m:r>
              <m:r>
                <m:rPr>
                  <m:sty m:val="p"/>
                </m:rPr>
                <m:t>=</m:t>
              </m:r>
              <m:r>
                <m:rPr>
                  <m:sty m:val="bi"/>
                </m:rPr>
                <m:t>A</m:t>
              </m:r>
              <m:limLow>
                <m:e>
                  <m:r>
                    <m:t>u</m:t>
                  </m:r>
                </m:e>
                <m:lim>
                  <m:r>
                    <m:rPr>
                      <m:sty m:val="p"/>
                    </m:rPr>
                    <m:t>∼</m:t>
                  </m:r>
                </m:lim>
              </m:limLow>
              <m:r>
                <m:rPr>
                  <m:sty m:val="p"/>
                </m:rPr>
                <m:t>+</m:t>
              </m:r>
              <m:r>
                <m:rPr>
                  <m:sty m:val="bi"/>
                </m:rPr>
                <m:t>A</m:t>
              </m:r>
              <m:limLow>
                <m:e>
                  <m:r>
                    <m:t>w</m:t>
                  </m:r>
                </m:e>
                <m:lim>
                  <m:r>
                    <m:rPr>
                      <m:sty m:val="p"/>
                    </m:rPr>
                    <m:t>∼</m:t>
                  </m:r>
                </m:lim>
              </m:limLow>
              <m:r>
                <m:t>&amp;</m:t>
              </m:r>
              <m:r>
                <m:t>&amp;</m:t>
              </m:r>
              <m:r>
                <m:rPr>
                  <m:nor/>
                  <m:sty m:val="p"/>
                </m:rPr>
                <m:t>(</m:t>
              </m:r>
              <m:r>
                <m:rPr>
                  <m:nor/>
                  <m:sty m:val="p"/>
                </m:rPr>
                <m:t>Theorem 9</m:t>
              </m:r>
              <m:r>
                <m:rPr>
                  <m:nor/>
                  <m:sty m:val="p"/>
                </m:rPr>
                <m:t>)</m:t>
              </m:r>
            </m:e>
            <m:e>
              <m:r>
                <m:t>&amp;</m:t>
              </m:r>
              <m:r>
                <m:rPr>
                  <m:sty m:val="p"/>
                </m:rPr>
                <m:t>=</m:t>
              </m:r>
              <m:sSub>
                <m:e>
                  <m:limLow>
                    <m:e>
                      <m:r>
                        <m:t>0</m:t>
                      </m:r>
                    </m:e>
                    <m:lim>
                      <m:r>
                        <m:rPr>
                          <m:sty m:val="p"/>
                        </m:rPr>
                        <m:t>∼</m:t>
                      </m:r>
                    </m:lim>
                  </m:limLow>
                </m:e>
                <m:sub>
                  <m:r>
                    <m:t>m</m:t>
                  </m:r>
                </m:sub>
              </m:sSub>
              <m:r>
                <m:rPr>
                  <m:sty m:val="p"/>
                </m:rPr>
                <m:t>+</m:t>
              </m:r>
              <m:sSub>
                <m:e>
                  <m:limLow>
                    <m:e>
                      <m:r>
                        <m:t>0</m:t>
                      </m:r>
                    </m:e>
                    <m:lim>
                      <m:r>
                        <m:rPr>
                          <m:sty m:val="p"/>
                        </m:rPr>
                        <m:t>∼</m:t>
                      </m:r>
                    </m:lim>
                  </m:limLow>
                </m:e>
                <m:sub>
                  <m:r>
                    <m:t>m</m:t>
                  </m:r>
                </m:sub>
              </m:sSub>
              <m:r>
                <m:t>&amp;</m:t>
              </m:r>
              <m:r>
                <m:t>&amp;</m:t>
              </m:r>
              <m:r>
                <m:rPr>
                  <m:nor/>
                  <m:sty m:val="p"/>
                </m:rPr>
                <m:t>(</m:t>
              </m:r>
              <m:limLow>
                <m:e>
                  <m:r>
                    <m:t>u</m:t>
                  </m:r>
                </m:e>
                <m:lim>
                  <m:r>
                    <m:rPr>
                      <m:sty m:val="p"/>
                    </m:rPr>
                    <m:t>∼</m:t>
                  </m:r>
                </m:lim>
              </m:limLow>
              <m:r>
                <m:rPr>
                  <m:nor/>
                  <m:sty m:val="p"/>
                </m:rPr>
                <m:t> and </m:t>
              </m:r>
              <m:limLow>
                <m:e>
                  <m:r>
                    <m:t>w</m:t>
                  </m:r>
                </m:e>
                <m:lim>
                  <m:r>
                    <m:rPr>
                      <m:sty m:val="p"/>
                    </m:rPr>
                    <m:t>∼</m:t>
                  </m:r>
                </m:lim>
              </m:limLow>
              <m:r>
                <m:rPr>
                  <m:nor/>
                  <m:sty m:val="p"/>
                </m:rPr>
                <m:t> are in the null space)</m:t>
              </m:r>
            </m:e>
            <m:e>
              <m:r>
                <m:t>&amp;</m:t>
              </m:r>
              <m:r>
                <m:rPr>
                  <m:sty m:val="p"/>
                </m:rPr>
                <m:t>=</m:t>
              </m:r>
              <m:sSub>
                <m:e>
                  <m:limLow>
                    <m:e>
                      <m:r>
                        <m:t>0</m:t>
                      </m:r>
                    </m:e>
                    <m:lim>
                      <m:r>
                        <m:rPr>
                          <m:sty m:val="p"/>
                        </m:rPr>
                        <m:t>∼</m:t>
                      </m:r>
                    </m:lim>
                  </m:limLow>
                </m:e>
                <m:sub>
                  <m:r>
                    <m:t>m</m:t>
                  </m:r>
                </m:sub>
              </m:sSub>
              <m:r>
                <m:t>&amp;</m:t>
              </m:r>
              <m:r>
                <m:t>&amp;</m:t>
              </m:r>
              <m:r>
                <m:rPr>
                  <m:nor/>
                  <m:sty m:val="p"/>
                </m:rPr>
                <m:t>(adding </m:t>
              </m:r>
              <m:sSub>
                <m:e>
                  <m:limLow>
                    <m:e>
                      <m:r>
                        <m:t>0</m:t>
                      </m:r>
                    </m:e>
                    <m:lim>
                      <m:r>
                        <m:rPr>
                          <m:sty m:val="p"/>
                        </m:rPr>
                        <m:t>∼</m:t>
                      </m:r>
                    </m:lim>
                  </m:limLow>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limLow>
                    <m:e>
                      <m:r>
                        <m:t>u</m:t>
                      </m:r>
                    </m:e>
                    <m:lim>
                      <m:r>
                        <m:rPr>
                          <m:sty m:val="p"/>
                        </m:rPr>
                        <m:t>∼</m:t>
                      </m:r>
                    </m:lim>
                  </m:limLow>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32</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limLow>
                <m:e>
                  <m:r>
                    <m:t>u</m:t>
                  </m:r>
                </m:e>
                <m:lim>
                  <m:r>
                    <m:rPr>
                      <m:sty m:val="p"/>
                    </m:rPr>
                    <m:t>∼</m:t>
                  </m:r>
                </m:lim>
              </m:limLow>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t>c</m:t>
              </m:r>
              <m:r>
                <m:rPr>
                  <m:sty m:val="p"/>
                </m:rPr>
                <m:t>⋅</m:t>
              </m:r>
              <m:r>
                <m:t>0</m:t>
              </m:r>
              <m:r>
                <m:t>&amp;</m:t>
              </m:r>
              <m:r>
                <m:t>&amp;</m:t>
              </m:r>
              <m:r>
                <m:rPr>
                  <m:nor/>
                  <m:sty m:val="p"/>
                </m:rPr>
                <m:t>(</m:t>
              </m:r>
              <m:limLow>
                <m:e>
                  <m:r>
                    <m:t>u</m:t>
                  </m:r>
                </m:e>
                <m:lim>
                  <m:r>
                    <m:rPr>
                      <m:sty m:val="p"/>
                    </m:rPr>
                    <m:t>∼</m:t>
                  </m:r>
                </m:lim>
              </m:limLow>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limLow>
          <m:e>
            <m:r>
              <m:t>u</m:t>
            </m:r>
          </m:e>
          <m:lim>
            <m:r>
              <m:rPr>
                <m:sty m:val="p"/>
              </m:rPr>
              <m:t>∼</m:t>
            </m:r>
          </m:lim>
        </m:limLow>
        <m:r>
          <m:rPr>
            <m:sty m:val="p"/>
          </m:rPr>
          <m:t>)</m:t>
        </m:r>
        <m:r>
          <m:rPr>
            <m:sty m:val="p"/>
          </m:rPr>
          <m:t>=</m:t>
        </m:r>
        <m:sSub>
          <m:e>
            <m:limLow>
              <m:e>
                <m:r>
                  <m:t>0</m:t>
                </m:r>
              </m:e>
              <m:lim>
                <m:r>
                  <m:rPr>
                    <m:sty m:val="p"/>
                  </m:rPr>
                  <m:t>∼</m:t>
                </m:r>
              </m:lim>
            </m:limLow>
          </m:e>
          <m:sub>
            <m:r>
              <m:t>m</m:t>
            </m:r>
          </m:sub>
        </m:sSub>
      </m:oMath>
      <w:r>
        <w:t xml:space="preserve">.</w:t>
      </w:r>
      <w:r>
        <w:t xml:space="preserve"> </w:t>
      </w:r>
      <w:r>
        <w:t xml:space="preserve">Therefore</w:t>
      </w:r>
      <w:r>
        <w:t xml:space="preserve"> </w:t>
      </w:r>
      <m:oMath>
        <m:limLow>
          <m:e>
            <m:r>
              <m:t>u</m:t>
            </m:r>
          </m:e>
          <m:lim>
            <m:r>
              <m:rPr>
                <m:sty m:val="p"/>
              </m:rPr>
              <m:t>∼</m:t>
            </m:r>
          </m:lim>
        </m:limLow>
        <m:r>
          <m:rPr>
            <m:sty m:val="p"/>
          </m:rPr>
          <m:t>+</m:t>
        </m:r>
        <m:limLow>
          <m:e>
            <m:r>
              <m:t>w</m:t>
            </m:r>
          </m:e>
          <m:lim>
            <m:r>
              <m:rPr>
                <m:sty m:val="p"/>
              </m:rPr>
              <m:t>∼</m:t>
            </m:r>
          </m:lim>
        </m:limLow>
      </m:oMath>
      <w:r>
        <w:t xml:space="preserve"> </w:t>
      </w:r>
      <w:r>
        <w:t xml:space="preserve">and</w:t>
      </w:r>
      <w:r>
        <w:t xml:space="preserve"> </w:t>
      </w:r>
      <m:oMath>
        <m:r>
          <m:t>c</m:t>
        </m:r>
        <m:limLow>
          <m:e>
            <m:r>
              <m:t>u</m:t>
            </m:r>
          </m:e>
          <m:lim>
            <m:r>
              <m:rPr>
                <m:sty m:val="p"/>
              </m:rPr>
              <m:t>∼</m:t>
            </m:r>
          </m:lim>
        </m:limLow>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47" w:name="exm-null-space-subspace"/>
    <w:p>
      <w:pPr>
        <w:pStyle w:val="BodyText"/>
      </w:pPr>
      <w:r>
        <w:rPr>
          <w:b/>
          <w:bCs/>
        </w:rPr>
        <w:t xml:space="preserve">Example 59 (The solutions of</w:t>
      </w:r>
      <w:r>
        <w:rPr>
          <w:b/>
          <w:bCs/>
        </w:rPr>
        <w:t xml:space="preserve"> </w:t>
      </w:r>
      <m:oMath>
        <m:r>
          <m:rPr>
            <m:sty m:val="bi"/>
          </m:rPr>
          <m:t>A</m:t>
        </m:r>
        <m:limLow>
          <m:e>
            <m:r>
              <m:t>x</m:t>
            </m:r>
          </m:e>
          <m:lim>
            <m:r>
              <m:rPr>
                <m:sty m:val="p"/>
              </m:rPr>
              <m:t>∼</m:t>
            </m:r>
          </m:lim>
        </m:limLow>
        <m:r>
          <m:rPr>
            <m:sty m:val="p"/>
          </m:rPr>
          <m:t>=</m:t>
        </m:r>
        <m:limLow>
          <m:e>
            <m:r>
              <m:t>b</m:t>
            </m:r>
          </m:e>
          <m:lim>
            <m:r>
              <m:rPr>
                <m:sty m:val="p"/>
              </m:rPr>
              <m:t>∼</m:t>
            </m:r>
          </m:lim>
        </m:limLow>
      </m:oMath>
      <w:r>
        <w:rPr>
          <w:b/>
          <w:bCs/>
        </w:rPr>
        <w:t xml:space="preserve"> </w:t>
      </w:r>
      <w:r>
        <w:rPr>
          <w:b/>
          <w:bCs/>
        </w:rPr>
        <w:t xml:space="preserve">with</w:t>
      </w:r>
      <w:r>
        <w:rPr>
          <w:b/>
          <w:bCs/>
        </w:rPr>
        <w:t xml:space="preserve"> </w:t>
      </w:r>
      <m:oMath>
        <m:limLow>
          <m:e>
            <m:r>
              <m:t>b</m:t>
            </m:r>
          </m:e>
          <m:lim>
            <m:r>
              <m:rPr>
                <m:sty m:val="p"/>
              </m:rPr>
              <m:t>∼</m:t>
            </m:r>
          </m:lim>
        </m:limLow>
        <m:r>
          <m:rPr>
            <m:sty m:val="p"/>
          </m:rPr>
          <m:t>≠</m:t>
        </m:r>
        <m:limLow>
          <m:e>
            <m:r>
              <m:t>0</m:t>
            </m:r>
          </m:e>
          <m:lim>
            <m:r>
              <m:rPr>
                <m:sty m:val="p"/>
              </m:rPr>
              <m:t>∼</m:t>
            </m:r>
          </m:lim>
        </m:limLow>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58</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limLow>
          <m:e>
            <m:r>
              <m:t>x</m:t>
            </m:r>
          </m:e>
          <m:lim>
            <m:r>
              <m:rPr>
                <m:sty m:val="p"/>
              </m:rPr>
              <m:t>∼</m:t>
            </m:r>
          </m:lim>
        </m:limLow>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limLow>
              <m:e>
                <m:r>
                  <m:t>0</m:t>
                </m:r>
              </m:e>
              <m:lim>
                <m:r>
                  <m:rPr>
                    <m:sty m:val="p"/>
                  </m:rPr>
                  <m:t>∼</m:t>
                </m:r>
              </m:lim>
            </m:limLow>
          </m:e>
          <m:sub>
            <m:r>
              <m:t>3</m:t>
            </m:r>
          </m:sub>
        </m:sSub>
      </m:oMath>
      <w:r>
        <w:t xml:space="preserve">,</w:t>
      </w:r>
      <w:r>
        <w:t xml:space="preserve"> </w:t>
      </w:r>
      <w:r>
        <w:t xml:space="preserve">so by</w:t>
      </w:r>
      <w:r>
        <w:t xml:space="preserve"> </w:t>
      </w:r>
      <w:hyperlink w:anchor="thm-subspace-zero">
        <w:r>
          <w:rPr>
            <w:rStyle w:val="Hyperlink"/>
          </w:rPr>
          <w:t xml:space="preserve">Theorem 21</w:t>
        </w:r>
      </w:hyperlink>
      <w:r>
        <w:t xml:space="preserve"> </w:t>
      </w:r>
      <w:r>
        <w:t xml:space="preserve">it is not a subspace.</w:t>
      </w:r>
    </w:p>
    <w:bookmarkEnd w:id="247"/>
    <w:bookmarkStart w:id="248" w:name="thm-independent-null-space"/>
    <w:p>
      <w:pPr>
        <w:pStyle w:val="BodyText"/>
      </w:pPr>
      <w:r>
        <w:rPr>
          <w:b/>
          <w:bCs/>
        </w:rPr>
        <w:t xml:space="preserve">Theorem 34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43</w:t>
        </w:r>
      </w:hyperlink>
      <w:r>
        <w:t xml:space="preserve">).</w:t>
      </w:r>
    </w:p>
    <w:p>
      <w:pPr>
        <w:pStyle w:val="Compact"/>
        <w:numPr>
          <w:ilvl w:val="0"/>
          <w:numId w:val="1026"/>
        </w:numPr>
      </w:pP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 </w:t>
      </w:r>
      <w:r>
        <w:t xml:space="preserve">only for</w:t>
      </w:r>
      <w:r>
        <w:t xml:space="preserve"> </w:t>
      </w:r>
      <m:oMath>
        <m:limLow>
          <m:e>
            <m:r>
              <m:t>x</m:t>
            </m:r>
          </m:e>
          <m:lim>
            <m:r>
              <m:rPr>
                <m:sty m:val="p"/>
              </m:rPr>
              <m:t>∼</m:t>
            </m:r>
          </m:lim>
        </m:limLow>
        <m:r>
          <m:rPr>
            <m:sty m:val="p"/>
          </m:rPr>
          <m:t>=</m:t>
        </m:r>
        <m:sSub>
          <m:e>
            <m:limLow>
              <m:e>
                <m:r>
                  <m:t>0</m:t>
                </m:r>
              </m:e>
              <m:lim>
                <m:r>
                  <m:rPr>
                    <m:sty m:val="p"/>
                  </m:rPr>
                  <m:t>∼</m:t>
                </m:r>
              </m:lim>
            </m:limLow>
          </m:e>
          <m:sub>
            <m:r>
              <m:t>n</m:t>
            </m:r>
          </m:sub>
        </m:sSub>
      </m:oMath>
      <w:r>
        <w:t xml:space="preserve">.</w:t>
      </w:r>
    </w:p>
    <w:p>
      <w:pPr>
        <w:pStyle w:val="Compact"/>
        <w:numPr>
          <w:ilvl w:val="0"/>
          <w:numId w:val="1026"/>
        </w:numPr>
      </w:pP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r>
        <w:t xml:space="preserve"> </w:t>
      </w:r>
      <w:r>
        <w:t xml:space="preserve">(</w:t>
      </w:r>
      <w:hyperlink w:anchor="def-null-space">
        <w:r>
          <w:rPr>
            <w:rStyle w:val="Hyperlink"/>
          </w:rPr>
          <w:t xml:space="preserve">Definition 54</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45</w:t>
        </w:r>
      </w:hyperlink>
      <w:r>
        <w:t xml:space="preserve">) exactly when its null space contains only the zero vector.</w:t>
      </w:r>
    </w:p>
    <w:bookmarkEnd w:id="248"/>
    <w:p>
      <w:pPr>
        <w:pStyle w:val="BodyText"/>
      </w:pPr>
      <w:r>
        <w:rPr>
          <w:i/>
          <w:iCs/>
        </w:rPr>
        <w:t xml:space="preserve">Proof</w:t>
      </w:r>
      <w:r>
        <w:t xml:space="preserve">. </w:t>
      </w:r>
      <w:r>
        <w:t xml:space="preserve">Write</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 </w:t>
      </w:r>
      <w:r>
        <w:t xml:space="preserve">for the columns of</w:t>
      </w:r>
      <w:r>
        <w:t xml:space="preserve"> </w:t>
      </w:r>
      <m:oMath>
        <m:r>
          <m:rPr>
            <m:sty m:val="bi"/>
          </m:rPr>
          <m:t>A</m:t>
        </m:r>
      </m:oMath>
      <w:r>
        <w:t xml:space="preserve">.</w:t>
      </w:r>
      <w:r>
        <w:t xml:space="preserve"> </w:t>
      </w:r>
      <w:r>
        <w:t xml:space="preserve">For</w:t>
      </w:r>
      <w:r>
        <w:t xml:space="preserve"> </w:t>
      </w:r>
      <m:oMath>
        <m:limLow>
          <m:e>
            <m:r>
              <m:t>x</m:t>
            </m:r>
          </m:e>
          <m:lim>
            <m:r>
              <m:rPr>
                <m:sty m:val="p"/>
              </m:rPr>
              <m:t>∼</m:t>
            </m:r>
          </m:lim>
        </m:limLow>
        <m:r>
          <m:rPr>
            <m:sty m:val="p"/>
          </m:rPr>
          <m:t>=</m:t>
        </m:r>
        <m:r>
          <m:rPr>
            <m:sty m:val="p"/>
          </m:rPr>
          <m:t>(</m:t>
        </m:r>
        <m:sSub>
          <m:e>
            <m:r>
              <m:t>x</m:t>
            </m:r>
          </m:e>
          <m:sub>
            <m:r>
              <m:t>1</m:t>
            </m:r>
          </m:sub>
        </m:sSub>
        <m:r>
          <m:rPr>
            <m:sty m:val="p"/>
          </m:rPr>
          <m:t>,</m:t>
        </m:r>
        <m:r>
          <m:rPr>
            <m:sty m:val="p"/>
          </m:rPr>
          <m:t>…</m:t>
        </m:r>
        <m:r>
          <m:rPr>
            <m:sty m:val="p"/>
          </m:rPr>
          <m:t>,</m:t>
        </m:r>
        <m:sSub>
          <m:e>
            <m:r>
              <m:t>x</m:t>
            </m:r>
          </m:e>
          <m:sub>
            <m:r>
              <m:t>n</m:t>
            </m:r>
          </m:sub>
        </m:sSub>
        <m:r>
          <m:rPr>
            <m:sty m:val="p"/>
          </m:rPr>
          <m:t>)</m:t>
        </m:r>
      </m:oMath>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m:oMathPara>
        <m:oMathParaPr>
          <m:jc m:val="center"/>
        </m:oMathParaPr>
        <m:oMath>
          <m:r>
            <m:rPr>
              <m:sty m:val="bi"/>
            </m:rPr>
            <m:t>A</m:t>
          </m:r>
          <m:limLow>
            <m:e>
              <m:r>
                <m:t>x</m:t>
              </m:r>
            </m:e>
            <m:lim>
              <m:r>
                <m:rPr>
                  <m:sty m:val="p"/>
                </m:rPr>
                <m:t>∼</m:t>
              </m:r>
            </m:lim>
          </m:limLow>
          <m:r>
            <m:rPr>
              <m:sty m:val="p"/>
            </m:rPr>
            <m:t>=</m:t>
          </m:r>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n</m:t>
              </m:r>
            </m:sub>
          </m:sSub>
          <m:sSub>
            <m:e>
              <m:limLow>
                <m:e>
                  <m:r>
                    <m:t>a</m:t>
                  </m:r>
                </m:e>
                <m:lim>
                  <m:r>
                    <m:rPr>
                      <m:sty m:val="p"/>
                    </m:rPr>
                    <m:t>∼</m:t>
                  </m:r>
                </m:lim>
              </m:limLow>
            </m:e>
            <m:sub>
              <m:r>
                <m:t>n</m:t>
              </m:r>
            </m:sub>
          </m:sSub>
          <m:r>
            <m:rPr>
              <m:sty m:val="p"/>
            </m:rPr>
            <m:t>.</m:t>
          </m:r>
        </m:oMath>
      </m:oMathPara>
    </w:p>
    <w:p>
      <w:pPr>
        <w:pStyle w:val="FirstParagraph"/>
      </w:pPr>
      <w:r>
        <w:t xml:space="preserve">So</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 </w:t>
      </w:r>
      <w:r>
        <w:t xml:space="preserve">says exactly that</w:t>
      </w:r>
      <w:r>
        <w:t xml:space="preserve"> </w:t>
      </w:r>
      <m:oMath>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n</m:t>
            </m:r>
          </m:sub>
        </m:sSub>
        <m:sSub>
          <m:e>
            <m:limLow>
              <m:e>
                <m:r>
                  <m:t>a</m:t>
                </m:r>
              </m:e>
              <m:lim>
                <m:r>
                  <m:rPr>
                    <m:sty m:val="p"/>
                  </m:rPr>
                  <m:t>∼</m:t>
                </m:r>
              </m:lim>
            </m:limLow>
          </m:e>
          <m:sub>
            <m:r>
              <m:t>n</m:t>
            </m:r>
          </m:sub>
        </m:sSub>
        <m:r>
          <m:rPr>
            <m:sty m:val="p"/>
          </m:rPr>
          <m:t>=</m:t>
        </m:r>
        <m:sSub>
          <m:e>
            <m:limLow>
              <m:e>
                <m:r>
                  <m:t>0</m:t>
                </m:r>
              </m:e>
              <m:lim>
                <m:r>
                  <m:rPr>
                    <m:sty m:val="p"/>
                  </m:rPr>
                  <m:t>∼</m:t>
                </m:r>
              </m:lim>
            </m:limLow>
          </m:e>
          <m:sub>
            <m:r>
              <m:t>m</m:t>
            </m:r>
          </m:sub>
        </m:sSub>
      </m:oMath>
      <w:r>
        <w:t xml:space="preserve">.</w:t>
      </w:r>
      <w:r>
        <w:t xml:space="preserve"> </w:t>
      </w:r>
      <w:r>
        <w:t xml:space="preserve">By</w:t>
      </w:r>
      <w:r>
        <w:t xml:space="preserve"> </w:t>
      </w:r>
      <w:hyperlink w:anchor="def-linearly-independent">
        <w:r>
          <w:rPr>
            <w:rStyle w:val="Hyperlink"/>
          </w:rPr>
          <w:t xml:space="preserve">Definition 43</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m:oMath>
        <m:sSub>
          <m:e>
            <m:limLow>
              <m:e>
                <m:r>
                  <m:t>0</m:t>
                </m:r>
              </m:e>
              <m:lim>
                <m:r>
                  <m:rPr>
                    <m:sty m:val="p"/>
                  </m:rPr>
                  <m:t>∼</m:t>
                </m:r>
              </m:lim>
            </m:limLow>
          </m:e>
          <m:sub>
            <m:r>
              <m:t>n</m:t>
            </m:r>
          </m:sub>
        </m:sSub>
      </m:oMath>
      <w:r>
        <w:t xml:space="preserve">, which is statement 3.</w:t>
      </w:r>
      <w:r>
        <w:t xml:space="preserve"> </w:t>
      </w:r>
      <w:r>
        <w:t xml:space="preserve">The last sentence is the definition of full column rank (</w:t>
      </w:r>
      <w:hyperlink w:anchor="def-full-column-rank">
        <w:r>
          <w:rPr>
            <w:rStyle w:val="Hyperlink"/>
          </w:rPr>
          <w:t xml:space="preserve">Definition 45</w:t>
        </w:r>
      </w:hyperlink>
      <w:r>
        <w:t xml:space="preserve">).</w:t>
      </w:r>
    </w:p>
    <w:bookmarkStart w:id="249" w:name="exm-independent-null-space"/>
    <w:p>
      <w:pPr>
        <w:pStyle w:val="BodyText"/>
      </w:pPr>
      <w:r>
        <w:rPr>
          <w:b/>
          <w:bCs/>
        </w:rPr>
        <w:t xml:space="preserve">Example 60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m:oMathPara>
        <m:oMathParaPr>
          <m:jc m:val="center"/>
        </m:oMathParaPr>
        <m:oMath>
          <m:r>
            <m:rPr>
              <m:sty m:val="bi"/>
            </m:rPr>
            <m:t>A</m:t>
          </m:r>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r>
                      <m:t>2</m:t>
                    </m:r>
                    <m:sSub>
                      <m:e>
                        <m:r>
                          <m:t>x</m:t>
                        </m:r>
                      </m:e>
                      <m:sub>
                        <m:r>
                          <m:t>2</m:t>
                        </m:r>
                      </m:sub>
                    </m:sSub>
                  </m:e>
                </m:mr>
                <m:mr>
                  <m:e>
                    <m:sSub>
                      <m:e>
                        <m:r>
                          <m:t>x</m:t>
                        </m:r>
                      </m:e>
                      <m:sub>
                        <m:r>
                          <m:t>1</m:t>
                        </m:r>
                      </m:sub>
                    </m:sSub>
                    <m:r>
                      <m:rPr>
                        <m:sty m:val="p"/>
                      </m:rPr>
                      <m:t>+</m:t>
                    </m:r>
                    <m:r>
                      <m:t>3</m:t>
                    </m:r>
                    <m:sSub>
                      <m:e>
                        <m:r>
                          <m:t>x</m:t>
                        </m:r>
                      </m:e>
                      <m:sub>
                        <m:r>
                          <m:t>2</m:t>
                        </m:r>
                      </m:sub>
                    </m:sSub>
                  </m:e>
                </m:mr>
              </m:m>
            </m:e>
          </m:d>
          <m:r>
            <m:rPr>
              <m:sty m:val="p"/>
            </m:rPr>
            <m:t>.</m:t>
          </m:r>
        </m:oMath>
      </m:oMathPara>
    </w:p>
    <w:p>
      <w:pPr>
        <w:pStyle w:val="FirstParagraph"/>
      </w:pPr>
      <w:r>
        <w:t xml:space="preserve">This is</w:t>
      </w:r>
      <w:r>
        <w:t xml:space="preserve"> </w:t>
      </w:r>
      <m:oMath>
        <m:sSub>
          <m:e>
            <m:limLow>
              <m:e>
                <m:r>
                  <m:t>0</m:t>
                </m:r>
              </m:e>
              <m:lim>
                <m:r>
                  <m:rPr>
                    <m:sty m:val="p"/>
                  </m:rPr>
                  <m:t>∼</m:t>
                </m:r>
              </m:lim>
            </m:limLow>
          </m:e>
          <m:sub>
            <m:r>
              <m:t>3</m:t>
            </m:r>
          </m:sub>
        </m:sSub>
      </m:oMath>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2</m:t>
                </m:r>
              </m:sub>
            </m:sSub>
          </m:e>
        </m:d>
        <m:r>
          <m:t>​</m:t>
        </m:r>
      </m:oMath>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m:oMath>
        <m:r>
          <m:rPr>
            <m:sty m:val="bi"/>
          </m:rPr>
          <m:t>B</m:t>
        </m:r>
        <m:r>
          <m:rPr>
            <m:sty m:val="p"/>
          </m:rPr>
          <m:t>(</m:t>
        </m:r>
        <m:r>
          <m:t>2</m:t>
        </m:r>
        <m:r>
          <m:rPr>
            <m:sty m:val="p"/>
          </m:rPr>
          <m:t>,</m:t>
        </m:r>
        <m:r>
          <m:rPr>
            <m:sty m:val="p"/>
          </m:rPr>
          <m:t>−</m:t>
        </m:r>
        <m:r>
          <m:t>1</m:t>
        </m:r>
        <m:r>
          <m:rPr>
            <m:sty m:val="p"/>
          </m:rPr>
          <m:t>)</m:t>
        </m:r>
        <m:r>
          <m:rPr>
            <m:sty m:val="p"/>
          </m:rPr>
          <m:t>=</m:t>
        </m:r>
        <m:sSub>
          <m:e>
            <m:limLow>
              <m:e>
                <m:r>
                  <m:t>0</m:t>
                </m:r>
              </m:e>
              <m:lim>
                <m:r>
                  <m:rPr>
                    <m:sty m:val="p"/>
                  </m:rPr>
                  <m:t>∼</m:t>
                </m:r>
              </m:lim>
            </m:limLow>
          </m:e>
          <m:sub>
            <m:r>
              <m:t>3</m:t>
            </m:r>
          </m:sub>
        </m:sSub>
      </m:oMath>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49"/>
    <w:bookmarkStart w:id="250" w:name="thm-row-null-disjoint"/>
    <w:p>
      <w:pPr>
        <w:pStyle w:val="BodyText"/>
      </w:pPr>
      <w:r>
        <w:rPr>
          <w:b/>
          <w:bCs/>
        </w:rPr>
        <w:t xml:space="preserve">Theorem 35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r>
            <m:rPr>
              <m:sty m:val="p"/>
            </m:rPr>
            <m:t>.</m:t>
          </m:r>
        </m:oMath>
      </m:oMathPara>
    </w:p>
    <w:bookmarkEnd w:id="250"/>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32</w:t>
        </w:r>
      </w:hyperlink>
      <w:r>
        <w:t xml:space="preserve"> </w:t>
      </w:r>
      <w:r>
        <w:t xml:space="preserve">and</w:t>
      </w:r>
      <w:r>
        <w:t xml:space="preserve"> </w:t>
      </w:r>
      <w:hyperlink w:anchor="thm-null-space-subspace">
        <w:r>
          <w:rPr>
            <w:rStyle w:val="Hyperlink"/>
          </w:rPr>
          <w:t xml:space="preserve">Theorem 33</w:t>
        </w:r>
      </w:hyperlink>
      <w:r>
        <w:t xml:space="preserve">,</w:t>
      </w:r>
      <w:r>
        <w:t xml:space="preserve"> </w:t>
      </w:r>
      <w:r>
        <w:t xml:space="preserve">so both contain</w:t>
      </w:r>
      <w:r>
        <w:t xml:space="preserve"> </w:t>
      </w:r>
      <m:oMath>
        <m:sSub>
          <m:e>
            <m:limLow>
              <m:e>
                <m:r>
                  <m:t>0</m:t>
                </m:r>
              </m:e>
              <m:lim>
                <m:r>
                  <m:rPr>
                    <m:sty m:val="p"/>
                  </m:rPr>
                  <m:t>∼</m:t>
                </m:r>
              </m:lim>
            </m:limLow>
          </m:e>
          <m:sub>
            <m:r>
              <m:t>n</m:t>
            </m:r>
          </m:sub>
        </m:sSub>
      </m:oMath>
      <w:r>
        <w:t xml:space="preserve"> </w:t>
      </w:r>
      <w:r>
        <w:t xml:space="preserve">(</w:t>
      </w:r>
      <w:hyperlink w:anchor="thm-subspace-zero">
        <w:r>
          <w:rPr>
            <w:rStyle w:val="Hyperlink"/>
          </w:rPr>
          <w:t xml:space="preserve">Theorem 21</w:t>
        </w:r>
      </w:hyperlink>
      <w:r>
        <w:t xml:space="preserve">).</w:t>
      </w:r>
    </w:p>
    <w:p>
      <w:pPr>
        <w:pStyle w:val="BodyText"/>
      </w:pPr>
      <w:r>
        <w:t xml:space="preserve">Now take any</w:t>
      </w:r>
      <w:r>
        <w:t xml:space="preserve"> </w:t>
      </w:r>
      <m:oMath>
        <m:limLow>
          <m:e>
            <m:r>
              <m:t>x</m:t>
            </m:r>
          </m:e>
          <m:lim>
            <m:r>
              <m:rPr>
                <m:sty m:val="p"/>
              </m:rPr>
              <m:t>∼</m:t>
            </m:r>
          </m:lim>
        </m:limLow>
      </m:oMath>
      <w:r>
        <w:t xml:space="preserve"> </w:t>
      </w:r>
      <w:r>
        <w:t xml:space="preserve">in both sets.</w:t>
      </w:r>
      <w:r>
        <w:t xml:space="preserve"> </w:t>
      </w:r>
      <w:r>
        <w:t xml:space="preserve">Being in the row space means</w:t>
      </w:r>
      <w:r>
        <w:t xml:space="preserve"> </w:t>
      </w:r>
      <m:oMath>
        <m:limLow>
          <m:e>
            <m:r>
              <m:t>x</m:t>
            </m:r>
          </m:e>
          <m:lim>
            <m:r>
              <m:rPr>
                <m:sty m:val="p"/>
              </m:rPr>
              <m:t>∼</m:t>
            </m:r>
          </m:lim>
        </m:limLow>
        <m:r>
          <m:rPr>
            <m:sty m:val="p"/>
          </m:rPr>
          <m:t>=</m:t>
        </m:r>
        <m:sSup>
          <m:e>
            <m:r>
              <m:rPr>
                <m:sty m:val="bi"/>
              </m:rPr>
              <m:t>A</m:t>
            </m:r>
          </m:e>
          <m:sup>
            <m:r>
              <m:rPr>
                <m:sty m:val="p"/>
              </m:rPr>
              <m:t>⊤</m:t>
            </m:r>
          </m:sup>
        </m:sSup>
        <m:limLow>
          <m:e>
            <m:r>
              <m:t>u</m:t>
            </m:r>
          </m:e>
          <m:lim>
            <m:r>
              <m:rPr>
                <m:sty m:val="p"/>
              </m:rPr>
              <m:t>∼</m:t>
            </m:r>
          </m:lim>
        </m:limLow>
      </m:oMath>
      <w:r>
        <w:t xml:space="preserve"> </w:t>
      </w:r>
      <w:r>
        <w:t xml:space="preserve">for some</w:t>
      </w:r>
      <w:r>
        <w:t xml:space="preserve"> </w:t>
      </w:r>
      <m:oMath>
        <m:limLow>
          <m:e>
            <m:r>
              <m:t>u</m:t>
            </m:r>
          </m:e>
          <m:lim>
            <m:r>
              <m:rPr>
                <m:sty m:val="p"/>
              </m:rPr>
              <m:t>∼</m:t>
            </m:r>
          </m:lim>
        </m:limLow>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52</w:t>
        </w:r>
      </w:hyperlink>
      <w:r>
        <w:t xml:space="preserve">),</w:t>
      </w:r>
      <w:r>
        <w:t xml:space="preserve"> </w:t>
      </w:r>
      <w:r>
        <w:t xml:space="preserve">and being in the null space means</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 </w:t>
      </w:r>
      <w:r>
        <w:t xml:space="preserve">(</w:t>
      </w:r>
      <w:hyperlink w:anchor="def-null-space">
        <w:r>
          <w:rPr>
            <w:rStyle w:val="Hyperlink"/>
          </w:rPr>
          <w:t xml:space="preserve">Definition 54</w:t>
        </w:r>
      </w:hyperlink>
      <w:r>
        <w:t xml:space="preserve">).</w:t>
      </w:r>
      <w:r>
        <w:t xml:space="preserve"> </w:t>
      </w:r>
      <w:r>
        <w:t xml:space="preserve">Then</w:t>
      </w:r>
    </w:p>
    <w:p>
      <w:pPr>
        <w:pStyle w:val="BodyText"/>
      </w:pPr>
      <m:oMathPara>
        <m:oMathParaPr>
          <m:jc m:val="center"/>
        </m:oMathParaPr>
        <m:oMath>
          <m:eqArr>
            <m:e>
              <m:sSup>
                <m:e>
                  <m:limLow>
                    <m:e>
                      <m:r>
                        <m:t>x</m:t>
                      </m:r>
                    </m:e>
                    <m:lim>
                      <m:r>
                        <m:rPr>
                          <m:sty m:val="p"/>
                        </m:rPr>
                        <m:t>∼</m:t>
                      </m:r>
                    </m:lim>
                  </m:limLow>
                </m:e>
                <m:sup>
                  <m:r>
                    <m:rPr>
                      <m:sty m:val="p"/>
                    </m:rPr>
                    <m:t>⊤</m:t>
                  </m:r>
                </m:sup>
              </m:sSup>
              <m:limLow>
                <m:e>
                  <m:r>
                    <m:t>x</m:t>
                  </m:r>
                </m:e>
                <m:lim>
                  <m:r>
                    <m:rPr>
                      <m:sty m:val="p"/>
                    </m:rPr>
                    <m:t>∼</m:t>
                  </m:r>
                </m:lim>
              </m:limLow>
              <m:r>
                <m:t>&amp;</m:t>
              </m:r>
              <m:r>
                <m:rPr>
                  <m:sty m:val="p"/>
                </m:rPr>
                <m:t>=</m:t>
              </m:r>
              <m:sSup>
                <m:e>
                  <m:r>
                    <m:rPr>
                      <m:sty m:val="p"/>
                    </m:rPr>
                    <m:t>(</m:t>
                  </m:r>
                  <m:sSup>
                    <m:e>
                      <m:r>
                        <m:rPr>
                          <m:sty m:val="bi"/>
                        </m:rPr>
                        <m:t>A</m:t>
                      </m:r>
                    </m:e>
                    <m:sup>
                      <m:r>
                        <m:rPr>
                          <m:sty m:val="p"/>
                        </m:rPr>
                        <m:t>⊤</m:t>
                      </m:r>
                    </m:sup>
                  </m:sSup>
                  <m:limLow>
                    <m:e>
                      <m:r>
                        <m:t>u</m:t>
                      </m:r>
                    </m:e>
                    <m:lim>
                      <m:r>
                        <m:rPr>
                          <m:sty m:val="p"/>
                        </m:rPr>
                        <m:t>∼</m:t>
                      </m:r>
                    </m:lim>
                  </m:limLow>
                  <m:r>
                    <m:rPr>
                      <m:sty m:val="p"/>
                    </m:rPr>
                    <m:t>)</m:t>
                  </m:r>
                </m:e>
                <m:sup>
                  <m:r>
                    <m:rPr>
                      <m:sty m:val="p"/>
                    </m:rPr>
                    <m:t>⊤</m:t>
                  </m:r>
                </m:sup>
              </m:sSup>
              <m:r>
                <m:t> </m:t>
              </m:r>
              <m:limLow>
                <m:e>
                  <m:r>
                    <m:t>x</m:t>
                  </m:r>
                </m:e>
                <m:lim>
                  <m:r>
                    <m:rPr>
                      <m:sty m:val="p"/>
                    </m:rPr>
                    <m:t>∼</m:t>
                  </m:r>
                </m:lim>
              </m:limLow>
              <m:r>
                <m:t>&amp;</m:t>
              </m:r>
              <m:r>
                <m:t>&amp;</m:t>
              </m:r>
              <m:r>
                <m:rPr>
                  <m:nor/>
                  <m:sty m:val="p"/>
                </m:rPr>
                <m:t>(substitute </m:t>
              </m:r>
              <m:limLow>
                <m:e>
                  <m:r>
                    <m:t>x</m:t>
                  </m:r>
                </m:e>
                <m:lim>
                  <m:r>
                    <m:rPr>
                      <m:sty m:val="p"/>
                    </m:rPr>
                    <m:t>∼</m:t>
                  </m:r>
                </m:lim>
              </m:limLow>
              <m:r>
                <m:rPr>
                  <m:sty m:val="p"/>
                </m:rPr>
                <m:t>=</m:t>
              </m:r>
              <m:sSup>
                <m:e>
                  <m:r>
                    <m:rPr>
                      <m:sty m:val="bi"/>
                    </m:rPr>
                    <m:t>A</m:t>
                  </m:r>
                </m:e>
                <m:sup>
                  <m:r>
                    <m:rPr>
                      <m:sty m:val="p"/>
                    </m:rPr>
                    <m:t>⊤</m:t>
                  </m:r>
                </m:sup>
              </m:sSup>
              <m:limLow>
                <m:e>
                  <m:r>
                    <m:t>u</m:t>
                  </m:r>
                </m:e>
                <m:lim>
                  <m:r>
                    <m:rPr>
                      <m:sty m:val="p"/>
                    </m:rPr>
                    <m:t>∼</m:t>
                  </m:r>
                </m:lim>
              </m:limLow>
              <m:r>
                <m:rPr>
                  <m:nor/>
                  <m:sty m:val="p"/>
                </m:rPr>
                <m:t> in the first factor)</m:t>
              </m:r>
            </m:e>
            <m:e>
              <m:r>
                <m:t>&amp;</m:t>
              </m:r>
              <m:r>
                <m:rPr>
                  <m:sty m:val="p"/>
                </m:rPr>
                <m:t>=</m:t>
              </m:r>
              <m:r>
                <m:t>​</m:t>
              </m:r>
              <m:d>
                <m:dPr>
                  <m:begChr m:val="("/>
                  <m:sepChr m:val=""/>
                  <m:endChr m:val=")"/>
                  <m:grow/>
                </m:dPr>
                <m:e>
                  <m:sSup>
                    <m:e>
                      <m:limLow>
                        <m:e>
                          <m:r>
                            <m:t>u</m:t>
                          </m:r>
                        </m:e>
                        <m:lim>
                          <m:r>
                            <m:rPr>
                              <m:sty m:val="p"/>
                            </m:rPr>
                            <m:t>∼</m:t>
                          </m:r>
                        </m:lim>
                      </m:limLow>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limLow>
                <m:e>
                  <m:r>
                    <m:t>x</m:t>
                  </m:r>
                </m:e>
                <m:lim>
                  <m:r>
                    <m:rPr>
                      <m:sty m:val="p"/>
                    </m:rPr>
                    <m:t>∼</m:t>
                  </m:r>
                </m:lim>
              </m:limLow>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limLow>
                        <m:e>
                          <m:r>
                            <m:t>u</m:t>
                          </m:r>
                        </m:e>
                        <m:lim>
                          <m:r>
                            <m:rPr>
                              <m:sty m:val="p"/>
                            </m:rPr>
                            <m:t>∼</m:t>
                          </m:r>
                        </m:lim>
                      </m:limLow>
                    </m:e>
                    <m:sup>
                      <m:r>
                        <m:rPr>
                          <m:sty m:val="p"/>
                        </m:rPr>
                        <m:t>⊤</m:t>
                      </m:r>
                    </m:sup>
                  </m:sSup>
                  <m:r>
                    <m:rPr>
                      <m:sty m:val="bi"/>
                    </m:rPr>
                    <m:t>A</m:t>
                  </m:r>
                </m:e>
              </m:d>
              <m:r>
                <m:t>​</m:t>
              </m:r>
              <m:r>
                <m:t> </m:t>
              </m:r>
              <m:limLow>
                <m:e>
                  <m:r>
                    <m:t>x</m:t>
                  </m:r>
                </m:e>
                <m:lim>
                  <m:r>
                    <m:rPr>
                      <m:sty m:val="p"/>
                    </m:rPr>
                    <m:t>∼</m:t>
                  </m:r>
                </m:lim>
              </m:limLow>
              <m:r>
                <m:t>&amp;</m:t>
              </m:r>
              <m:r>
                <m:t>&amp;</m:t>
              </m:r>
              <m:r>
                <m:rPr>
                  <m:nor/>
                  <m:sty m:val="p"/>
                </m:rPr>
                <m:t>(transposing twice returns the original matrix)</m:t>
              </m:r>
            </m:e>
            <m:e>
              <m:r>
                <m:t>&amp;</m:t>
              </m:r>
              <m:r>
                <m:rPr>
                  <m:sty m:val="p"/>
                </m:rPr>
                <m:t>=</m:t>
              </m:r>
              <m:sSup>
                <m:e>
                  <m:limLow>
                    <m:e>
                      <m:r>
                        <m:t>u</m:t>
                      </m:r>
                    </m:e>
                    <m:lim>
                      <m:r>
                        <m:rPr>
                          <m:sty m:val="p"/>
                        </m:rPr>
                        <m:t>∼</m:t>
                      </m:r>
                    </m:lim>
                  </m:limLow>
                </m:e>
                <m:sup>
                  <m:r>
                    <m:rPr>
                      <m:sty m:val="p"/>
                    </m:rPr>
                    <m:t>⊤</m:t>
                  </m:r>
                </m:sup>
              </m:sSup>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sSup>
                <m:e>
                  <m:limLow>
                    <m:e>
                      <m:r>
                        <m:t>u</m:t>
                      </m:r>
                    </m:e>
                    <m:lim>
                      <m:r>
                        <m:rPr>
                          <m:sty m:val="p"/>
                        </m:rPr>
                        <m:t>∼</m:t>
                      </m:r>
                    </m:lim>
                  </m:limLow>
                </m:e>
                <m:sup>
                  <m:r>
                    <m:rPr>
                      <m:sty m:val="p"/>
                    </m:rPr>
                    <m:t>⊤</m:t>
                  </m:r>
                </m:sup>
              </m:sSup>
              <m:r>
                <m:t> </m:t>
              </m:r>
              <m:sSub>
                <m:e>
                  <m:limLow>
                    <m:e>
                      <m:r>
                        <m:t>0</m:t>
                      </m:r>
                    </m:e>
                    <m:lim>
                      <m:r>
                        <m:rPr>
                          <m:sty m:val="p"/>
                        </m:rPr>
                        <m:t>∼</m:t>
                      </m:r>
                    </m:lim>
                  </m:limLow>
                </m:e>
                <m:sub>
                  <m:r>
                    <m:t>m</m:t>
                  </m:r>
                </m:sub>
              </m:sSub>
              <m:r>
                <m:t>&amp;</m:t>
              </m:r>
              <m:r>
                <m:t>&amp;</m:t>
              </m:r>
              <m:r>
                <m:rPr>
                  <m:nor/>
                  <m:sty m:val="p"/>
                </m:rPr>
                <m:t>(substitute </m:t>
              </m:r>
              <m:r>
                <m:rPr>
                  <m:sty m:val="bi"/>
                </m:rPr>
                <m:t>A</m:t>
              </m:r>
              <m:limLow>
                <m:e>
                  <m:r>
                    <m:t>x</m:t>
                  </m:r>
                </m:e>
                <m:lim>
                  <m:r>
                    <m:rPr>
                      <m:sty m:val="p"/>
                    </m:rPr>
                    <m:t>∼</m:t>
                  </m:r>
                </m:lim>
              </m:limLow>
              <m:r>
                <m:rPr>
                  <m:sty m:val="p"/>
                </m:rPr>
                <m:t>=</m:t>
              </m:r>
              <m:sSub>
                <m:e>
                  <m:limLow>
                    <m:e>
                      <m:r>
                        <m:t>0</m:t>
                      </m:r>
                    </m:e>
                    <m:lim>
                      <m:r>
                        <m:rPr>
                          <m:sty m:val="p"/>
                        </m:rPr>
                        <m:t>∼</m:t>
                      </m:r>
                    </m:lim>
                  </m:limLow>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limLow>
              <m:e>
                <m:r>
                  <m:t>x</m:t>
                </m:r>
              </m:e>
              <m:lim>
                <m:r>
                  <m:rPr>
                    <m:sty m:val="p"/>
                  </m:rPr>
                  <m:t>∼</m:t>
                </m:r>
              </m:lim>
            </m:limLow>
          </m:e>
          <m:sup>
            <m:r>
              <m:rPr>
                <m:sty m:val="p"/>
              </m:rPr>
              <m:t>⊤</m:t>
            </m:r>
          </m:sup>
        </m:sSup>
        <m:limLow>
          <m:e>
            <m:r>
              <m:t>x</m:t>
            </m:r>
          </m:e>
          <m:lim>
            <m:r>
              <m:rPr>
                <m:sty m:val="p"/>
              </m:rPr>
              <m:t>∼</m:t>
            </m:r>
          </m:lim>
        </m:limLow>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limLow>
          <m:e>
            <m:r>
              <m:t>x</m:t>
            </m:r>
          </m:e>
          <m:lim>
            <m:r>
              <m:rPr>
                <m:sty m:val="p"/>
              </m:rPr>
              <m:t>∼</m:t>
            </m:r>
          </m:lim>
        </m:limLow>
        <m:r>
          <m:rPr>
            <m:sty m:val="p"/>
          </m:rPr>
          <m:t>=</m:t>
        </m:r>
        <m:sSub>
          <m:e>
            <m:limLow>
              <m:e>
                <m:r>
                  <m:t>0</m:t>
                </m:r>
              </m:e>
              <m:lim>
                <m:r>
                  <m:rPr>
                    <m:sty m:val="p"/>
                  </m:rPr>
                  <m:t>∼</m:t>
                </m:r>
              </m:lim>
            </m:limLow>
          </m:e>
          <m:sub>
            <m:r>
              <m:t>n</m:t>
            </m:r>
          </m:sub>
        </m:sSub>
      </m:oMath>
      <w:r>
        <w:t xml:space="preserve">.</w:t>
      </w:r>
    </w:p>
    <w:bookmarkStart w:id="251" w:name="exm-row-null-disjoint"/>
    <w:p>
      <w:pPr>
        <w:pStyle w:val="BodyText"/>
      </w:pPr>
      <w:r>
        <w:rPr>
          <w:b/>
          <w:bCs/>
        </w:rPr>
        <w:t xml:space="preserve">Example 61 (The row space and null space in</w:t>
      </w:r>
      <w:r>
        <w:rPr>
          <w:b/>
          <w:bCs/>
        </w:rPr>
        <w:t xml:space="preserve"> </w:t>
      </w:r>
      <w:hyperlink w:anchor="exm-null-space">
        <w:r>
          <w:rPr>
            <w:rStyle w:val="Hyperlink"/>
            <w:b/>
            <w:bCs/>
          </w:rPr>
          <w:t xml:space="preserve">Example 58</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58</m:t>
              </m:r>
              <m:r>
                <m:rPr>
                  <m:nor/>
                  <m:sty m:val="p"/>
                </m:rPr>
                <m:t>’s formula for </m:t>
              </m:r>
              <m:r>
                <m:rPr>
                  <m:sty m:val="bi"/>
                </m:rPr>
                <m:t>A</m:t>
              </m:r>
              <m:limLow>
                <m:e>
                  <m:r>
                    <m:t>x</m:t>
                  </m:r>
                </m:e>
                <m:lim>
                  <m:r>
                    <m:rPr>
                      <m:sty m:val="p"/>
                    </m:rPr>
                    <m:t>∼</m:t>
                  </m:r>
                </m:lim>
              </m:limLow>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limLow>
              <m:e>
                <m:r>
                  <m:t>0</m:t>
                </m:r>
              </m:e>
              <m:lim>
                <m:r>
                  <m:rPr>
                    <m:sty m:val="p"/>
                  </m:rPr>
                  <m:t>∼</m:t>
                </m:r>
              </m:lim>
            </m:limLow>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limLow>
              <m:e>
                <m:r>
                  <m:t>0</m:t>
                </m:r>
              </m:e>
              <m:lim>
                <m:r>
                  <m:rPr>
                    <m:sty m:val="p"/>
                  </m:rPr>
                  <m:t>∼</m:t>
                </m:r>
              </m:lim>
            </m:limLow>
          </m:e>
          <m:sub>
            <m:r>
              <m:t>3</m:t>
            </m:r>
          </m:sub>
        </m:sSub>
      </m:oMath>
      <w:r>
        <w:t xml:space="preserve">.</w:t>
      </w:r>
    </w:p>
    <w:bookmarkEnd w:id="251"/>
    <w:bookmarkStart w:id="252" w:name="def-cross-product-matrix"/>
    <w:p>
      <w:pPr>
        <w:pStyle w:val="BodyText"/>
      </w:pPr>
      <w:r>
        <w:rPr>
          <w:b/>
          <w:bCs/>
        </w:rPr>
        <w:t xml:space="preserve">Definition 56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m:oMath>
        <m:sSub>
          <m:e>
            <m:limLow>
              <m:e>
                <m:r>
                  <m:t>b</m:t>
                </m:r>
              </m:e>
              <m:lim>
                <m:r>
                  <m:rPr>
                    <m:sty m:val="p"/>
                  </m:rPr>
                  <m:t>∼</m:t>
                </m:r>
              </m:lim>
            </m:limLow>
          </m:e>
          <m:sub>
            <m:r>
              <m:t>1</m:t>
            </m:r>
          </m:sub>
        </m:sSub>
        <m:r>
          <m:rPr>
            <m:sty m:val="p"/>
          </m:rPr>
          <m:t>,</m:t>
        </m:r>
        <m:r>
          <m:rPr>
            <m:sty m:val="p"/>
          </m:rPr>
          <m:t>…</m:t>
        </m:r>
        <m:r>
          <m:rPr>
            <m:sty m:val="p"/>
          </m:rPr>
          <m:t>,</m:t>
        </m:r>
        <m:sSub>
          <m:e>
            <m:limLow>
              <m:e>
                <m:r>
                  <m:t>b</m:t>
                </m:r>
              </m:e>
              <m:lim>
                <m:r>
                  <m:rPr>
                    <m:sty m:val="p"/>
                  </m:rPr>
                  <m:t>∼</m:t>
                </m:r>
              </m:lim>
            </m:limLow>
          </m:e>
          <m:sub>
            <m:r>
              <m:t>q</m:t>
            </m:r>
          </m:sub>
        </m:sSub>
      </m:oMath>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m:oMath>
        <m:sSub>
          <m:e>
            <m:limLow>
              <m:e>
                <m:r>
                  <m:t>a</m:t>
                </m:r>
              </m:e>
              <m:lim>
                <m:r>
                  <m:rPr>
                    <m:sty m:val="p"/>
                  </m:rPr>
                  <m:t>∼</m:t>
                </m:r>
              </m:lim>
            </m:limLow>
          </m:e>
          <m:sub>
            <m:r>
              <m:t>i</m:t>
            </m:r>
          </m:sub>
        </m:sSub>
        <m:r>
          <m:rPr>
            <m:sty m:val="p"/>
          </m:rPr>
          <m:t>⋅</m:t>
        </m:r>
        <m:sSub>
          <m:e>
            <m:limLow>
              <m:e>
                <m:r>
                  <m:t>b</m:t>
                </m:r>
              </m:e>
              <m:lim>
                <m:r>
                  <m:rPr>
                    <m:sty m:val="p"/>
                  </m:rPr>
                  <m:t>∼</m:t>
                </m:r>
              </m:lim>
            </m:limLow>
          </m:e>
          <m:sub>
            <m:r>
              <m:t>j</m:t>
            </m:r>
          </m:sub>
        </m:sSub>
      </m:oMath>
      <w:r>
        <w:t xml:space="preserve">.</w:t>
      </w:r>
    </w:p>
    <w:bookmarkEnd w:id="252"/>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m:oMath>
        <m:limLow>
          <m:e>
            <m:r>
              <m:t>u</m:t>
            </m:r>
          </m:e>
          <m:lim>
            <m:r>
              <m:rPr>
                <m:sty m:val="p"/>
              </m:rPr>
              <m:t>∼</m:t>
            </m:r>
          </m:lim>
        </m:limLow>
        <m:r>
          <m:rPr>
            <m:sty m:val="p"/>
          </m:rPr>
          <m:t>×</m:t>
        </m:r>
        <m:limLow>
          <m:e>
            <m:r>
              <m:t>v</m:t>
            </m:r>
          </m:e>
          <m:lim>
            <m:r>
              <m:rPr>
                <m:sty m:val="p"/>
              </m:rPr>
              <m:t>∼</m:t>
            </m:r>
          </m:lim>
        </m:limLow>
      </m:oMath>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53" w:name="exm-cross-product-matrix"/>
    <w:p>
      <w:pPr>
        <w:pStyle w:val="BodyText"/>
      </w:pPr>
      <w:r>
        <w:rPr>
          <w:b/>
          <w:bCs/>
        </w:rPr>
        <w:t xml:space="preserve">Example 62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m:oMathPara>
        <m:oMathParaPr>
          <m:jc m:val="center"/>
        </m:oMathParaPr>
        <m:oMath>
          <m:eqArr>
            <m:e>
              <m:sSup>
                <m:e>
                  <m:r>
                    <m:rPr>
                      <m:sty m:val="bi"/>
                    </m:rPr>
                    <m:t>A</m:t>
                  </m:r>
                </m:e>
                <m:sup>
                  <m:r>
                    <m:rPr>
                      <m:sty m:val="p"/>
                    </m:rPr>
                    <m:t>⊤</m:t>
                  </m:r>
                </m:sup>
              </m:sSup>
              <m:r>
                <m:rPr>
                  <m:sty m:val="bi"/>
                </m:rPr>
                <m:t>B</m:t>
              </m:r>
              <m:r>
                <m:t>&amp;</m:t>
              </m:r>
              <m:r>
                <m:rPr>
                  <m:sty m:val="p"/>
                </m:rPr>
                <m:t>=</m:t>
              </m:r>
              <m:d>
                <m:dPr>
                  <m:begChr m:val="["/>
                  <m:sepChr m:val=""/>
                  <m:endChr m:val="]"/>
                  <m:grow/>
                </m:dPr>
                <m:e>
                  <m:m>
                    <m:mPr>
                      <m:baseJc m:val="center"/>
                      <m:plcHide m:val="on"/>
                      <m:mcs>
                        <m:mc>
                          <m:mcPr>
                            <m:mcJc m:val="center"/>
                            <m:count m:val="1"/>
                          </m:mcPr>
                        </m:mc>
                      </m:mcs>
                    </m:mPr>
                    <m:mr>
                      <m:e>
                        <m:sSub>
                          <m:e>
                            <m:limLow>
                              <m:e>
                                <m:r>
                                  <m:t>a</m:t>
                                </m:r>
                              </m:e>
                              <m:lim>
                                <m:r>
                                  <m:rPr>
                                    <m:sty m:val="p"/>
                                  </m:rPr>
                                  <m:t>∼</m:t>
                                </m:r>
                              </m:lim>
                            </m:limLow>
                          </m:e>
                          <m:sub>
                            <m:r>
                              <m:t>1</m:t>
                            </m:r>
                          </m:sub>
                        </m:sSub>
                        <m:r>
                          <m:rPr>
                            <m:sty m:val="p"/>
                          </m:rPr>
                          <m:t>⋅</m:t>
                        </m:r>
                        <m:sSub>
                          <m:e>
                            <m:limLow>
                              <m:e>
                                <m:r>
                                  <m:t>b</m:t>
                                </m:r>
                              </m:e>
                              <m:lim>
                                <m:r>
                                  <m:rPr>
                                    <m:sty m:val="p"/>
                                  </m:rPr>
                                  <m:t>∼</m:t>
                                </m:r>
                              </m:lim>
                            </m:limLow>
                          </m:e>
                          <m:sub>
                            <m:r>
                              <m:t>1</m:t>
                            </m:r>
                          </m:sub>
                        </m:sSub>
                      </m:e>
                    </m:mr>
                    <m:mr>
                      <m:e>
                        <m:sSub>
                          <m:e>
                            <m:limLow>
                              <m:e>
                                <m:r>
                                  <m:t>a</m:t>
                                </m:r>
                              </m:e>
                              <m:lim>
                                <m:r>
                                  <m:rPr>
                                    <m:sty m:val="p"/>
                                  </m:rPr>
                                  <m:t>∼</m:t>
                                </m:r>
                              </m:lim>
                            </m:limLow>
                          </m:e>
                          <m:sub>
                            <m:r>
                              <m:t>2</m:t>
                            </m:r>
                          </m:sub>
                        </m:sSub>
                        <m:r>
                          <m:rPr>
                            <m:sty m:val="p"/>
                          </m:rPr>
                          <m:t>⋅</m:t>
                        </m:r>
                        <m:sSub>
                          <m:e>
                            <m:limLow>
                              <m:e>
                                <m:r>
                                  <m:t>b</m:t>
                                </m:r>
                              </m:e>
                              <m:lim>
                                <m:r>
                                  <m:rPr>
                                    <m:sty m:val="p"/>
                                  </m:rPr>
                                  <m:t>∼</m:t>
                                </m:r>
                              </m:lim>
                            </m:limLow>
                          </m:e>
                          <m:sub>
                            <m:r>
                              <m:t>1</m:t>
                            </m:r>
                          </m:sub>
                        </m:sSub>
                      </m:e>
                    </m:mr>
                  </m:m>
                </m:e>
              </m:d>
              <m:r>
                <m:t>&amp;</m:t>
              </m:r>
              <m:r>
                <m:t>&amp;</m:t>
              </m:r>
              <m:r>
                <m:rPr>
                  <m:nor/>
                  <m:sty m:val="p"/>
                </m:rPr>
                <m:t>(</m:t>
              </m:r>
              <m:r>
                <m:rPr>
                  <m:nor/>
                  <m:sty m:val="p"/>
                </m:rPr>
                <m:t>Definition 56</m:t>
              </m:r>
              <m:r>
                <m:rPr>
                  <m:nor/>
                  <m:sty m:val="p"/>
                </m:rPr>
                <m:t>)</m:t>
              </m:r>
            </m:e>
            <m:e>
              <m:r>
                <m:t>&amp;</m:t>
              </m:r>
              <m:r>
                <m:rPr>
                  <m:sty m:val="p"/>
                </m:rPr>
                <m:t>=</m:t>
              </m:r>
              <m:d>
                <m:dPr>
                  <m:begChr m:val="["/>
                  <m:sepChr m:val=""/>
                  <m:endChr m:val="]"/>
                  <m:grow/>
                </m:dPr>
                <m:e>
                  <m:m>
                    <m:mPr>
                      <m:baseJc m:val="center"/>
                      <m:plcHide m:val="on"/>
                      <m:mcs>
                        <m:mc>
                          <m:mcPr>
                            <m:mcJc m:val="center"/>
                            <m:count m:val="1"/>
                          </m:mcPr>
                        </m:mc>
                      </m:mcs>
                    </m:mPr>
                    <m:mr>
                      <m:e>
                        <m:r>
                          <m:t>1</m:t>
                        </m:r>
                        <m:r>
                          <m:rPr>
                            <m:sty m:val="p"/>
                          </m:rPr>
                          <m:t>+</m:t>
                        </m:r>
                        <m:r>
                          <m:t>2</m:t>
                        </m:r>
                        <m:r>
                          <m:rPr>
                            <m:sty m:val="p"/>
                          </m:rPr>
                          <m:t>+</m:t>
                        </m:r>
                        <m:r>
                          <m:t>0</m:t>
                        </m:r>
                      </m:e>
                    </m:mr>
                    <m:mr>
                      <m:e>
                        <m:r>
                          <m:t>0</m:t>
                        </m:r>
                        <m:r>
                          <m:rPr>
                            <m:sty m:val="p"/>
                          </m:rPr>
                          <m:t>+</m:t>
                        </m:r>
                        <m:r>
                          <m:t>2</m:t>
                        </m:r>
                        <m:r>
                          <m:rPr>
                            <m:sty m:val="p"/>
                          </m:rPr>
                          <m:t>+</m:t>
                        </m:r>
                        <m:r>
                          <m:t>3</m:t>
                        </m:r>
                      </m:e>
                    </m:mr>
                  </m:m>
                </m:e>
              </m:d>
              <m:r>
                <m:t>&amp;</m:t>
              </m:r>
              <m:r>
                <m:t>&amp;</m:t>
              </m:r>
              <m:r>
                <m:rPr>
                  <m:nor/>
                  <m:sty m:val="p"/>
                </m:rPr>
                <m:t>(multiply and add)</m:t>
              </m:r>
            </m:e>
            <m:e>
              <m:r>
                <m:t>&amp;</m:t>
              </m:r>
              <m:r>
                <m:rPr>
                  <m:sty m:val="p"/>
                </m:rPr>
                <m:t>=</m:t>
              </m:r>
              <m:d>
                <m:dPr>
                  <m:begChr m:val="["/>
                  <m:sepChr m:val=""/>
                  <m:endChr m:val="]"/>
                  <m:grow/>
                </m:dPr>
                <m:e>
                  <m:m>
                    <m:mPr>
                      <m:baseJc m:val="center"/>
                      <m:plcHide m:val="on"/>
                      <m:mcs>
                        <m:mc>
                          <m:mcPr>
                            <m:mcJc m:val="center"/>
                            <m:count m:val="1"/>
                          </m:mcPr>
                        </m:mc>
                      </m:mcs>
                    </m:mPr>
                    <m:mr>
                      <m:e>
                        <m:r>
                          <m:t>3</m:t>
                        </m:r>
                      </m:e>
                    </m:mr>
                    <m:mr>
                      <m:e>
                        <m:r>
                          <m:t>5</m:t>
                        </m:r>
                      </m:e>
                    </m:mr>
                  </m:m>
                </m:e>
              </m:d>
              <m:r>
                <m:rPr>
                  <m:sty m:val="p"/>
                </m:rPr>
                <m:t>.</m:t>
              </m:r>
              <m:r>
                <m:t>&amp;</m:t>
              </m:r>
              <m:r>
                <m:t>&amp;</m:t>
              </m:r>
              <m:r>
                <m:rPr>
                  <m:nor/>
                  <m:sty m:val="p"/>
                </m:rPr>
                <m:t>(add)</m:t>
              </m:r>
            </m:e>
          </m:eqArr>
        </m:oMath>
      </m:oMathPara>
    </w:p>
    <w:bookmarkEnd w:id="253"/>
    <w:bookmarkStart w:id="254" w:name="def-gram-matrix"/>
    <w:p>
      <w:pPr>
        <w:pStyle w:val="FirstParagraph"/>
      </w:pPr>
      <w:r>
        <w:rPr>
          <w:b/>
          <w:bCs/>
        </w:rPr>
        <w:t xml:space="preserve">Definition 57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54"/>
    <w:bookmarkStart w:id="255" w:name="exm-gram-matrix"/>
    <w:p>
      <w:pPr>
        <w:pStyle w:val="BodyText"/>
      </w:pPr>
      <w:r>
        <w:rPr>
          <w:b/>
          <w:bCs/>
        </w:rPr>
        <w:t xml:space="preserve">Example 63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limLow>
              <m:e>
                <m:r>
                  <m:t>a</m:t>
                </m:r>
              </m:e>
              <m:lim>
                <m:r>
                  <m:rPr>
                    <m:sty m:val="p"/>
                  </m:rPr>
                  <m:t>∼</m:t>
                </m:r>
              </m:lim>
            </m:limLow>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limLow>
              <m:e>
                <m:r>
                  <m:t>a</m:t>
                </m:r>
              </m:e>
              <m:lim>
                <m:r>
                  <m:rPr>
                    <m:sty m:val="p"/>
                  </m:rPr>
                  <m:t>∼</m:t>
                </m:r>
              </m:lim>
            </m:limLow>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limLow>
              <m:e>
                <m:r>
                  <m:t>a</m:t>
                </m:r>
              </m:e>
              <m:lim>
                <m:r>
                  <m:rPr>
                    <m:sty m:val="p"/>
                  </m:rPr>
                  <m:t>∼</m:t>
                </m:r>
              </m:lim>
            </m:limLow>
          </m:e>
          <m:sub>
            <m:r>
              <m:t>i</m:t>
            </m:r>
          </m:sub>
        </m:sSub>
        <m:r>
          <m:rPr>
            <m:sty m:val="p"/>
          </m:rPr>
          <m:t>⋅</m:t>
        </m:r>
        <m:sSub>
          <m:e>
            <m:limLow>
              <m:e>
                <m:r>
                  <m:t>a</m:t>
                </m:r>
              </m:e>
              <m:lim>
                <m:r>
                  <m:rPr>
                    <m:sty m:val="p"/>
                  </m:rPr>
                  <m:t>∼</m:t>
                </m:r>
              </m:lim>
            </m:limLow>
          </m:e>
          <m:sub>
            <m:r>
              <m:t>j</m:t>
            </m:r>
          </m:sub>
        </m:sSub>
      </m:oMath>
      <w:r>
        <w:t xml:space="preserve">:</w:t>
      </w:r>
      <w:r>
        <w:t xml:space="preserve"> </w:t>
      </w:r>
      <w:r>
        <w:t xml:space="preserve">for instance,</w:t>
      </w:r>
    </w:p>
    <w:p>
      <w:pPr>
        <w:pStyle w:val="BodyText"/>
      </w:pPr>
      <m:oMathPara>
        <m:oMathParaPr>
          <m:jc m:val="center"/>
        </m:oMathParaPr>
        <m:oMath>
          <m:eqArr>
            <m:e>
              <m:sSub>
                <m:e>
                  <m:limLow>
                    <m:e>
                      <m:r>
                        <m:t>a</m:t>
                      </m:r>
                    </m:e>
                    <m:lim>
                      <m:r>
                        <m:rPr>
                          <m:sty m:val="p"/>
                        </m:rPr>
                        <m:t>∼</m:t>
                      </m:r>
                    </m:lim>
                  </m:limLow>
                </m:e>
                <m:sub>
                  <m:r>
                    <m:t>1</m:t>
                  </m:r>
                </m:sub>
              </m:sSub>
              <m:r>
                <m:rPr>
                  <m:sty m:val="p"/>
                </m:rPr>
                <m:t>⋅</m:t>
              </m:r>
              <m:sSub>
                <m:e>
                  <m:limLow>
                    <m:e>
                      <m:r>
                        <m:t>a</m:t>
                      </m:r>
                    </m:e>
                    <m:lim>
                      <m:r>
                        <m:rPr>
                          <m:sty m:val="p"/>
                        </m:rPr>
                        <m:t>∼</m:t>
                      </m:r>
                    </m:lim>
                  </m:limLow>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55"/>
    <w:bookmarkStart w:id="256" w:name="thm-gram-properties"/>
    <w:p>
      <w:pPr>
        <w:pStyle w:val="BodyText"/>
      </w:pPr>
      <w:r>
        <w:rPr>
          <w:b/>
          <w:bCs/>
        </w:rPr>
        <w:t xml:space="preserve">Theorem 36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57</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m:oMath>
        <m:sSub>
          <m:e>
            <m:limLow>
              <m:e>
                <m:r>
                  <m:t>a</m:t>
                </m:r>
              </m:e>
              <m:lim>
                <m:r>
                  <m:rPr>
                    <m:sty m:val="p"/>
                  </m:rPr>
                  <m:t>∼</m:t>
                </m:r>
              </m:lim>
            </m:limLow>
          </m:e>
          <m:sub>
            <m:r>
              <m:t>i</m:t>
            </m:r>
          </m:sub>
        </m:sSub>
        <m:r>
          <m:rPr>
            <m:sty m:val="p"/>
          </m:rPr>
          <m:t>⋅</m:t>
        </m:r>
        <m:sSub>
          <m:e>
            <m:limLow>
              <m:e>
                <m:r>
                  <m:t>a</m:t>
                </m:r>
              </m:e>
              <m:lim>
                <m:r>
                  <m:rPr>
                    <m:sty m:val="p"/>
                  </m:rPr>
                  <m:t>∼</m:t>
                </m:r>
              </m:lim>
            </m:limLow>
          </m:e>
          <m:sub>
            <m:r>
              <m:t>j</m:t>
            </m:r>
          </m:sub>
        </m:sSub>
      </m:oMath>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27"/>
        </w:numPr>
      </w:pPr>
      <m:oMath>
        <m:sSup>
          <m:e>
            <m:limLow>
              <m:e>
                <m:r>
                  <m:t>x</m:t>
                </m:r>
              </m:e>
              <m:lim>
                <m:r>
                  <m:rPr>
                    <m:sty m:val="p"/>
                  </m:rPr>
                  <m:t>∼</m:t>
                </m:r>
              </m:lim>
            </m:limLow>
          </m:e>
          <m:sup>
            <m:r>
              <m:rPr>
                <m:sty m:val="p"/>
              </m:rPr>
              <m:t>⊤</m:t>
            </m:r>
          </m:sup>
        </m:sSup>
        <m:r>
          <m:rPr>
            <m:sty m:val="bi"/>
          </m:rPr>
          <m:t>G</m:t>
        </m:r>
        <m:limLow>
          <m:e>
            <m:r>
              <m:t>x</m:t>
            </m:r>
          </m:e>
          <m:lim>
            <m:r>
              <m:rPr>
                <m:sty m:val="p"/>
              </m:rPr>
              <m:t>∼</m:t>
            </m:r>
          </m:lim>
        </m:limLow>
        <m:r>
          <m:rPr>
            <m:sty m:val="p"/>
          </m:rPr>
          <m:t>=</m:t>
        </m:r>
        <m:r>
          <m:t>​</m:t>
        </m:r>
        <m:d>
          <m:dPr>
            <m:begChr m:val="∥"/>
            <m:sepChr m:val=""/>
            <m:endChr m:val="∥"/>
            <m:grow/>
          </m:dPr>
          <m:e>
            <m:r>
              <m:rPr>
                <m:sty m:val="bi"/>
              </m:rPr>
              <m:t>A</m:t>
            </m:r>
            <m:limLow>
              <m:e>
                <m:r>
                  <m:t>x</m:t>
                </m:r>
              </m:e>
              <m:lim>
                <m:r>
                  <m:rPr>
                    <m:sty m:val="p"/>
                  </m:rPr>
                  <m:t>∼</m:t>
                </m:r>
              </m:lim>
            </m:limLow>
          </m:e>
        </m:d>
        <m:sSup>
          <m:e>
            <m:r>
              <m:t>​</m:t>
            </m:r>
          </m:e>
          <m:sup>
            <m:r>
              <m:t>2</m:t>
            </m:r>
          </m:sup>
        </m:sSup>
        <m:r>
          <m:rPr>
            <m:sty m:val="p"/>
          </m:rPr>
          <m:t>≥</m:t>
        </m:r>
        <m:r>
          <m:t>0</m:t>
        </m:r>
      </m:oMath>
      <w:r>
        <w:t xml:space="preserve"> </w:t>
      </w:r>
      <w:r>
        <w:t xml:space="preserve">for every</w:t>
      </w:r>
      <w:r>
        <w:t xml:space="preserve"> </w:t>
      </w:r>
      <m:oMath>
        <m:limLow>
          <m:e>
            <m:r>
              <m:t>x</m:t>
            </m:r>
          </m:e>
          <m:lim>
            <m:r>
              <m:rPr>
                <m:sty m:val="p"/>
              </m:rPr>
              <m:t>∼</m:t>
            </m:r>
          </m:lim>
        </m:limLow>
        <m:r>
          <m:rPr>
            <m:sty m:val="p"/>
          </m:rPr>
          <m:t>∈</m:t>
        </m:r>
        <m:sSup>
          <m:e>
            <m:r>
              <m:rPr>
                <m:scr m:val="double-struck"/>
                <m:sty m:val="p"/>
              </m:rPr>
              <m:t>R</m:t>
            </m:r>
          </m:e>
          <m:sup>
            <m:r>
              <m:t>n</m:t>
            </m:r>
          </m:sup>
        </m:sSup>
      </m:oMath>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56"/>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m:oMath>
        <m:sSup>
          <m:e>
            <m:sSub>
              <m:e>
                <m:limLow>
                  <m:e>
                    <m:r>
                      <m:t>a</m:t>
                    </m:r>
                  </m:e>
                  <m:lim>
                    <m:r>
                      <m:rPr>
                        <m:sty m:val="p"/>
                      </m:rPr>
                      <m:t>∼</m:t>
                    </m:r>
                  </m:lim>
                </m:limLow>
              </m:e>
              <m:sub>
                <m:r>
                  <m:t>i</m:t>
                </m:r>
              </m:sub>
            </m:sSub>
          </m:e>
          <m:sup>
            <m:r>
              <m:rPr>
                <m:sty m:val="p"/>
              </m:rPr>
              <m:t>⊤</m:t>
            </m:r>
          </m:sup>
        </m:sSup>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m:oMath>
        <m:sSup>
          <m:e>
            <m:sSub>
              <m:e>
                <m:limLow>
                  <m:e>
                    <m:r>
                      <m:t>a</m:t>
                    </m:r>
                  </m:e>
                  <m:lim>
                    <m:r>
                      <m:rPr>
                        <m:sty m:val="p"/>
                      </m:rPr>
                      <m:t>∼</m:t>
                    </m:r>
                  </m:lim>
                </m:limLow>
              </m:e>
              <m:sub>
                <m:r>
                  <m:t>i</m:t>
                </m:r>
              </m:sub>
            </m:sSub>
          </m:e>
          <m:sup>
            <m:r>
              <m:rPr>
                <m:sty m:val="p"/>
              </m:rPr>
              <m:t>⊤</m:t>
            </m:r>
          </m:sup>
        </m:sSup>
        <m:sSub>
          <m:e>
            <m:limLow>
              <m:e>
                <m:r>
                  <m:t>a</m:t>
                </m:r>
              </m:e>
              <m:lim>
                <m:r>
                  <m:rPr>
                    <m:sty m:val="p"/>
                  </m:rPr>
                  <m:t>∼</m:t>
                </m:r>
              </m:lim>
            </m:limLow>
          </m:e>
          <m:sub>
            <m:r>
              <m:t>j</m:t>
            </m:r>
          </m:sub>
        </m:sSub>
        <m:r>
          <m:rPr>
            <m:sty m:val="p"/>
          </m:rPr>
          <m:t>=</m:t>
        </m:r>
        <m:sSub>
          <m:e>
            <m:limLow>
              <m:e>
                <m:r>
                  <m:t>a</m:t>
                </m:r>
              </m:e>
              <m:lim>
                <m:r>
                  <m:rPr>
                    <m:sty m:val="p"/>
                  </m:rPr>
                  <m:t>∼</m:t>
                </m:r>
              </m:lim>
            </m:limLow>
          </m:e>
          <m:sub>
            <m:r>
              <m:t>i</m:t>
            </m:r>
          </m:sub>
        </m:sSub>
        <m:r>
          <m:rPr>
            <m:sty m:val="p"/>
          </m:rPr>
          <m:t>⋅</m:t>
        </m:r>
        <m:sSub>
          <m:e>
            <m:limLow>
              <m:e>
                <m:r>
                  <m:t>a</m:t>
                </m:r>
              </m:e>
              <m:lim>
                <m:r>
                  <m:rPr>
                    <m:sty m:val="p"/>
                  </m:rPr>
                  <m:t>∼</m:t>
                </m:r>
              </m:lim>
            </m:limLow>
          </m:e>
          <m:sub>
            <m:r>
              <m:t>j</m:t>
            </m:r>
          </m:sub>
        </m:sSub>
      </m:oMath>
      <w:r>
        <w:t xml:space="preserve">.</w:t>
      </w:r>
    </w:p>
    <w:p>
      <w:pPr>
        <w:pStyle w:val="BodyText"/>
      </w:pPr>
      <w:r>
        <w:rPr>
          <w:b/>
          <w:bCs/>
        </w:rPr>
        <w:t xml:space="preserve">Symmetry.</w:t>
      </w:r>
      <w:r>
        <w:t xml:space="preserve"> </w:t>
      </w:r>
      <w:r>
        <w:t xml:space="preserve">The dot product is commutative, so</w:t>
      </w:r>
    </w:p>
    <w:p>
      <w:pPr>
        <w:pStyle w:val="BodyText"/>
      </w:pPr>
      <m:oMathPara>
        <m:oMathParaPr>
          <m:jc m:val="center"/>
        </m:oMathParaPr>
        <m:oMath>
          <m:eqArr>
            <m:e>
              <m:sSub>
                <m:e>
                  <m:r>
                    <m:t>g</m:t>
                  </m:r>
                </m:e>
                <m:sub>
                  <m:r>
                    <m:t>i</m:t>
                  </m:r>
                  <m:r>
                    <m:t>j</m:t>
                  </m:r>
                </m:sub>
              </m:sSub>
              <m:r>
                <m:t>&amp;</m:t>
              </m:r>
              <m:r>
                <m:rPr>
                  <m:sty m:val="p"/>
                </m:rPr>
                <m:t>=</m:t>
              </m:r>
              <m:sSub>
                <m:e>
                  <m:limLow>
                    <m:e>
                      <m:r>
                        <m:t>a</m:t>
                      </m:r>
                    </m:e>
                    <m:lim>
                      <m:r>
                        <m:rPr>
                          <m:sty m:val="p"/>
                        </m:rPr>
                        <m:t>∼</m:t>
                      </m:r>
                    </m:lim>
                  </m:limLow>
                </m:e>
                <m:sub>
                  <m:r>
                    <m:t>i</m:t>
                  </m:r>
                </m:sub>
              </m:sSub>
              <m:r>
                <m:rPr>
                  <m:sty m:val="p"/>
                </m:rPr>
                <m:t>⋅</m:t>
              </m:r>
              <m:sSub>
                <m:e>
                  <m:limLow>
                    <m:e>
                      <m:r>
                        <m:t>a</m:t>
                      </m:r>
                    </m:e>
                    <m:lim>
                      <m:r>
                        <m:rPr>
                          <m:sty m:val="p"/>
                        </m:rPr>
                        <m:t>∼</m:t>
                      </m:r>
                    </m:lim>
                  </m:limLow>
                </m:e>
                <m:sub>
                  <m:r>
                    <m:t>j</m:t>
                  </m:r>
                </m:sub>
              </m:sSub>
            </m:e>
            <m:e>
              <m:r>
                <m:t>&amp;</m:t>
              </m:r>
              <m:r>
                <m:rPr>
                  <m:sty m:val="p"/>
                </m:rPr>
                <m:t>=</m:t>
              </m:r>
              <m:sSub>
                <m:e>
                  <m:limLow>
                    <m:e>
                      <m:r>
                        <m:t>a</m:t>
                      </m:r>
                    </m:e>
                    <m:lim>
                      <m:r>
                        <m:rPr>
                          <m:sty m:val="p"/>
                        </m:rPr>
                        <m:t>∼</m:t>
                      </m:r>
                    </m:lim>
                  </m:limLow>
                </m:e>
                <m:sub>
                  <m:r>
                    <m:t>j</m:t>
                  </m:r>
                </m:sub>
              </m:sSub>
              <m:r>
                <m:rPr>
                  <m:sty m:val="p"/>
                </m:rPr>
                <m:t>⋅</m:t>
              </m:r>
              <m:sSub>
                <m:e>
                  <m:limLow>
                    <m:e>
                      <m:r>
                        <m:t>a</m:t>
                      </m:r>
                    </m:e>
                    <m:lim>
                      <m:r>
                        <m:rPr>
                          <m:sty m:val="p"/>
                        </m:rPr>
                        <m:t>∼</m:t>
                      </m:r>
                    </m:lim>
                  </m:limLow>
                </m:e>
                <m:sub>
                  <m:r>
                    <m:t>i</m:t>
                  </m:r>
                </m:sub>
              </m:sSub>
            </m:e>
            <m:e>
              <m:r>
                <m:t>&amp;</m:t>
              </m:r>
              <m:r>
                <m:rPr>
                  <m:sty m:val="p"/>
                </m:rPr>
                <m:t>=</m:t>
              </m:r>
              <m:sSub>
                <m:e>
                  <m:r>
                    <m:t>g</m:t>
                  </m:r>
                </m:e>
                <m:sub>
                  <m:r>
                    <m:t>j</m:t>
                  </m:r>
                  <m:r>
                    <m:t>i</m:t>
                  </m:r>
                </m:sub>
              </m:sSub>
              <m:r>
                <m:rPr>
                  <m:sty m:val="p"/>
                </m:rPr>
                <m:t>.</m:t>
              </m:r>
            </m:e>
          </m:eqArr>
        </m:oMath>
      </m:oMathPara>
    </w:p>
    <w:p>
      <w:pPr>
        <w:pStyle w:val="FirstParagraph"/>
      </w:pPr>
      <w:r>
        <w:rPr>
          <w:b/>
          <w:bCs/>
        </w:rPr>
        <w:t xml:space="preserve">Positive semidefiniteness.</w:t>
      </w:r>
      <w:r>
        <w:t xml:space="preserve"> </w:t>
      </w:r>
      <w:r>
        <w:t xml:space="preserve">For any</w:t>
      </w:r>
      <w:r>
        <w:t xml:space="preserve"> </w:t>
      </w:r>
      <m:oMath>
        <m:limLow>
          <m:e>
            <m:r>
              <m:t>x</m:t>
            </m:r>
          </m:e>
          <m:lim>
            <m:r>
              <m:rPr>
                <m:sty m:val="p"/>
              </m:rPr>
              <m:t>∼</m:t>
            </m:r>
          </m:lim>
        </m:limLow>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G</m:t>
              </m:r>
              <m:limLow>
                <m:e>
                  <m:r>
                    <m:t>x</m:t>
                  </m:r>
                </m:e>
                <m:lim>
                  <m:r>
                    <m:rPr>
                      <m:sty m:val="p"/>
                    </m:rPr>
                    <m:t>∼</m:t>
                  </m:r>
                </m:lim>
              </m:limLow>
              <m:r>
                <m:t>&amp;</m:t>
              </m:r>
              <m:r>
                <m:rPr>
                  <m:sty m:val="p"/>
                </m:rPr>
                <m:t>=</m:t>
              </m:r>
              <m:sSup>
                <m:e>
                  <m:limLow>
                    <m:e>
                      <m:r>
                        <m:t>x</m:t>
                      </m:r>
                    </m:e>
                    <m:lim>
                      <m:r>
                        <m:rPr>
                          <m:sty m:val="p"/>
                        </m:rPr>
                        <m:t>∼</m:t>
                      </m:r>
                    </m:lim>
                  </m:limLow>
                </m:e>
                <m:sup>
                  <m:r>
                    <m:rPr>
                      <m:sty m:val="p"/>
                    </m:rPr>
                    <m:t>⊤</m:t>
                  </m:r>
                </m:sup>
              </m:sSup>
              <m:r>
                <m:t> </m:t>
              </m:r>
              <m:sSup>
                <m:e>
                  <m:r>
                    <m:rPr>
                      <m:sty m:val="bi"/>
                    </m:rPr>
                    <m:t>A</m:t>
                  </m:r>
                </m:e>
                <m:sup>
                  <m:r>
                    <m:rPr>
                      <m:sty m:val="p"/>
                    </m:rPr>
                    <m:t>⊤</m:t>
                  </m:r>
                </m:sup>
              </m:sSup>
              <m:r>
                <m:t> </m:t>
              </m:r>
              <m:r>
                <m:rPr>
                  <m:sty m:val="bi"/>
                </m:rPr>
                <m:t>A</m:t>
              </m:r>
              <m:limLow>
                <m:e>
                  <m:r>
                    <m:t>x</m:t>
                  </m:r>
                </m:e>
                <m:lim>
                  <m:r>
                    <m:rPr>
                      <m:sty m:val="p"/>
                    </m:rPr>
                    <m:t>∼</m:t>
                  </m:r>
                </m:lim>
              </m:limLow>
              <m:r>
                <m:t>&amp;</m:t>
              </m:r>
              <m:r>
                <m:t>&amp;</m:t>
              </m:r>
              <m:r>
                <m:rPr>
                  <m:nor/>
                  <m:sty m:val="p"/>
                </m:rPr>
                <m:t>(substitute </m:t>
              </m:r>
              <m:r>
                <m:rPr>
                  <m:sty m:val="bi"/>
                </m:rPr>
                <m:t>G</m:t>
              </m:r>
              <m:r>
                <m:rPr>
                  <m:nor/>
                  <m:sty m:val="p"/>
                </m:rPr>
                <m:t>)</m:t>
              </m:r>
            </m:e>
            <m:e>
              <m:r>
                <m:t>&amp;</m:t>
              </m:r>
              <m:r>
                <m:rPr>
                  <m:sty m:val="p"/>
                </m:rPr>
                <m:t>=</m:t>
              </m:r>
              <m:sSup>
                <m:e>
                  <m:r>
                    <m:rPr>
                      <m:sty m:val="p"/>
                    </m:rPr>
                    <m:t>(</m:t>
                  </m:r>
                  <m:r>
                    <m:rPr>
                      <m:sty m:val="bi"/>
                    </m:rPr>
                    <m:t>A</m:t>
                  </m:r>
                  <m:limLow>
                    <m:e>
                      <m:r>
                        <m:t>x</m:t>
                      </m:r>
                    </m:e>
                    <m:lim>
                      <m:r>
                        <m:rPr>
                          <m:sty m:val="p"/>
                        </m:rPr>
                        <m:t>∼</m:t>
                      </m:r>
                    </m:lim>
                  </m:limLow>
                  <m:r>
                    <m:rPr>
                      <m:sty m:val="p"/>
                    </m:rPr>
                    <m:t>)</m:t>
                  </m:r>
                </m:e>
                <m:sup>
                  <m:r>
                    <m:rPr>
                      <m:sty m:val="p"/>
                    </m:rPr>
                    <m:t>⊤</m:t>
                  </m:r>
                </m:sup>
              </m:sSup>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19</m:t>
              </m:r>
              <m:r>
                <m:rPr>
                  <m:nor/>
                  <m:sty m:val="p"/>
                </m:rPr>
                <m:t>)</m:t>
              </m:r>
            </m:e>
            <m:e>
              <m:r>
                <m:t>&amp;</m:t>
              </m:r>
              <m:r>
                <m:rPr>
                  <m:sty m:val="p"/>
                </m:rPr>
                <m:t>=</m:t>
              </m:r>
              <m:r>
                <m:t>​</m:t>
              </m:r>
              <m:d>
                <m:dPr>
                  <m:begChr m:val="∥"/>
                  <m:sepChr m:val=""/>
                  <m:endChr m:val="∥"/>
                  <m:grow/>
                </m:dPr>
                <m:e>
                  <m:r>
                    <m:rPr>
                      <m:sty m:val="bi"/>
                    </m:rPr>
                    <m:t>A</m:t>
                  </m:r>
                  <m:limLow>
                    <m:e>
                      <m:r>
                        <m:t>x</m:t>
                      </m:r>
                    </m:e>
                    <m:lim>
                      <m:r>
                        <m:rPr>
                          <m:sty m:val="p"/>
                        </m:rPr>
                        <m:t>∼</m:t>
                      </m:r>
                    </m:lim>
                  </m:limLow>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(a squared norm is nonnegative)</m:t>
              </m:r>
            </m:e>
          </m:eqArr>
        </m:oMath>
      </m:oMathPara>
    </w:p>
    <w:bookmarkStart w:id="257" w:name="exm-gram-properties"/>
    <w:p>
      <w:pPr>
        <w:pStyle w:val="FirstParagraph"/>
      </w:pPr>
      <w:r>
        <w:rPr>
          <w:b/>
          <w:bCs/>
        </w:rPr>
        <w:t xml:space="preserve">Example 64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63</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m:oMath>
        <m:limLow>
          <m:e>
            <m:r>
              <m:t>x</m:t>
            </m:r>
          </m:e>
          <m:lim>
            <m:r>
              <m:rPr>
                <m:sty m:val="p"/>
              </m:rPr>
              <m:t>∼</m:t>
            </m:r>
          </m:lim>
        </m:limLow>
        <m:r>
          <m:rPr>
            <m:sty m:val="p"/>
          </m:rPr>
          <m:t>=</m:t>
        </m:r>
        <m:r>
          <m:rPr>
            <m:sty m:val="p"/>
          </m:rPr>
          <m:t>(</m:t>
        </m:r>
        <m:r>
          <m:t>1</m:t>
        </m:r>
        <m:r>
          <m:rPr>
            <m:sty m:val="p"/>
          </m:rPr>
          <m:t>,</m:t>
        </m:r>
        <m:r>
          <m:rPr>
            <m:sty m:val="p"/>
          </m:rPr>
          <m:t>−</m:t>
        </m:r>
        <m:r>
          <m:t>1</m:t>
        </m:r>
        <m:r>
          <m:rPr>
            <m:sty m:val="p"/>
          </m:rPr>
          <m:t>)</m:t>
        </m:r>
      </m:oMath>
      <w:r>
        <w:t xml:space="preserve">. Then</w:t>
      </w:r>
    </w:p>
    <w:p>
      <w:pPr>
        <w:pStyle w:val="BodyText"/>
      </w:pPr>
      <m:oMathPara>
        <m:oMathParaPr>
          <m:jc m:val="center"/>
        </m:oMathParaPr>
        <m:oMath>
          <m:eqArr>
            <m:e>
              <m:sSup>
                <m:e>
                  <m:limLow>
                    <m:e>
                      <m:r>
                        <m:t>x</m:t>
                      </m:r>
                    </m:e>
                    <m:lim>
                      <m:r>
                        <m:rPr>
                          <m:sty m:val="p"/>
                        </m:rPr>
                        <m:t>∼</m:t>
                      </m:r>
                    </m:lim>
                  </m:limLow>
                </m:e>
                <m:sup>
                  <m:r>
                    <m:rPr>
                      <m:sty m:val="p"/>
                    </m:rPr>
                    <m:t>⊤</m:t>
                  </m:r>
                </m:sup>
              </m:sSup>
              <m:r>
                <m:rPr>
                  <m:sty m:val="bi"/>
                </m:rPr>
                <m:t>G</m:t>
              </m:r>
              <m:limLow>
                <m:e>
                  <m:r>
                    <m:t>x</m:t>
                  </m:r>
                </m:e>
                <m:lim>
                  <m:r>
                    <m:rPr>
                      <m:sty m:val="p"/>
                    </m:rPr>
                    <m:t>∼</m:t>
                  </m:r>
                </m:lim>
              </m:limLow>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m:t>
              </m:r>
              <m:r>
                <m:rPr>
                  <m:sty m:val="bi"/>
                </m:rPr>
                <m:t>G</m:t>
              </m:r>
              <m:limLow>
                <m:e>
                  <m:r>
                    <m:t>x</m:t>
                  </m:r>
                </m:e>
                <m:lim>
                  <m:r>
                    <m:rPr>
                      <m:sty m:val="p"/>
                    </m:rPr>
                    <m:t>∼</m:t>
                  </m:r>
                </m:lim>
              </m:limLow>
              <m:r>
                <m:rPr>
                  <m:sty m:val="p"/>
                </m:rPr>
                <m:t>=</m:t>
              </m:r>
              <m:r>
                <m:rPr>
                  <m:sty m:val="p"/>
                </m:rPr>
                <m:t>(</m:t>
              </m:r>
              <m:r>
                <m:t>1</m:t>
              </m:r>
              <m:r>
                <m:rPr>
                  <m:sty m:val="p"/>
                </m:rPr>
                <m:t>,</m:t>
              </m:r>
              <m:r>
                <m:rPr>
                  <m:sty m:val="p"/>
                </m:rPr>
                <m:t>−</m:t>
              </m:r>
              <m:r>
                <m:t>1</m:t>
              </m:r>
              <m:r>
                <m:rPr>
                  <m:sty m:val="p"/>
                </m:rPr>
                <m:t>)</m:t>
              </m:r>
              <m:r>
                <m:rPr>
                  <m:nor/>
                  <m:sty m:val="p"/>
                </m:rPr>
                <m:t>)</m:t>
              </m:r>
            </m:e>
            <m:e>
              <m:r>
                <m:t>&amp;</m:t>
              </m:r>
              <m:r>
                <m:rPr>
                  <m:sty m:val="p"/>
                </m:rPr>
                <m:t>=</m:t>
              </m:r>
              <m:r>
                <m:t>2</m:t>
              </m:r>
              <m:r>
                <m:rPr>
                  <m:sty m:val="p"/>
                </m:rPr>
                <m:t>,</m:t>
              </m:r>
              <m:r>
                <m:t>&amp;</m:t>
              </m:r>
              <m:r>
                <m:t>&amp;</m:t>
              </m:r>
              <m:r>
                <m:rPr>
                  <m:nor/>
                  <m:sty m:val="p"/>
                </m:rPr>
                <m:t>(multiply and add)</m:t>
              </m:r>
            </m:e>
          </m:eqArr>
        </m:oMath>
      </m:oMathPara>
    </w:p>
    <w:p>
      <w:pPr>
        <w:pStyle w:val="FirstParagraph"/>
      </w:pPr>
      <w:r>
        <w:t xml:space="preserve">and</w:t>
      </w:r>
      <w:r>
        <w:t xml:space="preserve"> </w:t>
      </w:r>
      <m:oMath>
        <m:r>
          <m:rPr>
            <m:sty m:val="bi"/>
          </m:rPr>
          <m:t>A</m:t>
        </m:r>
        <m:limLow>
          <m:e>
            <m:r>
              <m:t>x</m:t>
            </m:r>
          </m:e>
          <m:lim>
            <m:r>
              <m:rPr>
                <m:sty m:val="p"/>
              </m:rPr>
              <m:t>∼</m:t>
            </m:r>
          </m:lim>
        </m:limLow>
        <m:r>
          <m:rPr>
            <m:sty m:val="p"/>
          </m:rPr>
          <m:t>=</m:t>
        </m:r>
        <m:r>
          <m:rPr>
            <m:sty m:val="p"/>
          </m:rPr>
          <m:t>(</m:t>
        </m:r>
        <m:r>
          <m:t>1</m:t>
        </m:r>
        <m:r>
          <m:rPr>
            <m:sty m:val="p"/>
          </m:rPr>
          <m:t>,</m:t>
        </m:r>
        <m:r>
          <m:t>0</m:t>
        </m:r>
        <m:r>
          <m:rPr>
            <m:sty m:val="p"/>
          </m:rPr>
          <m:t>,</m:t>
        </m:r>
        <m:r>
          <m:rPr>
            <m:sty m:val="p"/>
          </m:rPr>
          <m:t>−</m:t>
        </m:r>
        <m:r>
          <m:t>1</m:t>
        </m:r>
        <m:r>
          <m:rPr>
            <m:sty m:val="p"/>
          </m:rPr>
          <m:t>)</m:t>
        </m:r>
      </m:oMath>
      <w:r>
        <w:t xml:space="preserve"> </w:t>
      </w:r>
      <w:r>
        <w:t xml:space="preserve">has</w:t>
      </w:r>
      <w:r>
        <w:t xml:space="preserve"> </w:t>
      </w:r>
      <m:oMath>
        <m:r>
          <m:t>​</m:t>
        </m:r>
        <m:d>
          <m:dPr>
            <m:begChr m:val="∥"/>
            <m:sepChr m:val=""/>
            <m:endChr m:val="∥"/>
            <m:grow/>
          </m:dPr>
          <m:e>
            <m:r>
              <m:rPr>
                <m:sty m:val="bi"/>
              </m:rPr>
              <m:t>A</m:t>
            </m:r>
            <m:limLow>
              <m:e>
                <m:r>
                  <m:t>x</m:t>
                </m:r>
              </m:e>
              <m:lim>
                <m:r>
                  <m:rPr>
                    <m:sty m:val="p"/>
                  </m:rPr>
                  <m:t>∼</m:t>
                </m:r>
              </m:lim>
            </m:limLow>
          </m:e>
        </m:d>
        <m:sSup>
          <m:e>
            <m:r>
              <m:t>​</m:t>
            </m:r>
          </m:e>
          <m:sup>
            <m:r>
              <m:t>2</m:t>
            </m:r>
          </m:sup>
        </m:sSup>
        <m:r>
          <m:rPr>
            <m:sty m:val="p"/>
          </m:rPr>
          <m:t>=</m:t>
        </m:r>
        <m:r>
          <m:t>1</m:t>
        </m:r>
        <m:r>
          <m:rPr>
            <m:sty m:val="p"/>
          </m:rPr>
          <m:t>+</m:t>
        </m:r>
        <m:r>
          <m:t>0</m:t>
        </m:r>
        <m:r>
          <m:rPr>
            <m:sty m:val="p"/>
          </m:rPr>
          <m:t>+</m:t>
        </m:r>
        <m:r>
          <m:t>1</m:t>
        </m:r>
        <m:r>
          <m:rPr>
            <m:sty m:val="p"/>
          </m:rPr>
          <m:t>=</m:t>
        </m:r>
        <m:r>
          <m:t>2</m:t>
        </m:r>
      </m:oMath>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57"/>
    <w:bookmarkStart w:id="258" w:name="thm-null-gram"/>
    <w:p>
      <w:pPr>
        <w:pStyle w:val="BodyText"/>
      </w:pPr>
      <w:r>
        <w:rPr>
          <w:b/>
          <w:bCs/>
        </w:rPr>
        <w:t xml:space="preserve">Theorem 37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58"/>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limLow>
                <m:e>
                  <m:r>
                    <m:t>x</m:t>
                  </m:r>
                </m:e>
                <m:lim>
                  <m:r>
                    <m:rPr>
                      <m:sty m:val="p"/>
                    </m:rPr>
                    <m:t>∼</m:t>
                  </m:r>
                </m:lim>
              </m:limLow>
              <m:r>
                <m:t>&amp;</m:t>
              </m:r>
              <m:r>
                <m:rPr>
                  <m:sty m:val="p"/>
                </m:rPr>
                <m:t>=</m:t>
              </m:r>
              <m:sSup>
                <m:e>
                  <m:r>
                    <m:rPr>
                      <m:sty m:val="bi"/>
                    </m:rPr>
                    <m:t>A</m:t>
                  </m:r>
                </m:e>
                <m:sup>
                  <m:r>
                    <m:rPr>
                      <m:sty m:val="p"/>
                    </m:rPr>
                    <m:t>⊤</m:t>
                  </m:r>
                </m:sup>
              </m:sSup>
              <m:r>
                <m:t> </m:t>
              </m:r>
              <m:sSub>
                <m:e>
                  <m:limLow>
                    <m:e>
                      <m:r>
                        <m:t>0</m:t>
                      </m:r>
                    </m:e>
                    <m:lim>
                      <m:r>
                        <m:rPr>
                          <m:sty m:val="p"/>
                        </m:rPr>
                        <m:t>∼</m:t>
                      </m:r>
                    </m:lim>
                  </m:limLow>
                </m:e>
                <m:sub>
                  <m:r>
                    <m:t>m</m:t>
                  </m:r>
                </m:sub>
              </m:sSub>
            </m:e>
            <m:e>
              <m:r>
                <m:t>&amp;</m:t>
              </m:r>
              <m:r>
                <m:rPr>
                  <m:sty m:val="p"/>
                </m:rPr>
                <m:t>=</m:t>
              </m:r>
              <m:sSub>
                <m:e>
                  <m:limLow>
                    <m:e>
                      <m:r>
                        <m:t>0</m:t>
                      </m:r>
                    </m:e>
                    <m:lim>
                      <m:r>
                        <m:rPr>
                          <m:sty m:val="p"/>
                        </m:rPr>
                        <m:t>∼</m:t>
                      </m:r>
                    </m:lim>
                  </m:limLow>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limLow>
          <m:e>
            <m:r>
              <m:t>x</m:t>
            </m:r>
          </m:e>
          <m:lim>
            <m:r>
              <m:rPr>
                <m:sty m:val="p"/>
              </m:rPr>
              <m:t>∼</m:t>
            </m:r>
          </m:lim>
        </m:limLow>
        <m:r>
          <m:rPr>
            <m:sty m:val="p"/>
          </m:rPr>
          <m:t>=</m:t>
        </m:r>
        <m:sSub>
          <m:e>
            <m:limLow>
              <m:e>
                <m:r>
                  <m:t>0</m:t>
                </m:r>
              </m:e>
              <m:lim>
                <m:r>
                  <m:rPr>
                    <m:sty m:val="p"/>
                  </m:rPr>
                  <m:t>∼</m:t>
                </m:r>
              </m:lim>
            </m:limLow>
          </m:e>
          <m:sub>
            <m:r>
              <m:t>n</m:t>
            </m:r>
          </m:sub>
        </m:sSub>
      </m:oMath>
      <w:r>
        <w:t xml:space="preserve">, then</w:t>
      </w:r>
    </w:p>
    <w:p>
      <w:pPr>
        <w:pStyle w:val="BodyText"/>
      </w:pPr>
      <m:oMathPara>
        <m:oMathParaPr>
          <m:jc m:val="center"/>
        </m:oMathParaPr>
        <m:oMath>
          <m:eqArr>
            <m:e>
              <m:r>
                <m:t>0</m:t>
              </m:r>
              <m:r>
                <m:t>&amp;</m:t>
              </m:r>
              <m:r>
                <m:rPr>
                  <m:sty m:val="p"/>
                </m:rPr>
                <m:t>=</m:t>
              </m:r>
              <m:sSup>
                <m:e>
                  <m:limLow>
                    <m:e>
                      <m:r>
                        <m:t>x</m:t>
                      </m:r>
                    </m:e>
                    <m:lim>
                      <m:r>
                        <m:rPr>
                          <m:sty m:val="p"/>
                        </m:rPr>
                        <m:t>∼</m:t>
                      </m:r>
                    </m:lim>
                  </m:limLow>
                </m:e>
                <m:sup>
                  <m:r>
                    <m:rPr>
                      <m:sty m:val="p"/>
                    </m:rPr>
                    <m:t>⊤</m:t>
                  </m:r>
                </m:sup>
              </m:sSup>
              <m:r>
                <m:t> </m:t>
              </m:r>
              <m:sSub>
                <m:e>
                  <m:limLow>
                    <m:e>
                      <m:r>
                        <m:t>0</m:t>
                      </m:r>
                    </m:e>
                    <m:lim>
                      <m:r>
                        <m:rPr>
                          <m:sty m:val="p"/>
                        </m:rPr>
                        <m:t>∼</m:t>
                      </m:r>
                    </m:lim>
                  </m:limLow>
                </m:e>
                <m:sub>
                  <m:r>
                    <m:t>n</m:t>
                  </m:r>
                </m:sub>
              </m:sSub>
              <m:r>
                <m:t>&amp;</m:t>
              </m:r>
              <m:r>
                <m:t>&amp;</m:t>
              </m:r>
              <m:r>
                <m:rPr>
                  <m:nor/>
                  <m:sty m:val="p"/>
                </m:rPr>
                <m:t>(every term of the inner product is </m:t>
              </m:r>
              <m:r>
                <m:t>0</m:t>
              </m:r>
              <m:r>
                <m:rPr>
                  <m:nor/>
                  <m:sty m:val="p"/>
                </m:rPr>
                <m:t>)</m:t>
              </m:r>
            </m:e>
            <m:e>
              <m:r>
                <m:t>&amp;</m:t>
              </m:r>
              <m:r>
                <m:rPr>
                  <m:sty m:val="p"/>
                </m:rPr>
                <m:t>=</m:t>
              </m:r>
              <m:sSup>
                <m:e>
                  <m:limLow>
                    <m:e>
                      <m:r>
                        <m:t>x</m:t>
                      </m:r>
                    </m:e>
                    <m:lim>
                      <m:r>
                        <m:rPr>
                          <m:sty m:val="p"/>
                        </m:rPr>
                        <m:t>∼</m:t>
                      </m:r>
                    </m:lim>
                  </m:limLow>
                </m:e>
                <m:sup>
                  <m:r>
                    <m:rPr>
                      <m:sty m:val="p"/>
                    </m:rPr>
                    <m:t>⊤</m:t>
                  </m:r>
                </m:sup>
              </m:sSup>
              <m:r>
                <m:t> </m:t>
              </m:r>
              <m:r>
                <m:t>​</m:t>
              </m:r>
              <m:d>
                <m:dPr>
                  <m:begChr m:val="("/>
                  <m:sepChr m:val=""/>
                  <m:endChr m:val=")"/>
                  <m:grow/>
                </m:dPr>
                <m:e>
                  <m:sSup>
                    <m:e>
                      <m:r>
                        <m:rPr>
                          <m:sty m:val="bi"/>
                        </m:rPr>
                        <m:t>A</m:t>
                      </m:r>
                    </m:e>
                    <m:sup>
                      <m:r>
                        <m:rPr>
                          <m:sty m:val="p"/>
                        </m:rPr>
                        <m:t>⊤</m:t>
                      </m:r>
                    </m:sup>
                  </m:sSup>
                  <m:r>
                    <m:rPr>
                      <m:sty m:val="bi"/>
                    </m:rPr>
                    <m:t>A</m:t>
                  </m:r>
                  <m:limLow>
                    <m:e>
                      <m:r>
                        <m:t>x</m:t>
                      </m:r>
                    </m:e>
                    <m:lim>
                      <m:r>
                        <m:rPr>
                          <m:sty m:val="p"/>
                        </m:rPr>
                        <m:t>∼</m:t>
                      </m:r>
                    </m:lim>
                  </m:limLow>
                </m:e>
              </m:d>
              <m:r>
                <m:t>​</m:t>
              </m:r>
              <m:r>
                <m:t>&amp;</m:t>
              </m:r>
              <m:r>
                <m:t>&amp;</m:t>
              </m:r>
              <m:r>
                <m:rPr>
                  <m:nor/>
                  <m:sty m:val="p"/>
                </m:rPr>
                <m:t>(substitute </m:t>
              </m:r>
              <m:sSub>
                <m:e>
                  <m:limLow>
                    <m:e>
                      <m:r>
                        <m:t>0</m:t>
                      </m:r>
                    </m:e>
                    <m:lim>
                      <m:r>
                        <m:rPr>
                          <m:sty m:val="p"/>
                        </m:rPr>
                        <m:t>∼</m:t>
                      </m:r>
                    </m:lim>
                  </m:limLow>
                </m:e>
                <m:sub>
                  <m:r>
                    <m:t>n</m:t>
                  </m:r>
                </m:sub>
              </m:sSub>
              <m:r>
                <m:rPr>
                  <m:sty m:val="p"/>
                </m:rPr>
                <m:t>=</m:t>
              </m:r>
              <m:sSup>
                <m:e>
                  <m:r>
                    <m:rPr>
                      <m:sty m:val="bi"/>
                    </m:rPr>
                    <m:t>A</m:t>
                  </m:r>
                </m:e>
                <m:sup>
                  <m:r>
                    <m:rPr>
                      <m:sty m:val="p"/>
                    </m:rPr>
                    <m:t>⊤</m:t>
                  </m:r>
                </m:sup>
              </m:sSup>
              <m:r>
                <m:rPr>
                  <m:sty m:val="bi"/>
                </m:rPr>
                <m:t>A</m:t>
              </m:r>
              <m:limLow>
                <m:e>
                  <m:r>
                    <m:t>x</m:t>
                  </m:r>
                </m:e>
                <m:lim>
                  <m:r>
                    <m:rPr>
                      <m:sty m:val="p"/>
                    </m:rPr>
                    <m:t>∼</m:t>
                  </m:r>
                </m:lim>
              </m:limLow>
              <m:r>
                <m:rPr>
                  <m:nor/>
                  <m:sty m:val="p"/>
                </m:rPr>
                <m:t>)</m:t>
              </m:r>
            </m:e>
            <m:e>
              <m:r>
                <m:t>&amp;</m:t>
              </m:r>
              <m:r>
                <m:rPr>
                  <m:sty m:val="p"/>
                </m:rPr>
                <m:t>=</m:t>
              </m:r>
              <m:r>
                <m:t>​</m:t>
              </m:r>
              <m:d>
                <m:dPr>
                  <m:begChr m:val="("/>
                  <m:sepChr m:val=""/>
                  <m:endChr m:val=")"/>
                  <m:grow/>
                </m:dPr>
                <m:e>
                  <m:sSup>
                    <m:e>
                      <m:limLow>
                        <m:e>
                          <m:r>
                            <m:t>x</m:t>
                          </m:r>
                        </m:e>
                        <m:lim>
                          <m:r>
                            <m:rPr>
                              <m:sty m:val="p"/>
                            </m:rPr>
                            <m:t>∼</m:t>
                          </m:r>
                        </m:lim>
                      </m:limLow>
                    </m:e>
                    <m:sup>
                      <m:r>
                        <m:rPr>
                          <m:sty m:val="p"/>
                        </m:rPr>
                        <m:t>⊤</m:t>
                      </m:r>
                    </m:sup>
                  </m:sSup>
                  <m:sSup>
                    <m:e>
                      <m:r>
                        <m:rPr>
                          <m:sty m:val="bi"/>
                        </m:rPr>
                        <m:t>A</m:t>
                      </m:r>
                    </m:e>
                    <m:sup>
                      <m:r>
                        <m:rPr>
                          <m:sty m:val="p"/>
                        </m:rPr>
                        <m:t>⊤</m:t>
                      </m:r>
                    </m:sup>
                  </m:sSup>
                </m:e>
              </m:d>
              <m:r>
                <m:t>​</m:t>
              </m:r>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limLow>
                    <m:e>
                      <m:r>
                        <m:t>x</m:t>
                      </m:r>
                    </m:e>
                    <m:lim>
                      <m:r>
                        <m:rPr>
                          <m:sty m:val="p"/>
                        </m:rPr>
                        <m:t>∼</m:t>
                      </m:r>
                    </m:lim>
                  </m:limLow>
                  <m:r>
                    <m:rPr>
                      <m:sty m:val="p"/>
                    </m:rPr>
                    <m:t>)</m:t>
                  </m:r>
                </m:e>
                <m:sup>
                  <m:r>
                    <m:rPr>
                      <m:sty m:val="p"/>
                    </m:rPr>
                    <m:t>⊤</m:t>
                  </m:r>
                </m:sup>
              </m:sSup>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limLow>
                <m:e>
                  <m:r>
                    <m:t>x</m:t>
                  </m:r>
                </m:e>
                <m:lim>
                  <m:r>
                    <m:rPr>
                      <m:sty m:val="p"/>
                    </m:rPr>
                    <m:t>∼</m:t>
                  </m:r>
                </m:lim>
              </m:limLow>
              <m:r>
                <m:rPr>
                  <m:sty m:val="p"/>
                </m:rPr>
                <m:t>)</m:t>
              </m:r>
              <m:r>
                <m:rPr>
                  <m:sty m:val="p"/>
                </m:rPr>
                <m:t>⋅</m:t>
              </m:r>
              <m:r>
                <m:rPr>
                  <m:sty m:val="p"/>
                </m:rPr>
                <m:t>(</m:t>
              </m:r>
              <m:r>
                <m:rPr>
                  <m:sty m:val="bi"/>
                </m:rPr>
                <m:t>A</m:t>
              </m:r>
              <m:limLow>
                <m:e>
                  <m:r>
                    <m:t>x</m:t>
                  </m:r>
                </m:e>
                <m:lim>
                  <m:r>
                    <m:rPr>
                      <m:sty m:val="p"/>
                    </m:rPr>
                    <m:t>∼</m:t>
                  </m:r>
                </m:lim>
              </m:limLow>
              <m:r>
                <m:rPr>
                  <m:sty m:val="p"/>
                </m:rPr>
                <m:t>)</m:t>
              </m:r>
              <m:r>
                <m:t>&amp;</m:t>
              </m:r>
              <m:r>
                <m:t>&amp;</m:t>
              </m:r>
              <m:r>
                <m:rPr>
                  <m:nor/>
                  <m:sty m:val="p"/>
                </m:rPr>
                <m:t>(</m:t>
              </m:r>
              <m:r>
                <m:rPr>
                  <m:nor/>
                  <m:sty m:val="p"/>
                </m:rPr>
                <m:t>Example 20</m:t>
              </m:r>
              <m:r>
                <m:rPr>
                  <m:nor/>
                  <m:sty m:val="p"/>
                </m:rPr>
                <m:t>)</m:t>
              </m:r>
            </m:e>
            <m:e>
              <m:r>
                <m:t>&amp;</m:t>
              </m:r>
              <m:r>
                <m:rPr>
                  <m:sty m:val="p"/>
                </m:rPr>
                <m:t>=</m:t>
              </m:r>
              <m:r>
                <m:t>​</m:t>
              </m:r>
              <m:d>
                <m:dPr>
                  <m:begChr m:val="∥"/>
                  <m:sepChr m:val=""/>
                  <m:endChr m:val="∥"/>
                  <m:grow/>
                </m:dPr>
                <m:e>
                  <m:r>
                    <m:rPr>
                      <m:sty m:val="bi"/>
                    </m:rPr>
                    <m:t>A</m:t>
                  </m:r>
                  <m:limLow>
                    <m:e>
                      <m:r>
                        <m:t>x</m:t>
                      </m:r>
                    </m:e>
                    <m:lim>
                      <m:r>
                        <m:rPr>
                          <m:sty m:val="p"/>
                        </m:rPr>
                        <m:t>∼</m:t>
                      </m:r>
                    </m:lim>
                  </m:limLow>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w:t>
      </w:r>
    </w:p>
    <w:bookmarkStart w:id="259" w:name="exm-null-gram"/>
    <w:p>
      <w:pPr>
        <w:pStyle w:val="BodyText"/>
      </w:pPr>
      <w:r>
        <w:rPr>
          <w:b/>
          <w:bCs/>
        </w:rPr>
        <w:t xml:space="preserve">Example 65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limLow>
          <m:e>
            <m:r>
              <m:t>x</m:t>
            </m:r>
          </m:e>
          <m:lim>
            <m:r>
              <m:rPr>
                <m:sty m:val="p"/>
              </m:rPr>
              <m:t>∼</m:t>
            </m:r>
          </m:lim>
        </m:limLow>
        <m:r>
          <m:rPr>
            <m:sty m:val="p"/>
          </m:rPr>
          <m:t>=</m:t>
        </m:r>
        <m:sSub>
          <m:e>
            <m:limLow>
              <m:e>
                <m:r>
                  <m:t>0</m:t>
                </m:r>
              </m:e>
              <m:lim>
                <m:r>
                  <m:rPr>
                    <m:sty m:val="p"/>
                  </m:rPr>
                  <m:t>∼</m:t>
                </m:r>
              </m:lim>
            </m:limLow>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58</w:t>
        </w:r>
      </w:hyperlink>
      <w:r>
        <w:t xml:space="preserve">.</w:t>
      </w:r>
    </w:p>
    <w:bookmarkEnd w:id="259"/>
    <w:bookmarkEnd w:id="260"/>
    <w:bookmarkStart w:id="299"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1" name="Picture"/>
                  <a:graphic>
                    <a:graphicData uri="http://schemas.openxmlformats.org/drawingml/2006/picture">
                      <pic:pic>
                        <pic:nvPicPr>
                          <pic:cNvPr descr="/opt/quarto/share/formats/docx/note.png" id="262"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63" w:name="thm-rank-dim"/>
    <w:p>
      <w:pPr>
        <w:pStyle w:val="BodyText"/>
      </w:pPr>
      <w:r>
        <w:rPr>
          <w:b/>
          <w:bCs/>
        </w:rPr>
        <w:t xml:space="preserve">Theorem 38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63"/>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44</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44</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limLow>
              <m:e>
                <m:r>
                  <m:t>a</m:t>
                </m:r>
              </m:e>
              <m:lim>
                <m:r>
                  <m:rPr>
                    <m:sty m:val="p"/>
                  </m:rPr>
                  <m:t>∼</m:t>
                </m:r>
              </m:lim>
            </m:limLow>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28</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22</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32</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51</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limLow>
              <m:e>
                <m:r>
                  <m:t>0</m:t>
                </m:r>
              </m:e>
              <m:lim>
                <m:r>
                  <m:rPr>
                    <m:sty m:val="p"/>
                  </m:rPr>
                  <m:t>∼</m:t>
                </m:r>
              </m:lim>
            </m:limLow>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m</m:t>
                </m:r>
              </m:sub>
            </m:sSub>
          </m:e>
        </m:d>
        <m:r>
          <m:t>​</m:t>
        </m:r>
      </m:oMath>
      <w:r>
        <w:t xml:space="preserve">, and both sides are</w:t>
      </w:r>
      <w:r>
        <w:t xml:space="preserve"> </w:t>
      </w:r>
      <m:oMath>
        <m:r>
          <m:t>0</m:t>
        </m:r>
      </m:oMath>
      <w:r>
        <w:t xml:space="preserve">.</w:t>
      </w:r>
    </w:p>
    <w:bookmarkStart w:id="264" w:name="exm-rank-dim"/>
    <w:p>
      <w:pPr>
        <w:pStyle w:val="BodyText"/>
      </w:pPr>
      <w:r>
        <w:rPr>
          <w:b/>
          <w:bCs/>
        </w:rPr>
        <w:t xml:space="preserve">Example 66 (The rank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38</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64"/>
    <w:bookmarkStart w:id="265" w:name="def-nullity"/>
    <w:p>
      <w:pPr>
        <w:pStyle w:val="BodyText"/>
      </w:pPr>
      <w:r>
        <w:rPr>
          <w:b/>
          <w:bCs/>
        </w:rPr>
        <w:t xml:space="preserve">Definition 58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54</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65"/>
    <w:bookmarkStart w:id="266" w:name="exm-nullity"/>
    <w:p>
      <w:pPr>
        <w:pStyle w:val="FirstParagraph"/>
      </w:pPr>
      <w:r>
        <w:rPr>
          <w:b/>
          <w:bCs/>
        </w:rPr>
        <w:t xml:space="preserve">Example 67 (The nullity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limLow>
              <m:e>
                <m:r>
                  <m:t>0</m:t>
                </m:r>
              </m:e>
              <m:lim>
                <m:r>
                  <m:rPr>
                    <m:sty m:val="p"/>
                  </m:rPr>
                  <m:t>∼</m:t>
                </m:r>
              </m:lim>
            </m:limLow>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limLow>
          <m:e>
            <m:r>
              <m:t>x</m:t>
            </m:r>
          </m:e>
          <m:lim>
            <m:r>
              <m:rPr>
                <m:sty m:val="p"/>
              </m:rPr>
              <m:t>∼</m:t>
            </m:r>
          </m:lim>
        </m:limLow>
        <m:r>
          <m:rPr>
            <m:sty m:val="p"/>
          </m:rPr>
          <m:t>=</m:t>
        </m:r>
        <m:limLow>
          <m:e>
            <m:r>
              <m:t>x</m:t>
            </m:r>
          </m:e>
          <m:lim>
            <m:r>
              <m:rPr>
                <m:sty m:val="p"/>
              </m:rPr>
              <m:t>∼</m:t>
            </m:r>
          </m:lim>
        </m:limLow>
      </m:oMath>
      <w:r>
        <w:t xml:space="preserve"> </w:t>
      </w:r>
      <w:r>
        <w:t xml:space="preserve">is</w:t>
      </w:r>
      <w:r>
        <w:t xml:space="preserve"> </w:t>
      </w:r>
      <m:oMath>
        <m:sSub>
          <m:e>
            <m:limLow>
              <m:e>
                <m:r>
                  <m:t>0</m:t>
                </m:r>
              </m:e>
              <m:lim>
                <m:r>
                  <m:rPr>
                    <m:sty m:val="p"/>
                  </m:rPr>
                  <m:t>∼</m:t>
                </m:r>
              </m:lim>
            </m:limLow>
          </m:e>
          <m:sub>
            <m:r>
              <m:t>2</m:t>
            </m:r>
          </m:sub>
        </m:sSub>
      </m:oMath>
      <w:r>
        <w:t xml:space="preserve"> </w:t>
      </w:r>
      <w:r>
        <w:t xml:space="preserve">only when</w:t>
      </w:r>
      <w:r>
        <w:t xml:space="preserve"> </w:t>
      </w:r>
      <m:oMath>
        <m:limLow>
          <m:e>
            <m:r>
              <m:t>x</m:t>
            </m:r>
          </m:e>
          <m:lim>
            <m:r>
              <m:rPr>
                <m:sty m:val="p"/>
              </m:rPr>
              <m:t>∼</m:t>
            </m:r>
          </m:lim>
        </m:limLow>
        <m:r>
          <m:rPr>
            <m:sty m:val="p"/>
          </m:rPr>
          <m:t>=</m:t>
        </m:r>
        <m:sSub>
          <m:e>
            <m:limLow>
              <m:e>
                <m:r>
                  <m:t>0</m:t>
                </m:r>
              </m:e>
              <m:lim>
                <m:r>
                  <m:rPr>
                    <m:sty m:val="p"/>
                  </m:rPr>
                  <m:t>∼</m:t>
                </m:r>
              </m:lim>
            </m:limLow>
          </m:e>
          <m:sub>
            <m:r>
              <m:t>2</m:t>
            </m:r>
          </m:sub>
        </m:sSub>
      </m:oMath>
      <w:r>
        <w:t xml:space="preserve">.</w:t>
      </w:r>
    </w:p>
    <w:bookmarkEnd w:id="266"/>
    <w:bookmarkStart w:id="267" w:name="thm-rank-nullity"/>
    <w:p>
      <w:pPr>
        <w:pStyle w:val="BodyText"/>
      </w:pPr>
      <w:r>
        <w:rPr>
          <w:b/>
          <w:bCs/>
        </w:rPr>
        <w:t xml:space="preserve">Theorem 39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67"/>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limLow>
              <m:e>
                <m:r>
                  <m:t>x</m:t>
                </m:r>
              </m:e>
              <m:lim>
                <m:r>
                  <m:rPr>
                    <m:sty m:val="p"/>
                  </m:rPr>
                  <m:t>∼</m:t>
                </m:r>
              </m:lim>
            </m:limLow>
          </m:e>
          <m:sub>
            <m:r>
              <m:t>1</m:t>
            </m:r>
          </m:sub>
        </m:sSub>
        <m:r>
          <m:rPr>
            <m:sty m:val="p"/>
          </m:rPr>
          <m:t>,</m:t>
        </m:r>
        <m:r>
          <m:rPr>
            <m:sty m:val="p"/>
          </m:rPr>
          <m:t>…</m:t>
        </m:r>
        <m:r>
          <m:rPr>
            <m:sty m:val="p"/>
          </m:rPr>
          <m:t>,</m:t>
        </m:r>
        <m:sSub>
          <m:e>
            <m:limLow>
              <m:e>
                <m:r>
                  <m:t>x</m:t>
                </m:r>
              </m:e>
              <m:lim>
                <m:r>
                  <m:rPr>
                    <m:sty m:val="p"/>
                  </m:rPr>
                  <m:t>∼</m:t>
                </m:r>
              </m:lim>
            </m:limLow>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limLow>
              <m:e>
                <m:r>
                  <m:t>x</m:t>
                </m:r>
              </m:e>
              <m:lim>
                <m:r>
                  <m:rPr>
                    <m:sty m:val="p"/>
                  </m:rPr>
                  <m:t>∼</m:t>
                </m:r>
              </m:lim>
            </m:limLow>
          </m:e>
          <m:sub>
            <m:r>
              <m:t>1</m:t>
            </m:r>
          </m:sub>
        </m:sSub>
        <m:r>
          <m:rPr>
            <m:sty m:val="p"/>
          </m:rPr>
          <m:t>,</m:t>
        </m:r>
        <m:r>
          <m:rPr>
            <m:sty m:val="p"/>
          </m:rPr>
          <m:t>…</m:t>
        </m:r>
        <m:r>
          <m:rPr>
            <m:sty m:val="p"/>
          </m:rPr>
          <m:t>,</m:t>
        </m:r>
        <m:sSub>
          <m:e>
            <m:limLow>
              <m:e>
                <m:r>
                  <m:t>x</m:t>
                </m:r>
              </m:e>
              <m:lim>
                <m:r>
                  <m:rPr>
                    <m:sty m:val="p"/>
                  </m:rPr>
                  <m:t>∼</m:t>
                </m:r>
              </m:lim>
            </m:limLow>
          </m:e>
          <m:sub>
            <m:r>
              <m:t>ν</m:t>
            </m:r>
          </m:sub>
        </m:sSub>
        <m:r>
          <m:rPr>
            <m:sty m:val="p"/>
          </m:rPr>
          <m:t>,</m:t>
        </m:r>
        <m:sSub>
          <m:e>
            <m:limLow>
              <m:e>
                <m:r>
                  <m:t>y</m:t>
                </m:r>
              </m:e>
              <m:lim>
                <m:r>
                  <m:rPr>
                    <m:sty m:val="p"/>
                  </m:rPr>
                  <m:t>∼</m:t>
                </m:r>
              </m:lim>
            </m:limLow>
          </m:e>
          <m:sub>
            <m:r>
              <m:t>1</m:t>
            </m:r>
          </m:sub>
        </m:sSub>
        <m:r>
          <m:rPr>
            <m:sty m:val="p"/>
          </m:rPr>
          <m:t>,</m:t>
        </m:r>
        <m:r>
          <m:rPr>
            <m:sty m:val="p"/>
          </m:rPr>
          <m:t>…</m:t>
        </m:r>
        <m:r>
          <m:rPr>
            <m:sty m:val="p"/>
          </m:rPr>
          <m:t>,</m:t>
        </m:r>
        <m:sSub>
          <m:e>
            <m:limLow>
              <m:e>
                <m:r>
                  <m:t>y</m:t>
                </m:r>
              </m:e>
              <m:lim>
                <m:r>
                  <m:rPr>
                    <m:sty m:val="p"/>
                  </m:rPr>
                  <m:t>∼</m:t>
                </m:r>
              </m:lim>
            </m:limLow>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27</w:t>
        </w:r>
      </w:hyperlink>
      <w:r>
        <w:t xml:space="preserve">,</w:t>
      </w:r>
      <w:r>
        <w:t xml:space="preserve"> </w:t>
      </w:r>
      <w:hyperlink w:anchor="exm-dimension">
        <w:r>
          <w:rPr>
            <w:rStyle w:val="Hyperlink"/>
          </w:rPr>
          <w:t xml:space="preserve">Example 50</w:t>
        </w:r>
      </w:hyperlink>
      <w:r>
        <w:t xml:space="preserve">).</w:t>
      </w:r>
      <w:r>
        <w:t xml:space="preserve"> </w:t>
      </w:r>
      <w:r>
        <w:t xml:space="preserve">We show that</w:t>
      </w:r>
      <w:r>
        <w:t xml:space="preserve"> </w:t>
      </w:r>
      <m:oMath>
        <m:r>
          <m:rPr>
            <m:sty m:val="bi"/>
          </m:rPr>
          <m:t>A</m:t>
        </m:r>
        <m:sSub>
          <m:e>
            <m:limLow>
              <m:e>
                <m:r>
                  <m:t>y</m:t>
                </m:r>
              </m:e>
              <m:lim>
                <m:r>
                  <m:rPr>
                    <m:sty m:val="p"/>
                  </m:rPr>
                  <m:t>∼</m:t>
                </m:r>
              </m:lim>
            </m:limLow>
          </m:e>
          <m:sub>
            <m:r>
              <m:t>1</m:t>
            </m:r>
          </m:sub>
        </m:sSub>
        <m:r>
          <m:rPr>
            <m:sty m:val="p"/>
          </m:rPr>
          <m:t>,</m:t>
        </m:r>
        <m:r>
          <m:rPr>
            <m:sty m:val="p"/>
          </m:rPr>
          <m:t>…</m:t>
        </m:r>
        <m:r>
          <m:rPr>
            <m:sty m:val="p"/>
          </m:rPr>
          <m:t>,</m:t>
        </m:r>
        <m:r>
          <m:rPr>
            <m:sty m:val="bi"/>
          </m:rPr>
          <m:t>A</m:t>
        </m:r>
        <m:sSub>
          <m:e>
            <m:limLow>
              <m:e>
                <m:r>
                  <m:t>y</m:t>
                </m:r>
              </m:e>
              <m:lim>
                <m:r>
                  <m:rPr>
                    <m:sty m:val="p"/>
                  </m:rPr>
                  <m:t>∼</m:t>
                </m:r>
              </m:lim>
            </m:limLow>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24</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limLow>
              <m:e>
                <m:r>
                  <m:t>y</m:t>
                </m:r>
              </m:e>
              <m:lim>
                <m:r>
                  <m:rPr>
                    <m:sty m:val="p"/>
                  </m:rPr>
                  <m:t>∼</m:t>
                </m:r>
              </m:lim>
            </m:limLow>
          </m:e>
          <m:sub>
            <m:r>
              <m:t>i</m:t>
            </m:r>
          </m:sub>
        </m:sSub>
        <m:r>
          <m:rPr>
            <m:sty m:val="p"/>
          </m:rPr>
          <m:t>=</m:t>
        </m:r>
        <m:sSub>
          <m:e>
            <m:limLow>
              <m:e>
                <m:r>
                  <m:t>0</m:t>
                </m:r>
              </m:e>
              <m:lim>
                <m:r>
                  <m:rPr>
                    <m:sty m:val="p"/>
                  </m:rPr>
                  <m:t>∼</m:t>
                </m:r>
              </m:lim>
            </m:limLow>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limLow>
                  <m:e>
                    <m:r>
                      <m:t>y</m:t>
                    </m:r>
                  </m:e>
                  <m:lim>
                    <m:r>
                      <m:rPr>
                        <m:sty m:val="p"/>
                      </m:rPr>
                      <m:t>∼</m:t>
                    </m:r>
                  </m:lim>
                </m:limLow>
              </m:e>
              <m:sub>
                <m:r>
                  <m:t>i</m:t>
                </m:r>
              </m:sub>
            </m:sSub>
          </m:e>
        </m:d>
        <m:r>
          <m:t>​</m:t>
        </m:r>
        <m:r>
          <m:rPr>
            <m:sty m:val="p"/>
          </m:rPr>
          <m:t>=</m:t>
        </m:r>
        <m:sSub>
          <m:e>
            <m:limLow>
              <m:e>
                <m:r>
                  <m:t>0</m:t>
                </m:r>
              </m:e>
              <m:lim>
                <m:r>
                  <m:rPr>
                    <m:sty m:val="p"/>
                  </m:rPr>
                  <m:t>∼</m:t>
                </m:r>
              </m:lim>
            </m:limLow>
          </m:e>
          <m:sub>
            <m:r>
              <m:t>m</m:t>
            </m:r>
          </m:sub>
        </m:sSub>
      </m:oMath>
      <w:r>
        <w:t xml:space="preserve"> </w:t>
      </w:r>
      <w:r>
        <w:t xml:space="preserve">(</w:t>
      </w:r>
      <w:hyperlink w:anchor="thm-matvec-linear">
        <w:r>
          <w:rPr>
            <w:rStyle w:val="Hyperlink"/>
          </w:rPr>
          <w:t xml:space="preserve">Theorem 24</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limLow>
              <m:e>
                <m:r>
                  <m:t>y</m:t>
                </m:r>
              </m:e>
              <m:lim>
                <m:r>
                  <m:rPr>
                    <m:sty m:val="p"/>
                  </m:rPr>
                  <m:t>∼</m:t>
                </m:r>
              </m:lim>
            </m:limLow>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limLow>
              <m:e>
                <m:r>
                  <m:t>x</m:t>
                </m:r>
              </m:e>
              <m:lim>
                <m:r>
                  <m:rPr>
                    <m:sty m:val="p"/>
                  </m:rPr>
                  <m:t>∼</m:t>
                </m:r>
              </m:lim>
            </m:limLow>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limLow>
              <m:e>
                <m:r>
                  <m:t>x</m:t>
                </m:r>
              </m:e>
              <m:lim>
                <m:r>
                  <m:rPr>
                    <m:sty m:val="p"/>
                  </m:rPr>
                  <m:t>∼</m:t>
                </m:r>
              </m:lim>
            </m:limLow>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limLow>
                <m:e>
                  <m:r>
                    <m:t>x</m:t>
                  </m:r>
                </m:e>
                <m:lim>
                  <m:r>
                    <m:rPr>
                      <m:sty m:val="p"/>
                    </m:rPr>
                    <m:t>∼</m:t>
                  </m:r>
                </m:lim>
              </m:limLow>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limLow>
                <m:e>
                  <m:r>
                    <m:t>y</m:t>
                  </m:r>
                </m:e>
                <m:lim>
                  <m:r>
                    <m:rPr>
                      <m:sty m:val="p"/>
                    </m:rPr>
                    <m:t>∼</m:t>
                  </m:r>
                </m:lim>
              </m:limLow>
            </m:e>
            <m:sub>
              <m:r>
                <m:t>i</m:t>
              </m:r>
            </m:sub>
          </m:sSub>
          <m:r>
            <m:rPr>
              <m:sty m:val="p"/>
            </m:rPr>
            <m:t>=</m:t>
          </m:r>
          <m:sSub>
            <m:e>
              <m:limLow>
                <m:e>
                  <m:r>
                    <m:t>0</m:t>
                  </m:r>
                </m:e>
                <m:lim>
                  <m:r>
                    <m:rPr>
                      <m:sty m:val="p"/>
                    </m:rPr>
                    <m:t>∼</m:t>
                  </m:r>
                </m:lim>
              </m:limLow>
            </m:e>
            <m:sub>
              <m:r>
                <m:t>n</m:t>
              </m:r>
            </m:sub>
          </m:sSub>
          <m:r>
            <m:rPr>
              <m:sty m:val="p"/>
            </m:rPr>
            <m:t>,</m:t>
          </m:r>
        </m:oMath>
      </m:oMathPara>
    </w:p>
    <w:p>
      <w:pPr>
        <w:pStyle w:val="FirstParagraph"/>
      </w:pPr>
      <w:r>
        <w:t xml:space="preserve">and because the</w:t>
      </w:r>
      <w:r>
        <w:t xml:space="preserve"> </w:t>
      </w:r>
      <m:oMath>
        <m:limLow>
          <m:e>
            <m:r>
              <m:t>x</m:t>
            </m:r>
          </m:e>
          <m:lim>
            <m:r>
              <m:rPr>
                <m:sty m:val="p"/>
              </m:rPr>
              <m:t>∼</m:t>
            </m:r>
          </m:lim>
        </m:limLow>
      </m:oMath>
      <w:r>
        <w:t xml:space="preserve">’s and</w:t>
      </w:r>
      <w:r>
        <w:t xml:space="preserve"> </w:t>
      </w:r>
      <m:oMath>
        <m:limLow>
          <m:e>
            <m:r>
              <m:t>y</m:t>
            </m:r>
          </m:e>
          <m:lim>
            <m:r>
              <m:rPr>
                <m:sty m:val="p"/>
              </m:rPr>
              <m:t>∼</m:t>
            </m:r>
          </m:lim>
        </m:limLow>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limLow>
          <m:e>
            <m:r>
              <m:t>w</m:t>
            </m:r>
          </m:e>
          <m:lim>
            <m:r>
              <m:rPr>
                <m:sty m:val="p"/>
              </m:rPr>
              <m:t>∼</m:t>
            </m:r>
          </m:lim>
        </m:limLow>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limLow>
          <m:e>
            <m:r>
              <m:t>w</m:t>
            </m:r>
          </m:e>
          <m:lim>
            <m:r>
              <m:rPr>
                <m:sty m:val="p"/>
              </m:rPr>
              <m:t>∼</m:t>
            </m:r>
          </m:lim>
        </m:limLow>
        <m:r>
          <m:rPr>
            <m:sty m:val="p"/>
          </m:rPr>
          <m:t>=</m:t>
        </m:r>
        <m:r>
          <m:rPr>
            <m:sty m:val="bi"/>
          </m:rPr>
          <m:t>A</m:t>
        </m:r>
        <m:limLow>
          <m:e>
            <m:r>
              <m:t>z</m:t>
            </m:r>
          </m:e>
          <m:lim>
            <m:r>
              <m:rPr>
                <m:sty m:val="p"/>
              </m:rPr>
              <m:t>∼</m:t>
            </m:r>
          </m:lim>
        </m:limLow>
      </m:oMath>
      <w:r>
        <w:t xml:space="preserve"> </w:t>
      </w:r>
      <w:r>
        <w:t xml:space="preserve">for some</w:t>
      </w:r>
      <w:r>
        <w:t xml:space="preserve"> </w:t>
      </w:r>
      <m:oMath>
        <m:limLow>
          <m:e>
            <m:r>
              <m:t>z</m:t>
            </m:r>
          </m:e>
          <m:lim>
            <m:r>
              <m:rPr>
                <m:sty m:val="p"/>
              </m:rPr>
              <m:t>∼</m:t>
            </m:r>
          </m:lim>
        </m:limLow>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w:t>
      </w:r>
      <w:r>
        <w:t xml:space="preserve"> </w:t>
      </w:r>
      <w:r>
        <w:t xml:space="preserve">Write</w:t>
      </w:r>
      <w:r>
        <w:t xml:space="preserve"> </w:t>
      </w:r>
      <m:oMath>
        <m:limLow>
          <m:e>
            <m:r>
              <m:t>z</m:t>
            </m:r>
          </m:e>
          <m:lim>
            <m:r>
              <m:rPr>
                <m:sty m:val="p"/>
              </m:rPr>
              <m:t>∼</m:t>
            </m:r>
          </m:lim>
        </m:limLow>
        <m:r>
          <m:rPr>
            <m:sty m:val="p"/>
          </m:rPr>
          <m:t>=</m:t>
        </m:r>
        <m:nary>
          <m:naryPr>
            <m:chr m:val="∑"/>
            <m:limLoc m:val="undOvr"/>
            <m:subHide m:val="off"/>
            <m:supHide m:val="on"/>
          </m:naryPr>
          <m:sub>
            <m:r>
              <m:t>j</m:t>
            </m:r>
          </m:sub>
          <m:sup>
            <m:r>
              <m:t>​</m:t>
            </m:r>
          </m:sup>
          <m:e>
            <m:sSub>
              <m:e>
                <m:r>
                  <m:t>a</m:t>
                </m:r>
              </m:e>
              <m:sub>
                <m:r>
                  <m:t>j</m:t>
                </m:r>
              </m:sub>
            </m:sSub>
          </m:e>
        </m:nary>
        <m:sSub>
          <m:e>
            <m:limLow>
              <m:e>
                <m:r>
                  <m:t>x</m:t>
                </m:r>
              </m:e>
              <m:lim>
                <m:r>
                  <m:rPr>
                    <m:sty m:val="p"/>
                  </m:rPr>
                  <m:t>∼</m:t>
                </m:r>
              </m:lim>
            </m:limLow>
          </m:e>
          <m:sub>
            <m:r>
              <m:t>j</m:t>
            </m:r>
          </m:sub>
        </m:sSub>
        <m:r>
          <m:rPr>
            <m:sty m:val="p"/>
          </m:rPr>
          <m:t>+</m:t>
        </m:r>
        <m:nary>
          <m:naryPr>
            <m:chr m:val="∑"/>
            <m:limLoc m:val="undOvr"/>
            <m:subHide m:val="off"/>
            <m:supHide m:val="on"/>
          </m:naryPr>
          <m:sub>
            <m:r>
              <m:t>i</m:t>
            </m:r>
          </m:sub>
          <m:sup>
            <m:r>
              <m:t>​</m:t>
            </m:r>
          </m:sup>
          <m:e>
            <m:sSub>
              <m:e>
                <m:r>
                  <m:t>b</m:t>
                </m:r>
              </m:e>
              <m:sub>
                <m:r>
                  <m:t>i</m:t>
                </m:r>
              </m:sub>
            </m:sSub>
          </m:e>
        </m:nary>
        <m:sSub>
          <m:e>
            <m:limLow>
              <m:e>
                <m:r>
                  <m:t>y</m:t>
                </m:r>
              </m:e>
              <m:lim>
                <m:r>
                  <m:rPr>
                    <m:sty m:val="p"/>
                  </m:rPr>
                  <m:t>∼</m:t>
                </m:r>
              </m:lim>
            </m:limLow>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limLow>
                <m:e>
                  <m:r>
                    <m:t>w</m:t>
                  </m:r>
                </m:e>
                <m:lim>
                  <m:r>
                    <m:rPr>
                      <m:sty m:val="p"/>
                    </m:rPr>
                    <m:t>∼</m:t>
                  </m:r>
                </m:lim>
              </m:limLow>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limLow>
                        <m:e>
                          <m:r>
                            <m:t>x</m:t>
                          </m:r>
                        </m:e>
                        <m:lim>
                          <m:r>
                            <m:rPr>
                              <m:sty m:val="p"/>
                            </m:rPr>
                            <m:t>∼</m:t>
                          </m:r>
                        </m:lim>
                      </m:limLow>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limLow>
                        <m:e>
                          <m:r>
                            <m:t>y</m:t>
                          </m:r>
                        </m:e>
                        <m:lim>
                          <m:r>
                            <m:rPr>
                              <m:sty m:val="p"/>
                            </m:rPr>
                            <m:t>∼</m:t>
                          </m:r>
                        </m:lim>
                      </m:limLow>
                    </m:e>
                    <m:sub>
                      <m:r>
                        <m:t>i</m:t>
                      </m:r>
                    </m:sub>
                  </m:sSub>
                </m:e>
              </m:d>
              <m:r>
                <m:t>​</m:t>
              </m:r>
              <m:r>
                <m:t>&amp;</m:t>
              </m:r>
              <m:r>
                <m:t>&amp;</m:t>
              </m:r>
              <m:r>
                <m:rPr>
                  <m:nor/>
                  <m:sty m:val="p"/>
                </m:rPr>
                <m:t>(substitute </m:t>
              </m:r>
              <m:limLow>
                <m:e>
                  <m:r>
                    <m:t>z</m:t>
                  </m:r>
                </m:e>
                <m:lim>
                  <m:r>
                    <m:rPr>
                      <m:sty m:val="p"/>
                    </m:rPr>
                    <m:t>∼</m:t>
                  </m:r>
                </m:lim>
              </m:limLow>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limLow>
                    <m:e>
                      <m:r>
                        <m:t>x</m:t>
                      </m:r>
                    </m:e>
                    <m:lim>
                      <m:r>
                        <m:rPr>
                          <m:sty m:val="p"/>
                        </m:rPr>
                        <m:t>∼</m:t>
                      </m:r>
                    </m:lim>
                  </m:limLow>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limLow>
                    <m:e>
                      <m:r>
                        <m:t>y</m:t>
                      </m:r>
                    </m:e>
                    <m:lim>
                      <m:r>
                        <m:rPr>
                          <m:sty m:val="p"/>
                        </m:rPr>
                        <m:t>∼</m:t>
                      </m:r>
                    </m:lim>
                  </m:limLow>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limLow>
                    <m:e>
                      <m:r>
                        <m:t>0</m:t>
                      </m:r>
                    </m:e>
                    <m:lim>
                      <m:r>
                        <m:rPr>
                          <m:sty m:val="p"/>
                        </m:rPr>
                        <m:t>∼</m:t>
                      </m:r>
                    </m:lim>
                  </m:limLow>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limLow>
                    <m:e>
                      <m:r>
                        <m:t>y</m:t>
                      </m:r>
                    </m:e>
                    <m:lim>
                      <m:r>
                        <m:rPr>
                          <m:sty m:val="p"/>
                        </m:rPr>
                        <m:t>∼</m:t>
                      </m:r>
                    </m:lim>
                  </m:limLow>
                </m:e>
                <m:sub>
                  <m:r>
                    <m:t>i</m:t>
                  </m:r>
                </m:sub>
              </m:sSub>
              <m:r>
                <m:t>&amp;</m:t>
              </m:r>
              <m:r>
                <m:t>&amp;</m:t>
              </m:r>
              <m:r>
                <m:rPr>
                  <m:nor/>
                  <m:sty m:val="p"/>
                </m:rPr>
                <m:t>(each </m:t>
              </m:r>
              <m:sSub>
                <m:e>
                  <m:limLow>
                    <m:e>
                      <m:r>
                        <m:t>x</m:t>
                      </m:r>
                    </m:e>
                    <m:lim>
                      <m:r>
                        <m:rPr>
                          <m:sty m:val="p"/>
                        </m:rPr>
                        <m:t>∼</m:t>
                      </m:r>
                    </m:lim>
                  </m:limLow>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limLow>
                    <m:e>
                      <m:r>
                        <m:t>y</m:t>
                      </m:r>
                    </m:e>
                    <m:lim>
                      <m:r>
                        <m:rPr>
                          <m:sty m:val="p"/>
                        </m:rPr>
                        <m:t>∼</m:t>
                      </m:r>
                    </m:lim>
                  </m:limLow>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limLow>
              <m:e>
                <m:r>
                  <m:t>y</m:t>
                </m:r>
              </m:e>
              <m:lim>
                <m:r>
                  <m:rPr>
                    <m:sty m:val="p"/>
                  </m:rPr>
                  <m:t>∼</m:t>
                </m:r>
              </m:lim>
            </m:limLow>
          </m:e>
          <m:sub>
            <m:r>
              <m:t>1</m:t>
            </m:r>
          </m:sub>
        </m:sSub>
        <m:r>
          <m:rPr>
            <m:sty m:val="p"/>
          </m:rPr>
          <m:t>,</m:t>
        </m:r>
        <m:r>
          <m:rPr>
            <m:sty m:val="p"/>
          </m:rPr>
          <m:t>…</m:t>
        </m:r>
        <m:r>
          <m:rPr>
            <m:sty m:val="p"/>
          </m:rPr>
          <m:t>,</m:t>
        </m:r>
        <m:r>
          <m:rPr>
            <m:sty m:val="bi"/>
          </m:rPr>
          <m:t>A</m:t>
        </m:r>
        <m:sSub>
          <m:e>
            <m:limLow>
              <m:e>
                <m:r>
                  <m:t>y</m:t>
                </m:r>
              </m:e>
              <m:lim>
                <m:r>
                  <m:rPr>
                    <m:sty m:val="p"/>
                  </m:rPr>
                  <m:t>∼</m:t>
                </m:r>
              </m:lim>
            </m:limLow>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38</w:t>
        </w:r>
      </w:hyperlink>
      <w:r>
        <w:t xml:space="preserve">.</w:t>
      </w:r>
    </w:p>
    <w:bookmarkStart w:id="268" w:name="exm-rank-nullity"/>
    <w:p>
      <w:pPr>
        <w:pStyle w:val="BodyText"/>
      </w:pPr>
      <w:r>
        <w:rPr>
          <w:b/>
          <w:bCs/>
        </w:rPr>
        <w:t xml:space="preserve">Example 68 (Checking rank-nullity on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66</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68"/>
    <w:bookmarkStart w:id="269" w:name="thm-rank-product"/>
    <w:p>
      <w:pPr>
        <w:pStyle w:val="BodyText"/>
      </w:pPr>
      <w:r>
        <w:rPr>
          <w:b/>
          <w:bCs/>
        </w:rPr>
        <w:t xml:space="preserve">Theorem 40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69"/>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limLow>
          <m:e>
            <m:r>
              <m:t>x</m:t>
            </m:r>
          </m:e>
          <m:lim>
            <m:r>
              <m:rPr>
                <m:sty m:val="p"/>
              </m:rPr>
              <m:t>∼</m:t>
            </m:r>
          </m:lim>
        </m:limLow>
      </m:oMath>
      <w:r>
        <w:t xml:space="preserve"> </w:t>
      </w:r>
      <w:r>
        <w:t xml:space="preserve">for some</w:t>
      </w:r>
      <w:r>
        <w:t xml:space="preserve"> </w:t>
      </w:r>
      <m:oMath>
        <m:limLow>
          <m:e>
            <m:r>
              <m:t>x</m:t>
            </m:r>
          </m:e>
          <m:lim>
            <m:r>
              <m:rPr>
                <m:sty m:val="p"/>
              </m:rPr>
              <m:t>∼</m:t>
            </m:r>
          </m:lim>
        </m:limLow>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52</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limLow>
                <m:e>
                  <m:r>
                    <m:t>x</m:t>
                  </m:r>
                </m:e>
                <m:lim>
                  <m:r>
                    <m:rPr>
                      <m:sty m:val="p"/>
                    </m:rPr>
                    <m:t>∼</m:t>
                  </m:r>
                </m:lim>
              </m:limLow>
              <m:r>
                <m:t>&amp;</m:t>
              </m:r>
              <m:r>
                <m:rPr>
                  <m:sty m:val="p"/>
                </m:rPr>
                <m:t>=</m:t>
              </m:r>
              <m:r>
                <m:rPr>
                  <m:sty m:val="bi"/>
                </m:rPr>
                <m:t>A</m:t>
              </m:r>
              <m:r>
                <m:t> </m:t>
              </m:r>
              <m:r>
                <m:rPr>
                  <m:sty m:val="p"/>
                </m:rPr>
                <m:t>(</m:t>
              </m:r>
              <m:r>
                <m:rPr>
                  <m:sty m:val="bi"/>
                </m:rPr>
                <m:t>B</m:t>
              </m:r>
              <m:limLow>
                <m:e>
                  <m:r>
                    <m:t>x</m:t>
                  </m:r>
                </m:e>
                <m:lim>
                  <m:r>
                    <m:rPr>
                      <m:sty m:val="p"/>
                    </m:rPr>
                    <m:t>∼</m:t>
                  </m:r>
                </m:lim>
              </m:limLow>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limLow>
          <m:e>
            <m:r>
              <m:t>x</m:t>
            </m:r>
          </m:e>
          <m:lim>
            <m:r>
              <m:rPr>
                <m:sty m:val="p"/>
              </m:rPr>
              <m:t>∼</m:t>
            </m:r>
          </m:lim>
        </m:limLow>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32</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30</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38</m:t>
              </m:r>
              <m:r>
                <m:rPr>
                  <m:nor/>
                  <m:sty m:val="p"/>
                </m:rPr>
                <m:t>)</m:t>
              </m:r>
            </m:e>
          </m:eqArr>
        </m:oMath>
      </m:oMathPara>
    </w:p>
    <w:bookmarkStart w:id="270" w:name="exm-rank-product"/>
    <w:p>
      <w:pPr>
        <w:pStyle w:val="FirstParagraph"/>
      </w:pPr>
      <w:r>
        <w:rPr>
          <w:b/>
          <w:bCs/>
        </w:rPr>
        <w:t xml:space="preserve">Example 69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40</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70"/>
    <w:bookmarkStart w:id="271" w:name="thm-rank-transpose"/>
    <w:p>
      <w:pPr>
        <w:pStyle w:val="BodyText"/>
      </w:pPr>
      <w:r>
        <w:rPr>
          <w:b/>
          <w:bCs/>
        </w:rPr>
        <w:t xml:space="preserve">Theorem 41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71"/>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37</w:t>
        </w:r>
      </w:hyperlink>
      <w:r>
        <w:t xml:space="preserve">),</w:t>
      </w:r>
      <w:r>
        <w:t xml:space="preserve"> </w:t>
      </w:r>
      <w:r>
        <w:t xml:space="preserve">so they have the same nullity (</w:t>
      </w:r>
      <w:hyperlink w:anchor="def-nullity">
        <w:r>
          <w:rPr>
            <w:rStyle w:val="Hyperlink"/>
          </w:rPr>
          <w:t xml:space="preserve">Definition 58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39</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72" w:name="exm-rank-transpose"/>
    <w:p>
      <w:pPr>
        <w:pStyle w:val="BodyText"/>
      </w:pPr>
      <w:r>
        <w:rPr>
          <w:b/>
          <w:bCs/>
        </w:rPr>
        <w:t xml:space="preserve">Example 70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66</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65</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72"/>
    <w:bookmarkStart w:id="273"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73"/>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44</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41</w:t>
        </w:r>
      </w:hyperlink>
      <w:r>
        <w:t xml:space="preserve">).</w:t>
      </w:r>
    </w:p>
    <w:bookmarkStart w:id="274" w:name="exm-rank-bound"/>
    <w:p>
      <w:pPr>
        <w:pStyle w:val="BodyText"/>
      </w:pPr>
      <w:r>
        <w:rPr>
          <w:b/>
          <w:bCs/>
        </w:rPr>
        <w:t xml:space="preserve">Example 71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18</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74"/>
    <w:bookmarkStart w:id="276" w:name="def-affine-subspace"/>
    <w:p>
      <w:pPr>
        <w:pStyle w:val="BodyText"/>
      </w:pPr>
      <w:r>
        <w:rPr>
          <w:b/>
          <w:bCs/>
        </w:rPr>
        <w:t xml:space="preserve">Definition 59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limLow>
                    <m:e>
                      <m:r>
                        <m:t>x</m:t>
                      </m:r>
                    </m:e>
                    <m:lim>
                      <m:r>
                        <m:rPr>
                          <m:sty m:val="p"/>
                        </m:rPr>
                        <m:t>∼</m:t>
                      </m:r>
                    </m:lim>
                  </m:limLow>
                </m:e>
                <m:sub>
                  <m:r>
                    <m:t>0</m:t>
                  </m:r>
                </m:sub>
              </m:sSub>
              <m:r>
                <m:rPr>
                  <m:sty m:val="p"/>
                </m:rPr>
                <m:t>+</m:t>
              </m:r>
              <m:limLow>
                <m:e>
                  <m:r>
                    <m:t>s</m:t>
                  </m:r>
                </m:e>
                <m:lim>
                  <m:r>
                    <m:rPr>
                      <m:sty m:val="p"/>
                    </m:rPr>
                    <m:t>∼</m:t>
                  </m:r>
                </m:lim>
              </m:limLow>
              <m:r>
                <m:rPr>
                  <m:sty m:val="p"/>
                </m:rPr>
                <m:t>:</m:t>
              </m:r>
              <m:limLow>
                <m:e>
                  <m:r>
                    <m:t>s</m:t>
                  </m:r>
                </m:e>
                <m:lim>
                  <m:r>
                    <m:rPr>
                      <m:sty m:val="p"/>
                    </m:rPr>
                    <m:t>∼</m:t>
                  </m:r>
                </m:lim>
              </m:limLow>
              <m:r>
                <m:rPr>
                  <m:sty m:val="p"/>
                </m:rPr>
                <m:t>∈</m:t>
              </m:r>
              <m:r>
                <m:rPr>
                  <m:scr m:val="script"/>
                  <m:sty m:val="p"/>
                </m:rPr>
                <m:t>S</m:t>
              </m:r>
            </m:e>
          </m:d>
          <m:r>
            <m:t>​</m:t>
          </m:r>
        </m:oMath>
      </m:oMathPara>
    </w:p>
    <w:p>
      <w:pPr>
        <w:pStyle w:val="FirstParagraph"/>
      </w:pPr>
      <w:r>
        <w:t xml:space="preserve">for some vector</w:t>
      </w:r>
      <w:r>
        <w:t xml:space="preserve"> </w:t>
      </w:r>
      <m:oMath>
        <m:sSub>
          <m:e>
            <m:limLow>
              <m:e>
                <m:r>
                  <m:t>x</m:t>
                </m:r>
              </m:e>
              <m:lim>
                <m:r>
                  <m:rPr>
                    <m:sty m:val="p"/>
                  </m:rPr>
                  <m:t>∼</m:t>
                </m:r>
              </m:lim>
            </m:limLow>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w:t>
      </w:r>
      <w:r>
        <w:t xml:space="preserve"> </w:t>
      </w:r>
      <w:hyperlink r:id="rId275">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limLow>
              <m:e>
                <m:r>
                  <m:t>x</m:t>
                </m:r>
              </m:e>
              <m:lim>
                <m:r>
                  <m:rPr>
                    <m:sty m:val="p"/>
                  </m:rPr>
                  <m:t>∼</m:t>
                </m:r>
              </m:lim>
            </m:limLow>
          </m:e>
          <m:sub>
            <m:r>
              <m:t>0</m:t>
            </m:r>
          </m:sub>
        </m:sSub>
      </m:oMath>
      <w:r>
        <w:t xml:space="preserve"> </w:t>
      </w:r>
      <w:r>
        <w:t xml:space="preserve">(</w:t>
      </w:r>
      <w:hyperlink w:anchor="def-translation">
        <w:r>
          <w:rPr>
            <w:rStyle w:val="Hyperlink"/>
          </w:rPr>
          <w:t xml:space="preserve">Definition 37</w:t>
        </w:r>
      </w:hyperlink>
      <w:r>
        <w:t xml:space="preserve">).</w:t>
      </w:r>
    </w:p>
    <w:bookmarkEnd w:id="276"/>
    <w:bookmarkStart w:id="277" w:name="exm-affine-subspace"/>
    <w:p>
      <w:pPr>
        <w:pStyle w:val="BodyText"/>
      </w:pPr>
      <w:r>
        <w:rPr>
          <w:b/>
          <w:bCs/>
        </w:rPr>
        <w:t xml:space="preserve">Example 72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38</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limLow>
              <m:e>
                <m:r>
                  <m:t>x</m:t>
                </m:r>
              </m:e>
              <m:lim>
                <m:r>
                  <m:rPr>
                    <m:sty m:val="p"/>
                  </m:rPr>
                  <m:t>∼</m:t>
                </m:r>
              </m:lim>
            </m:limLow>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47</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limLow>
              <m:e>
                <m:r>
                  <m:t>x</m:t>
                </m:r>
              </m:e>
              <m:lim>
                <m:r>
                  <m:rPr>
                    <m:sty m:val="p"/>
                  </m:rPr>
                  <m:t>∼</m:t>
                </m:r>
              </m:lim>
            </m:limLow>
          </m:e>
          <m:sub>
            <m:r>
              <m:t>0</m:t>
            </m:r>
          </m:sub>
        </m:sSub>
        <m:r>
          <m:rPr>
            <m:sty m:val="p"/>
          </m:rPr>
          <m:t>=</m:t>
        </m:r>
        <m:limLow>
          <m:e>
            <m:r>
              <m:t>0</m:t>
            </m:r>
          </m:e>
          <m:lim>
            <m:r>
              <m:rPr>
                <m:sty m:val="p"/>
              </m:rPr>
              <m:t>∼</m:t>
            </m:r>
          </m:lim>
        </m:limLow>
      </m:oMath>
      <w:r>
        <w:t xml:space="preserve">.</w:t>
      </w:r>
    </w:p>
    <w:bookmarkEnd w:id="277"/>
    <w:bookmarkStart w:id="278" w:name="thm-hyperplane-subspace"/>
    <w:p>
      <w:pPr>
        <w:pStyle w:val="BodyText"/>
      </w:pPr>
      <w:r>
        <w:rPr>
          <w:b/>
          <w:bCs/>
        </w:rPr>
        <w:t xml:space="preserve">Theorem 42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limLow>
          <m:e>
            <m:r>
              <m:t>w</m:t>
            </m:r>
          </m:e>
          <m:lim>
            <m:r>
              <m:rPr>
                <m:sty m:val="p"/>
              </m:rPr>
              <m:t>∼</m:t>
            </m:r>
          </m:lim>
        </m:limLow>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limLow>
          <m:e>
            <m:r>
              <m:t>w</m:t>
            </m:r>
          </m:e>
          <m:lim>
            <m:r>
              <m:rPr>
                <m:sty m:val="p"/>
              </m:rPr>
              <m:t>∼</m:t>
            </m:r>
          </m:lim>
        </m:limLow>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41</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51</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m:oMath>
        <m:sSub>
          <m:e>
            <m:limLow>
              <m:e>
                <m:r>
                  <m:t>x</m:t>
                </m:r>
              </m:e>
              <m:lim>
                <m:r>
                  <m:rPr>
                    <m:sty m:val="p"/>
                  </m:rPr>
                  <m:t>∼</m:t>
                </m:r>
              </m:lim>
            </m:limLow>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limLow>
                  <m:e>
                    <m:r>
                      <m:t>x</m:t>
                    </m:r>
                  </m:e>
                  <m:lim>
                    <m:r>
                      <m:rPr>
                        <m:sty m:val="p"/>
                      </m:rPr>
                      <m:t>∼</m:t>
                    </m:r>
                  </m:lim>
                </m:limLow>
              </m:e>
              <m:sub>
                <m:r>
                  <m:t>0</m:t>
                </m:r>
              </m:sub>
            </m:sSub>
            <m:r>
              <m:rPr>
                <m:sty m:val="p"/>
              </m:rPr>
              <m:t>+</m:t>
            </m:r>
            <m:limLow>
              <m:e>
                <m:r>
                  <m:t>s</m:t>
                </m:r>
              </m:e>
              <m:lim>
                <m:r>
                  <m:rPr>
                    <m:sty m:val="p"/>
                  </m:rPr>
                  <m:t>∼</m:t>
                </m:r>
              </m:lim>
            </m:limLow>
            <m:r>
              <m:rPr>
                <m:sty m:val="p"/>
              </m:rPr>
              <m:t>:</m:t>
            </m:r>
            <m:limLow>
              <m:e>
                <m:r>
                  <m:t>s</m:t>
                </m:r>
              </m:e>
              <m:lim>
                <m:r>
                  <m:rPr>
                    <m:sty m:val="p"/>
                  </m:rPr>
                  <m:t>∼</m:t>
                </m:r>
              </m:lim>
            </m:limLow>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59</w:t>
        </w:r>
      </w:hyperlink>
      <w:r>
        <w:t xml:space="preserve">).</w:t>
      </w:r>
    </w:p>
    <w:p>
      <w:pPr>
        <w:pStyle w:val="Compact"/>
        <w:numPr>
          <w:ilvl w:val="0"/>
          <w:numId w:val="1028"/>
        </w:numPr>
      </w:pPr>
      <w:r>
        <w:t xml:space="preserve">For any</w:t>
      </w:r>
      <w:r>
        <w:t xml:space="preserve"> </w:t>
      </w:r>
      <m:oMath>
        <m:limLow>
          <m:e>
            <m:r>
              <m:t>x</m:t>
            </m:r>
          </m:e>
          <m:lim>
            <m:r>
              <m:rPr>
                <m:sty m:val="p"/>
              </m:rPr>
              <m:t>∼</m:t>
            </m:r>
          </m:lim>
        </m:limLow>
        <m:r>
          <m:rPr>
            <m:sty m:val="p"/>
          </m:rPr>
          <m:t>,</m:t>
        </m:r>
        <m:limLow>
          <m:e>
            <m:r>
              <m:t>y</m:t>
            </m:r>
          </m:e>
          <m:lim>
            <m:r>
              <m:rPr>
                <m:sty m:val="p"/>
              </m:rPr>
              <m:t>∼</m:t>
            </m:r>
          </m:lim>
        </m:limLow>
        <m:r>
          <m:rPr>
            <m:sty m:val="p"/>
          </m:rPr>
          <m:t>∈</m:t>
        </m:r>
        <m:r>
          <m:rPr>
            <m:scr m:val="script"/>
            <m:sty m:val="p"/>
          </m:rPr>
          <m:t>H</m:t>
        </m:r>
      </m:oMath>
      <w:r>
        <w:t xml:space="preserve">,</w:t>
      </w:r>
      <w:r>
        <w:t xml:space="preserve"> </w:t>
      </w:r>
      <w:r>
        <w:t xml:space="preserve">the normal vector is orthogonal to their difference:</w:t>
      </w:r>
      <w:r>
        <w:t xml:space="preserve"> </w:t>
      </w:r>
      <m:oMath>
        <m:limLow>
          <m:e>
            <m:r>
              <m:t>w</m:t>
            </m:r>
          </m:e>
          <m:lim>
            <m:r>
              <m:rPr>
                <m:sty m:val="p"/>
              </m:rPr>
              <m:t>∼</m:t>
            </m:r>
          </m:lim>
        </m:limLow>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oMath>
      <w:r>
        <w:t xml:space="preserve"> </w:t>
      </w:r>
      <w:r>
        <w:t xml:space="preserve">(</w:t>
      </w:r>
      <w:hyperlink w:anchor="def-orthogonal-vectors">
        <w:r>
          <w:rPr>
            <w:rStyle w:val="Hyperlink"/>
          </w:rPr>
          <w:t xml:space="preserve">Definition 15</w:t>
        </w:r>
      </w:hyperlink>
      <w:r>
        <w:t xml:space="preserve">).</w:t>
      </w:r>
    </w:p>
    <w:bookmarkEnd w:id="278"/>
    <w:p>
      <w:pPr>
        <w:pStyle w:val="FirstParagraph"/>
      </w:pPr>
      <w:r>
        <w:rPr>
          <w:i/>
          <w:iCs/>
        </w:rPr>
        <w:t xml:space="preserve">Proof</w:t>
      </w:r>
      <w:r>
        <w:t xml:space="preserve">. </w:t>
      </w:r>
      <w:r>
        <w:t xml:space="preserve">Here</w:t>
      </w:r>
      <w:r>
        <w:t xml:space="preserve"> </w:t>
      </w:r>
      <m:oMath>
        <m:sSup>
          <m:e>
            <m:limLow>
              <m:e>
                <m:r>
                  <m:t>w</m:t>
                </m:r>
              </m:e>
              <m:lim>
                <m:r>
                  <m:rPr>
                    <m:sty m:val="p"/>
                  </m:rPr>
                  <m:t>∼</m:t>
                </m:r>
              </m:lim>
            </m:limLow>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limLow>
              <m:e>
                <m:r>
                  <m:t>w</m:t>
                </m:r>
              </m:e>
              <m:lim>
                <m:r>
                  <m:rPr>
                    <m:sty m:val="p"/>
                  </m:rPr>
                  <m:t>∼</m:t>
                </m:r>
              </m:lim>
            </m:limLow>
          </m:e>
          <m:sup>
            <m:r>
              <m:rPr>
                <m:sty m:val="p"/>
              </m:rPr>
              <m:t>⊤</m:t>
            </m:r>
          </m:sup>
        </m:sSup>
        <m:limLow>
          <m:e>
            <m:r>
              <m:t>x</m:t>
            </m:r>
          </m:e>
          <m:lim>
            <m:r>
              <m:rPr>
                <m:sty m:val="p"/>
              </m:rPr>
              <m:t>∼</m:t>
            </m:r>
          </m:lim>
        </m:limLow>
        <m:r>
          <m:rPr>
            <m:sty m:val="p"/>
          </m:rPr>
          <m:t>=</m:t>
        </m:r>
        <m:limLow>
          <m:e>
            <m:r>
              <m:t>w</m:t>
            </m:r>
          </m:e>
          <m:lim>
            <m:r>
              <m:rPr>
                <m:sty m:val="p"/>
              </m:rPr>
              <m:t>∼</m:t>
            </m:r>
          </m:lim>
        </m:limLow>
        <m:r>
          <m:rPr>
            <m:sty m:val="p"/>
          </m:rPr>
          <m:t>⋅</m:t>
        </m:r>
        <m:limLow>
          <m:e>
            <m:r>
              <m:t>x</m:t>
            </m:r>
          </m:e>
          <m:lim>
            <m:r>
              <m:rPr>
                <m:sty m:val="p"/>
              </m:rPr>
              <m:t>∼</m:t>
            </m:r>
          </m:lim>
        </m:limLow>
      </m:oMath>
      <w:r>
        <w:t xml:space="preserve"> </w:t>
      </w:r>
      <w:r>
        <w:t xml:space="preserve">(</w:t>
      </w:r>
      <w:hyperlink w:anchor="exm-dot-product-matmul">
        <w:r>
          <w:rPr>
            <w:rStyle w:val="Hyperlink"/>
          </w:rPr>
          <w:t xml:space="preserve">Example 20</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limLow>
              <m:e>
                <m:r>
                  <m:t>w</m:t>
                </m:r>
              </m:e>
              <m:lim>
                <m:r>
                  <m:rPr>
                    <m:sty m:val="p"/>
                  </m:rPr>
                  <m:t>∼</m:t>
                </m:r>
              </m:lim>
            </m:limLow>
          </m:e>
          <m:sup>
            <m:r>
              <m:rPr>
                <m:sty m:val="p"/>
              </m:rPr>
              <m:t>⊤</m:t>
            </m:r>
          </m:sup>
        </m:sSup>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so it is a subspace (</w:t>
      </w:r>
      <w:hyperlink w:anchor="thm-null-space-subspace">
        <w:r>
          <w:rPr>
            <w:rStyle w:val="Hyperlink"/>
          </w:rPr>
          <w:t xml:space="preserve">Theorem 33</w:t>
        </w:r>
      </w:hyperlink>
      <w:r>
        <w:t xml:space="preserve">).</w:t>
      </w:r>
      <w:r>
        <w:t xml:space="preserve"> </w:t>
      </w:r>
      <w:r>
        <w:t xml:space="preserve">The</w:t>
      </w:r>
      <w:r>
        <w:t xml:space="preserve"> </w:t>
      </w:r>
      <m:oMath>
        <m:r>
          <m:t>p</m:t>
        </m:r>
      </m:oMath>
      <w:r>
        <w:t xml:space="preserve"> </w:t>
      </w:r>
      <w:r>
        <w:t xml:space="preserve">columns of</w:t>
      </w:r>
      <w:r>
        <w:t xml:space="preserve"> </w:t>
      </w:r>
      <m:oMath>
        <m:sSup>
          <m:e>
            <m:limLow>
              <m:e>
                <m:r>
                  <m:t>w</m:t>
                </m:r>
              </m:e>
              <m:lim>
                <m:r>
                  <m:rPr>
                    <m:sty m:val="p"/>
                  </m:rPr>
                  <m:t>∼</m:t>
                </m:r>
              </m:lim>
            </m:limLow>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limLow>
          <m:e>
            <m:r>
              <m:t>w</m:t>
            </m:r>
          </m:e>
          <m:lim>
            <m:r>
              <m:rPr>
                <m:sty m:val="p"/>
              </m:rPr>
              <m:t>∼</m:t>
            </m:r>
          </m:lim>
        </m:limLow>
        <m:r>
          <m:rPr>
            <m:sty m:val="p"/>
          </m:rPr>
          <m:t>≠</m:t>
        </m:r>
        <m:limLow>
          <m:e>
            <m:r>
              <m:t>0</m:t>
            </m:r>
          </m:e>
          <m:lim>
            <m:r>
              <m:rPr>
                <m:sty m:val="p"/>
              </m:rPr>
              <m:t>∼</m:t>
            </m:r>
          </m:lim>
        </m:limLow>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limLow>
              <m:e>
                <m:r>
                  <m:t>w</m:t>
                </m:r>
              </m:e>
              <m:lim>
                <m:r>
                  <m:rPr>
                    <m:sty m:val="p"/>
                  </m:rPr>
                  <m:t>∼</m:t>
                </m:r>
              </m:lim>
            </m:limLow>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r>
        <w:t xml:space="preserve"> </w:t>
      </w:r>
      <w:r>
        <w:t xml:space="preserve">and</w:t>
      </w:r>
      <w:r>
        <w:t xml:space="preserve"> </w:t>
      </w:r>
      <m:oMath>
        <m:r>
          <m:rPr>
            <m:sty m:val="p"/>
          </m:rPr>
          <m:t>rank</m:t>
        </m:r>
        <m:r>
          <m:rPr>
            <m:sty m:val="p"/>
          </m:rPr>
          <m:t>(</m:t>
        </m:r>
        <m:sSup>
          <m:e>
            <m:limLow>
              <m:e>
                <m:r>
                  <m:t>w</m:t>
                </m:r>
              </m:e>
              <m:lim>
                <m:r>
                  <m:rPr>
                    <m:sty m:val="p"/>
                  </m:rPr>
                  <m:t>∼</m:t>
                </m:r>
              </m:lim>
            </m:limLow>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limLow>
                    <m:e>
                      <m:r>
                        <m:t>w</m:t>
                      </m:r>
                    </m:e>
                    <m:lim>
                      <m:r>
                        <m:rPr>
                          <m:sty m:val="p"/>
                        </m:rPr>
                        <m:t>∼</m:t>
                      </m:r>
                    </m:lim>
                  </m:limLow>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limLow>
                    <m:e>
                      <m:r>
                        <m:t>w</m:t>
                      </m:r>
                    </m:e>
                    <m:lim>
                      <m:r>
                        <m:rPr>
                          <m:sty m:val="p"/>
                        </m:rPr>
                        <m:t>∼</m:t>
                      </m:r>
                    </m:lim>
                  </m:limLow>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limLow>
                    <m:e>
                      <m:r>
                        <m:t>w</m:t>
                      </m:r>
                    </m:e>
                    <m:lim>
                      <m:r>
                        <m:rPr>
                          <m:sty m:val="p"/>
                        </m:rPr>
                        <m:t>∼</m:t>
                      </m:r>
                    </m:lim>
                  </m:limLow>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limLow>
          <m:e>
            <m:r>
              <m:t>w</m:t>
            </m:r>
          </m:e>
          <m:lim>
            <m:r>
              <m:rPr>
                <m:sty m:val="p"/>
              </m:rPr>
              <m:t>∼</m:t>
            </m:r>
          </m:lim>
        </m:limLow>
        <m:r>
          <m:rPr>
            <m:sty m:val="p"/>
          </m:rPr>
          <m:t>⋅</m:t>
        </m:r>
        <m:limLow>
          <m:e>
            <m:r>
              <m:t>w</m:t>
            </m:r>
          </m:e>
          <m:lim>
            <m:r>
              <m:rPr>
                <m:sty m:val="p"/>
              </m:rPr>
              <m:t>∼</m:t>
            </m:r>
          </m:lim>
        </m:limLow>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limLow>
              <m:e>
                <m:r>
                  <m:t>x</m:t>
                </m:r>
              </m:e>
              <m:lim>
                <m:r>
                  <m:rPr>
                    <m:sty m:val="p"/>
                  </m:rPr>
                  <m:t>∼</m:t>
                </m:r>
              </m:lim>
            </m:limLow>
          </m:e>
          <m:sup>
            <m:r>
              <m:rPr>
                <m:sty m:val="p"/>
              </m:rPr>
              <m:t>*</m:t>
            </m:r>
          </m:sup>
        </m:sSup>
        <m:limUpp>
          <m:e>
            <m:r>
              <m:rPr>
                <m:sty m:val="p"/>
              </m:rPr>
              <m:t>=</m:t>
            </m:r>
          </m:e>
          <m:lim>
            <m:r>
              <m:rPr>
                <m:nor/>
                <m:sty m:val="p"/>
              </m:rPr>
              <m:t>def</m:t>
            </m:r>
          </m:lim>
        </m:limUpp>
        <m:r>
          <m:rPr>
            <m:sty m:val="p"/>
          </m:rPr>
          <m:t>−</m:t>
        </m:r>
        <m:f>
          <m:fPr>
            <m:type m:val="bar"/>
          </m:fPr>
          <m:num>
            <m:r>
              <m:t>b</m:t>
            </m:r>
          </m:num>
          <m:den>
            <m:limLow>
              <m:e>
                <m:r>
                  <m:t>w</m:t>
                </m:r>
              </m:e>
              <m:lim>
                <m:r>
                  <m:rPr>
                    <m:sty m:val="p"/>
                  </m:rPr>
                  <m:t>∼</m:t>
                </m:r>
              </m:lim>
            </m:limLow>
            <m:r>
              <m:rPr>
                <m:sty m:val="p"/>
              </m:rPr>
              <m:t>⋅</m:t>
            </m:r>
            <m:limLow>
              <m:e>
                <m:r>
                  <m:t>w</m:t>
                </m:r>
              </m:e>
              <m:lim>
                <m:r>
                  <m:rPr>
                    <m:sty m:val="p"/>
                  </m:rPr>
                  <m:t>∼</m:t>
                </m:r>
              </m:lim>
            </m:limLow>
          </m:den>
        </m:f>
        <m:r>
          <m:t> </m:t>
        </m:r>
        <m:limLow>
          <m:e>
            <m:r>
              <m:t>w</m:t>
            </m:r>
          </m:e>
          <m:lim>
            <m:r>
              <m:rPr>
                <m:sty m:val="p"/>
              </m:rPr>
              <m:t>∼</m:t>
            </m:r>
          </m:lim>
        </m:limLow>
      </m:oMath>
      <w:r>
        <w:t xml:space="preserve"> </w:t>
      </w:r>
      <w:r>
        <w:t xml:space="preserve">is defined, and</w:t>
      </w:r>
    </w:p>
    <w:p>
      <w:pPr>
        <w:pStyle w:val="BodyText"/>
      </w:pPr>
      <m:oMathPara>
        <m:oMathParaPr>
          <m:jc m:val="center"/>
        </m:oMathParaPr>
        <m:oMath>
          <m:eqArr>
            <m:e>
              <m:sSup>
                <m:e>
                  <m:limLow>
                    <m:e>
                      <m:r>
                        <m:t>w</m:t>
                      </m:r>
                    </m:e>
                    <m:lim>
                      <m:r>
                        <m:rPr>
                          <m:sty m:val="p"/>
                        </m:rPr>
                        <m:t>∼</m:t>
                      </m:r>
                    </m:lim>
                  </m:limLow>
                </m:e>
                <m:sup>
                  <m:r>
                    <m:rPr>
                      <m:sty m:val="p"/>
                    </m:rPr>
                    <m:t>⊤</m:t>
                  </m:r>
                </m:sup>
              </m:sSup>
              <m:sSup>
                <m:e>
                  <m:limLow>
                    <m:e>
                      <m:r>
                        <m:t>x</m:t>
                      </m:r>
                    </m:e>
                    <m:lim>
                      <m:r>
                        <m:rPr>
                          <m:sty m:val="p"/>
                        </m:rPr>
                        <m:t>∼</m:t>
                      </m:r>
                    </m:lim>
                  </m:limLow>
                </m:e>
                <m:sup>
                  <m:r>
                    <m:rPr>
                      <m:sty m:val="p"/>
                    </m:rPr>
                    <m:t>*</m:t>
                  </m:r>
                </m:sup>
              </m:sSup>
              <m:r>
                <m:rPr>
                  <m:sty m:val="p"/>
                </m:rPr>
                <m:t>+</m:t>
              </m:r>
              <m:r>
                <m:t>b</m:t>
              </m:r>
              <m:r>
                <m:t>&amp;</m:t>
              </m:r>
              <m:r>
                <m:rPr>
                  <m:sty m:val="p"/>
                </m:rPr>
                <m:t>=</m:t>
              </m:r>
              <m:r>
                <m:rPr>
                  <m:sty m:val="p"/>
                </m:rPr>
                <m:t>−</m:t>
              </m:r>
              <m:f>
                <m:fPr>
                  <m:type m:val="bar"/>
                </m:fPr>
                <m:num>
                  <m:r>
                    <m:t>b</m:t>
                  </m:r>
                </m:num>
                <m:den>
                  <m:limLow>
                    <m:e>
                      <m:r>
                        <m:t>w</m:t>
                      </m:r>
                    </m:e>
                    <m:lim>
                      <m:r>
                        <m:rPr>
                          <m:sty m:val="p"/>
                        </m:rPr>
                        <m:t>∼</m:t>
                      </m:r>
                    </m:lim>
                  </m:limLow>
                  <m:r>
                    <m:rPr>
                      <m:sty m:val="p"/>
                    </m:rPr>
                    <m:t>⋅</m:t>
                  </m:r>
                  <m:limLow>
                    <m:e>
                      <m:r>
                        <m:t>w</m:t>
                      </m:r>
                    </m:e>
                    <m:lim>
                      <m:r>
                        <m:rPr>
                          <m:sty m:val="p"/>
                        </m:rPr>
                        <m:t>∼</m:t>
                      </m:r>
                    </m:lim>
                  </m:limLow>
                </m:den>
              </m:f>
              <m:r>
                <m:t> </m:t>
              </m:r>
              <m:r>
                <m:rPr>
                  <m:sty m:val="p"/>
                </m:rPr>
                <m:t>(</m:t>
              </m:r>
              <m:sSup>
                <m:e>
                  <m:limLow>
                    <m:e>
                      <m:r>
                        <m:t>w</m:t>
                      </m:r>
                    </m:e>
                    <m:lim>
                      <m:r>
                        <m:rPr>
                          <m:sty m:val="p"/>
                        </m:rPr>
                        <m:t>∼</m:t>
                      </m:r>
                    </m:lim>
                  </m:limLow>
                </m:e>
                <m:sup>
                  <m:r>
                    <m:rPr>
                      <m:sty m:val="p"/>
                    </m:rPr>
                    <m:t>⊤</m:t>
                  </m:r>
                </m:sup>
              </m:sSup>
              <m:limLow>
                <m:e>
                  <m:r>
                    <m:t>w</m:t>
                  </m:r>
                </m:e>
                <m:lim>
                  <m:r>
                    <m:rPr>
                      <m:sty m:val="p"/>
                    </m:rPr>
                    <m:t>∼</m:t>
                  </m:r>
                </m:lim>
              </m:limLow>
              <m:r>
                <m:rPr>
                  <m:sty m:val="p"/>
                </m:rPr>
                <m:t>)</m:t>
              </m:r>
              <m:r>
                <m:rPr>
                  <m:sty m:val="p"/>
                </m:rPr>
                <m:t>+</m:t>
              </m:r>
              <m:r>
                <m:t>b</m:t>
              </m:r>
              <m:r>
                <m:t>&amp;</m:t>
              </m:r>
              <m:r>
                <m:t>&amp;</m:t>
              </m:r>
              <m:r>
                <m:rPr>
                  <m:nor/>
                  <m:sty m:val="p"/>
                </m:rPr>
                <m:t>(homogeneity of </m:t>
              </m:r>
              <m:limLow>
                <m:e>
                  <m:r>
                    <m:t>x</m:t>
                  </m:r>
                </m:e>
                <m:lim>
                  <m:r>
                    <m:rPr>
                      <m:sty m:val="p"/>
                    </m:rPr>
                    <m:t>∼</m:t>
                  </m:r>
                </m:lim>
              </m:limLow>
              <m:r>
                <m:rPr>
                  <m:sty m:val="p"/>
                </m:rPr>
                <m:t>↦</m:t>
              </m:r>
              <m:sSup>
                <m:e>
                  <m:limLow>
                    <m:e>
                      <m:r>
                        <m:t>w</m:t>
                      </m:r>
                    </m:e>
                    <m:lim>
                      <m:r>
                        <m:rPr>
                          <m:sty m:val="p"/>
                        </m:rPr>
                        <m:t>∼</m:t>
                      </m:r>
                    </m:lim>
                  </m:limLow>
                </m:e>
                <m:sup>
                  <m:r>
                    <m:rPr>
                      <m:sty m:val="p"/>
                    </m:rPr>
                    <m:t>⊤</m:t>
                  </m:r>
                </m:sup>
              </m:sSup>
              <m:limLow>
                <m:e>
                  <m:r>
                    <m:t>x</m:t>
                  </m:r>
                </m:e>
                <m:lim>
                  <m:r>
                    <m:rPr>
                      <m:sty m:val="p"/>
                    </m:rPr>
                    <m:t>∼</m:t>
                  </m:r>
                </m:lim>
              </m:limLow>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limLow>
                    <m:e>
                      <m:r>
                        <m:t>w</m:t>
                      </m:r>
                    </m:e>
                    <m:lim>
                      <m:r>
                        <m:rPr>
                          <m:sty m:val="p"/>
                        </m:rPr>
                        <m:t>∼</m:t>
                      </m:r>
                    </m:lim>
                  </m:limLow>
                </m:e>
                <m:sup>
                  <m:r>
                    <m:rPr>
                      <m:sty m:val="p"/>
                    </m:rPr>
                    <m:t>⊤</m:t>
                  </m:r>
                </m:sup>
              </m:sSup>
              <m:limLow>
                <m:e>
                  <m:r>
                    <m:t>w</m:t>
                  </m:r>
                </m:e>
                <m:lim>
                  <m:r>
                    <m:rPr>
                      <m:sty m:val="p"/>
                    </m:rPr>
                    <m:t>∼</m:t>
                  </m:r>
                </m:lim>
              </m:limLow>
              <m:r>
                <m:rPr>
                  <m:sty m:val="p"/>
                </m:rPr>
                <m:t>=</m:t>
              </m:r>
              <m:limLow>
                <m:e>
                  <m:r>
                    <m:t>w</m:t>
                  </m:r>
                </m:e>
                <m:lim>
                  <m:r>
                    <m:rPr>
                      <m:sty m:val="p"/>
                    </m:rPr>
                    <m:t>∼</m:t>
                  </m:r>
                </m:lim>
              </m:limLow>
              <m:r>
                <m:rPr>
                  <m:sty m:val="p"/>
                </m:rPr>
                <m:t>⋅</m:t>
              </m:r>
              <m:limLow>
                <m:e>
                  <m:r>
                    <m:t>w</m:t>
                  </m:r>
                </m:e>
                <m:lim>
                  <m:r>
                    <m:rPr>
                      <m:sty m:val="p"/>
                    </m:rPr>
                    <m:t>∼</m:t>
                  </m:r>
                </m:lim>
              </m:limLow>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limLow>
              <m:e>
                <m:r>
                  <m:t>x</m:t>
                </m:r>
              </m:e>
              <m:lim>
                <m:r>
                  <m:rPr>
                    <m:sty m:val="p"/>
                  </m:rPr>
                  <m:t>∼</m:t>
                </m:r>
              </m:lim>
            </m:limLow>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limLow>
              <m:e>
                <m:r>
                  <m:t>x</m:t>
                </m:r>
              </m:e>
              <m:lim>
                <m:r>
                  <m:rPr>
                    <m:sty m:val="p"/>
                  </m:rPr>
                  <m:t>∼</m:t>
                </m:r>
              </m:lim>
            </m:limLow>
          </m:e>
          <m:sub>
            <m:r>
              <m:t>0</m:t>
            </m:r>
          </m:sub>
        </m:sSub>
        <m:r>
          <m:rPr>
            <m:sty m:val="p"/>
          </m:rPr>
          <m:t>∈</m:t>
        </m:r>
        <m:r>
          <m:rPr>
            <m:scr m:val="script"/>
            <m:sty m:val="p"/>
          </m:rPr>
          <m:t>H</m:t>
        </m:r>
      </m:oMath>
      <w:r>
        <w:t xml:space="preserve">, so</w:t>
      </w:r>
      <w:r>
        <w:t xml:space="preserve"> </w:t>
      </w:r>
      <m:oMath>
        <m:sSup>
          <m:e>
            <m:limLow>
              <m:e>
                <m:r>
                  <m:t>w</m:t>
                </m:r>
              </m:e>
              <m:lim>
                <m:r>
                  <m:rPr>
                    <m:sty m:val="p"/>
                  </m:rPr>
                  <m:t>∼</m:t>
                </m:r>
              </m:lim>
            </m:limLow>
          </m:e>
          <m:sup>
            <m:r>
              <m:rPr>
                <m:sty m:val="p"/>
              </m:rPr>
              <m:t>⊤</m:t>
            </m:r>
          </m:sup>
        </m:sSup>
        <m:sSub>
          <m:e>
            <m:limLow>
              <m:e>
                <m:r>
                  <m:t>x</m:t>
                </m:r>
              </m:e>
              <m:lim>
                <m:r>
                  <m:rPr>
                    <m:sty m:val="p"/>
                  </m:rPr>
                  <m:t>∼</m:t>
                </m:r>
              </m:lim>
            </m:limLow>
          </m:e>
          <m:sub>
            <m:r>
              <m:t>0</m:t>
            </m:r>
          </m:sub>
        </m:sSub>
        <m:r>
          <m:rPr>
            <m:sty m:val="p"/>
          </m:rPr>
          <m:t>=</m:t>
        </m:r>
        <m:r>
          <m:rPr>
            <m:sty m:val="p"/>
          </m:rPr>
          <m:t>−</m:t>
        </m:r>
        <m:r>
          <m:t>b</m:t>
        </m:r>
      </m:oMath>
      <w:r>
        <w:t xml:space="preserve">.</w:t>
      </w:r>
      <w:r>
        <w:t xml:space="preserve"> </w:t>
      </w:r>
      <w:r>
        <w:t xml:space="preserve">For any</w:t>
      </w:r>
      <w:r>
        <w:t xml:space="preserve"> </w:t>
      </w:r>
      <m:oMath>
        <m:limLow>
          <m:e>
            <m:r>
              <m:t>x</m:t>
            </m:r>
          </m:e>
          <m:lim>
            <m:r>
              <m:rPr>
                <m:sty m:val="p"/>
              </m:rPr>
              <m:t>∼</m:t>
            </m:r>
          </m:lim>
        </m:limLow>
        <m:r>
          <m:rPr>
            <m:sty m:val="p"/>
          </m:rPr>
          <m:t>∈</m:t>
        </m:r>
        <m:sSup>
          <m:e>
            <m:r>
              <m:rPr>
                <m:scr m:val="double-struck"/>
                <m:sty m:val="p"/>
              </m:rPr>
              <m:t>R</m:t>
            </m:r>
          </m:e>
          <m:sup>
            <m:r>
              <m:t>p</m:t>
            </m:r>
          </m:sup>
        </m:sSup>
      </m:oMath>
      <w:r>
        <w:t xml:space="preserve">,</w:t>
      </w:r>
    </w:p>
    <w:p>
      <w:pPr>
        <w:pStyle w:val="BodyText"/>
      </w:pPr>
      <m:oMathPara>
        <m:oMathParaPr>
          <m:jc m:val="center"/>
        </m:oMathParaPr>
        <m:oMath>
          <m:eqArr>
            <m:e>
              <m:sSup>
                <m:e>
                  <m:limLow>
                    <m:e>
                      <m:r>
                        <m:t>w</m:t>
                      </m:r>
                    </m:e>
                    <m:lim>
                      <m:r>
                        <m:rPr>
                          <m:sty m:val="p"/>
                        </m:rPr>
                        <m:t>∼</m:t>
                      </m:r>
                    </m:lim>
                  </m:limLow>
                </m:e>
                <m:sup>
                  <m:r>
                    <m:rPr>
                      <m:sty m:val="p"/>
                    </m:rPr>
                    <m:t>⊤</m:t>
                  </m:r>
                </m:sup>
              </m:sSup>
              <m:r>
                <m:rPr>
                  <m:sty m:val="p"/>
                </m:rPr>
                <m:t>(</m:t>
              </m:r>
              <m:limLow>
                <m:e>
                  <m:r>
                    <m:t>x</m:t>
                  </m:r>
                </m:e>
                <m:lim>
                  <m:r>
                    <m:rPr>
                      <m:sty m:val="p"/>
                    </m:rPr>
                    <m:t>∼</m:t>
                  </m:r>
                </m:lim>
              </m:limLow>
              <m:r>
                <m:rPr>
                  <m:sty m:val="p"/>
                </m:rPr>
                <m:t>−</m:t>
              </m:r>
              <m:sSub>
                <m:e>
                  <m:limLow>
                    <m:e>
                      <m:r>
                        <m:t>x</m:t>
                      </m:r>
                    </m:e>
                    <m:lim>
                      <m:r>
                        <m:rPr>
                          <m:sty m:val="p"/>
                        </m:rPr>
                        <m:t>∼</m:t>
                      </m:r>
                    </m:lim>
                  </m:limLow>
                </m:e>
                <m:sub>
                  <m:r>
                    <m:t>0</m:t>
                  </m:r>
                </m:sub>
              </m:sSub>
              <m:r>
                <m:rPr>
                  <m:sty m:val="p"/>
                </m:rPr>
                <m:t>)</m:t>
              </m:r>
              <m:r>
                <m:t>&amp;</m:t>
              </m:r>
              <m:r>
                <m:rPr>
                  <m:sty m:val="p"/>
                </m:rPr>
                <m:t>=</m:t>
              </m:r>
              <m:sSup>
                <m:e>
                  <m:limLow>
                    <m:e>
                      <m:r>
                        <m:t>w</m:t>
                      </m:r>
                    </m:e>
                    <m:lim>
                      <m:r>
                        <m:rPr>
                          <m:sty m:val="p"/>
                        </m:rPr>
                        <m:t>∼</m:t>
                      </m:r>
                    </m:lim>
                  </m:limLow>
                </m:e>
                <m:sup>
                  <m:r>
                    <m:rPr>
                      <m:sty m:val="p"/>
                    </m:rPr>
                    <m:t>⊤</m:t>
                  </m:r>
                </m:sup>
              </m:sSup>
              <m:limLow>
                <m:e>
                  <m:r>
                    <m:t>x</m:t>
                  </m:r>
                </m:e>
                <m:lim>
                  <m:r>
                    <m:rPr>
                      <m:sty m:val="p"/>
                    </m:rPr>
                    <m:t>∼</m:t>
                  </m:r>
                </m:lim>
              </m:limLow>
              <m:r>
                <m:rPr>
                  <m:sty m:val="p"/>
                </m:rPr>
                <m:t>−</m:t>
              </m:r>
              <m:sSup>
                <m:e>
                  <m:limLow>
                    <m:e>
                      <m:r>
                        <m:t>w</m:t>
                      </m:r>
                    </m:e>
                    <m:lim>
                      <m:r>
                        <m:rPr>
                          <m:sty m:val="p"/>
                        </m:rPr>
                        <m:t>∼</m:t>
                      </m:r>
                    </m:lim>
                  </m:limLow>
                </m:e>
                <m:sup>
                  <m:r>
                    <m:rPr>
                      <m:sty m:val="p"/>
                    </m:rPr>
                    <m:t>⊤</m:t>
                  </m:r>
                </m:sup>
              </m:sSup>
              <m:sSub>
                <m:e>
                  <m:limLow>
                    <m:e>
                      <m:r>
                        <m:t>x</m:t>
                      </m:r>
                    </m:e>
                    <m:lim>
                      <m:r>
                        <m:rPr>
                          <m:sty m:val="p"/>
                        </m:rPr>
                        <m:t>∼</m:t>
                      </m:r>
                    </m:lim>
                  </m:limLow>
                </m:e>
                <m:sub>
                  <m:r>
                    <m:t>0</m:t>
                  </m:r>
                </m:sub>
              </m:sSub>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rPr>
                  <m:sty m:val="p"/>
                </m:rPr>
                <m:t>(</m:t>
              </m:r>
              <m:r>
                <m:rPr>
                  <m:sty m:val="p"/>
                </m:rPr>
                <m:t>−</m:t>
              </m:r>
              <m:r>
                <m:t>b</m:t>
              </m:r>
              <m:r>
                <m:rPr>
                  <m:sty m:val="p"/>
                </m:rPr>
                <m:t>)</m:t>
              </m:r>
              <m:r>
                <m:t>&amp;</m:t>
              </m:r>
              <m:r>
                <m:t>&amp;</m:t>
              </m:r>
              <m:r>
                <m:rPr>
                  <m:nor/>
                  <m:sty m:val="p"/>
                </m:rPr>
                <m:t>(</m:t>
              </m:r>
              <m:sSub>
                <m:e>
                  <m:limLow>
                    <m:e>
                      <m:r>
                        <m:t>x</m:t>
                      </m:r>
                    </m:e>
                    <m:lim>
                      <m:r>
                        <m:rPr>
                          <m:sty m:val="p"/>
                        </m:rPr>
                        <m:t>∼</m:t>
                      </m:r>
                    </m:lim>
                  </m:limLow>
                </m:e>
                <m:sub>
                  <m:r>
                    <m:t>0</m:t>
                  </m:r>
                </m:sub>
              </m:sSub>
              <m:r>
                <m:rPr>
                  <m:sty m:val="p"/>
                </m:rPr>
                <m:t>∈</m:t>
              </m:r>
              <m:r>
                <m:rPr>
                  <m:scr m:val="script"/>
                  <m:sty m:val="p"/>
                </m:rPr>
                <m:t>H</m:t>
              </m:r>
              <m:r>
                <m:rPr>
                  <m:nor/>
                  <m:sty m:val="p"/>
                </m:rPr>
                <m:t>)</m:t>
              </m:r>
            </m:e>
            <m:e>
              <m:r>
                <m:t>&amp;</m:t>
              </m:r>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limLow>
          <m:e>
            <m:r>
              <m:t>x</m:t>
            </m:r>
          </m:e>
          <m:lim>
            <m:r>
              <m:rPr>
                <m:sty m:val="p"/>
              </m:rPr>
              <m:t>∼</m:t>
            </m:r>
          </m:lim>
        </m:limLow>
        <m:r>
          <m:rPr>
            <m:sty m:val="p"/>
          </m:rPr>
          <m:t>∈</m:t>
        </m:r>
        <m:r>
          <m:rPr>
            <m:scr m:val="script"/>
            <m:sty m:val="p"/>
          </m:rPr>
          <m:t>H</m:t>
        </m:r>
      </m:oMath>
      <w:r>
        <w:t xml:space="preserve"> </w:t>
      </w:r>
      <w:r>
        <w:t xml:space="preserve">exactly when</w:t>
      </w:r>
      <w:r>
        <w:t xml:space="preserve"> </w:t>
      </w:r>
      <m:oMath>
        <m:limLow>
          <m:e>
            <m:r>
              <m:t>x</m:t>
            </m:r>
          </m:e>
          <m:lim>
            <m:r>
              <m:rPr>
                <m:sty m:val="p"/>
              </m:rPr>
              <m:t>∼</m:t>
            </m:r>
          </m:lim>
        </m:limLow>
        <m:r>
          <m:rPr>
            <m:sty m:val="p"/>
          </m:rPr>
          <m:t>−</m:t>
        </m:r>
        <m:sSub>
          <m:e>
            <m:limLow>
              <m:e>
                <m:r>
                  <m:t>x</m:t>
                </m:r>
              </m:e>
              <m:lim>
                <m:r>
                  <m:rPr>
                    <m:sty m:val="p"/>
                  </m:rPr>
                  <m:t>∼</m:t>
                </m:r>
              </m:lim>
            </m:limLow>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limLow>
          <m:e>
            <m:r>
              <m:t>x</m:t>
            </m:r>
          </m:e>
          <m:lim>
            <m:r>
              <m:rPr>
                <m:sty m:val="p"/>
              </m:rPr>
              <m:t>∼</m:t>
            </m:r>
          </m:lim>
        </m:limLow>
        <m:r>
          <m:rPr>
            <m:sty m:val="p"/>
          </m:rPr>
          <m:t>=</m:t>
        </m:r>
        <m:sSub>
          <m:e>
            <m:limLow>
              <m:e>
                <m:r>
                  <m:t>x</m:t>
                </m:r>
              </m:e>
              <m:lim>
                <m:r>
                  <m:rPr>
                    <m:sty m:val="p"/>
                  </m:rPr>
                  <m:t>∼</m:t>
                </m:r>
              </m:lim>
            </m:limLow>
          </m:e>
          <m:sub>
            <m:r>
              <m:t>0</m:t>
            </m:r>
          </m:sub>
        </m:sSub>
        <m:r>
          <m:rPr>
            <m:sty m:val="p"/>
          </m:rPr>
          <m:t>+</m:t>
        </m:r>
        <m:limLow>
          <m:e>
            <m:r>
              <m:t>s</m:t>
            </m:r>
          </m:e>
          <m:lim>
            <m:r>
              <m:rPr>
                <m:sty m:val="p"/>
              </m:rPr>
              <m:t>∼</m:t>
            </m:r>
          </m:lim>
        </m:limLow>
      </m:oMath>
      <w:r>
        <w:t xml:space="preserve"> </w:t>
      </w:r>
      <w:r>
        <w:t xml:space="preserve">with</w:t>
      </w:r>
      <w:r>
        <w:t xml:space="preserve"> </w:t>
      </w:r>
      <m:oMath>
        <m:limLow>
          <m:e>
            <m:r>
              <m:t>s</m:t>
            </m:r>
          </m:e>
          <m:lim>
            <m:r>
              <m:rPr>
                <m:sty m:val="p"/>
              </m:rPr>
              <m:t>∼</m:t>
            </m:r>
          </m:lim>
        </m:limLow>
        <m:r>
          <m:rPr>
            <m:sty m:val="p"/>
          </m:rPr>
          <m:t>=</m:t>
        </m:r>
        <m:limLow>
          <m:e>
            <m:r>
              <m:t>x</m:t>
            </m:r>
          </m:e>
          <m:lim>
            <m:r>
              <m:rPr>
                <m:sty m:val="p"/>
              </m:rPr>
              <m:t>∼</m:t>
            </m:r>
          </m:lim>
        </m:limLow>
        <m:r>
          <m:rPr>
            <m:sty m:val="p"/>
          </m:rPr>
          <m:t>−</m:t>
        </m:r>
        <m:sSub>
          <m:e>
            <m:limLow>
              <m:e>
                <m:r>
                  <m:t>x</m:t>
                </m:r>
              </m:e>
              <m:lim>
                <m:r>
                  <m:rPr>
                    <m:sty m:val="p"/>
                  </m:rPr>
                  <m:t>∼</m:t>
                </m:r>
              </m:lim>
            </m:limLow>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59</w:t>
        </w:r>
      </w:hyperlink>
      <w:r>
        <w:t xml:space="preserve">.</w:t>
      </w:r>
    </w:p>
    <w:p>
      <w:pPr>
        <w:pStyle w:val="BodyText"/>
      </w:pPr>
      <w:r>
        <w:rPr>
          <w:b/>
          <w:bCs/>
        </w:rPr>
        <w:t xml:space="preserve">Part 3.</w:t>
      </w:r>
      <w:r>
        <w:t xml:space="preserve"> </w:t>
      </w:r>
      <w:r>
        <w:t xml:space="preserve">For</w:t>
      </w:r>
      <w:r>
        <w:t xml:space="preserve"> </w:t>
      </w:r>
      <m:oMath>
        <m:limLow>
          <m:e>
            <m:r>
              <m:t>x</m:t>
            </m:r>
          </m:e>
          <m:lim>
            <m:r>
              <m:rPr>
                <m:sty m:val="p"/>
              </m:rPr>
              <m:t>∼</m:t>
            </m:r>
          </m:lim>
        </m:limLow>
        <m:r>
          <m:rPr>
            <m:sty m:val="p"/>
          </m:rPr>
          <m:t>,</m:t>
        </m:r>
        <m:limLow>
          <m:e>
            <m:r>
              <m:t>y</m:t>
            </m:r>
          </m:e>
          <m:lim>
            <m:r>
              <m:rPr>
                <m:sty m:val="p"/>
              </m:rPr>
              <m:t>∼</m:t>
            </m:r>
          </m:lim>
        </m:limLow>
        <m:r>
          <m:rPr>
            <m:sty m:val="p"/>
          </m:rPr>
          <m:t>∈</m:t>
        </m:r>
        <m:r>
          <m:rPr>
            <m:scr m:val="script"/>
            <m:sty m:val="p"/>
          </m:rPr>
          <m:t>H</m:t>
        </m:r>
      </m:oMath>
      <w:r>
        <w:t xml:space="preserve">, both</w:t>
      </w:r>
      <w:r>
        <w:t xml:space="preserve"> </w:t>
      </w:r>
      <m:oMath>
        <m:sSup>
          <m:e>
            <m:limLow>
              <m:e>
                <m:r>
                  <m:t>w</m:t>
                </m:r>
              </m:e>
              <m:lim>
                <m:r>
                  <m:rPr>
                    <m:sty m:val="p"/>
                  </m:rPr>
                  <m:t>∼</m:t>
                </m:r>
              </m:lim>
            </m:limLow>
          </m:e>
          <m:sup>
            <m:r>
              <m:rPr>
                <m:sty m:val="p"/>
              </m:rPr>
              <m:t>⊤</m:t>
            </m:r>
          </m:sup>
        </m:sSup>
        <m:limLow>
          <m:e>
            <m:r>
              <m:t>x</m:t>
            </m:r>
          </m:e>
          <m:lim>
            <m:r>
              <m:rPr>
                <m:sty m:val="p"/>
              </m:rPr>
              <m:t>∼</m:t>
            </m:r>
          </m:lim>
        </m:limLow>
      </m:oMath>
      <w:r>
        <w:t xml:space="preserve"> </w:t>
      </w:r>
      <w:r>
        <w:t xml:space="preserve">and</w:t>
      </w:r>
      <w:r>
        <w:t xml:space="preserve"> </w:t>
      </w:r>
      <m:oMath>
        <m:sSup>
          <m:e>
            <m:limLow>
              <m:e>
                <m:r>
                  <m:t>w</m:t>
                </m:r>
              </m:e>
              <m:lim>
                <m:r>
                  <m:rPr>
                    <m:sty m:val="p"/>
                  </m:rPr>
                  <m:t>∼</m:t>
                </m:r>
              </m:lim>
            </m:limLow>
          </m:e>
          <m:sup>
            <m:r>
              <m:rPr>
                <m:sty m:val="p"/>
              </m:rPr>
              <m:t>⊤</m:t>
            </m:r>
          </m:sup>
        </m:sSup>
        <m:limLow>
          <m:e>
            <m:r>
              <m:t>y</m:t>
            </m:r>
          </m:e>
          <m:lim>
            <m:r>
              <m:rPr>
                <m:sty m:val="p"/>
              </m:rPr>
              <m:t>∼</m:t>
            </m:r>
          </m:lim>
        </m:limLow>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limLow>
                <m:e>
                  <m:r>
                    <m:t>w</m:t>
                  </m:r>
                </m:e>
                <m:lim>
                  <m:r>
                    <m:rPr>
                      <m:sty m:val="p"/>
                    </m:rPr>
                    <m:t>∼</m:t>
                  </m:r>
                </m:lim>
              </m:limLow>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sSup>
                <m:e>
                  <m:limLow>
                    <m:e>
                      <m:r>
                        <m:t>w</m:t>
                      </m:r>
                    </m:e>
                    <m:lim>
                      <m:r>
                        <m:rPr>
                          <m:sty m:val="p"/>
                        </m:rPr>
                        <m:t>∼</m:t>
                      </m:r>
                    </m:lim>
                  </m:limLow>
                </m:e>
                <m:sup>
                  <m:r>
                    <m:rPr>
                      <m:sty m:val="p"/>
                    </m:rPr>
                    <m:t>⊤</m:t>
                  </m:r>
                </m:sup>
              </m:sSup>
              <m:limLow>
                <m:e>
                  <m:r>
                    <m:t>x</m:t>
                  </m:r>
                </m:e>
                <m:lim>
                  <m:r>
                    <m:rPr>
                      <m:sty m:val="p"/>
                    </m:rPr>
                    <m:t>∼</m:t>
                  </m:r>
                </m:lim>
              </m:limLow>
              <m:r>
                <m:rPr>
                  <m:sty m:val="p"/>
                </m:rPr>
                <m:t>−</m:t>
              </m:r>
              <m:sSup>
                <m:e>
                  <m:limLow>
                    <m:e>
                      <m:r>
                        <m:t>w</m:t>
                      </m:r>
                    </m:e>
                    <m:lim>
                      <m:r>
                        <m:rPr>
                          <m:sty m:val="p"/>
                        </m:rPr>
                        <m:t>∼</m:t>
                      </m:r>
                    </m:lim>
                  </m:limLow>
                </m:e>
                <m:sup>
                  <m:r>
                    <m:rPr>
                      <m:sty m:val="p"/>
                    </m:rPr>
                    <m:t>⊤</m:t>
                  </m:r>
                </m:sup>
              </m:sSup>
              <m:limLow>
                <m:e>
                  <m:r>
                    <m:t>y</m:t>
                  </m:r>
                </m:e>
                <m:lim>
                  <m:r>
                    <m:rPr>
                      <m:sty m:val="p"/>
                    </m:rPr>
                    <m:t>∼</m:t>
                  </m:r>
                </m:lim>
              </m:limLow>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limLow>
                <m:e>
                  <m:r>
                    <m:t>x</m:t>
                  </m:r>
                </m:e>
                <m:lim>
                  <m:r>
                    <m:rPr>
                      <m:sty m:val="p"/>
                    </m:rPr>
                    <m:t>∼</m:t>
                  </m:r>
                </m:lim>
              </m:limLow>
              <m:r>
                <m:rPr>
                  <m:sty m:val="p"/>
                </m:rPr>
                <m:t>,</m:t>
              </m:r>
              <m:limLow>
                <m:e>
                  <m:r>
                    <m:t>y</m:t>
                  </m:r>
                </m:e>
                <m:lim>
                  <m:r>
                    <m:rPr>
                      <m:sty m:val="p"/>
                    </m:rPr>
                    <m:t>∼</m:t>
                  </m:r>
                </m:lim>
              </m:limLow>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79" w:name="exm-hyperplane-subspace"/>
    <w:p>
      <w:pPr>
        <w:pStyle w:val="FirstParagraph"/>
      </w:pPr>
      <w:r>
        <w:rPr>
          <w:b/>
          <w:bCs/>
        </w:rPr>
        <w:t xml:space="preserve">Example 73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limLow>
          <m:e>
            <m:r>
              <m:t>w</m:t>
            </m:r>
          </m:e>
          <m:lim>
            <m:r>
              <m:rPr>
                <m:sty m:val="p"/>
              </m:rPr>
              <m:t>∼</m:t>
            </m:r>
          </m:lim>
        </m:limLow>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limLow>
              <m:e>
                <m:r>
                  <m:t>x</m:t>
                </m:r>
              </m:e>
              <m:lim>
                <m:r>
                  <m:rPr>
                    <m:sty m:val="p"/>
                  </m:rPr>
                  <m:t>∼</m:t>
                </m:r>
              </m:lim>
            </m:limLow>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39</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limLow>
              <m:e>
                <m:r>
                  <m:t>x</m:t>
                </m:r>
              </m:e>
              <m:lim>
                <m:r>
                  <m:rPr>
                    <m:sty m:val="p"/>
                  </m:rPr>
                  <m:t>∼</m:t>
                </m:r>
              </m:lim>
            </m:limLow>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m:oMath>
        <m:sSub>
          <m:e>
            <m:limLow>
              <m:e>
                <m:r>
                  <m:t>x</m:t>
                </m:r>
              </m:e>
              <m:lim>
                <m:r>
                  <m:rPr>
                    <m:sty m:val="p"/>
                  </m:rPr>
                  <m:t>∼</m:t>
                </m:r>
              </m:lim>
            </m:limLow>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limLow>
          <m:e>
            <m:r>
              <m:t>y</m:t>
            </m:r>
          </m:e>
          <m:lim>
            <m:r>
              <m:rPr>
                <m:sty m:val="p"/>
              </m:rPr>
              <m:t>∼</m:t>
            </m:r>
          </m:lim>
        </m:limLow>
        <m:r>
          <m:rPr>
            <m:sty m:val="p"/>
          </m:rPr>
          <m:t>=</m:t>
        </m:r>
        <m:r>
          <m:rPr>
            <m:sty m:val="p"/>
          </m:rPr>
          <m:t>(</m:t>
        </m:r>
        <m:r>
          <m:t>0</m:t>
        </m:r>
        <m:r>
          <m:rPr>
            <m:sty m:val="p"/>
          </m:rPr>
          <m:t>,</m:t>
        </m:r>
        <m:r>
          <m:t>1</m:t>
        </m:r>
        <m:r>
          <m:rPr>
            <m:sty m:val="p"/>
          </m:rPr>
          <m:t>,</m:t>
        </m:r>
        <m:r>
          <m:t>0</m:t>
        </m:r>
        <m:r>
          <m:rPr>
            <m:sty m:val="p"/>
          </m:rPr>
          <m:t>)</m:t>
        </m:r>
      </m:oMath>
      <w:r>
        <w:t xml:space="preserve">.</w:t>
      </w:r>
    </w:p>
    <w:p>
      <w:pPr>
        <w:numPr>
          <w:ilvl w:val="0"/>
          <w:numId w:val="1029"/>
        </w:numPr>
      </w:pPr>
      <w:r>
        <w:t xml:space="preserve">Their difference</w:t>
      </w:r>
      <w:r>
        <w:t xml:space="preserve"> </w:t>
      </w:r>
      <m:oMath>
        <m:limLow>
          <m:e>
            <m:r>
              <m:t>y</m:t>
            </m:r>
          </m:e>
          <m:lim>
            <m:r>
              <m:rPr>
                <m:sty m:val="p"/>
              </m:rPr>
              <m:t>∼</m:t>
            </m:r>
          </m:lim>
        </m:limLow>
        <m:r>
          <m:rPr>
            <m:sty m:val="p"/>
          </m:rPr>
          <m:t>−</m:t>
        </m:r>
        <m:sSub>
          <m:e>
            <m:limLow>
              <m:e>
                <m:r>
                  <m:t>x</m:t>
                </m:r>
              </m:e>
              <m:lim>
                <m:r>
                  <m:rPr>
                    <m:sty m:val="p"/>
                  </m:rPr>
                  <m:t>∼</m:t>
                </m:r>
              </m:lim>
            </m:limLow>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limLow>
          <m:e>
            <m:r>
              <m:t>y</m:t>
            </m:r>
          </m:e>
          <m:lim>
            <m:r>
              <m:rPr>
                <m:sty m:val="p"/>
              </m:rPr>
              <m:t>∼</m:t>
            </m:r>
          </m:lim>
        </m:limLow>
        <m:r>
          <m:rPr>
            <m:sty m:val="p"/>
          </m:rPr>
          <m:t>=</m:t>
        </m:r>
        <m:sSub>
          <m:e>
            <m:limLow>
              <m:e>
                <m:r>
                  <m:t>x</m:t>
                </m:r>
              </m:e>
              <m:lim>
                <m:r>
                  <m:rPr>
                    <m:sty m:val="p"/>
                  </m:rPr>
                  <m:t>∼</m:t>
                </m:r>
              </m:lim>
            </m:limLow>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limLow>
                <m:e>
                  <m:r>
                    <m:t>w</m:t>
                  </m:r>
                </m:e>
                <m:lim>
                  <m:r>
                    <m:rPr>
                      <m:sty m:val="p"/>
                    </m:rPr>
                    <m:t>∼</m:t>
                  </m:r>
                </m:lim>
              </m:limLow>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9"/>
        </w:numPr>
      </w:pPr>
      <w:r>
        <w:t xml:space="preserve">The point built in the proof is</w:t>
      </w:r>
    </w:p>
    <w:p>
      <w:pPr>
        <w:pStyle w:val="BodyText"/>
      </w:pPr>
      <m:oMathPara>
        <m:oMathParaPr>
          <m:jc m:val="center"/>
        </m:oMathParaPr>
        <m:oMath>
          <m:eqArr>
            <m:e>
              <m:sSup>
                <m:e>
                  <m:limLow>
                    <m:e>
                      <m:r>
                        <m:t>x</m:t>
                      </m:r>
                    </m:e>
                    <m:lim>
                      <m:r>
                        <m:rPr>
                          <m:sty m:val="p"/>
                        </m:rPr>
                        <m:t>∼</m:t>
                      </m:r>
                    </m:lim>
                  </m:limLow>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79"/>
    <w:bookmarkStart w:id="280" w:name="thm-hyperplane-origin"/>
    <w:p>
      <w:pPr>
        <w:pStyle w:val="FirstParagraph"/>
      </w:pPr>
      <w:r>
        <w:rPr>
          <w:b/>
          <w:bCs/>
        </w:rPr>
        <w:t xml:space="preserve">Theorem 43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limLow>
              <m:e>
                <m:r>
                  <m:t>w</m:t>
                </m:r>
              </m:e>
              <m:lim>
                <m:r>
                  <m:rPr>
                    <m:sty m:val="p"/>
                  </m:rPr>
                  <m:t>∼</m:t>
                </m:r>
              </m:lim>
            </m:limLow>
            <m:r>
              <m:rPr>
                <m:sty m:val="p"/>
              </m:rPr>
              <m:t>⋅</m:t>
            </m:r>
            <m:limLow>
              <m:e>
                <m:r>
                  <m:t>x</m:t>
                </m:r>
              </m:e>
              <m:lim>
                <m:r>
                  <m:rPr>
                    <m:sty m:val="p"/>
                  </m:rPr>
                  <m:t>∼</m:t>
                </m:r>
              </m:lim>
            </m:limLow>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41</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m:oMath>
        <m:limLow>
          <m:e>
            <m:r>
              <m:t>0</m:t>
            </m:r>
          </m:e>
          <m:lim>
            <m:r>
              <m:rPr>
                <m:sty m:val="p"/>
              </m:rPr>
              <m:t>∼</m:t>
            </m:r>
          </m:lim>
        </m:limLow>
      </m:oMath>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limLow>
                  <m:e>
                    <m:r>
                      <m:t>x</m:t>
                    </m:r>
                  </m:e>
                  <m:lim>
                    <m:r>
                      <m:rPr>
                        <m:sty m:val="p"/>
                      </m:rPr>
                      <m:t>∼</m:t>
                    </m:r>
                  </m:lim>
                </m:limLow>
              </m:e>
              <m:sub>
                <m:r>
                  <m:t>0</m:t>
                </m:r>
              </m:sub>
            </m:sSub>
            <m:r>
              <m:rPr>
                <m:sty m:val="p"/>
              </m:rPr>
              <m:t>+</m:t>
            </m:r>
            <m:r>
              <m:t>t</m:t>
            </m:r>
            <m:r>
              <m:t> </m:t>
            </m:r>
            <m:limLow>
              <m:e>
                <m:r>
                  <m:t>v</m:t>
                </m:r>
              </m:e>
              <m:lim>
                <m:r>
                  <m:rPr>
                    <m:sty m:val="p"/>
                  </m:rPr>
                  <m:t>∼</m:t>
                </m:r>
              </m:lim>
            </m:limLow>
            <m:r>
              <m:rPr>
                <m:sty m:val="p"/>
              </m:rPr>
              <m:t>:</m:t>
            </m:r>
            <m:r>
              <m:t>t</m:t>
            </m:r>
            <m:r>
              <m:rPr>
                <m:sty m:val="p"/>
              </m:rPr>
              <m:t>∈</m:t>
            </m:r>
            <m:r>
              <m:rPr>
                <m:scr m:val="double-struck"/>
                <m:sty m:val="p"/>
              </m:rPr>
              <m:t>R</m:t>
            </m:r>
          </m:e>
        </m:d>
        <m:r>
          <m:t>​</m:t>
        </m:r>
      </m:oMath>
      <w:r>
        <w:t xml:space="preserve"> </w:t>
      </w:r>
      <w:r>
        <w:t xml:space="preserve">for some</w:t>
      </w:r>
      <w:r>
        <w:t xml:space="preserve"> </w:t>
      </w:r>
      <m:oMath>
        <m:sSub>
          <m:e>
            <m:limLow>
              <m:e>
                <m:r>
                  <m:t>x</m:t>
                </m:r>
              </m:e>
              <m:lim>
                <m:r>
                  <m:rPr>
                    <m:sty m:val="p"/>
                  </m:rPr>
                  <m:t>∼</m:t>
                </m:r>
              </m:lim>
            </m:limLow>
          </m:e>
          <m:sub>
            <m:r>
              <m:t>0</m:t>
            </m:r>
          </m:sub>
        </m:sSub>
        <m:r>
          <m:rPr>
            <m:sty m:val="p"/>
          </m:rPr>
          <m:t>∈</m:t>
        </m:r>
        <m:sSup>
          <m:e>
            <m:r>
              <m:rPr>
                <m:scr m:val="double-struck"/>
                <m:sty m:val="p"/>
              </m:rPr>
              <m:t>R</m:t>
            </m:r>
          </m:e>
          <m:sup>
            <m:r>
              <m:t>2</m:t>
            </m:r>
          </m:sup>
        </m:sSup>
      </m:oMath>
      <w:r>
        <w:t xml:space="preserve"> </w:t>
      </w:r>
      <w:r>
        <w:t xml:space="preserve">and some nonzero</w:t>
      </w:r>
      <w:r>
        <w:t xml:space="preserve"> </w:t>
      </w:r>
      <m:oMath>
        <m:limLow>
          <m:e>
            <m:r>
              <m:t>v</m:t>
            </m:r>
          </m:e>
          <m:lim>
            <m:r>
              <m:rPr>
                <m:sty m:val="p"/>
              </m:rPr>
              <m:t>∼</m:t>
            </m:r>
          </m:lim>
        </m:limLow>
        <m:r>
          <m:rPr>
            <m:sty m:val="p"/>
          </m:rPr>
          <m:t>∈</m:t>
        </m:r>
        <m:sSup>
          <m:e>
            <m:r>
              <m:rPr>
                <m:scr m:val="double-struck"/>
                <m:sty m:val="p"/>
              </m:rPr>
              <m:t>R</m:t>
            </m:r>
          </m:e>
          <m:sup>
            <m:r>
              <m:t>2</m:t>
            </m:r>
          </m:sup>
        </m:sSup>
      </m:oMath>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limLow>
                  <m:e>
                    <m:r>
                      <m:t>x</m:t>
                    </m:r>
                  </m:e>
                  <m:lim>
                    <m:r>
                      <m:rPr>
                        <m:sty m:val="p"/>
                      </m:rPr>
                      <m:t>∼</m:t>
                    </m:r>
                  </m:lim>
                </m:limLow>
              </m:e>
              <m:sub>
                <m:r>
                  <m:t>0</m:t>
                </m:r>
              </m:sub>
            </m:sSub>
            <m:r>
              <m:rPr>
                <m:sty m:val="p"/>
              </m:rPr>
              <m:t>+</m:t>
            </m:r>
            <m:r>
              <m:t>s</m:t>
            </m:r>
            <m:r>
              <m:t> </m:t>
            </m:r>
            <m:sSub>
              <m:e>
                <m:limLow>
                  <m:e>
                    <m:r>
                      <m:t>v</m:t>
                    </m:r>
                  </m:e>
                  <m:lim>
                    <m:r>
                      <m:rPr>
                        <m:sty m:val="p"/>
                      </m:rPr>
                      <m:t>∼</m:t>
                    </m:r>
                  </m:lim>
                </m:limLow>
              </m:e>
              <m:sub>
                <m:r>
                  <m:t>1</m:t>
                </m:r>
              </m:sub>
            </m:sSub>
            <m:r>
              <m:rPr>
                <m:sty m:val="p"/>
              </m:rPr>
              <m:t>+</m:t>
            </m:r>
            <m:r>
              <m:t>t</m:t>
            </m:r>
            <m:r>
              <m:t> </m:t>
            </m:r>
            <m:sSub>
              <m:e>
                <m:limLow>
                  <m:e>
                    <m:r>
                      <m:t>v</m:t>
                    </m:r>
                  </m:e>
                  <m:lim>
                    <m:r>
                      <m:rPr>
                        <m:sty m:val="p"/>
                      </m:rPr>
                      <m:t>∼</m:t>
                    </m:r>
                  </m:lim>
                </m:limLow>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limLow>
              <m:e>
                <m:r>
                  <m:t>x</m:t>
                </m:r>
              </m:e>
              <m:lim>
                <m:r>
                  <m:rPr>
                    <m:sty m:val="p"/>
                  </m:rPr>
                  <m:t>∼</m:t>
                </m:r>
              </m:lim>
            </m:limLow>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limLow>
              <m:e>
                <m:r>
                  <m:t>v</m:t>
                </m:r>
              </m:e>
              <m:lim>
                <m:r>
                  <m:rPr>
                    <m:sty m:val="p"/>
                  </m:rPr>
                  <m:t>∼</m:t>
                </m:r>
              </m:lim>
            </m:limLow>
          </m:e>
          <m:sub>
            <m:r>
              <m:t>1</m:t>
            </m:r>
          </m:sub>
        </m:sSub>
        <m:r>
          <m:rPr>
            <m:sty m:val="p"/>
          </m:rPr>
          <m:t>,</m:t>
        </m:r>
        <m:sSub>
          <m:e>
            <m:limLow>
              <m:e>
                <m:r>
                  <m:t>v</m:t>
                </m:r>
              </m:e>
              <m:lim>
                <m:r>
                  <m:rPr>
                    <m:sty m:val="p"/>
                  </m:rPr>
                  <m:t>∼</m:t>
                </m:r>
              </m:lim>
            </m:limLow>
          </m:e>
          <m:sub>
            <m:r>
              <m:t>2</m:t>
            </m:r>
          </m:sub>
        </m:sSub>
        <m:r>
          <m:rPr>
            <m:sty m:val="p"/>
          </m:rPr>
          <m:t>∈</m:t>
        </m:r>
        <m:sSup>
          <m:e>
            <m:r>
              <m:rPr>
                <m:scr m:val="double-struck"/>
                <m:sty m:val="p"/>
              </m:rPr>
              <m:t>R</m:t>
            </m:r>
          </m:e>
          <m:sup>
            <m:r>
              <m:t>3</m:t>
            </m:r>
          </m:sup>
        </m:sSup>
      </m:oMath>
      <w:r>
        <w:t xml:space="preserve">.</w:t>
      </w:r>
    </w:p>
    <w:bookmarkEnd w:id="280"/>
    <w:p>
      <w:pPr>
        <w:pStyle w:val="FirstParagraph"/>
      </w:pPr>
      <w:r>
        <w:rPr>
          <w:i/>
          <w:iCs/>
        </w:rPr>
        <w:t xml:space="preserve">Proof</w:t>
      </w:r>
      <w:r>
        <w:t xml:space="preserve">. </w:t>
      </w:r>
      <w:r>
        <w:rPr>
          <w:b/>
          <w:bCs/>
        </w:rPr>
        <w:t xml:space="preserve">Part 1.</w:t>
      </w:r>
      <w:r>
        <w:t xml:space="preserve"> </w:t>
      </w:r>
      <w:r>
        <w:t xml:space="preserve">Since</w:t>
      </w:r>
      <w:r>
        <w:t xml:space="preserve"> </w:t>
      </w:r>
      <m:oMath>
        <m:limLow>
          <m:e>
            <m:r>
              <m:t>w</m:t>
            </m:r>
          </m:e>
          <m:lim>
            <m:r>
              <m:rPr>
                <m:sty m:val="p"/>
              </m:rPr>
              <m:t>∼</m:t>
            </m:r>
          </m:lim>
        </m:limLow>
        <m:r>
          <m:rPr>
            <m:sty m:val="p"/>
          </m:rPr>
          <m:t>⋅</m:t>
        </m:r>
        <m:limLow>
          <m:e>
            <m:r>
              <m:t>0</m:t>
            </m:r>
          </m:e>
          <m:lim>
            <m:r>
              <m:rPr>
                <m:sty m:val="p"/>
              </m:rPr>
              <m:t>∼</m:t>
            </m:r>
          </m:lim>
        </m:limLow>
        <m:r>
          <m:rPr>
            <m:sty m:val="p"/>
          </m:rPr>
          <m:t>=</m:t>
        </m:r>
        <m:r>
          <m:t>0</m:t>
        </m:r>
      </m:oMath>
      <w:r>
        <w:t xml:space="preserve">,</w:t>
      </w:r>
    </w:p>
    <w:p>
      <w:pPr>
        <w:pStyle w:val="BodyText"/>
      </w:pPr>
      <m:oMathPara>
        <m:oMathParaPr>
          <m:jc m:val="center"/>
        </m:oMathParaPr>
        <m:oMath>
          <m:eqArr>
            <m:e>
              <m:limLow>
                <m:e>
                  <m:r>
                    <m:t>w</m:t>
                  </m:r>
                </m:e>
                <m:lim>
                  <m:r>
                    <m:rPr>
                      <m:sty m:val="p"/>
                    </m:rPr>
                    <m:t>∼</m:t>
                  </m:r>
                </m:lim>
              </m:limLow>
              <m:r>
                <m:rPr>
                  <m:sty m:val="p"/>
                </m:rPr>
                <m:t>⋅</m:t>
              </m:r>
              <m:limLow>
                <m:e>
                  <m:r>
                    <m:t>0</m:t>
                  </m:r>
                </m:e>
                <m:lim>
                  <m:r>
                    <m:rPr>
                      <m:sty m:val="p"/>
                    </m:rPr>
                    <m:t>∼</m:t>
                  </m:r>
                </m:lim>
              </m:limLow>
              <m:r>
                <m:rPr>
                  <m:sty m:val="p"/>
                </m:rPr>
                <m:t>+</m:t>
              </m:r>
              <m:r>
                <m:t>b</m:t>
              </m:r>
              <m:r>
                <m:t>&amp;</m:t>
              </m:r>
              <m:r>
                <m:rPr>
                  <m:sty m:val="p"/>
                </m:rPr>
                <m:t>=</m:t>
              </m:r>
              <m:r>
                <m:t>0</m:t>
              </m:r>
              <m:r>
                <m:rPr>
                  <m:sty m:val="p"/>
                </m:rPr>
                <m:t>+</m:t>
              </m:r>
              <m:r>
                <m:t>b</m:t>
              </m:r>
              <m:r>
                <m:t>&amp;</m:t>
              </m:r>
              <m:r>
                <m:t>&amp;</m:t>
              </m:r>
              <m:r>
                <m:rPr>
                  <m:nor/>
                  <m:sty m:val="p"/>
                </m:rPr>
                <m:t>(the dot product with </m:t>
              </m:r>
              <m:limLow>
                <m:e>
                  <m:r>
                    <m:t>0</m:t>
                  </m:r>
                </m:e>
                <m:lim>
                  <m:r>
                    <m:rPr>
                      <m:sty m:val="p"/>
                    </m:rPr>
                    <m:t>∼</m:t>
                  </m:r>
                </m:lim>
              </m:limLow>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limLow>
          <m:e>
            <m:r>
              <m:t>0</m:t>
            </m:r>
          </m:e>
          <m:lim>
            <m:r>
              <m:rPr>
                <m:sty m:val="p"/>
              </m:rPr>
              <m:t>∼</m:t>
            </m:r>
          </m:lim>
        </m:limLow>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42</w:t>
        </w:r>
      </w:hyperlink>
      <w:r>
        <w:t xml:space="preserve">,</w:t>
      </w:r>
      <w:r>
        <w:t xml:space="preserve"> </w:t>
      </w:r>
      <m:oMath>
        <m:r>
          <m:rPr>
            <m:scr m:val="script"/>
            <m:sty m:val="p"/>
          </m:rPr>
          <m:t>H</m:t>
        </m:r>
        <m:r>
          <m:rPr>
            <m:sty m:val="p"/>
          </m:rPr>
          <m:t>=</m:t>
        </m:r>
        <m:r>
          <m:t>​</m:t>
        </m:r>
        <m:d>
          <m:dPr>
            <m:begChr m:val="{"/>
            <m:sepChr m:val=""/>
            <m:endChr m:val="}"/>
            <m:grow/>
          </m:dPr>
          <m:e>
            <m:sSub>
              <m:e>
                <m:limLow>
                  <m:e>
                    <m:r>
                      <m:t>x</m:t>
                    </m:r>
                  </m:e>
                  <m:lim>
                    <m:r>
                      <m:rPr>
                        <m:sty m:val="p"/>
                      </m:rPr>
                      <m:t>∼</m:t>
                    </m:r>
                  </m:lim>
                </m:limLow>
              </m:e>
              <m:sub>
                <m:r>
                  <m:t>0</m:t>
                </m:r>
              </m:sub>
            </m:sSub>
            <m:r>
              <m:rPr>
                <m:sty m:val="p"/>
              </m:rPr>
              <m:t>+</m:t>
            </m:r>
            <m:limLow>
              <m:e>
                <m:r>
                  <m:t>s</m:t>
                </m:r>
              </m:e>
              <m:lim>
                <m:r>
                  <m:rPr>
                    <m:sty m:val="p"/>
                  </m:rPr>
                  <m:t>∼</m:t>
                </m:r>
              </m:lim>
            </m:limLow>
            <m:r>
              <m:rPr>
                <m:sty m:val="p"/>
              </m:rPr>
              <m:t>:</m:t>
            </m:r>
            <m:limLow>
              <m:e>
                <m:r>
                  <m:t>s</m:t>
                </m:r>
              </m:e>
              <m:lim>
                <m:r>
                  <m:rPr>
                    <m:sty m:val="p"/>
                  </m:rPr>
                  <m:t>∼</m:t>
                </m:r>
              </m:lim>
            </m:limLow>
            <m:r>
              <m:rPr>
                <m:sty m:val="p"/>
              </m:rPr>
              <m:t>∈</m:t>
            </m:r>
            <m:sSub>
              <m:e>
                <m:r>
                  <m:rPr>
                    <m:scr m:val="script"/>
                    <m:sty m:val="p"/>
                  </m:rPr>
                  <m:t>H</m:t>
                </m:r>
              </m:e>
              <m:sub>
                <m:r>
                  <m:t>0</m:t>
                </m:r>
              </m:sub>
            </m:sSub>
          </m:e>
        </m:d>
        <m:r>
          <m:t>​</m:t>
        </m:r>
      </m:oMath>
      <w:r>
        <w:t xml:space="preserve"> </w:t>
      </w:r>
      <w:r>
        <w:t xml:space="preserve">for any</w:t>
      </w:r>
      <w:r>
        <w:t xml:space="preserve"> </w:t>
      </w:r>
      <m:oMath>
        <m:sSub>
          <m:e>
            <m:limLow>
              <m:e>
                <m:r>
                  <m:t>x</m:t>
                </m:r>
              </m:e>
              <m:lim>
                <m:r>
                  <m:rPr>
                    <m:sty m:val="p"/>
                  </m:rPr>
                  <m:t>∼</m:t>
                </m:r>
              </m:lim>
            </m:limLow>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48</w:t>
        </w:r>
      </w:hyperlink>
      <w:r>
        <w:t xml:space="preserve">) with one vector</w:t>
      </w:r>
      <w:r>
        <w:t xml:space="preserve"> </w:t>
      </w:r>
      <m:oMath>
        <m:limLow>
          <m:e>
            <m:r>
              <m:t>v</m:t>
            </m:r>
          </m:e>
          <m:lim>
            <m:r>
              <m:rPr>
                <m:sty m:val="p"/>
              </m:rPr>
              <m:t>∼</m:t>
            </m:r>
          </m:lim>
        </m:limLow>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limLow>
              <m:e>
                <m:r>
                  <m:t>v</m:t>
                </m:r>
              </m:e>
              <m:lim>
                <m:r>
                  <m:rPr>
                    <m:sty m:val="p"/>
                  </m:rPr>
                  <m:t>∼</m:t>
                </m:r>
              </m:lim>
            </m:limLow>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limLow>
              <m:e>
                <m:r>
                  <m:t>v</m:t>
                </m:r>
              </m:e>
              <m:lim>
                <m:r>
                  <m:rPr>
                    <m:sty m:val="p"/>
                  </m:rPr>
                  <m:t>∼</m:t>
                </m:r>
              </m:lim>
            </m:limLow>
          </m:e>
          <m:sub>
            <m:r>
              <m:t>1</m:t>
            </m:r>
          </m:sub>
        </m:sSub>
      </m:oMath>
      <w:r>
        <w:t xml:space="preserve"> </w:t>
      </w:r>
      <w:r>
        <w:t xml:space="preserve">and</w:t>
      </w:r>
      <w:r>
        <w:t xml:space="preserve"> </w:t>
      </w:r>
      <m:oMath>
        <m:sSub>
          <m:e>
            <m:limLow>
              <m:e>
                <m:r>
                  <m:t>v</m:t>
                </m:r>
              </m:e>
              <m:lim>
                <m:r>
                  <m:rPr>
                    <m:sty m:val="p"/>
                  </m:rPr>
                  <m:t>∼</m:t>
                </m:r>
              </m:lim>
            </m:limLow>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limLow>
                  <m:e>
                    <m:r>
                      <m:t>v</m:t>
                    </m:r>
                  </m:e>
                  <m:lim>
                    <m:r>
                      <m:rPr>
                        <m:sty m:val="p"/>
                      </m:rPr>
                      <m:t>∼</m:t>
                    </m:r>
                  </m:lim>
                </m:limLow>
              </m:e>
              <m:sub>
                <m:r>
                  <m:t>1</m:t>
                </m:r>
              </m:sub>
            </m:sSub>
            <m:r>
              <m:rPr>
                <m:sty m:val="p"/>
              </m:rPr>
              <m:t>+</m:t>
            </m:r>
            <m:r>
              <m:t>t</m:t>
            </m:r>
            <m:r>
              <m:t> </m:t>
            </m:r>
            <m:sSub>
              <m:e>
                <m:limLow>
                  <m:e>
                    <m:r>
                      <m:t>v</m:t>
                    </m:r>
                  </m:e>
                  <m:lim>
                    <m:r>
                      <m:rPr>
                        <m:sty m:val="p"/>
                      </m:rPr>
                      <m:t>∼</m:t>
                    </m:r>
                  </m:lim>
                </m:limLow>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81" w:name="exm-hyperplane-origin"/>
    <w:p>
      <w:pPr>
        <w:pStyle w:val="BodyText"/>
      </w:pPr>
      <w:r>
        <w:rPr>
          <w:b/>
          <w:bCs/>
        </w:rPr>
        <w:t xml:space="preserve">Example 74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limLow>
          <m:e>
            <m:r>
              <m:t>w</m:t>
            </m:r>
          </m:e>
          <m:lim>
            <m:r>
              <m:rPr>
                <m:sty m:val="p"/>
              </m:rPr>
              <m:t>∼</m:t>
            </m:r>
          </m:lim>
        </m:limLow>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33</w:t>
        </w:r>
      </w:hyperlink>
      <w:r>
        <w:t xml:space="preserve">.</w:t>
      </w:r>
      <w:r>
        <w:t xml:space="preserve"> </w:t>
      </w:r>
      <w:r>
        <w:t xml:space="preserve">The point</w:t>
      </w:r>
      <w:r>
        <w:t xml:space="preserve"> </w:t>
      </w:r>
      <m:oMath>
        <m:sSub>
          <m:e>
            <m:limLow>
              <m:e>
                <m:r>
                  <m:t>x</m:t>
                </m:r>
              </m:e>
              <m:lim>
                <m:r>
                  <m:rPr>
                    <m:sty m:val="p"/>
                  </m:rPr>
                  <m:t>∼</m:t>
                </m:r>
              </m:lim>
            </m:limLow>
          </m:e>
          <m:sub>
            <m:r>
              <m:t>0</m:t>
            </m:r>
          </m:sub>
        </m:sSub>
        <m:r>
          <m:rPr>
            <m:sty m:val="p"/>
          </m:rPr>
          <m:t>=</m:t>
        </m:r>
        <m:r>
          <m:rPr>
            <m:sty m:val="p"/>
          </m:rPr>
          <m:t>−</m:t>
        </m:r>
        <m:f>
          <m:fPr>
            <m:type m:val="bar"/>
          </m:fPr>
          <m:num>
            <m:r>
              <m:t>b</m:t>
            </m:r>
          </m:num>
          <m:den>
            <m:limLow>
              <m:e>
                <m:r>
                  <m:t>w</m:t>
                </m:r>
              </m:e>
              <m:lim>
                <m:r>
                  <m:rPr>
                    <m:sty m:val="p"/>
                  </m:rPr>
                  <m:t>∼</m:t>
                </m:r>
              </m:lim>
            </m:limLow>
            <m:r>
              <m:rPr>
                <m:sty m:val="p"/>
              </m:rPr>
              <m:t>⋅</m:t>
            </m:r>
            <m:limLow>
              <m:e>
                <m:r>
                  <m:t>w</m:t>
                </m:r>
              </m:e>
              <m:lim>
                <m:r>
                  <m:rPr>
                    <m:sty m:val="p"/>
                  </m:rPr>
                  <m:t>∼</m:t>
                </m:r>
              </m:lim>
            </m:limLow>
          </m:den>
        </m:f>
        <m:r>
          <m:t> </m:t>
        </m:r>
        <m:limLow>
          <m:e>
            <m:r>
              <m:t>w</m:t>
            </m:r>
          </m:e>
          <m:lim>
            <m:r>
              <m:rPr>
                <m:sty m:val="p"/>
              </m:rPr>
              <m:t>∼</m:t>
            </m:r>
          </m:lim>
        </m:limLow>
      </m:oMath>
      <w:r>
        <w:t xml:space="preserve"> </w:t>
      </w:r>
      <w:r>
        <w:t xml:space="preserve">is on it,</w:t>
      </w:r>
      <w:r>
        <w:t xml:space="preserve"> </w:t>
      </w:r>
      <w:r>
        <w:t xml:space="preserve">and the vector</w:t>
      </w:r>
      <w:r>
        <w:t xml:space="preserve"> </w:t>
      </w:r>
      <m:oMath>
        <m:limLow>
          <m:e>
            <m:r>
              <m:t>v</m:t>
            </m:r>
          </m:e>
          <m:lim>
            <m:r>
              <m:rPr>
                <m:sty m:val="p"/>
              </m:rPr>
              <m:t>∼</m:t>
            </m:r>
          </m:lim>
        </m:limLow>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limLow>
          <m:e>
            <m:r>
              <m:t>w</m:t>
            </m:r>
          </m:e>
          <m:lim>
            <m:r>
              <m:rPr>
                <m:sty m:val="p"/>
              </m:rPr>
              <m:t>∼</m:t>
            </m:r>
          </m:lim>
        </m:limLow>
        <m:r>
          <m:rPr>
            <m:sty m:val="p"/>
          </m:rPr>
          <m:t>⋅</m:t>
        </m:r>
        <m:limLow>
          <m:e>
            <m:r>
              <m:t>v</m:t>
            </m:r>
          </m:e>
          <m:lim>
            <m:r>
              <m:rPr>
                <m:sty m:val="p"/>
              </m:rPr>
              <m:t>∼</m:t>
            </m:r>
          </m:lim>
        </m:limLow>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42</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limLow>
          <m:e>
            <m:r>
              <m:t>w</m:t>
            </m:r>
          </m:e>
          <m:lim>
            <m:r>
              <m:rPr>
                <m:sty m:val="p"/>
              </m:rPr>
              <m:t>∼</m:t>
            </m:r>
          </m:lim>
        </m:limLow>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73</w:t>
        </w:r>
      </w:hyperlink>
      <w:r>
        <w:t xml:space="preserve">,</w:t>
      </w:r>
      <w:r>
        <w:t xml:space="preserve"> </w:t>
      </w:r>
      <w:r>
        <w:t xml:space="preserve">with the independent vectors</w:t>
      </w:r>
      <w:r>
        <w:t xml:space="preserve"> </w:t>
      </w:r>
      <m:oMath>
        <m:sSub>
          <m:e>
            <m:limLow>
              <m:e>
                <m:r>
                  <m:t>v</m:t>
                </m:r>
              </m:e>
              <m:lim>
                <m:r>
                  <m:rPr>
                    <m:sty m:val="p"/>
                  </m:rPr>
                  <m:t>∼</m:t>
                </m:r>
              </m:lim>
            </m:limLow>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limLow>
              <m:e>
                <m:r>
                  <m:t>v</m:t>
                </m:r>
              </m:e>
              <m:lim>
                <m:r>
                  <m:rPr>
                    <m:sty m:val="p"/>
                  </m:rPr>
                  <m:t>∼</m:t>
                </m:r>
              </m:lim>
            </m:limLow>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at the origin</w:t>
      </w:r>
      <w:r>
        <w:t xml:space="preserve"> </w:t>
      </w:r>
      <w:r>
        <w:t xml:space="preserve">and at points</w:t>
      </w:r>
      <w:r>
        <w:t xml:space="preserve"> </w:t>
      </w:r>
      <m:oMath>
        <m:sSub>
          <m:e>
            <m:limLow>
              <m:e>
                <m:r>
                  <m:t>x</m:t>
                </m:r>
              </m:e>
              <m:lim>
                <m:r>
                  <m:rPr>
                    <m:sty m:val="p"/>
                  </m:rPr>
                  <m:t>∼</m:t>
                </m:r>
              </m:lim>
            </m:limLow>
          </m:e>
          <m:sub>
            <m:r>
              <m:t>0</m:t>
            </m:r>
          </m:sub>
        </m:sSub>
        <m:r>
          <m:rPr>
            <m:sty m:val="p"/>
          </m:rPr>
          <m:t>+</m:t>
        </m:r>
        <m:r>
          <m:t>t</m:t>
        </m:r>
        <m:r>
          <m:t> </m:t>
        </m:r>
        <m:limLow>
          <m:e>
            <m:r>
              <m:t>v</m:t>
            </m:r>
          </m:e>
          <m:lim>
            <m:r>
              <m:rPr>
                <m:sty m:val="p"/>
              </m:rPr>
              <m:t>∼</m:t>
            </m:r>
          </m:lim>
        </m:limLow>
      </m:oMath>
      <w:r>
        <w:t xml:space="preserve"> </w:t>
      </w:r>
      <w:r>
        <w:t xml:space="preserve">and</w:t>
      </w:r>
      <w:r>
        <w:t xml:space="preserve"> </w:t>
      </w:r>
      <m:oMath>
        <m:sSub>
          <m:e>
            <m:limLow>
              <m:e>
                <m:r>
                  <m:t>x</m:t>
                </m:r>
              </m:e>
              <m:lim>
                <m:r>
                  <m:rPr>
                    <m:sty m:val="p"/>
                  </m:rPr>
                  <m:t>∼</m:t>
                </m:r>
              </m:lim>
            </m:limLow>
          </m:e>
          <m:sub>
            <m:r>
              <m:t>0</m:t>
            </m:r>
          </m:sub>
        </m:sSub>
        <m:r>
          <m:rPr>
            <m:sty m:val="p"/>
          </m:rPr>
          <m:t>+</m:t>
        </m:r>
        <m:r>
          <m:t>s</m:t>
        </m:r>
        <m:r>
          <m:t> </m:t>
        </m:r>
        <m:sSub>
          <m:e>
            <m:limLow>
              <m:e>
                <m:r>
                  <m:t>v</m:t>
                </m:r>
              </m:e>
              <m:lim>
                <m:r>
                  <m:rPr>
                    <m:sty m:val="p"/>
                  </m:rPr>
                  <m:t>∼</m:t>
                </m:r>
              </m:lim>
            </m:limLow>
          </m:e>
          <m:sub>
            <m:r>
              <m:t>1</m:t>
            </m:r>
          </m:sub>
        </m:sSub>
        <m:r>
          <m:rPr>
            <m:sty m:val="p"/>
          </m:rPr>
          <m:t>+</m:t>
        </m:r>
        <m:r>
          <m:t>t</m:t>
        </m:r>
        <m:r>
          <m:t> </m:t>
        </m:r>
        <m:sSub>
          <m:e>
            <m:limLow>
              <m:e>
                <m:r>
                  <m:t>v</m:t>
                </m:r>
              </m:e>
              <m:lim>
                <m:r>
                  <m:rPr>
                    <m:sty m:val="p"/>
                  </m:rPr>
                  <m:t>∼</m:t>
                </m:r>
              </m:lim>
            </m:limLow>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limLow>
              <m:e>
                <m:r>
                  <m:t>x</m:t>
                </m:r>
              </m:e>
              <m:lim>
                <m:r>
                  <m:rPr>
                    <m:sty m:val="p"/>
                  </m:rPr>
                  <m:t>∼</m:t>
                </m:r>
              </m:lim>
            </m:limLow>
          </m:e>
          <m:sub>
            <m:r>
              <m:t>0</m:t>
            </m:r>
          </m:sub>
        </m:sSub>
        <m:r>
          <m:rPr>
            <m:sty m:val="p"/>
          </m:rPr>
          <m:t>+</m:t>
        </m:r>
        <m:r>
          <m:t>t</m:t>
        </m:r>
        <m:r>
          <m:t> </m:t>
        </m:r>
        <m:limLow>
          <m:e>
            <m:r>
              <m:t>v</m:t>
            </m:r>
          </m:e>
          <m:lim>
            <m:r>
              <m:rPr>
                <m:sty m:val="p"/>
              </m:rPr>
              <m:t>∼</m:t>
            </m:r>
          </m:lim>
        </m:limLow>
      </m:oMath>
      <w:r>
        <w:t xml:space="preserve"> </w:t>
      </w:r>
      <w:r>
        <w:t xml:space="preserve">on the line</w:t>
      </w:r>
      <w:r>
        <w:t xml:space="preserve"> </w:t>
      </w:r>
      <w:r>
        <w:t xml:space="preserve">and all 25 points</w:t>
      </w:r>
      <w:r>
        <w:t xml:space="preserve"> </w:t>
      </w:r>
      <m:oMath>
        <m:sSub>
          <m:e>
            <m:limLow>
              <m:e>
                <m:r>
                  <m:t>x</m:t>
                </m:r>
              </m:e>
              <m:lim>
                <m:r>
                  <m:rPr>
                    <m:sty m:val="p"/>
                  </m:rPr>
                  <m:t>∼</m:t>
                </m:r>
              </m:lim>
            </m:limLow>
          </m:e>
          <m:sub>
            <m:r>
              <m:t>0</m:t>
            </m:r>
          </m:sub>
        </m:sSub>
        <m:r>
          <m:rPr>
            <m:sty m:val="p"/>
          </m:rPr>
          <m:t>+</m:t>
        </m:r>
        <m:r>
          <m:t>s</m:t>
        </m:r>
        <m:r>
          <m:t> </m:t>
        </m:r>
        <m:sSub>
          <m:e>
            <m:limLow>
              <m:e>
                <m:r>
                  <m:t>v</m:t>
                </m:r>
              </m:e>
              <m:lim>
                <m:r>
                  <m:rPr>
                    <m:sty m:val="p"/>
                  </m:rPr>
                  <m:t>∼</m:t>
                </m:r>
              </m:lim>
            </m:limLow>
          </m:e>
          <m:sub>
            <m:r>
              <m:t>1</m:t>
            </m:r>
          </m:sub>
        </m:sSub>
        <m:r>
          <m:rPr>
            <m:sty m:val="p"/>
          </m:rPr>
          <m:t>+</m:t>
        </m:r>
        <m:r>
          <m:t>t</m:t>
        </m:r>
        <m:r>
          <m:t> </m:t>
        </m:r>
        <m:sSub>
          <m:e>
            <m:limLow>
              <m:e>
                <m:r>
                  <m:t>v</m:t>
                </m:r>
              </m:e>
              <m:lim>
                <m:r>
                  <m:rPr>
                    <m:sty m:val="p"/>
                  </m:rPr>
                  <m:t>∼</m:t>
                </m:r>
              </m:lim>
            </m:limLow>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limLow>
              <m:e>
                <m:r>
                  <m:t>w</m:t>
                </m:r>
              </m:e>
              <m:lim>
                <m:r>
                  <m:rPr>
                    <m:sty m:val="p"/>
                  </m:rPr>
                  <m:t>∼</m:t>
                </m:r>
              </m:lim>
            </m:limLow>
            <m:r>
              <m:rPr>
                <m:sty m:val="p"/>
              </m:rPr>
              <m:t>⋅</m:t>
            </m:r>
            <m:limLow>
              <m:e>
                <m:r>
                  <m:t>x</m:t>
                </m:r>
              </m:e>
              <m:lim>
                <m:r>
                  <m:rPr>
                    <m:sty m:val="p"/>
                  </m:rPr>
                  <m:t>∼</m:t>
                </m:r>
              </m:lim>
            </m:limLow>
            <m:r>
              <m:rPr>
                <m:sty m:val="p"/>
              </m:rPr>
              <m:t>+</m:t>
            </m:r>
            <m:r>
              <m:t>b</m:t>
            </m:r>
          </m:e>
        </m:d>
        <m:r>
          <m:t>​</m:t>
        </m:r>
        <m:r>
          <m:rPr>
            <m:sty m:val="p"/>
          </m:rPr>
          <m:t>&lt;</m:t>
        </m:r>
        <m:sSup>
          <m:e>
            <m:r>
              <m:t>10</m:t>
            </m:r>
          </m:e>
          <m:sup>
            <m:r>
              <m:rPr>
                <m:sty m:val="p"/>
              </m:rPr>
              <m:t>−</m:t>
            </m:r>
            <m:r>
              <m:t>10</m:t>
            </m:r>
          </m:sup>
        </m:sSup>
      </m:oMath>
      <w:r>
        <w:t xml:space="preserve">.</w:t>
      </w:r>
    </w:p>
    <w:bookmarkEnd w:id="281"/>
    <w:bookmarkStart w:id="283" w:name="def-half-space"/>
    <w:p>
      <w:pPr>
        <w:pStyle w:val="BodyText"/>
      </w:pPr>
      <w:r>
        <w:rPr>
          <w:b/>
          <w:bCs/>
        </w:rPr>
        <w:t xml:space="preserve">Definition 60 (Open half-space)</w:t>
      </w:r>
      <w:r>
        <w:t xml:space="preserve"> </w:t>
      </w:r>
      <w:r>
        <w:t xml:space="preserve">Let</w:t>
      </w:r>
      <w:r>
        <w:t xml:space="preserve"> </w:t>
      </w:r>
      <m:oMath>
        <m:r>
          <m:rPr>
            <m:scr m:val="script"/>
            <m:sty m:val="p"/>
          </m:rPr>
          <m:t>H</m:t>
        </m:r>
        <m:r>
          <m:rPr>
            <m:sty m:val="p"/>
          </m:rPr>
          <m:t>=</m:t>
        </m:r>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limLow>
              <m:e>
                <m:r>
                  <m:t>w</m:t>
                </m:r>
              </m:e>
              <m:lim>
                <m:r>
                  <m:rPr>
                    <m:sty m:val="p"/>
                  </m:rPr>
                  <m:t>∼</m:t>
                </m:r>
              </m:lim>
            </m:limLow>
            <m:r>
              <m:rPr>
                <m:sty m:val="p"/>
              </m:rPr>
              <m:t>⋅</m:t>
            </m:r>
            <m:limLow>
              <m:e>
                <m:r>
                  <m:t>x</m:t>
                </m:r>
              </m:e>
              <m:lim>
                <m:r>
                  <m:rPr>
                    <m:sty m:val="p"/>
                  </m:rPr>
                  <m:t>∼</m:t>
                </m:r>
              </m:lim>
            </m:limLow>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41</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82"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limLow>
                <m:e>
                  <m:r>
                    <m:t>w</m:t>
                  </m:r>
                </m:e>
                <m:lim>
                  <m:r>
                    <m:rPr>
                      <m:sty m:val="p"/>
                    </m:rPr>
                    <m:t>∼</m:t>
                  </m:r>
                </m:lim>
              </m:limLow>
              <m:r>
                <m:rPr>
                  <m:sty m:val="p"/>
                </m:rPr>
                <m:t>⋅</m:t>
              </m:r>
              <m:limLow>
                <m:e>
                  <m:r>
                    <m:t>x</m:t>
                  </m:r>
                </m:e>
                <m:lim>
                  <m:r>
                    <m:rPr>
                      <m:sty m:val="p"/>
                    </m:rPr>
                    <m:t>∼</m:t>
                  </m:r>
                </m:lim>
              </m:limLow>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limLow>
                <m:e>
                  <m:r>
                    <m:t>w</m:t>
                  </m:r>
                </m:e>
                <m:lim>
                  <m:r>
                    <m:rPr>
                      <m:sty m:val="p"/>
                    </m:rPr>
                    <m:t>∼</m:t>
                  </m:r>
                </m:lim>
              </m:limLow>
              <m:r>
                <m:rPr>
                  <m:sty m:val="p"/>
                </m:rPr>
                <m:t>⋅</m:t>
              </m:r>
              <m:limLow>
                <m:e>
                  <m:r>
                    <m:t>x</m:t>
                  </m:r>
                </m:e>
                <m:lim>
                  <m:r>
                    <m:rPr>
                      <m:sty m:val="p"/>
                    </m:rPr>
                    <m:t>∼</m:t>
                  </m:r>
                </m:lim>
              </m:limLow>
              <m:r>
                <m:rPr>
                  <m:sty m:val="p"/>
                </m:rPr>
                <m:t>+</m:t>
              </m:r>
              <m:r>
                <m:t>b</m:t>
              </m:r>
              <m:r>
                <m:rPr>
                  <m:sty m:val="p"/>
                </m:rPr>
                <m:t>&lt;</m:t>
              </m:r>
              <m:r>
                <m:t>0</m:t>
              </m:r>
            </m:e>
          </m:d>
          <m:r>
            <m:t>​</m:t>
          </m:r>
          <m:r>
            <m:rPr>
              <m:sty m:val="p"/>
            </m:rPr>
            <m:t>.</m:t>
          </m:r>
          <m:r>
            <m:t>  </m:t>
          </m:r>
          <m:r>
            <m:rPr>
              <m:sty m:val="p"/>
            </m:rPr>
            <m:t>(</m:t>
          </m:r>
          <m:r>
            <m:t>5</m:t>
          </m:r>
          <m:r>
            <m:rPr>
              <m:sty m:val="p"/>
            </m:rPr>
            <m:t>)</m:t>
          </m:r>
        </m:oMath>
      </m:oMathPara>
      <w:bookmarkEnd w:id="282"/>
    </w:p>
    <w:bookmarkEnd w:id="283"/>
    <w:bookmarkStart w:id="284" w:name="def-closed-half-space"/>
    <w:p>
      <w:pPr>
        <w:pStyle w:val="FirstParagraph"/>
      </w:pPr>
      <w:r>
        <w:rPr>
          <w:b/>
          <w:bCs/>
        </w:rPr>
        <w:t xml:space="preserve">Definition 61 (Closed half-space)</w:t>
      </w:r>
      <w:r>
        <w:t xml:space="preserve"> </w:t>
      </w:r>
      <w:r>
        <w:t xml:space="preserve">The</w:t>
      </w:r>
      <w:r>
        <w:t xml:space="preserve"> </w:t>
      </w:r>
      <w:r>
        <w:rPr>
          <w:b/>
          <w:bCs/>
        </w:rPr>
        <w:t xml:space="preserve">closed half-spaces</w:t>
      </w:r>
      <w:r>
        <w:t xml:space="preserve"> </w:t>
      </w:r>
      <w:r>
        <w:t xml:space="preserve">of the hyperplane</w:t>
      </w:r>
      <w:r>
        <w:t xml:space="preserve"> </w:t>
      </w:r>
      <m:oMath>
        <m:r>
          <m:rPr>
            <m:scr m:val="script"/>
            <m:sty m:val="p"/>
          </m:rPr>
          <m:t>H</m:t>
        </m:r>
      </m:oMath>
      <w:r>
        <w:t xml:space="preserve"> </w:t>
      </w:r>
      <w:r>
        <w:t xml:space="preserve">of</w:t>
      </w:r>
      <w:r>
        <w:t xml:space="preserve"> </w:t>
      </w:r>
      <w:hyperlink w:anchor="def-half-space">
        <w:r>
          <w:rPr>
            <w:rStyle w:val="Hyperlink"/>
          </w:rPr>
          <w:t xml:space="preserve">Definition 60</w:t>
        </w:r>
      </w:hyperlink>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84"/>
    <w:p>
      <w:pPr>
        <w:pStyle w:val="BodyText"/>
      </w:pPr>
      <w:r>
        <w:rPr>
          <w:i/>
          <w:iCs/>
        </w:rPr>
        <w:t xml:space="preserve">Remark</w:t>
      </w:r>
      <w:r>
        <w:t xml:space="preserve">. </w:t>
      </w:r>
      <w:r>
        <w:t xml:space="preserve">Replacing</w:t>
      </w:r>
      <w:r>
        <w:t xml:space="preserve"> </w:t>
      </w:r>
      <m:oMath>
        <m:r>
          <m:rPr>
            <m:sty m:val="p"/>
          </m:rPr>
          <m:t>(</m:t>
        </m:r>
        <m:limLow>
          <m:e>
            <m:r>
              <m:t>w</m:t>
            </m:r>
          </m:e>
          <m:lim>
            <m:r>
              <m:rPr>
                <m:sty m:val="p"/>
              </m:rPr>
              <m:t>∼</m:t>
            </m:r>
          </m:lim>
        </m:limLow>
        <m:r>
          <m:rPr>
            <m:sty m:val="p"/>
          </m:rPr>
          <m:t>,</m:t>
        </m:r>
        <m:r>
          <m:t>b</m:t>
        </m:r>
        <m:r>
          <m:rPr>
            <m:sty m:val="p"/>
          </m:rPr>
          <m:t>)</m:t>
        </m:r>
      </m:oMath>
      <w:r>
        <w:t xml:space="preserve"> </w:t>
      </w:r>
      <w:r>
        <w:t xml:space="preserve">by</w:t>
      </w:r>
      <w:r>
        <w:t xml:space="preserve"> </w:t>
      </w:r>
      <m:oMath>
        <m:r>
          <m:rPr>
            <m:sty m:val="p"/>
          </m:rPr>
          <m:t>(</m:t>
        </m:r>
        <m:r>
          <m:rPr>
            <m:sty m:val="p"/>
          </m:rPr>
          <m:t>−</m:t>
        </m:r>
        <m:limLow>
          <m:e>
            <m:r>
              <m:t>w</m:t>
            </m:r>
          </m:e>
          <m:lim>
            <m:r>
              <m:rPr>
                <m:sty m:val="p"/>
              </m:rPr>
              <m:t>∼</m:t>
            </m:r>
          </m:lim>
        </m:limLow>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tells you which side of the hyperplane</w:t>
      </w:r>
      <w:r>
        <w:t xml:space="preserve"> </w:t>
      </w:r>
      <m:oMath>
        <m:limLow>
          <m:e>
            <m:r>
              <m:t>x</m:t>
            </m:r>
          </m:e>
          <m:lim>
            <m:r>
              <m:rPr>
                <m:sty m:val="p"/>
              </m:rPr>
              <m:t>∼</m:t>
            </m:r>
          </m:lim>
        </m:limLow>
      </m:oMath>
      <w:r>
        <w:t xml:space="preserve"> </w:t>
      </w:r>
      <w:r>
        <w:t xml:space="preserve">is on.</w:t>
      </w:r>
      <w:r>
        <w:t xml:space="preserve"> </w:t>
      </w:r>
      <w:r>
        <w:t xml:space="preserve">A linear classifier uses this sign to assign one of two labels.</w:t>
      </w:r>
    </w:p>
    <w:bookmarkStart w:id="285" w:name="exm-half-space-plane"/>
    <w:p>
      <w:pPr>
        <w:pStyle w:val="BodyText"/>
      </w:pPr>
      <w:r>
        <w:rPr>
          <w:b/>
          <w:bCs/>
        </w:rPr>
        <w:t xml:space="preserve">Example 75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limLow>
          <m:e>
            <m:r>
              <m:t>w</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41</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limLow>
              <m:e>
                <m:r>
                  <m:t>x</m:t>
                </m:r>
              </m:e>
              <m:lim>
                <m:r>
                  <m:rPr>
                    <m:sty m:val="p"/>
                  </m:rPr>
                  <m:t>∼</m:t>
                </m:r>
              </m:lim>
            </m:limLow>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at three points (</w:t>
      </w:r>
      <w:hyperlink w:anchor="def-half-space">
        <w:r>
          <w:rPr>
            <w:rStyle w:val="Hyperlink"/>
          </w:rPr>
          <w:t xml:space="preserve">Definition 60</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limLow>
          <m:e>
            <m:r>
              <m:t>w</m:t>
            </m:r>
          </m:e>
          <m:lim>
            <m:r>
              <m:rPr>
                <m:sty m:val="p"/>
              </m:rPr>
              <m:t>∼</m:t>
            </m:r>
          </m:lim>
        </m:limLow>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limLow>
          <m:e>
            <m:r>
              <m:t>w</m:t>
            </m:r>
          </m:e>
          <m:lim>
            <m:r>
              <m:rPr>
                <m:sty m:val="p"/>
              </m:rPr>
              <m:t>∼</m:t>
            </m:r>
          </m:lim>
        </m:limLow>
      </m:oMath>
      <w:r>
        <w:t xml:space="preserve"> </w:t>
      </w:r>
      <w:r>
        <w:t xml:space="preserve">leads into</w:t>
      </w:r>
      <w:r>
        <w:t xml:space="preserve"> </w:t>
      </w:r>
      <m:oMath>
        <m:sSup>
          <m:e>
            <m:r>
              <m:rPr>
                <m:scr m:val="script"/>
                <m:sty m:val="p"/>
              </m:rPr>
              <m:t>H</m:t>
            </m:r>
          </m:e>
          <m:sup>
            <m:r>
              <m:rPr>
                <m:sty m:val="p"/>
              </m:rPr>
              <m:t>+</m:t>
            </m:r>
          </m:sup>
        </m:sSup>
      </m:oMath>
      <w:r>
        <w:t xml:space="preserve">.</w:t>
      </w:r>
    </w:p>
    <w:bookmarkEnd w:id="285"/>
    <w:bookmarkStart w:id="286" w:name="rem-half-space-sides"/>
    <w:p>
      <w:pPr>
        <w:pStyle w:val="BodyText"/>
      </w:pPr>
      <w:r>
        <w:rPr>
          <w:i/>
          <w:iCs/>
        </w:rPr>
        <w:t xml:space="preserve">Remark 19</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is positive, zero or negative.</w:t>
      </w:r>
      <w:r>
        <w:t xml:space="preserve"> </w:t>
      </w:r>
      <w:r>
        <w:t xml:space="preserve">The vector</w:t>
      </w:r>
      <w:r>
        <w:t xml:space="preserve"> </w:t>
      </w:r>
      <m:oMath>
        <m:limLow>
          <m:e>
            <m:r>
              <m:t>w</m:t>
            </m:r>
          </m:e>
          <m:lim>
            <m:r>
              <m:rPr>
                <m:sty m:val="p"/>
              </m:rPr>
              <m:t>∼</m:t>
            </m:r>
          </m:lim>
        </m:limLow>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goes up when</w:t>
      </w:r>
      <w:r>
        <w:t xml:space="preserve"> </w:t>
      </w:r>
      <m:oMath>
        <m:limLow>
          <m:e>
            <m:r>
              <m:t>x</m:t>
            </m:r>
          </m:e>
          <m:lim>
            <m:r>
              <m:rPr>
                <m:sty m:val="p"/>
              </m:rPr>
              <m:t>∼</m:t>
            </m:r>
          </m:lim>
        </m:limLow>
      </m:oMath>
      <w:r>
        <w:t xml:space="preserve"> </w:t>
      </w:r>
      <w:r>
        <w:t xml:space="preserve">moves in the direction</w:t>
      </w:r>
      <w:r>
        <w:t xml:space="preserve"> </w:t>
      </w:r>
      <m:oMath>
        <m:limLow>
          <m:e>
            <m:r>
              <m:t>w</m:t>
            </m:r>
          </m:e>
          <m:lim>
            <m:r>
              <m:rPr>
                <m:sty m:val="p"/>
              </m:rPr>
              <m:t>∼</m:t>
            </m:r>
          </m:lim>
        </m:limLow>
      </m:oMath>
      <w:r>
        <w:t xml:space="preserve">.</w:t>
      </w:r>
    </w:p>
    <w:bookmarkEnd w:id="286"/>
    <w:bookmarkStart w:id="287" w:name="thm-half-space-dimension"/>
    <w:p>
      <w:pPr>
        <w:pStyle w:val="BodyText"/>
      </w:pPr>
      <w:r>
        <w:rPr>
          <w:b/>
          <w:bCs/>
        </w:rPr>
        <w:t xml:space="preserve">Theorem 44 (Differences of points in a hyperplane and in a half-space)</w:t>
      </w:r>
      <w:r>
        <w:t xml:space="preserve"> </w:t>
      </w:r>
      <w:r>
        <w:t xml:space="preserve">Let</w:t>
      </w:r>
      <w:r>
        <w:t xml:space="preserve"> </w:t>
      </w:r>
      <m:oMath>
        <m:limLow>
          <m:e>
            <m:r>
              <m:t>w</m:t>
            </m:r>
          </m:e>
          <m:lim>
            <m:r>
              <m:rPr>
                <m:sty m:val="p"/>
              </m:rPr>
              <m:t>∼</m:t>
            </m:r>
          </m:lim>
        </m:limLow>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60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limLow>
              <m:e>
                <m:r>
                  <m:t>y</m:t>
                </m:r>
              </m:e>
              <m:lim>
                <m:r>
                  <m:rPr>
                    <m:sty m:val="p"/>
                  </m:rPr>
                  <m:t>∼</m:t>
                </m:r>
              </m:lim>
            </m:limLow>
            <m:r>
              <m:rPr>
                <m:sty m:val="p"/>
              </m:rPr>
              <m:t>−</m:t>
            </m:r>
            <m:limLow>
              <m:e>
                <m:r>
                  <m:t>x</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r>
              <m:t>S</m:t>
            </m:r>
          </m:e>
        </m:d>
        <m:r>
          <m:t>​</m:t>
        </m:r>
      </m:oMath>
      <w:r>
        <w:t xml:space="preserve"> </w:t>
      </w:r>
      <w:r>
        <w:t xml:space="preserve">be the set of differences of its points.</w:t>
      </w:r>
    </w:p>
    <w:p>
      <w:pPr>
        <w:pStyle w:val="Compact"/>
        <w:numPr>
          <w:ilvl w:val="0"/>
          <w:numId w:val="1032"/>
        </w:numPr>
      </w:pPr>
      <m:oMath>
        <m:r>
          <m:t>D</m:t>
        </m:r>
        <m:r>
          <m:rPr>
            <m:sty m:val="p"/>
          </m:rPr>
          <m:t>(</m:t>
        </m:r>
        <m:r>
          <m:rPr>
            <m:scr m:val="script"/>
            <m:sty m:val="p"/>
          </m:rPr>
          <m:t>H</m:t>
        </m:r>
        <m:r>
          <m:rPr>
            <m:sty m:val="p"/>
          </m:rPr>
          <m:t>)</m:t>
        </m:r>
        <m:r>
          <m:rPr>
            <m:sty m:val="p"/>
          </m:rPr>
          <m:t>=</m:t>
        </m:r>
        <m:r>
          <m:t>​</m:t>
        </m:r>
        <m:d>
          <m:dPr>
            <m:begChr m:val="{"/>
            <m:sepChr m:val=""/>
            <m:endChr m:val="}"/>
            <m:grow/>
          </m:dPr>
          <m:e>
            <m:limLow>
              <m:e>
                <m:r>
                  <m:t>s</m:t>
                </m:r>
              </m:e>
              <m:lim>
                <m:r>
                  <m:rPr>
                    <m:sty m:val="p"/>
                  </m:rPr>
                  <m:t>∼</m:t>
                </m:r>
              </m:lim>
            </m:limLow>
            <m:r>
              <m:rPr>
                <m:sty m:val="p"/>
              </m:rPr>
              <m:t>:</m:t>
            </m:r>
            <m:limLow>
              <m:e>
                <m:r>
                  <m:t>w</m:t>
                </m:r>
              </m:e>
              <m:lim>
                <m:r>
                  <m:rPr>
                    <m:sty m:val="p"/>
                  </m:rPr>
                  <m:t>∼</m:t>
                </m:r>
              </m:lim>
            </m:limLow>
            <m:r>
              <m:rPr>
                <m:sty m:val="p"/>
              </m:rPr>
              <m:t>⋅</m:t>
            </m:r>
            <m:limLow>
              <m:e>
                <m:r>
                  <m:t>s</m:t>
                </m:r>
              </m:e>
              <m:lim>
                <m:r>
                  <m:rPr>
                    <m:sty m:val="p"/>
                  </m:rPr>
                  <m:t>∼</m:t>
                </m:r>
              </m:lim>
            </m:limLow>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87"/>
    <w:p>
      <w:pPr>
        <w:pStyle w:val="BodyText"/>
      </w:pPr>
      <w:r>
        <w:rPr>
          <w:i/>
          <w:iCs/>
        </w:rPr>
        <w:t xml:space="preserve">Proof</w:t>
      </w:r>
      <w:r>
        <w:t xml:space="preserve">. </w:t>
      </w:r>
      <w:r>
        <w:rPr>
          <w:b/>
          <w:bCs/>
        </w:rPr>
        <w:t xml:space="preserve">Part 1.</w:t>
      </w:r>
      <w:r>
        <w:t xml:space="preserve"> </w:t>
      </w:r>
      <w:r>
        <w:t xml:space="preserve">Let</w:t>
      </w:r>
      <w:r>
        <w:t xml:space="preserve"> </w:t>
      </w:r>
      <m:oMath>
        <m:limLow>
          <m:e>
            <m:r>
              <m:t>x</m:t>
            </m:r>
          </m:e>
          <m:lim>
            <m:r>
              <m:rPr>
                <m:sty m:val="p"/>
              </m:rPr>
              <m:t>∼</m:t>
            </m:r>
          </m:lim>
        </m:limLow>
        <m:r>
          <m:rPr>
            <m:sty m:val="p"/>
          </m:rPr>
          <m:t>,</m:t>
        </m:r>
        <m:limLow>
          <m:e>
            <m:r>
              <m:t>y</m:t>
            </m:r>
          </m:e>
          <m:lim>
            <m:r>
              <m:rPr>
                <m:sty m:val="p"/>
              </m:rPr>
              <m:t>∼</m:t>
            </m:r>
          </m:lim>
        </m:limLow>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42</w:t>
        </w:r>
      </w:hyperlink>
      <w:r>
        <w:t xml:space="preserve"> </w:t>
      </w:r>
      <w:r>
        <w:t xml:space="preserve">part 3,</w:t>
      </w:r>
      <w:r>
        <w:t xml:space="preserve"> </w:t>
      </w:r>
      <m:oMath>
        <m:limLow>
          <m:e>
            <m:r>
              <m:t>w</m:t>
            </m:r>
          </m:e>
          <m:lim>
            <m:r>
              <m:rPr>
                <m:sty m:val="p"/>
              </m:rPr>
              <m:t>∼</m:t>
            </m:r>
          </m:lim>
        </m:limLow>
        <m:r>
          <m:rPr>
            <m:sty m:val="p"/>
          </m:rPr>
          <m:t>⋅</m:t>
        </m:r>
        <m:r>
          <m:rPr>
            <m:sty m:val="p"/>
          </m:rPr>
          <m:t>(</m:t>
        </m:r>
        <m:limLow>
          <m:e>
            <m:r>
              <m:t>y</m:t>
            </m:r>
          </m:e>
          <m:lim>
            <m:r>
              <m:rPr>
                <m:sty m:val="p"/>
              </m:rPr>
              <m:t>∼</m:t>
            </m:r>
          </m:lim>
        </m:limLow>
        <m:r>
          <m:rPr>
            <m:sty m:val="p"/>
          </m:rPr>
          <m:t>−</m:t>
        </m:r>
        <m:limLow>
          <m:e>
            <m:r>
              <m:t>x</m:t>
            </m:r>
          </m:e>
          <m:lim>
            <m:r>
              <m:rPr>
                <m:sty m:val="p"/>
              </m:rPr>
              <m:t>∼</m:t>
            </m:r>
          </m:lim>
        </m:limLow>
        <m:r>
          <m:rPr>
            <m:sty m:val="p"/>
          </m:rPr>
          <m:t>)</m:t>
        </m:r>
        <m:r>
          <m:rPr>
            <m:sty m:val="p"/>
          </m:rPr>
          <m:t>=</m:t>
        </m:r>
        <m:r>
          <m:t>0</m:t>
        </m:r>
      </m:oMath>
      <w:r>
        <w:t xml:space="preserve">,</w:t>
      </w:r>
      <w:r>
        <w:t xml:space="preserve"> </w:t>
      </w:r>
      <w:r>
        <w:t xml:space="preserve">so</w:t>
      </w:r>
      <w:r>
        <w:t xml:space="preserve"> </w:t>
      </w:r>
      <m:oMath>
        <m:limLow>
          <m:e>
            <m:r>
              <m:t>y</m:t>
            </m:r>
          </m:e>
          <m:lim>
            <m:r>
              <m:rPr>
                <m:sty m:val="p"/>
              </m:rPr>
              <m:t>∼</m:t>
            </m:r>
          </m:lim>
        </m:limLow>
        <m:r>
          <m:rPr>
            <m:sty m:val="p"/>
          </m:rPr>
          <m:t>−</m:t>
        </m:r>
        <m:limLow>
          <m:e>
            <m:r>
              <m:t>x</m:t>
            </m:r>
          </m:e>
          <m:lim>
            <m:r>
              <m:rPr>
                <m:sty m:val="p"/>
              </m:rPr>
              <m:t>∼</m:t>
            </m:r>
          </m:lim>
        </m:limLow>
        <m:r>
          <m:rPr>
            <m:sty m:val="p"/>
          </m:rPr>
          <m:t>∈</m:t>
        </m:r>
        <m:sSub>
          <m:e>
            <m:r>
              <m:rPr>
                <m:scr m:val="script"/>
                <m:sty m:val="p"/>
              </m:rPr>
              <m:t>H</m:t>
            </m:r>
          </m:e>
          <m:sub>
            <m:r>
              <m:t>0</m:t>
            </m:r>
          </m:sub>
        </m:sSub>
        <m:r>
          <m:rPr>
            <m:sty m:val="p"/>
          </m:rPr>
          <m:t>=</m:t>
        </m:r>
        <m:r>
          <m:t>​</m:t>
        </m:r>
        <m:d>
          <m:dPr>
            <m:begChr m:val="{"/>
            <m:sepChr m:val=""/>
            <m:endChr m:val="}"/>
            <m:grow/>
          </m:dPr>
          <m:e>
            <m:limLow>
              <m:e>
                <m:r>
                  <m:t>s</m:t>
                </m:r>
              </m:e>
              <m:lim>
                <m:r>
                  <m:rPr>
                    <m:sty m:val="p"/>
                  </m:rPr>
                  <m:t>∼</m:t>
                </m:r>
              </m:lim>
            </m:limLow>
            <m:r>
              <m:rPr>
                <m:sty m:val="p"/>
              </m:rPr>
              <m:t>:</m:t>
            </m:r>
            <m:limLow>
              <m:e>
                <m:r>
                  <m:t>w</m:t>
                </m:r>
              </m:e>
              <m:lim>
                <m:r>
                  <m:rPr>
                    <m:sty m:val="p"/>
                  </m:rPr>
                  <m:t>∼</m:t>
                </m:r>
              </m:lim>
            </m:limLow>
            <m:r>
              <m:rPr>
                <m:sty m:val="p"/>
              </m:rPr>
              <m:t>⋅</m:t>
            </m:r>
            <m:limLow>
              <m:e>
                <m:r>
                  <m:t>s</m:t>
                </m:r>
              </m:e>
              <m:lim>
                <m:r>
                  <m:rPr>
                    <m:sty m:val="p"/>
                  </m:rPr>
                  <m:t>∼</m:t>
                </m:r>
              </m:lim>
            </m:limLow>
            <m:r>
              <m:rPr>
                <m:sty m:val="p"/>
              </m:rPr>
              <m:t>=</m:t>
            </m:r>
            <m:r>
              <m:t>0</m:t>
            </m:r>
          </m:e>
        </m:d>
        <m:r>
          <m:t>​</m:t>
        </m:r>
      </m:oMath>
      <w:r>
        <w:t xml:space="preserve">.</w:t>
      </w:r>
      <w:r>
        <w:t xml:space="preserve"> </w:t>
      </w:r>
      <w:r>
        <w:t xml:space="preserve">Conversely, fix any</w:t>
      </w:r>
      <w:r>
        <w:t xml:space="preserve"> </w:t>
      </w:r>
      <m:oMath>
        <m:sSub>
          <m:e>
            <m:limLow>
              <m:e>
                <m:r>
                  <m:t>x</m:t>
                </m:r>
              </m:e>
              <m:lim>
                <m:r>
                  <m:rPr>
                    <m:sty m:val="p"/>
                  </m:rPr>
                  <m:t>∼</m:t>
                </m:r>
              </m:lim>
            </m:limLow>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42</w:t>
        </w:r>
      </w:hyperlink>
      <w:r>
        <w:t xml:space="preserve"> </w:t>
      </w:r>
      <w:r>
        <w:t xml:space="preserve">part 2).</w:t>
      </w:r>
      <w:r>
        <w:t xml:space="preserve"> </w:t>
      </w:r>
      <w:r>
        <w:t xml:space="preserve">For any</w:t>
      </w:r>
      <w:r>
        <w:t xml:space="preserve"> </w:t>
      </w:r>
      <m:oMath>
        <m:limLow>
          <m:e>
            <m:r>
              <m:t>s</m:t>
            </m:r>
          </m:e>
          <m:lim>
            <m:r>
              <m:rPr>
                <m:sty m:val="p"/>
              </m:rPr>
              <m:t>∼</m:t>
            </m:r>
          </m:lim>
        </m:limLow>
        <m:r>
          <m:rPr>
            <m:sty m:val="p"/>
          </m:rPr>
          <m:t>∈</m:t>
        </m:r>
        <m:sSub>
          <m:e>
            <m:r>
              <m:rPr>
                <m:scr m:val="script"/>
                <m:sty m:val="p"/>
              </m:rPr>
              <m:t>H</m:t>
            </m:r>
          </m:e>
          <m:sub>
            <m:r>
              <m:t>0</m:t>
            </m:r>
          </m:sub>
        </m:sSub>
      </m:oMath>
      <w:r>
        <w:t xml:space="preserve">, the point</w:t>
      </w:r>
      <w:r>
        <w:t xml:space="preserve"> </w:t>
      </w:r>
      <m:oMath>
        <m:sSub>
          <m:e>
            <m:limLow>
              <m:e>
                <m:r>
                  <m:t>x</m:t>
                </m:r>
              </m:e>
              <m:lim>
                <m:r>
                  <m:rPr>
                    <m:sty m:val="p"/>
                  </m:rPr>
                  <m:t>∼</m:t>
                </m:r>
              </m:lim>
            </m:limLow>
          </m:e>
          <m:sub>
            <m:r>
              <m:t>0</m:t>
            </m:r>
          </m:sub>
        </m:sSub>
        <m:r>
          <m:rPr>
            <m:sty m:val="p"/>
          </m:rPr>
          <m:t>+</m:t>
        </m:r>
        <m:limLow>
          <m:e>
            <m:r>
              <m:t>s</m:t>
            </m:r>
          </m:e>
          <m:lim>
            <m:r>
              <m:rPr>
                <m:sty m:val="p"/>
              </m:rPr>
              <m:t>∼</m:t>
            </m:r>
          </m:lim>
        </m:limLow>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limLow>
              <m:e>
                <m:r>
                  <m:t>x</m:t>
                </m:r>
              </m:e>
              <m:lim>
                <m:r>
                  <m:rPr>
                    <m:sty m:val="p"/>
                  </m:rPr>
                  <m:t>∼</m:t>
                </m:r>
              </m:lim>
            </m:limLow>
          </m:e>
          <m:sub>
            <m:r>
              <m:t>0</m:t>
            </m:r>
          </m:sub>
        </m:sSub>
        <m:r>
          <m:rPr>
            <m:sty m:val="p"/>
          </m:rPr>
          <m:t>+</m:t>
        </m:r>
        <m:limLow>
          <m:e>
            <m:r>
              <m:t>s</m:t>
            </m:r>
          </m:e>
          <m:lim>
            <m:r>
              <m:rPr>
                <m:sty m:val="p"/>
              </m:rPr>
              <m:t>∼</m:t>
            </m:r>
          </m:lim>
        </m:limLow>
        <m:r>
          <m:rPr>
            <m:sty m:val="p"/>
          </m:rPr>
          <m:t>)</m:t>
        </m:r>
        <m:r>
          <m:rPr>
            <m:sty m:val="p"/>
          </m:rPr>
          <m:t>−</m:t>
        </m:r>
        <m:sSub>
          <m:e>
            <m:limLow>
              <m:e>
                <m:r>
                  <m:t>x</m:t>
                </m:r>
              </m:e>
              <m:lim>
                <m:r>
                  <m:rPr>
                    <m:sty m:val="p"/>
                  </m:rPr>
                  <m:t>∼</m:t>
                </m:r>
              </m:lim>
            </m:limLow>
          </m:e>
          <m:sub>
            <m:r>
              <m:t>0</m:t>
            </m:r>
          </m:sub>
        </m:sSub>
        <m:r>
          <m:rPr>
            <m:sty m:val="p"/>
          </m:rPr>
          <m:t>=</m:t>
        </m:r>
        <m:limLow>
          <m:e>
            <m:r>
              <m:t>s</m:t>
            </m:r>
          </m:e>
          <m:lim>
            <m:r>
              <m:rPr>
                <m:sty m:val="p"/>
              </m:rPr>
              <m:t>∼</m:t>
            </m:r>
          </m:lim>
        </m:limLow>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42</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limLow>
              <m:e>
                <m:r>
                  <m:t>x</m:t>
                </m:r>
              </m:e>
              <m:lim>
                <m:r>
                  <m:rPr>
                    <m:sty m:val="p"/>
                  </m:rPr>
                  <m:t>∼</m:t>
                </m:r>
              </m:lim>
            </m:limLow>
          </m:e>
          <m:sub>
            <m:r>
              <m:t>0</m:t>
            </m:r>
          </m:sub>
        </m:sSub>
        <m:r>
          <m:rPr>
            <m:sty m:val="p"/>
          </m:rPr>
          <m:t>∈</m:t>
        </m:r>
        <m:r>
          <m:rPr>
            <m:scr m:val="script"/>
            <m:sty m:val="p"/>
          </m:rPr>
          <m:t>H</m:t>
        </m:r>
      </m:oMath>
      <w:r>
        <w:t xml:space="preserve"> </w:t>
      </w:r>
      <w:r>
        <w:t xml:space="preserve">and any</w:t>
      </w:r>
      <w:r>
        <w:t xml:space="preserve"> </w:t>
      </w:r>
      <m:oMath>
        <m:limLow>
          <m:e>
            <m:r>
              <m:t>v</m:t>
            </m:r>
          </m:e>
          <m:lim>
            <m:r>
              <m:rPr>
                <m:sty m:val="p"/>
              </m:rPr>
              <m:t>∼</m:t>
            </m:r>
          </m:lim>
        </m:limLow>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limLow>
              <m:e>
                <m:r>
                  <m:t>x</m:t>
                </m:r>
              </m:e>
              <m:lim>
                <m:r>
                  <m:rPr>
                    <m:sty m:val="p"/>
                  </m:rPr>
                  <m:t>∼</m:t>
                </m:r>
              </m:lim>
            </m:limLow>
          </m:e>
          <m:sub>
            <m:r>
              <m:t>t</m:t>
            </m:r>
          </m:sub>
        </m:sSub>
        <m:limUpp>
          <m:e>
            <m:r>
              <m:rPr>
                <m:sty m:val="p"/>
              </m:rPr>
              <m:t>=</m:t>
            </m:r>
          </m:e>
          <m:lim>
            <m:r>
              <m:rPr>
                <m:nor/>
                <m:sty m:val="p"/>
              </m:rPr>
              <m:t>def</m:t>
            </m:r>
          </m:lim>
        </m:limUpp>
        <m:sSub>
          <m:e>
            <m:limLow>
              <m:e>
                <m:r>
                  <m:t>x</m:t>
                </m:r>
              </m:e>
              <m:lim>
                <m:r>
                  <m:rPr>
                    <m:sty m:val="p"/>
                  </m:rPr>
                  <m:t>∼</m:t>
                </m:r>
              </m:lim>
            </m:limLow>
          </m:e>
          <m:sub>
            <m:r>
              <m:t>0</m:t>
            </m:r>
          </m:sub>
        </m:sSub>
        <m:r>
          <m:rPr>
            <m:sty m:val="p"/>
          </m:rPr>
          <m:t>+</m:t>
        </m:r>
        <m:r>
          <m:t>t</m:t>
        </m:r>
        <m:r>
          <m:t> </m:t>
        </m:r>
        <m:limLow>
          <m:e>
            <m:r>
              <m:t>w</m:t>
            </m:r>
          </m:e>
          <m:lim>
            <m:r>
              <m:rPr>
                <m:sty m:val="p"/>
              </m:rPr>
              <m:t>∼</m:t>
            </m:r>
          </m:lim>
        </m:limLow>
      </m:oMath>
      <w:r>
        <w:t xml:space="preserve">.</w:t>
      </w:r>
      <w:r>
        <w:t xml:space="preserve"> </w:t>
      </w:r>
      <w:r>
        <w:t xml:space="preserve">Then</w:t>
      </w:r>
    </w:p>
    <w:p>
      <w:pPr>
        <w:pStyle w:val="BodyText"/>
      </w:pPr>
      <m:oMathPara>
        <m:oMathParaPr>
          <m:jc m:val="center"/>
        </m:oMathParaPr>
        <m:oMath>
          <m:eqArr>
            <m:e>
              <m:limLow>
                <m:e>
                  <m:r>
                    <m:t>w</m:t>
                  </m:r>
                </m:e>
                <m:lim>
                  <m:r>
                    <m:rPr>
                      <m:sty m:val="p"/>
                    </m:rPr>
                    <m:t>∼</m:t>
                  </m:r>
                </m:lim>
              </m:limLow>
              <m:r>
                <m:rPr>
                  <m:sty m:val="p"/>
                </m:rPr>
                <m:t>⋅</m:t>
              </m:r>
              <m:sSub>
                <m:e>
                  <m:limLow>
                    <m:e>
                      <m:r>
                        <m:t>x</m:t>
                      </m:r>
                    </m:e>
                    <m:lim>
                      <m:r>
                        <m:rPr>
                          <m:sty m:val="p"/>
                        </m:rPr>
                        <m:t>∼</m:t>
                      </m:r>
                    </m:lim>
                  </m:limLow>
                </m:e>
                <m:sub>
                  <m:r>
                    <m:t>t</m:t>
                  </m:r>
                </m:sub>
              </m:sSub>
              <m:r>
                <m:rPr>
                  <m:sty m:val="p"/>
                </m:rPr>
                <m:t>+</m:t>
              </m:r>
              <m:r>
                <m:t>b</m:t>
              </m:r>
              <m:r>
                <m:t>&amp;</m:t>
              </m:r>
              <m:r>
                <m:rPr>
                  <m:sty m:val="p"/>
                </m:rPr>
                <m:t>=</m:t>
              </m:r>
              <m:r>
                <m:t>​</m:t>
              </m:r>
              <m:d>
                <m:dPr>
                  <m:begChr m:val="("/>
                  <m:sepChr m:val=""/>
                  <m:endChr m:val=")"/>
                  <m:grow/>
                </m:dPr>
                <m:e>
                  <m:limLow>
                    <m:e>
                      <m:r>
                        <m:t>w</m:t>
                      </m:r>
                    </m:e>
                    <m:lim>
                      <m:r>
                        <m:rPr>
                          <m:sty m:val="p"/>
                        </m:rPr>
                        <m:t>∼</m:t>
                      </m:r>
                    </m:lim>
                  </m:limLow>
                  <m:r>
                    <m:rPr>
                      <m:sty m:val="p"/>
                    </m:rPr>
                    <m:t>⋅</m:t>
                  </m:r>
                  <m:sSub>
                    <m:e>
                      <m:limLow>
                        <m:e>
                          <m:r>
                            <m:t>x</m:t>
                          </m:r>
                        </m:e>
                        <m:lim>
                          <m:r>
                            <m:rPr>
                              <m:sty m:val="p"/>
                            </m:rPr>
                            <m:t>∼</m:t>
                          </m:r>
                        </m:lim>
                      </m:limLow>
                    </m:e>
                    <m:sub>
                      <m:r>
                        <m:t>0</m:t>
                      </m:r>
                    </m:sub>
                  </m:sSub>
                  <m:r>
                    <m:rPr>
                      <m:sty m:val="p"/>
                    </m:rPr>
                    <m:t>+</m:t>
                  </m:r>
                  <m:r>
                    <m:t>b</m:t>
                  </m:r>
                </m:e>
              </m:d>
              <m:r>
                <m:t>​</m:t>
              </m:r>
              <m:r>
                <m:rPr>
                  <m:sty m:val="p"/>
                </m:rPr>
                <m:t>+</m:t>
              </m:r>
              <m:r>
                <m:t>t</m:t>
              </m:r>
              <m:r>
                <m:t> </m:t>
              </m:r>
              <m:limLow>
                <m:e>
                  <m:r>
                    <m:t>w</m:t>
                  </m:r>
                </m:e>
                <m:lim>
                  <m:r>
                    <m:rPr>
                      <m:sty m:val="p"/>
                    </m:rPr>
                    <m:t>∼</m:t>
                  </m:r>
                </m:lim>
              </m:limLow>
              <m:r>
                <m:rPr>
                  <m:sty m:val="p"/>
                </m:rPr>
                <m:t>⋅</m:t>
              </m:r>
              <m:limLow>
                <m:e>
                  <m:r>
                    <m:t>w</m:t>
                  </m:r>
                </m:e>
                <m:lim>
                  <m:r>
                    <m:rPr>
                      <m:sty m:val="p"/>
                    </m:rPr>
                    <m:t>∼</m:t>
                  </m:r>
                </m:lim>
              </m:limLow>
              <m:r>
                <m:t>&amp;</m:t>
              </m:r>
              <m:r>
                <m:t>&amp;</m:t>
              </m:r>
              <m:r>
                <m:rPr>
                  <m:nor/>
                  <m:sty m:val="p"/>
                </m:rPr>
                <m:t>(linearity of </m:t>
              </m:r>
              <m:limLow>
                <m:e>
                  <m:r>
                    <m:t>x</m:t>
                  </m:r>
                </m:e>
                <m:lim>
                  <m:r>
                    <m:rPr>
                      <m:sty m:val="p"/>
                    </m:rPr>
                    <m:t>∼</m:t>
                  </m:r>
                </m:lim>
              </m:limLow>
              <m:r>
                <m:rPr>
                  <m:sty m:val="p"/>
                </m:rPr>
                <m:t>↦</m:t>
              </m:r>
              <m:limLow>
                <m:e>
                  <m:r>
                    <m:t>w</m:t>
                  </m:r>
                </m:e>
                <m:lim>
                  <m:r>
                    <m:rPr>
                      <m:sty m:val="p"/>
                    </m:rPr>
                    <m:t>∼</m:t>
                  </m:r>
                </m:lim>
              </m:limLow>
              <m:r>
                <m:rPr>
                  <m:sty m:val="p"/>
                </m:rPr>
                <m:t>⋅</m:t>
              </m:r>
              <m:limLow>
                <m:e>
                  <m:r>
                    <m:t>x</m:t>
                  </m:r>
                </m:e>
                <m:lim>
                  <m:r>
                    <m:rPr>
                      <m:sty m:val="p"/>
                    </m:rPr>
                    <m:t>∼</m:t>
                  </m:r>
                </m:lim>
              </m:limLow>
              <m:r>
                <m:rPr>
                  <m:nor/>
                  <m:sty m:val="p"/>
                </m:rPr>
                <m:t>)</m:t>
              </m:r>
            </m:e>
            <m:e>
              <m:r>
                <m:t>&amp;</m:t>
              </m:r>
              <m:r>
                <m:rPr>
                  <m:sty m:val="p"/>
                </m:rPr>
                <m:t>=</m:t>
              </m:r>
              <m:r>
                <m:t>t</m:t>
              </m:r>
              <m:r>
                <m:t> </m:t>
              </m:r>
              <m:limLow>
                <m:e>
                  <m:r>
                    <m:t>w</m:t>
                  </m:r>
                </m:e>
                <m:lim>
                  <m:r>
                    <m:rPr>
                      <m:sty m:val="p"/>
                    </m:rPr>
                    <m:t>∼</m:t>
                  </m:r>
                </m:lim>
              </m:limLow>
              <m:r>
                <m:rPr>
                  <m:sty m:val="p"/>
                </m:rPr>
                <m:t>⋅</m:t>
              </m:r>
              <m:limLow>
                <m:e>
                  <m:r>
                    <m:t>w</m:t>
                  </m:r>
                </m:e>
                <m:lim>
                  <m:r>
                    <m:rPr>
                      <m:sty m:val="p"/>
                    </m:rPr>
                    <m:t>∼</m:t>
                  </m:r>
                </m:lim>
              </m:limLow>
              <m:r>
                <m:rPr>
                  <m:sty m:val="p"/>
                </m:rPr>
                <m:t>,</m:t>
              </m:r>
              <m:r>
                <m:t>&amp;</m:t>
              </m:r>
              <m:r>
                <m:t>&amp;</m:t>
              </m:r>
              <m:r>
                <m:rPr>
                  <m:nor/>
                  <m:sty m:val="p"/>
                </m:rPr>
                <m:t>(</m:t>
              </m:r>
              <m:sSub>
                <m:e>
                  <m:limLow>
                    <m:e>
                      <m:r>
                        <m:t>x</m:t>
                      </m:r>
                    </m:e>
                    <m:lim>
                      <m:r>
                        <m:rPr>
                          <m:sty m:val="p"/>
                        </m:rPr>
                        <m:t>∼</m:t>
                      </m:r>
                    </m:lim>
                  </m:limLow>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limLow>
              <m:e>
                <m:r>
                  <m:t>x</m:t>
                </m:r>
              </m:e>
              <m:lim>
                <m:r>
                  <m:rPr>
                    <m:sty m:val="p"/>
                  </m:rPr>
                  <m:t>∼</m:t>
                </m:r>
              </m:lim>
            </m:limLow>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limLow>
                <m:e>
                  <m:r>
                    <m:t>w</m:t>
                  </m:r>
                </m:e>
                <m:lim>
                  <m:r>
                    <m:rPr>
                      <m:sty m:val="p"/>
                    </m:rPr>
                    <m:t>∼</m:t>
                  </m:r>
                </m:lim>
              </m:limLow>
              <m:r>
                <m:rPr>
                  <m:sty m:val="p"/>
                </m:rPr>
                <m:t>⋅</m:t>
              </m:r>
              <m:r>
                <m:rPr>
                  <m:sty m:val="p"/>
                </m:rPr>
                <m:t>(</m:t>
              </m:r>
              <m:sSub>
                <m:e>
                  <m:limLow>
                    <m:e>
                      <m:r>
                        <m:t>x</m:t>
                      </m:r>
                    </m:e>
                    <m:lim>
                      <m:r>
                        <m:rPr>
                          <m:sty m:val="p"/>
                        </m:rPr>
                        <m:t>∼</m:t>
                      </m:r>
                    </m:lim>
                  </m:limLow>
                </m:e>
                <m:sub>
                  <m:r>
                    <m:t>t</m:t>
                  </m:r>
                </m:sub>
              </m:sSub>
              <m:r>
                <m:rPr>
                  <m:sty m:val="p"/>
                </m:rPr>
                <m:t>+</m:t>
              </m:r>
              <m:limLow>
                <m:e>
                  <m:r>
                    <m:t>v</m:t>
                  </m:r>
                </m:e>
                <m:lim>
                  <m:r>
                    <m:rPr>
                      <m:sty m:val="p"/>
                    </m:rPr>
                    <m:t>∼</m:t>
                  </m:r>
                </m:lim>
              </m:limLow>
              <m:r>
                <m:rPr>
                  <m:sty m:val="p"/>
                </m:rPr>
                <m:t>)</m:t>
              </m:r>
              <m:r>
                <m:rPr>
                  <m:sty m:val="p"/>
                </m:rPr>
                <m:t>+</m:t>
              </m:r>
              <m:r>
                <m:t>b</m:t>
              </m:r>
              <m:r>
                <m:t>&amp;</m:t>
              </m:r>
              <m:r>
                <m:rPr>
                  <m:sty m:val="p"/>
                </m:rPr>
                <m:t>=</m:t>
              </m:r>
              <m:r>
                <m:t>​</m:t>
              </m:r>
              <m:d>
                <m:dPr>
                  <m:begChr m:val="("/>
                  <m:sepChr m:val=""/>
                  <m:endChr m:val=")"/>
                  <m:grow/>
                </m:dPr>
                <m:e>
                  <m:limLow>
                    <m:e>
                      <m:r>
                        <m:t>w</m:t>
                      </m:r>
                    </m:e>
                    <m:lim>
                      <m:r>
                        <m:rPr>
                          <m:sty m:val="p"/>
                        </m:rPr>
                        <m:t>∼</m:t>
                      </m:r>
                    </m:lim>
                  </m:limLow>
                  <m:r>
                    <m:rPr>
                      <m:sty m:val="p"/>
                    </m:rPr>
                    <m:t>⋅</m:t>
                  </m:r>
                  <m:sSub>
                    <m:e>
                      <m:limLow>
                        <m:e>
                          <m:r>
                            <m:t>x</m:t>
                          </m:r>
                        </m:e>
                        <m:lim>
                          <m:r>
                            <m:rPr>
                              <m:sty m:val="p"/>
                            </m:rPr>
                            <m:t>∼</m:t>
                          </m:r>
                        </m:lim>
                      </m:limLow>
                    </m:e>
                    <m:sub>
                      <m:r>
                        <m:t>t</m:t>
                      </m:r>
                    </m:sub>
                  </m:sSub>
                  <m:r>
                    <m:rPr>
                      <m:sty m:val="p"/>
                    </m:rPr>
                    <m:t>+</m:t>
                  </m:r>
                  <m:r>
                    <m:t>b</m:t>
                  </m:r>
                </m:e>
              </m:d>
              <m:r>
                <m:t>​</m:t>
              </m:r>
              <m:r>
                <m:rPr>
                  <m:sty m:val="p"/>
                </m:rPr>
                <m:t>+</m:t>
              </m:r>
              <m:limLow>
                <m:e>
                  <m:r>
                    <m:t>w</m:t>
                  </m:r>
                </m:e>
                <m:lim>
                  <m:r>
                    <m:rPr>
                      <m:sty m:val="p"/>
                    </m:rPr>
                    <m:t>∼</m:t>
                  </m:r>
                </m:lim>
              </m:limLow>
              <m:r>
                <m:rPr>
                  <m:sty m:val="p"/>
                </m:rPr>
                <m:t>⋅</m:t>
              </m:r>
              <m:limLow>
                <m:e>
                  <m:r>
                    <m:t>v</m:t>
                  </m:r>
                </m:e>
                <m:lim>
                  <m:r>
                    <m:rPr>
                      <m:sty m:val="p"/>
                    </m:rPr>
                    <m:t>∼</m:t>
                  </m:r>
                </m:lim>
              </m:limLow>
              <m:r>
                <m:t>&amp;</m:t>
              </m:r>
              <m:r>
                <m:t>&amp;</m:t>
              </m:r>
              <m:r>
                <m:rPr>
                  <m:nor/>
                  <m:sty m:val="p"/>
                </m:rPr>
                <m:t>(linearity of </m:t>
              </m:r>
              <m:limLow>
                <m:e>
                  <m:r>
                    <m:t>x</m:t>
                  </m:r>
                </m:e>
                <m:lim>
                  <m:r>
                    <m:rPr>
                      <m:sty m:val="p"/>
                    </m:rPr>
                    <m:t>∼</m:t>
                  </m:r>
                </m:lim>
              </m:limLow>
              <m:r>
                <m:rPr>
                  <m:sty m:val="p"/>
                </m:rPr>
                <m:t>↦</m:t>
              </m:r>
              <m:limLow>
                <m:e>
                  <m:r>
                    <m:t>w</m:t>
                  </m:r>
                </m:e>
                <m:lim>
                  <m:r>
                    <m:rPr>
                      <m:sty m:val="p"/>
                    </m:rPr>
                    <m:t>∼</m:t>
                  </m:r>
                </m:lim>
              </m:limLow>
              <m:r>
                <m:rPr>
                  <m:sty m:val="p"/>
                </m:rPr>
                <m:t>⋅</m:t>
              </m:r>
              <m:limLow>
                <m:e>
                  <m:r>
                    <m:t>x</m:t>
                  </m:r>
                </m:e>
                <m:lim>
                  <m:r>
                    <m:rPr>
                      <m:sty m:val="p"/>
                    </m:rPr>
                    <m:t>∼</m:t>
                  </m:r>
                </m:lim>
              </m:limLow>
              <m:r>
                <m:rPr>
                  <m:nor/>
                  <m:sty m:val="p"/>
                </m:rPr>
                <m:t>)</m:t>
              </m:r>
            </m:e>
            <m:e>
              <m:r>
                <m:t>&amp;</m:t>
              </m:r>
              <m:r>
                <m:rPr>
                  <m:sty m:val="p"/>
                </m:rPr>
                <m:t>=</m:t>
              </m:r>
              <m:r>
                <m:t>t</m:t>
              </m:r>
              <m:r>
                <m:t> </m:t>
              </m:r>
              <m:limLow>
                <m:e>
                  <m:r>
                    <m:t>w</m:t>
                  </m:r>
                </m:e>
                <m:lim>
                  <m:r>
                    <m:rPr>
                      <m:sty m:val="p"/>
                    </m:rPr>
                    <m:t>∼</m:t>
                  </m:r>
                </m:lim>
              </m:limLow>
              <m:r>
                <m:rPr>
                  <m:sty m:val="p"/>
                </m:rPr>
                <m:t>⋅</m:t>
              </m:r>
              <m:limLow>
                <m:e>
                  <m:r>
                    <m:t>w</m:t>
                  </m:r>
                </m:e>
                <m:lim>
                  <m:r>
                    <m:rPr>
                      <m:sty m:val="p"/>
                    </m:rPr>
                    <m:t>∼</m:t>
                  </m:r>
                </m:lim>
              </m:limLow>
              <m:r>
                <m:rPr>
                  <m:sty m:val="p"/>
                </m:rPr>
                <m:t>+</m:t>
              </m:r>
              <m:limLow>
                <m:e>
                  <m:r>
                    <m:t>w</m:t>
                  </m:r>
                </m:e>
                <m:lim>
                  <m:r>
                    <m:rPr>
                      <m:sty m:val="p"/>
                    </m:rPr>
                    <m:t>∼</m:t>
                  </m:r>
                </m:lim>
              </m:limLow>
              <m:r>
                <m:rPr>
                  <m:sty m:val="p"/>
                </m:rPr>
                <m:t>⋅</m:t>
              </m:r>
              <m:limLow>
                <m:e>
                  <m:r>
                    <m:t>v</m:t>
                  </m:r>
                </m:e>
                <m:lim>
                  <m:r>
                    <m:rPr>
                      <m:sty m:val="p"/>
                    </m:rPr>
                    <m:t>∼</m:t>
                  </m:r>
                </m:lim>
              </m:limLow>
              <m:r>
                <m:rPr>
                  <m:sty m:val="p"/>
                </m:rPr>
                <m:t>.</m:t>
              </m:r>
              <m:r>
                <m:t>&amp;</m:t>
              </m:r>
              <m:r>
                <m:t>&amp;</m:t>
              </m:r>
              <m:r>
                <m:rPr>
                  <m:nor/>
                  <m:sty m:val="p"/>
                </m:rPr>
                <m:t>(the display above)</m:t>
              </m:r>
            </m:e>
          </m:eqArr>
        </m:oMath>
      </m:oMathPara>
    </w:p>
    <w:p>
      <w:pPr>
        <w:pStyle w:val="FirstParagraph"/>
      </w:pPr>
      <w:r>
        <w:t xml:space="preserve">Because</w:t>
      </w:r>
      <w:r>
        <w:t xml:space="preserve"> </w:t>
      </w:r>
      <m:oMath>
        <m:limLow>
          <m:e>
            <m:r>
              <m:t>w</m:t>
            </m:r>
          </m:e>
          <m:lim>
            <m:r>
              <m:rPr>
                <m:sty m:val="p"/>
              </m:rPr>
              <m:t>∼</m:t>
            </m:r>
          </m:lim>
        </m:limLow>
        <m:r>
          <m:rPr>
            <m:sty m:val="p"/>
          </m:rPr>
          <m:t>⋅</m:t>
        </m:r>
        <m:limLow>
          <m:e>
            <m:r>
              <m:t>w</m:t>
            </m:r>
          </m:e>
          <m:lim>
            <m:r>
              <m:rPr>
                <m:sty m:val="p"/>
              </m:rPr>
              <m:t>∼</m:t>
            </m:r>
          </m:lim>
        </m:limLow>
        <m:r>
          <m:rPr>
            <m:sty m:val="p"/>
          </m:rPr>
          <m:t>&gt;</m:t>
        </m:r>
        <m:r>
          <m:t>0</m:t>
        </m:r>
      </m:oMath>
      <w:r>
        <w:t xml:space="preserve">, this is positive once</w:t>
      </w:r>
      <w:r>
        <w:t xml:space="preserve"> </w:t>
      </w:r>
      <m:oMath>
        <m:r>
          <m:t>t</m:t>
        </m:r>
        <m:r>
          <m:rPr>
            <m:sty m:val="p"/>
          </m:rPr>
          <m:t>&gt;</m:t>
        </m:r>
        <m:r>
          <m:rPr>
            <m:sty m:val="p"/>
          </m:rPr>
          <m:t>−</m:t>
        </m:r>
        <m:limLow>
          <m:e>
            <m:r>
              <m:t>w</m:t>
            </m:r>
          </m:e>
          <m:lim>
            <m:r>
              <m:rPr>
                <m:sty m:val="p"/>
              </m:rPr>
              <m:t>∼</m:t>
            </m:r>
          </m:lim>
        </m:limLow>
        <m:r>
          <m:rPr>
            <m:sty m:val="p"/>
          </m:rPr>
          <m:t>⋅</m:t>
        </m:r>
        <m:limLow>
          <m:e>
            <m:r>
              <m:t>v</m:t>
            </m:r>
          </m:e>
          <m:lim>
            <m:r>
              <m:rPr>
                <m:sty m:val="p"/>
              </m:rPr>
              <m:t>∼</m:t>
            </m:r>
          </m:lim>
        </m:limLow>
        <m:r>
          <m:rPr>
            <m:sty m:val="p"/>
          </m:rPr>
          <m:t>/</m:t>
        </m:r>
        <m:limLow>
          <m:e>
            <m:r>
              <m:t>w</m:t>
            </m:r>
          </m:e>
          <m:lim>
            <m:r>
              <m:rPr>
                <m:sty m:val="p"/>
              </m:rPr>
              <m:t>∼</m:t>
            </m:r>
          </m:lim>
        </m:limLow>
        <m:r>
          <m:rPr>
            <m:sty m:val="p"/>
          </m:rPr>
          <m:t>⋅</m:t>
        </m:r>
        <m:limLow>
          <m:e>
            <m:r>
              <m:t>w</m:t>
            </m:r>
          </m:e>
          <m:lim>
            <m:r>
              <m:rPr>
                <m:sty m:val="p"/>
              </m:rPr>
              <m:t>∼</m:t>
            </m:r>
          </m:lim>
        </m:limLow>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limLow>
              <m:e>
                <m:r>
                  <m:t>x</m:t>
                </m:r>
              </m:e>
              <m:lim>
                <m:r>
                  <m:rPr>
                    <m:sty m:val="p"/>
                  </m:rPr>
                  <m:t>∼</m:t>
                </m:r>
              </m:lim>
            </m:limLow>
          </m:e>
          <m:sub>
            <m:r>
              <m:t>t</m:t>
            </m:r>
          </m:sub>
        </m:sSub>
      </m:oMath>
      <w:r>
        <w:t xml:space="preserve"> </w:t>
      </w:r>
      <w:r>
        <w:t xml:space="preserve">and</w:t>
      </w:r>
      <w:r>
        <w:t xml:space="preserve"> </w:t>
      </w:r>
      <m:oMath>
        <m:sSub>
          <m:e>
            <m:limLow>
              <m:e>
                <m:r>
                  <m:t>x</m:t>
                </m:r>
              </m:e>
              <m:lim>
                <m:r>
                  <m:rPr>
                    <m:sty m:val="p"/>
                  </m:rPr>
                  <m:t>∼</m:t>
                </m:r>
              </m:lim>
            </m:limLow>
          </m:e>
          <m:sub>
            <m:r>
              <m:t>t</m:t>
            </m:r>
          </m:sub>
        </m:sSub>
        <m:r>
          <m:rPr>
            <m:sty m:val="p"/>
          </m:rPr>
          <m:t>+</m:t>
        </m:r>
        <m:limLow>
          <m:e>
            <m:r>
              <m:t>v</m:t>
            </m:r>
          </m:e>
          <m:lim>
            <m:r>
              <m:rPr>
                <m:sty m:val="p"/>
              </m:rPr>
              <m:t>∼</m:t>
            </m:r>
          </m:lim>
        </m:limLow>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limLow>
          <m:e>
            <m:r>
              <m:t>v</m:t>
            </m:r>
          </m:e>
          <m:lim>
            <m:r>
              <m:rPr>
                <m:sty m:val="p"/>
              </m:rPr>
              <m:t>∼</m:t>
            </m:r>
          </m:lim>
        </m:limLow>
      </m:oMath>
      <w:r>
        <w:t xml:space="preserve">.</w:t>
      </w:r>
      <w:r>
        <w:t xml:space="preserve"> </w:t>
      </w:r>
      <w:r>
        <w:t xml:space="preserve">So</w:t>
      </w:r>
      <w:r>
        <w:t xml:space="preserve"> </w:t>
      </w:r>
      <m:oMath>
        <m:limLow>
          <m:e>
            <m:r>
              <m:t>v</m:t>
            </m:r>
          </m:e>
          <m:lim>
            <m:r>
              <m:rPr>
                <m:sty m:val="p"/>
              </m:rPr>
              <m:t>∼</m:t>
            </m:r>
          </m:lim>
        </m:limLow>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51</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limLow>
          <m:e>
            <m:r>
              <m:t>w</m:t>
            </m:r>
          </m:e>
          <m:lim>
            <m:r>
              <m:rPr>
                <m:sty m:val="p"/>
              </m:rPr>
              <m:t>∼</m:t>
            </m:r>
          </m:lim>
        </m:limLow>
      </m:oMath>
      <w:r>
        <w:t xml:space="preserve"> </w:t>
      </w:r>
      <w:r>
        <w:t xml:space="preserve">and</w:t>
      </w:r>
      <w:r>
        <w:t xml:space="preserve"> </w:t>
      </w:r>
      <m:oMath>
        <m:r>
          <m:rPr>
            <m:sty m:val="p"/>
          </m:rPr>
          <m:t>−</m:t>
        </m:r>
        <m:r>
          <m:t>b</m:t>
        </m:r>
      </m:oMath>
      <w:r>
        <w:t xml:space="preserve"> </w:t>
      </w:r>
      <w:r>
        <w:t xml:space="preserve">in place of</w:t>
      </w:r>
      <w:r>
        <w:t xml:space="preserve"> </w:t>
      </w:r>
      <m:oMath>
        <m:limLow>
          <m:e>
            <m:r>
              <m:t>w</m:t>
            </m:r>
          </m:e>
          <m:lim>
            <m:r>
              <m:rPr>
                <m:sty m:val="p"/>
              </m:rPr>
              <m:t>∼</m:t>
            </m:r>
          </m:lim>
        </m:limLow>
      </m:oMath>
      <w:r>
        <w:t xml:space="preserve"> </w:t>
      </w:r>
      <w:r>
        <w:t xml:space="preserve">and</w:t>
      </w:r>
      <w:r>
        <w:t xml:space="preserve"> </w:t>
      </w:r>
      <m:oMath>
        <m:r>
          <m:t>b</m:t>
        </m:r>
      </m:oMath>
      <w:r>
        <w:t xml:space="preserve">.</w:t>
      </w:r>
    </w:p>
    <w:bookmarkStart w:id="292" w:name="exm-half-space-iris"/>
    <w:p>
      <w:pPr>
        <w:pStyle w:val="BodyText"/>
      </w:pPr>
      <w:r>
        <w:rPr>
          <w:b/>
          <w:bCs/>
        </w:rPr>
        <w:t xml:space="preserve">Example 76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limLow>
          <m:e>
            <m:r>
              <m:t>x</m:t>
            </m:r>
          </m:e>
          <m:lim>
            <m:r>
              <m:rPr>
                <m:sty m:val="p"/>
              </m:rPr>
              <m:t>∼</m:t>
            </m:r>
          </m:lim>
        </m:limLow>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limLow>
          <m:e>
            <m:r>
              <m:t>x</m:t>
            </m:r>
          </m:e>
          <m:lim>
            <m:r>
              <m:rPr>
                <m:sty m:val="p"/>
              </m:rPr>
              <m:t>∼</m:t>
            </m:r>
          </m:lim>
        </m:limLow>
      </m:oMath>
      <w:r>
        <w:t xml:space="preserve"> </w:t>
      </w:r>
      <w:r>
        <w:t xml:space="preserve">gives a coefficient vector</w:t>
      </w:r>
      <w:r>
        <w:t xml:space="preserve"> </w:t>
      </w:r>
      <m:oMath>
        <m:limLow>
          <m:e>
            <m:r>
              <m:t>w</m:t>
            </m:r>
          </m:e>
          <m:lim>
            <m:r>
              <m:rPr>
                <m:sty m:val="p"/>
              </m:rPr>
              <m:t>∼</m:t>
            </m:r>
          </m:lim>
        </m:limLow>
      </m:oMath>
      <w:r>
        <w:t xml:space="preserve"> </w:t>
      </w:r>
      <w:r>
        <w:t xml:space="preserve">and an intercept</w:t>
      </w:r>
      <w:r>
        <w:t xml:space="preserve"> </w:t>
      </w:r>
      <m:oMath>
        <m:r>
          <m:t>b</m:t>
        </m:r>
      </m:oMath>
      <w:r>
        <w:t xml:space="preserve">.</w:t>
      </w:r>
      <w:r>
        <w:t xml:space="preserve"> </w:t>
      </w:r>
      <w:r>
        <w:t xml:space="preserve">The line</w:t>
      </w:r>
      <w:r>
        <w:t xml:space="preserve"> </w:t>
      </w:r>
      <m:oMath>
        <m:limLow>
          <m:e>
            <m:r>
              <m:t>w</m:t>
            </m:r>
          </m:e>
          <m:lim>
            <m:r>
              <m:rPr>
                <m:sty m:val="p"/>
              </m:rPr>
              <m:t>∼</m:t>
            </m:r>
          </m:lim>
        </m:limLow>
        <m:r>
          <m:rPr>
            <m:sty m:val="p"/>
          </m:rPr>
          <m:t>⋅</m:t>
        </m:r>
        <m:limLow>
          <m:e>
            <m:r>
              <m:t>x</m:t>
            </m:r>
          </m:e>
          <m:lim>
            <m:r>
              <m:rPr>
                <m:sty m:val="p"/>
              </m:rPr>
              <m:t>∼</m:t>
            </m:r>
          </m:lim>
        </m:limLow>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41</w:t>
        </w:r>
      </w:hyperlink>
      <w:r>
        <w:t xml:space="preserve">),</w:t>
      </w:r>
      <w:r>
        <w:t xml:space="preserve"> </w:t>
      </w:r>
      <w:r>
        <w:t xml:space="preserve">and the two species mostly fall in its two open half-spaces (</w:t>
      </w:r>
      <w:hyperlink w:anchor="def-half-space">
        <w:r>
          <w:rPr>
            <w:rStyle w:val="Hyperlink"/>
          </w:rPr>
          <w:t xml:space="preserve">Definition 60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91" w:name="fig-half-space-iris"/>
          <w:p>
            <w:pPr>
              <w:pStyle w:val="Compact"/>
              <w:jc w:val="center"/>
            </w:pPr>
            <w:r>
              <w:drawing>
                <wp:inline>
                  <wp:extent cx="4620126" cy="3696101"/>
                  <wp:effectExtent b="0" l="0" r="0" t="0"/>
                  <wp:docPr descr="" title="" id="289" name="Picture"/>
                  <a:graphic>
                    <a:graphicData uri="http://schemas.openxmlformats.org/drawingml/2006/picture">
                      <pic:pic>
                        <pic:nvPicPr>
                          <pic:cNvPr descr="linear-algebra_files/figure-docx/fig-half-space-iris-1.png" id="290" name="Picture"/>
                          <pic:cNvPicPr>
                            <a:picLocks noChangeArrowheads="1" noChangeAspect="1"/>
                          </pic:cNvPicPr>
                        </pic:nvPicPr>
                        <pic:blipFill>
                          <a:blip r:embed="rId288"/>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91"/>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limLow>
          <m:e>
            <m:r>
              <m:t>w</m:t>
            </m:r>
          </m:e>
          <m:lim>
            <m:r>
              <m:rPr>
                <m:sty m:val="p"/>
              </m:rPr>
              <m:t>∼</m:t>
            </m:r>
          </m:lim>
        </m:limLow>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44</w:t>
        </w:r>
      </w:hyperlink>
      <w:r>
        <w:t xml:space="preserve">).</w:t>
      </w:r>
    </w:p>
    <w:bookmarkEnd w:id="292"/>
    <w:bookmarkStart w:id="293"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limLow>
          <m:e>
            <m:r>
              <m:t>w</m:t>
            </m:r>
          </m:e>
          <m:lim>
            <m:r>
              <m:rPr>
                <m:sty m:val="p"/>
              </m:rPr>
              <m:t>∼</m:t>
            </m:r>
          </m:lim>
        </m:limLow>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73</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60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m:oMath>
        <m:r>
          <m:rPr>
            <m:sty m:val="p"/>
          </m:rPr>
          <m:t>−</m:t>
        </m:r>
        <m:limLow>
          <m:e>
            <m:r>
              <m:t>w</m:t>
            </m:r>
          </m:e>
          <m:lim>
            <m:r>
              <m:rPr>
                <m:sty m:val="p"/>
              </m:rPr>
              <m:t>∼</m:t>
            </m:r>
          </m:lim>
        </m:limLow>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44</w:t>
        </w:r>
      </w:hyperlink>
      <w:r>
        <w:t xml:space="preserve">).</w:t>
      </w:r>
    </w:p>
    <w:bookmarkEnd w:id="293"/>
    <w:bookmarkStart w:id="294" w:name="sol-half-space-sides"/>
    <w:p>
      <w:pPr>
        <w:pStyle w:val="FirstParagraph"/>
      </w:pPr>
      <w:r>
        <w:rPr>
          <w:i/>
          <w:iCs/>
        </w:rPr>
        <w:t xml:space="preserve">Solution 7</w:t>
      </w:r>
      <w:r>
        <w:t xml:space="preserve">. </w:t>
      </w:r>
    </w:p>
    <w:p>
      <w:pPr>
        <w:numPr>
          <w:ilvl w:val="0"/>
          <w:numId w:val="1034"/>
        </w:numPr>
      </w:pPr>
      <w:r>
        <w:t xml:space="preserve">Compute</w:t>
      </w:r>
      <w:r>
        <w:t xml:space="preserve"> </w:t>
      </w:r>
      <m:oMath>
        <m:limLow>
          <m:e>
            <m:r>
              <m:t>w</m:t>
            </m:r>
          </m:e>
          <m:lim>
            <m:r>
              <m:rPr>
                <m:sty m:val="p"/>
              </m:rPr>
              <m:t>∼</m:t>
            </m:r>
          </m:lim>
        </m:limLow>
        <m:r>
          <m:rPr>
            <m:sty m:val="p"/>
          </m:rPr>
          <m:t>⋅</m:t>
        </m:r>
        <m:limLow>
          <m:e>
            <m:r>
              <m:t>x</m:t>
            </m:r>
          </m:e>
          <m:lim>
            <m:r>
              <m:rPr>
                <m:sty m:val="p"/>
              </m:rPr>
              <m:t>∼</m:t>
            </m:r>
          </m:lim>
        </m:limLow>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m:oMath>
        <m:r>
          <m:rPr>
            <m:sty m:val="p"/>
          </m:rPr>
          <m:t>−</m:t>
        </m:r>
        <m:limLow>
          <m:e>
            <m:r>
              <m:t>w</m:t>
            </m:r>
          </m:e>
          <m:lim>
            <m:r>
              <m:rPr>
                <m:sty m:val="p"/>
              </m:rPr>
              <m:t>∼</m:t>
            </m:r>
          </m:lim>
        </m:limLow>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limLow>
              <m:e>
                <m:r>
                  <m:t>s</m:t>
                </m:r>
              </m:e>
              <m:lim>
                <m:r>
                  <m:rPr>
                    <m:sty m:val="p"/>
                  </m:rPr>
                  <m:t>∼</m:t>
                </m:r>
              </m:lim>
            </m:limLow>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94"/>
    <w:bookmarkStart w:id="295" w:name="def-rank-factorization"/>
    <w:p>
      <w:pPr>
        <w:pStyle w:val="FirstParagraph"/>
      </w:pPr>
      <w:r>
        <w:rPr>
          <w:b/>
          <w:bCs/>
        </w:rPr>
        <w:t xml:space="preserve">Definition 62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95"/>
    <w:bookmarkStart w:id="296" w:name="exm-rank-factorization"/>
    <w:p>
      <w:pPr>
        <w:pStyle w:val="FirstParagraph"/>
      </w:pPr>
      <w:r>
        <w:rPr>
          <w:b/>
          <w:bCs/>
        </w:rPr>
        <w:t xml:space="preserve">Example 77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66</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96"/>
    <w:bookmarkStart w:id="297" w:name="thm-rank-factorization"/>
    <w:p>
      <w:pPr>
        <w:pStyle w:val="BodyText"/>
      </w:pPr>
      <w:r>
        <w:rPr>
          <w:b/>
          <w:bCs/>
        </w:rPr>
        <w:t xml:space="preserve">Theorem 45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62</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97"/>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38</w:t>
        </w:r>
      </w:hyperlink>
      <w:r>
        <w:t xml:space="preserve">),</w:t>
      </w:r>
      <w:r>
        <w:t xml:space="preserve"> </w:t>
      </w:r>
      <w:r>
        <w:t xml:space="preserve">so it has a basis</w:t>
      </w:r>
      <w:r>
        <w:t xml:space="preserve"> </w:t>
      </w:r>
      <m:oMath>
        <m:sSub>
          <m:e>
            <m:limLow>
              <m:e>
                <m:r>
                  <m:t>c</m:t>
                </m:r>
              </m:e>
              <m:lim>
                <m:r>
                  <m:rPr>
                    <m:sty m:val="p"/>
                  </m:rPr>
                  <m:t>∼</m:t>
                </m:r>
              </m:lim>
            </m:limLow>
          </m:e>
          <m:sub>
            <m:r>
              <m:t>1</m:t>
            </m:r>
          </m:sub>
        </m:sSub>
        <m:r>
          <m:rPr>
            <m:sty m:val="p"/>
          </m:rPr>
          <m:t>,</m:t>
        </m:r>
        <m:r>
          <m:rPr>
            <m:sty m:val="p"/>
          </m:rPr>
          <m:t>…</m:t>
        </m:r>
        <m:r>
          <m:rPr>
            <m:sty m:val="p"/>
          </m:rPr>
          <m:t>,</m:t>
        </m:r>
        <m:sSub>
          <m:e>
            <m:limLow>
              <m:e>
                <m:r>
                  <m:t>c</m:t>
                </m:r>
              </m:e>
              <m:lim>
                <m:r>
                  <m:rPr>
                    <m:sty m:val="p"/>
                  </m:rPr>
                  <m:t>∼</m:t>
                </m:r>
              </m:lim>
            </m:limLow>
          </m:e>
          <m:sub>
            <m:r>
              <m:t>r</m:t>
            </m:r>
          </m:sub>
        </m:sSub>
      </m:oMath>
      <w:r>
        <w:t xml:space="preserve"> </w:t>
      </w:r>
      <w:r>
        <w:t xml:space="preserve">(</w:t>
      </w:r>
      <w:hyperlink w:anchor="thm-extend-basis">
        <w:r>
          <w:rPr>
            <w:rStyle w:val="Hyperlink"/>
          </w:rPr>
          <w:t xml:space="preserve">Theorem 29</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limLow>
              <m:e>
                <m:r>
                  <m:t>a</m:t>
                </m:r>
              </m:e>
              <m:lim>
                <m:r>
                  <m:rPr>
                    <m:sty m:val="p"/>
                  </m:rPr>
                  <m:t>∼</m:t>
                </m:r>
              </m:lim>
            </m:limLow>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limLow>
              <m:e>
                <m:r>
                  <m:t>a</m:t>
                </m:r>
              </m:e>
              <m:lim>
                <m:r>
                  <m:rPr>
                    <m:sty m:val="p"/>
                  </m:rPr>
                  <m:t>∼</m:t>
                </m:r>
              </m:lim>
            </m:limLow>
          </m:e>
          <m:sub>
            <m:r>
              <m:t>j</m:t>
            </m:r>
          </m:sub>
        </m:sSub>
        <m:r>
          <m:rPr>
            <m:sty m:val="p"/>
          </m:rPr>
          <m:t>=</m:t>
        </m:r>
        <m:sSub>
          <m:e>
            <m:r>
              <m:t>r</m:t>
            </m:r>
          </m:e>
          <m:sub>
            <m:r>
              <m:t>1</m:t>
            </m:r>
            <m:r>
              <m:t>j</m:t>
            </m:r>
          </m:sub>
        </m:sSub>
        <m:sSub>
          <m:e>
            <m:limLow>
              <m:e>
                <m:r>
                  <m:t>c</m:t>
                </m:r>
              </m:e>
              <m:lim>
                <m:r>
                  <m:rPr>
                    <m:sty m:val="p"/>
                  </m:rPr>
                  <m:t>∼</m:t>
                </m:r>
              </m:lim>
            </m:limLow>
          </m:e>
          <m:sub>
            <m:r>
              <m:t>1</m:t>
            </m:r>
          </m:sub>
        </m:sSub>
        <m:r>
          <m:rPr>
            <m:sty m:val="p"/>
          </m:rPr>
          <m:t>+</m:t>
        </m:r>
        <m:r>
          <m:rPr>
            <m:sty m:val="p"/>
          </m:rPr>
          <m:t>⋯</m:t>
        </m:r>
        <m:r>
          <m:rPr>
            <m:sty m:val="p"/>
          </m:rPr>
          <m:t>+</m:t>
        </m:r>
        <m:sSub>
          <m:e>
            <m:r>
              <m:t>r</m:t>
            </m:r>
          </m:e>
          <m:sub>
            <m:r>
              <m:t>r</m:t>
            </m:r>
            <m:r>
              <m:t>j</m:t>
            </m:r>
          </m:sub>
        </m:sSub>
        <m:sSub>
          <m:e>
            <m:limLow>
              <m:e>
                <m:r>
                  <m:t>c</m:t>
                </m:r>
              </m:e>
              <m:lim>
                <m:r>
                  <m:rPr>
                    <m:sty m:val="p"/>
                  </m:rPr>
                  <m:t>∼</m:t>
                </m:r>
              </m:lim>
            </m:limLow>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limLow>
              <m:e>
                <m:r>
                  <m:t>r</m:t>
                </m:r>
              </m:e>
              <m:lim>
                <m:r>
                  <m:rPr>
                    <m:sty m:val="p"/>
                  </m:rPr>
                  <m:t>∼</m:t>
                </m:r>
              </m:lim>
            </m:limLow>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limLow>
                    <m:e>
                      <m:r>
                        <m:t>r</m:t>
                      </m:r>
                    </m:e>
                    <m:lim>
                      <m:r>
                        <m:rPr>
                          <m:sty m:val="p"/>
                        </m:rPr>
                        <m:t>∼</m:t>
                      </m:r>
                    </m:lim>
                  </m:limLow>
                </m:e>
                <m:sub>
                  <m:r>
                    <m:t>j</m:t>
                  </m:r>
                </m:sub>
              </m:sSub>
              <m:r>
                <m:t>&amp;</m:t>
              </m:r>
              <m:r>
                <m:rPr>
                  <m:sty m:val="p"/>
                </m:rPr>
                <m:t>=</m:t>
              </m:r>
              <m:sSub>
                <m:e>
                  <m:r>
                    <m:t>r</m:t>
                  </m:r>
                </m:e>
                <m:sub>
                  <m:r>
                    <m:t>1</m:t>
                  </m:r>
                  <m:r>
                    <m:t>j</m:t>
                  </m:r>
                </m:sub>
              </m:sSub>
              <m:sSub>
                <m:e>
                  <m:limLow>
                    <m:e>
                      <m:r>
                        <m:t>c</m:t>
                      </m:r>
                    </m:e>
                    <m:lim>
                      <m:r>
                        <m:rPr>
                          <m:sty m:val="p"/>
                        </m:rPr>
                        <m:t>∼</m:t>
                      </m:r>
                    </m:lim>
                  </m:limLow>
                </m:e>
                <m:sub>
                  <m:r>
                    <m:t>1</m:t>
                  </m:r>
                </m:sub>
              </m:sSub>
              <m:r>
                <m:rPr>
                  <m:sty m:val="p"/>
                </m:rPr>
                <m:t>+</m:t>
              </m:r>
              <m:r>
                <m:rPr>
                  <m:sty m:val="p"/>
                </m:rPr>
                <m:t>⋯</m:t>
              </m:r>
              <m:r>
                <m:rPr>
                  <m:sty m:val="p"/>
                </m:rPr>
                <m:t>+</m:t>
              </m:r>
              <m:sSub>
                <m:e>
                  <m:r>
                    <m:t>r</m:t>
                  </m:r>
                </m:e>
                <m:sub>
                  <m:r>
                    <m:t>r</m:t>
                  </m:r>
                  <m:r>
                    <m:t>j</m:t>
                  </m:r>
                </m:sub>
              </m:sSub>
              <m:sSub>
                <m:e>
                  <m:limLow>
                    <m:e>
                      <m:r>
                        <m:t>c</m:t>
                      </m:r>
                    </m:e>
                    <m:lim>
                      <m:r>
                        <m:rPr>
                          <m:sty m:val="p"/>
                        </m:rPr>
                        <m:t>∼</m:t>
                      </m:r>
                    </m:lim>
                  </m:limLow>
                </m:e>
                <m:sub>
                  <m:r>
                    <m:t>r</m:t>
                  </m:r>
                </m:sub>
              </m:sSub>
              <m:r>
                <m:t>&amp;</m:t>
              </m:r>
              <m:r>
                <m:t>&amp;</m:t>
              </m:r>
              <m:r>
                <m:rPr>
                  <m:nor/>
                  <m:sty m:val="p"/>
                </m:rPr>
                <m:t>(</m:t>
              </m:r>
              <m:r>
                <m:rPr>
                  <m:nor/>
                  <m:sty m:val="p"/>
                </m:rPr>
                <m:t>Theorem 23</m:t>
              </m:r>
              <m:r>
                <m:rPr>
                  <m:nor/>
                  <m:sty m:val="p"/>
                </m:rPr>
                <m:t>)</m:t>
              </m:r>
            </m:e>
            <m:e>
              <m:r>
                <m:t>&amp;</m:t>
              </m:r>
              <m:r>
                <m:rPr>
                  <m:sty m:val="p"/>
                </m:rPr>
                <m:t>=</m:t>
              </m:r>
              <m:sSub>
                <m:e>
                  <m:limLow>
                    <m:e>
                      <m:r>
                        <m:t>a</m:t>
                      </m:r>
                    </m:e>
                    <m:lim>
                      <m:r>
                        <m:rPr>
                          <m:sty m:val="p"/>
                        </m:rPr>
                        <m:t>∼</m:t>
                      </m:r>
                    </m:lim>
                  </m:limLow>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98" w:name="exm-rank-factorization-construct"/>
    <w:p>
      <w:pPr>
        <w:pStyle w:val="BodyText"/>
      </w:pPr>
      <w:r>
        <w:rPr>
          <w:b/>
          <w:bCs/>
        </w:rPr>
        <w:t xml:space="preserve">Example 78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limLow>
              <m:e>
                <m:r>
                  <m:t>0</m:t>
                </m:r>
              </m:e>
              <m:lim>
                <m:r>
                  <m:rPr>
                    <m:sty m:val="p"/>
                  </m:rPr>
                  <m:t>∼</m:t>
                </m:r>
              </m:lim>
            </m:limLow>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45</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77</w:t>
        </w:r>
      </w:hyperlink>
      <w:r>
        <w:t xml:space="preserve">.</w:t>
      </w:r>
    </w:p>
    <w:bookmarkEnd w:id="298"/>
    <w:bookmarkEnd w:id="299"/>
    <w:bookmarkStart w:id="322"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0" name="Picture"/>
                  <a:graphic>
                    <a:graphicData uri="http://schemas.openxmlformats.org/drawingml/2006/picture">
                      <pic:pic>
                        <pic:nvPicPr>
                          <pic:cNvPr descr="/opt/quarto/share/formats/docx/note.png" id="301"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39</w:t>
              </w:r>
            </w:hyperlink>
            <w:r>
              <w:t xml:space="preserve">) instead.</w:t>
            </w:r>
          </w:p>
          <w:p/>
        </w:tc>
      </w:tr>
    </w:tbl>
    <w:bookmarkStart w:id="302" w:name="def-subspace-sum"/>
    <w:p>
      <w:pPr>
        <w:pStyle w:val="BodyText"/>
      </w:pPr>
      <w:r>
        <w:rPr>
          <w:b/>
          <w:bCs/>
        </w:rPr>
        <w:t xml:space="preserve">Definition 63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limLow>
                    <m:e>
                      <m:r>
                        <m:t>x</m:t>
                      </m:r>
                    </m:e>
                    <m:lim>
                      <m:r>
                        <m:rPr>
                          <m:sty m:val="p"/>
                        </m:rPr>
                        <m:t>∼</m:t>
                      </m:r>
                    </m:lim>
                  </m:limLow>
                </m:e>
                <m:sub>
                  <m:r>
                    <m:t>1</m:t>
                  </m:r>
                </m:sub>
              </m:sSub>
              <m:r>
                <m:rPr>
                  <m:sty m:val="p"/>
                </m:rPr>
                <m:t>+</m:t>
              </m:r>
              <m:sSub>
                <m:e>
                  <m:limLow>
                    <m:e>
                      <m:r>
                        <m:t>x</m:t>
                      </m:r>
                    </m:e>
                    <m:lim>
                      <m:r>
                        <m:rPr>
                          <m:sty m:val="p"/>
                        </m:rPr>
                        <m:t>∼</m:t>
                      </m:r>
                    </m:lim>
                  </m:limLow>
                </m:e>
                <m:sub>
                  <m:r>
                    <m:t>2</m:t>
                  </m:r>
                </m:sub>
              </m:sSub>
              <m:r>
                <m:rPr>
                  <m:sty m:val="p"/>
                </m:rPr>
                <m:t>:</m:t>
              </m:r>
              <m:sSub>
                <m:e>
                  <m:limLow>
                    <m:e>
                      <m:r>
                        <m:t>x</m:t>
                      </m:r>
                    </m:e>
                    <m:lim>
                      <m:r>
                        <m:rPr>
                          <m:sty m:val="p"/>
                        </m:rPr>
                        <m:t>∼</m:t>
                      </m:r>
                    </m:lim>
                  </m:limLow>
                </m:e>
                <m:sub>
                  <m:r>
                    <m:t>1</m:t>
                  </m:r>
                </m:sub>
              </m:sSub>
              <m:r>
                <m:rPr>
                  <m:sty m:val="p"/>
                </m:rPr>
                <m:t>∈</m:t>
              </m:r>
              <m:sSub>
                <m:e>
                  <m:r>
                    <m:rPr>
                      <m:scr m:val="script"/>
                      <m:sty m:val="p"/>
                    </m:rPr>
                    <m:t>S</m:t>
                  </m:r>
                </m:e>
                <m:sub>
                  <m:r>
                    <m:t>1</m:t>
                  </m:r>
                </m:sub>
              </m:sSub>
              <m:r>
                <m:rPr>
                  <m:sty m:val="p"/>
                </m:rPr>
                <m:t>,</m:t>
              </m:r>
              <m:r>
                <m:t> </m:t>
              </m:r>
              <m:sSub>
                <m:e>
                  <m:limLow>
                    <m:e>
                      <m:r>
                        <m:t>x</m:t>
                      </m:r>
                    </m:e>
                    <m:lim>
                      <m:r>
                        <m:rPr>
                          <m:sty m:val="p"/>
                        </m:rPr>
                        <m:t>∼</m:t>
                      </m:r>
                    </m:lim>
                  </m:limLow>
                </m:e>
                <m:sub>
                  <m:r>
                    <m:t>2</m:t>
                  </m:r>
                </m:sub>
              </m:sSub>
              <m:r>
                <m:rPr>
                  <m:sty m:val="p"/>
                </m:rPr>
                <m:t>∈</m:t>
              </m:r>
              <m:sSub>
                <m:e>
                  <m:r>
                    <m:rPr>
                      <m:scr m:val="script"/>
                      <m:sty m:val="p"/>
                    </m:rPr>
                    <m:t>S</m:t>
                  </m:r>
                </m:e>
                <m:sub>
                  <m:r>
                    <m:t>2</m:t>
                  </m:r>
                </m:sub>
              </m:sSub>
            </m:e>
          </m:d>
          <m:r>
            <m:t>​</m:t>
          </m:r>
          <m:r>
            <m:rPr>
              <m:sty m:val="p"/>
            </m:rPr>
            <m:t>.</m:t>
          </m:r>
        </m:oMath>
      </m:oMathPara>
    </w:p>
    <w:bookmarkEnd w:id="302"/>
    <w:bookmarkStart w:id="303" w:name="exm-subspace-sum"/>
    <w:p>
      <w:pPr>
        <w:pStyle w:val="FirstParagraph"/>
      </w:pPr>
      <w:r>
        <w:rPr>
          <w:b/>
          <w:bCs/>
        </w:rPr>
        <w:t xml:space="preserve">Example 79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303"/>
    <w:bookmarkStart w:id="304" w:name="exm-sum-not-union"/>
    <w:p>
      <w:pPr>
        <w:pStyle w:val="BodyText"/>
      </w:pPr>
      <w:r>
        <w:rPr>
          <w:b/>
          <w:bCs/>
        </w:rPr>
        <w:t xml:space="preserve">Example 80 (The sum is not the union)</w:t>
      </w:r>
      <w:r>
        <w:t xml:space="preserve"> </w:t>
      </w:r>
      <w:r>
        <w:t xml:space="preserve">For the two lines in</w:t>
      </w:r>
      <w:r>
        <w:t xml:space="preserve"> </w:t>
      </w:r>
      <w:hyperlink w:anchor="exm-subspace-sum">
        <w:r>
          <w:rPr>
            <w:rStyle w:val="Hyperlink"/>
          </w:rPr>
          <w:t xml:space="preserve">Example 79</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304"/>
    <w:bookmarkStart w:id="305" w:name="thm-sum-intersection-subspace"/>
    <w:p>
      <w:pPr>
        <w:pStyle w:val="BodyText"/>
      </w:pPr>
      <w:r>
        <w:rPr>
          <w:b/>
          <w:bCs/>
        </w:rPr>
        <w:t xml:space="preserve">Theorem 46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63</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305"/>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limLow>
          <m:e>
            <m:r>
              <m:t>0</m:t>
            </m:r>
          </m:e>
          <m:lim>
            <m:r>
              <m:rPr>
                <m:sty m:val="p"/>
              </m:rPr>
              <m:t>∼</m:t>
            </m:r>
          </m:lim>
        </m:limLow>
      </m:oMath>
      <w:r>
        <w:t xml:space="preserve"> </w:t>
      </w:r>
      <w:r>
        <w:t xml:space="preserve">(</w:t>
      </w:r>
      <w:hyperlink w:anchor="thm-subspace-zero">
        <w:r>
          <w:rPr>
            <w:rStyle w:val="Hyperlink"/>
          </w:rPr>
          <w:t xml:space="preserve">Theorem 21</w:t>
        </w:r>
      </w:hyperlink>
      <w:r>
        <w:t xml:space="preserve">).</w:t>
      </w:r>
    </w:p>
    <w:p>
      <w:pPr>
        <w:pStyle w:val="BodyText"/>
      </w:pPr>
      <w:r>
        <w:rPr>
          <w:b/>
          <w:bCs/>
        </w:rPr>
        <w:t xml:space="preserve">The sum.</w:t>
      </w:r>
      <w:r>
        <w:t xml:space="preserve"> </w:t>
      </w:r>
      <w:r>
        <w:t xml:space="preserve">It is not empty: it contains</w:t>
      </w:r>
      <w:r>
        <w:t xml:space="preserve"> </w:t>
      </w:r>
      <m:oMath>
        <m:limLow>
          <m:e>
            <m:r>
              <m:t>0</m:t>
            </m:r>
          </m:e>
          <m:lim>
            <m:r>
              <m:rPr>
                <m:sty m:val="p"/>
              </m:rPr>
              <m:t>∼</m:t>
            </m:r>
          </m:lim>
        </m:limLow>
        <m:r>
          <m:rPr>
            <m:sty m:val="p"/>
          </m:rPr>
          <m:t>+</m:t>
        </m:r>
        <m:limLow>
          <m:e>
            <m:r>
              <m:t>0</m:t>
            </m:r>
          </m:e>
          <m:lim>
            <m:r>
              <m:rPr>
                <m:sty m:val="p"/>
              </m:rPr>
              <m:t>∼</m:t>
            </m:r>
          </m:lim>
        </m:limLow>
        <m:r>
          <m:rPr>
            <m:sty m:val="p"/>
          </m:rPr>
          <m:t>=</m:t>
        </m:r>
        <m:limLow>
          <m:e>
            <m:r>
              <m:t>0</m:t>
            </m:r>
          </m:e>
          <m:lim>
            <m:r>
              <m:rPr>
                <m:sty m:val="p"/>
              </m:rPr>
              <m:t>∼</m:t>
            </m:r>
          </m:lim>
        </m:limLow>
      </m:oMath>
      <w:r>
        <w:t xml:space="preserve">.</w:t>
      </w:r>
      <w:r>
        <w:t xml:space="preserve"> </w:t>
      </w:r>
      <w:r>
        <w:t xml:space="preserve">Take two of its vectors,</w:t>
      </w:r>
      <w:r>
        <w:t xml:space="preserve"> </w:t>
      </w:r>
      <m:oMath>
        <m:limLow>
          <m:e>
            <m:r>
              <m:t>u</m:t>
            </m:r>
          </m:e>
          <m:lim>
            <m:r>
              <m:rPr>
                <m:sty m:val="p"/>
              </m:rPr>
              <m:t>∼</m:t>
            </m:r>
          </m:lim>
        </m:limLow>
        <m:r>
          <m:rPr>
            <m:sty m:val="p"/>
          </m:rPr>
          <m:t>=</m:t>
        </m:r>
        <m:sSub>
          <m:e>
            <m:limLow>
              <m:e>
                <m:r>
                  <m:t>u</m:t>
                </m:r>
              </m:e>
              <m:lim>
                <m:r>
                  <m:rPr>
                    <m:sty m:val="p"/>
                  </m:rPr>
                  <m:t>∼</m:t>
                </m:r>
              </m:lim>
            </m:limLow>
          </m:e>
          <m:sub>
            <m:r>
              <m:t>1</m:t>
            </m:r>
          </m:sub>
        </m:sSub>
        <m:r>
          <m:rPr>
            <m:sty m:val="p"/>
          </m:rPr>
          <m:t>+</m:t>
        </m:r>
        <m:sSub>
          <m:e>
            <m:limLow>
              <m:e>
                <m:r>
                  <m:t>u</m:t>
                </m:r>
              </m:e>
              <m:lim>
                <m:r>
                  <m:rPr>
                    <m:sty m:val="p"/>
                  </m:rPr>
                  <m:t>∼</m:t>
                </m:r>
              </m:lim>
            </m:limLow>
          </m:e>
          <m:sub>
            <m:r>
              <m:t>2</m:t>
            </m:r>
          </m:sub>
        </m:sSub>
      </m:oMath>
      <w:r>
        <w:t xml:space="preserve"> </w:t>
      </w:r>
      <w:r>
        <w:t xml:space="preserve">and</w:t>
      </w:r>
      <w:r>
        <w:t xml:space="preserve"> </w:t>
      </w:r>
      <m:oMath>
        <m:limLow>
          <m:e>
            <m:r>
              <m:t>w</m:t>
            </m:r>
          </m:e>
          <m:lim>
            <m:r>
              <m:rPr>
                <m:sty m:val="p"/>
              </m:rPr>
              <m:t>∼</m:t>
            </m:r>
          </m:lim>
        </m:limLow>
        <m:r>
          <m:rPr>
            <m:sty m:val="p"/>
          </m:rPr>
          <m:t>=</m:t>
        </m:r>
        <m:sSub>
          <m:e>
            <m:limLow>
              <m:e>
                <m:r>
                  <m:t>w</m:t>
                </m:r>
              </m:e>
              <m:lim>
                <m:r>
                  <m:rPr>
                    <m:sty m:val="p"/>
                  </m:rPr>
                  <m:t>∼</m:t>
                </m:r>
              </m:lim>
            </m:limLow>
          </m:e>
          <m:sub>
            <m:r>
              <m:t>1</m:t>
            </m:r>
          </m:sub>
        </m:sSub>
        <m:r>
          <m:rPr>
            <m:sty m:val="p"/>
          </m:rPr>
          <m:t>+</m:t>
        </m:r>
        <m:sSub>
          <m:e>
            <m:limLow>
              <m:e>
                <m:r>
                  <m:t>w</m:t>
                </m:r>
              </m:e>
              <m:lim>
                <m:r>
                  <m:rPr>
                    <m:sty m:val="p"/>
                  </m:rPr>
                  <m:t>∼</m:t>
                </m:r>
              </m:lim>
            </m:limLow>
          </m:e>
          <m:sub>
            <m:r>
              <m:t>2</m:t>
            </m:r>
          </m:sub>
        </m:sSub>
      </m:oMath>
      <w:r>
        <w:t xml:space="preserve">,</w:t>
      </w:r>
      <w:r>
        <w:t xml:space="preserve"> </w:t>
      </w:r>
      <w:r>
        <w:t xml:space="preserve">with</w:t>
      </w:r>
      <w:r>
        <w:t xml:space="preserve"> </w:t>
      </w:r>
      <m:oMath>
        <m:sSub>
          <m:e>
            <m:limLow>
              <m:e>
                <m:r>
                  <m:t>u</m:t>
                </m:r>
              </m:e>
              <m:lim>
                <m:r>
                  <m:rPr>
                    <m:sty m:val="p"/>
                  </m:rPr>
                  <m:t>∼</m:t>
                </m:r>
              </m:lim>
            </m:limLow>
          </m:e>
          <m:sub>
            <m:r>
              <m:t>1</m:t>
            </m:r>
          </m:sub>
        </m:sSub>
        <m:r>
          <m:rPr>
            <m:sty m:val="p"/>
          </m:rPr>
          <m:t>,</m:t>
        </m:r>
        <m:sSub>
          <m:e>
            <m:limLow>
              <m:e>
                <m:r>
                  <m:t>w</m:t>
                </m:r>
              </m:e>
              <m:lim>
                <m:r>
                  <m:rPr>
                    <m:sty m:val="p"/>
                  </m:rPr>
                  <m:t>∼</m:t>
                </m:r>
              </m:lim>
            </m:limLow>
          </m:e>
          <m:sub>
            <m:r>
              <m:t>1</m:t>
            </m:r>
          </m:sub>
        </m:sSub>
        <m:r>
          <m:rPr>
            <m:sty m:val="p"/>
          </m:rPr>
          <m:t>∈</m:t>
        </m:r>
        <m:sSub>
          <m:e>
            <m:r>
              <m:rPr>
                <m:scr m:val="script"/>
                <m:sty m:val="p"/>
              </m:rPr>
              <m:t>S</m:t>
            </m:r>
          </m:e>
          <m:sub>
            <m:r>
              <m:t>1</m:t>
            </m:r>
          </m:sub>
        </m:sSub>
      </m:oMath>
      <w:r>
        <w:t xml:space="preserve"> </w:t>
      </w:r>
      <w:r>
        <w:t xml:space="preserve">and</w:t>
      </w:r>
      <w:r>
        <w:t xml:space="preserve"> </w:t>
      </w:r>
      <m:oMath>
        <m:sSub>
          <m:e>
            <m:limLow>
              <m:e>
                <m:r>
                  <m:t>u</m:t>
                </m:r>
              </m:e>
              <m:lim>
                <m:r>
                  <m:rPr>
                    <m:sty m:val="p"/>
                  </m:rPr>
                  <m:t>∼</m:t>
                </m:r>
              </m:lim>
            </m:limLow>
          </m:e>
          <m:sub>
            <m:r>
              <m:t>2</m:t>
            </m:r>
          </m:sub>
        </m:sSub>
        <m:r>
          <m:rPr>
            <m:sty m:val="p"/>
          </m:rPr>
          <m:t>,</m:t>
        </m:r>
        <m:sSub>
          <m:e>
            <m:limLow>
              <m:e>
                <m:r>
                  <m:t>w</m:t>
                </m:r>
              </m:e>
              <m:lim>
                <m:r>
                  <m:rPr>
                    <m:sty m:val="p"/>
                  </m:rPr>
                  <m:t>∼</m:t>
                </m:r>
              </m:lim>
            </m:limLow>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limLow>
                <m:e>
                  <m:r>
                    <m:t>u</m:t>
                  </m:r>
                </m:e>
                <m:lim>
                  <m:r>
                    <m:rPr>
                      <m:sty m:val="p"/>
                    </m:rPr>
                    <m:t>∼</m:t>
                  </m:r>
                </m:lim>
              </m:limLow>
              <m:r>
                <m:rPr>
                  <m:sty m:val="p"/>
                </m:rPr>
                <m:t>+</m:t>
              </m:r>
              <m:limLow>
                <m:e>
                  <m:r>
                    <m:t>w</m:t>
                  </m:r>
                </m:e>
                <m:lim>
                  <m:r>
                    <m:rPr>
                      <m:sty m:val="p"/>
                    </m:rPr>
                    <m:t>∼</m:t>
                  </m:r>
                </m:lim>
              </m:limLow>
              <m:r>
                <m:t>&amp;</m:t>
              </m:r>
              <m:r>
                <m:rPr>
                  <m:sty m:val="p"/>
                </m:rPr>
                <m:t>=</m:t>
              </m:r>
              <m:r>
                <m:rPr>
                  <m:sty m:val="p"/>
                </m:rPr>
                <m:t>(</m:t>
              </m:r>
              <m:sSub>
                <m:e>
                  <m:limLow>
                    <m:e>
                      <m:r>
                        <m:t>u</m:t>
                      </m:r>
                    </m:e>
                    <m:lim>
                      <m:r>
                        <m:rPr>
                          <m:sty m:val="p"/>
                        </m:rPr>
                        <m:t>∼</m:t>
                      </m:r>
                    </m:lim>
                  </m:limLow>
                </m:e>
                <m:sub>
                  <m:r>
                    <m:t>1</m:t>
                  </m:r>
                </m:sub>
              </m:sSub>
              <m:r>
                <m:rPr>
                  <m:sty m:val="p"/>
                </m:rPr>
                <m:t>+</m:t>
              </m:r>
              <m:sSub>
                <m:e>
                  <m:limLow>
                    <m:e>
                      <m:r>
                        <m:t>u</m:t>
                      </m:r>
                    </m:e>
                    <m:lim>
                      <m:r>
                        <m:rPr>
                          <m:sty m:val="p"/>
                        </m:rPr>
                        <m:t>∼</m:t>
                      </m:r>
                    </m:lim>
                  </m:limLow>
                </m:e>
                <m:sub>
                  <m:r>
                    <m:t>2</m:t>
                  </m:r>
                </m:sub>
              </m:sSub>
              <m:r>
                <m:rPr>
                  <m:sty m:val="p"/>
                </m:rPr>
                <m:t>)</m:t>
              </m:r>
              <m:r>
                <m:rPr>
                  <m:sty m:val="p"/>
                </m:rPr>
                <m:t>+</m:t>
              </m:r>
              <m:r>
                <m:rPr>
                  <m:sty m:val="p"/>
                </m:rPr>
                <m:t>(</m:t>
              </m:r>
              <m:sSub>
                <m:e>
                  <m:limLow>
                    <m:e>
                      <m:r>
                        <m:t>w</m:t>
                      </m:r>
                    </m:e>
                    <m:lim>
                      <m:r>
                        <m:rPr>
                          <m:sty m:val="p"/>
                        </m:rPr>
                        <m:t>∼</m:t>
                      </m:r>
                    </m:lim>
                  </m:limLow>
                </m:e>
                <m:sub>
                  <m:r>
                    <m:t>1</m:t>
                  </m:r>
                </m:sub>
              </m:sSub>
              <m:r>
                <m:rPr>
                  <m:sty m:val="p"/>
                </m:rPr>
                <m:t>+</m:t>
              </m:r>
              <m:sSub>
                <m:e>
                  <m:limLow>
                    <m:e>
                      <m:r>
                        <m:t>w</m:t>
                      </m:r>
                    </m:e>
                    <m:lim>
                      <m:r>
                        <m:rPr>
                          <m:sty m:val="p"/>
                        </m:rPr>
                        <m:t>∼</m:t>
                      </m:r>
                    </m:lim>
                  </m:limLow>
                </m:e>
                <m:sub>
                  <m:r>
                    <m:t>2</m:t>
                  </m:r>
                </m:sub>
              </m:sSub>
              <m:r>
                <m:rPr>
                  <m:sty m:val="p"/>
                </m:rPr>
                <m:t>)</m:t>
              </m:r>
              <m:r>
                <m:t>&amp;</m:t>
              </m:r>
              <m:r>
                <m:t>&amp;</m:t>
              </m:r>
              <m:r>
                <m:rPr>
                  <m:nor/>
                  <m:sty m:val="p"/>
                </m:rPr>
                <m:t>(substitute)</m:t>
              </m:r>
            </m:e>
            <m:e>
              <m:r>
                <m:t>&amp;</m:t>
              </m:r>
              <m:r>
                <m:rPr>
                  <m:sty m:val="p"/>
                </m:rPr>
                <m:t>=</m:t>
              </m:r>
              <m:r>
                <m:rPr>
                  <m:sty m:val="p"/>
                </m:rPr>
                <m:t>(</m:t>
              </m:r>
              <m:sSub>
                <m:e>
                  <m:limLow>
                    <m:e>
                      <m:r>
                        <m:t>u</m:t>
                      </m:r>
                    </m:e>
                    <m:lim>
                      <m:r>
                        <m:rPr>
                          <m:sty m:val="p"/>
                        </m:rPr>
                        <m:t>∼</m:t>
                      </m:r>
                    </m:lim>
                  </m:limLow>
                </m:e>
                <m:sub>
                  <m:r>
                    <m:t>1</m:t>
                  </m:r>
                </m:sub>
              </m:sSub>
              <m:r>
                <m:rPr>
                  <m:sty m:val="p"/>
                </m:rPr>
                <m:t>+</m:t>
              </m:r>
              <m:sSub>
                <m:e>
                  <m:limLow>
                    <m:e>
                      <m:r>
                        <m:t>w</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2</m:t>
                  </m:r>
                </m:sub>
              </m:sSub>
              <m:r>
                <m:rPr>
                  <m:sty m:val="p"/>
                </m:rPr>
                <m:t>+</m:t>
              </m:r>
              <m:sSub>
                <m:e>
                  <m:limLow>
                    <m:e>
                      <m:r>
                        <m:t>w</m:t>
                      </m:r>
                    </m:e>
                    <m:lim>
                      <m:r>
                        <m:rPr>
                          <m:sty m:val="p"/>
                        </m:rPr>
                        <m:t>∼</m:t>
                      </m:r>
                    </m:lim>
                  </m:limLow>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limLow>
              <m:e>
                <m:r>
                  <m:t>u</m:t>
                </m:r>
              </m:e>
              <m:lim>
                <m:r>
                  <m:rPr>
                    <m:sty m:val="p"/>
                  </m:rPr>
                  <m:t>∼</m:t>
                </m:r>
              </m:lim>
            </m:limLow>
          </m:e>
          <m:sub>
            <m:r>
              <m:t>1</m:t>
            </m:r>
          </m:sub>
        </m:sSub>
        <m:r>
          <m:rPr>
            <m:sty m:val="p"/>
          </m:rPr>
          <m:t>+</m:t>
        </m:r>
        <m:sSub>
          <m:e>
            <m:limLow>
              <m:e>
                <m:r>
                  <m:t>w</m:t>
                </m:r>
              </m:e>
              <m:lim>
                <m:r>
                  <m:rPr>
                    <m:sty m:val="p"/>
                  </m:rPr>
                  <m:t>∼</m:t>
                </m:r>
              </m:lim>
            </m:limLow>
          </m:e>
          <m:sub>
            <m:r>
              <m:t>1</m:t>
            </m:r>
          </m:sub>
        </m:sSub>
        <m:r>
          <m:rPr>
            <m:sty m:val="p"/>
          </m:rPr>
          <m:t>∈</m:t>
        </m:r>
        <m:sSub>
          <m:e>
            <m:r>
              <m:rPr>
                <m:scr m:val="script"/>
                <m:sty m:val="p"/>
              </m:rPr>
              <m:t>S</m:t>
            </m:r>
          </m:e>
          <m:sub>
            <m:r>
              <m:t>1</m:t>
            </m:r>
          </m:sub>
        </m:sSub>
      </m:oMath>
      <w:r>
        <w:t xml:space="preserve"> </w:t>
      </w:r>
      <w:r>
        <w:t xml:space="preserve">and</w:t>
      </w:r>
      <w:r>
        <w:t xml:space="preserve"> </w:t>
      </w:r>
      <m:oMath>
        <m:sSub>
          <m:e>
            <m:limLow>
              <m:e>
                <m:r>
                  <m:t>u</m:t>
                </m:r>
              </m:e>
              <m:lim>
                <m:r>
                  <m:rPr>
                    <m:sty m:val="p"/>
                  </m:rPr>
                  <m:t>∼</m:t>
                </m:r>
              </m:lim>
            </m:limLow>
          </m:e>
          <m:sub>
            <m:r>
              <m:t>2</m:t>
            </m:r>
          </m:sub>
        </m:sSub>
        <m:r>
          <m:rPr>
            <m:sty m:val="p"/>
          </m:rPr>
          <m:t>+</m:t>
        </m:r>
        <m:sSub>
          <m:e>
            <m:limLow>
              <m:e>
                <m:r>
                  <m:t>w</m:t>
                </m:r>
              </m:e>
              <m:lim>
                <m:r>
                  <m:rPr>
                    <m:sty m:val="p"/>
                  </m:rPr>
                  <m:t>∼</m:t>
                </m:r>
              </m:lim>
            </m:limLow>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limLow>
                <m:e>
                  <m:r>
                    <m:t>u</m:t>
                  </m:r>
                </m:e>
                <m:lim>
                  <m:r>
                    <m:rPr>
                      <m:sty m:val="p"/>
                    </m:rPr>
                    <m:t>∼</m:t>
                  </m:r>
                </m:lim>
              </m:limLow>
              <m:r>
                <m:t>&amp;</m:t>
              </m:r>
              <m:r>
                <m:rPr>
                  <m:sty m:val="p"/>
                </m:rPr>
                <m:t>=</m:t>
              </m:r>
              <m:r>
                <m:t>c</m:t>
              </m:r>
              <m:r>
                <m:t> </m:t>
              </m:r>
              <m:r>
                <m:rPr>
                  <m:sty m:val="p"/>
                </m:rPr>
                <m:t>(</m:t>
              </m:r>
              <m:sSub>
                <m:e>
                  <m:limLow>
                    <m:e>
                      <m:r>
                        <m:t>u</m:t>
                      </m:r>
                    </m:e>
                    <m:lim>
                      <m:r>
                        <m:rPr>
                          <m:sty m:val="p"/>
                        </m:rPr>
                        <m:t>∼</m:t>
                      </m:r>
                    </m:lim>
                  </m:limLow>
                </m:e>
                <m:sub>
                  <m:r>
                    <m:t>1</m:t>
                  </m:r>
                </m:sub>
              </m:sSub>
              <m:r>
                <m:rPr>
                  <m:sty m:val="p"/>
                </m:rPr>
                <m:t>+</m:t>
              </m:r>
              <m:sSub>
                <m:e>
                  <m:limLow>
                    <m:e>
                      <m:r>
                        <m:t>u</m:t>
                      </m:r>
                    </m:e>
                    <m:lim>
                      <m:r>
                        <m:rPr>
                          <m:sty m:val="p"/>
                        </m:rPr>
                        <m:t>∼</m:t>
                      </m:r>
                    </m:lim>
                  </m:limLow>
                </m:e>
                <m:sub>
                  <m:r>
                    <m:t>2</m:t>
                  </m:r>
                </m:sub>
              </m:sSub>
              <m:r>
                <m:rPr>
                  <m:sty m:val="p"/>
                </m:rPr>
                <m:t>)</m:t>
              </m:r>
              <m:r>
                <m:t>&amp;</m:t>
              </m:r>
              <m:r>
                <m:t>&amp;</m:t>
              </m:r>
              <m:r>
                <m:rPr>
                  <m:nor/>
                  <m:sty m:val="p"/>
                </m:rPr>
                <m:t>(substitute)</m:t>
              </m:r>
            </m:e>
            <m:e>
              <m:r>
                <m:t>&amp;</m:t>
              </m:r>
              <m:r>
                <m:rPr>
                  <m:sty m:val="p"/>
                </m:rPr>
                <m:t>=</m:t>
              </m:r>
              <m:r>
                <m:t>c</m:t>
              </m:r>
              <m:r>
                <m:t> </m:t>
              </m:r>
              <m:sSub>
                <m:e>
                  <m:limLow>
                    <m:e>
                      <m:r>
                        <m:t>u</m:t>
                      </m:r>
                    </m:e>
                    <m:lim>
                      <m:r>
                        <m:rPr>
                          <m:sty m:val="p"/>
                        </m:rPr>
                        <m:t>∼</m:t>
                      </m:r>
                    </m:lim>
                  </m:limLow>
                </m:e>
                <m:sub>
                  <m:r>
                    <m:t>1</m:t>
                  </m:r>
                </m:sub>
              </m:sSub>
              <m:r>
                <m:rPr>
                  <m:sty m:val="p"/>
                </m:rPr>
                <m:t>+</m:t>
              </m:r>
              <m:r>
                <m:t>c</m:t>
              </m:r>
              <m:r>
                <m:t> </m:t>
              </m:r>
              <m:sSub>
                <m:e>
                  <m:limLow>
                    <m:e>
                      <m:r>
                        <m:t>u</m:t>
                      </m:r>
                    </m:e>
                    <m:lim>
                      <m:r>
                        <m:rPr>
                          <m:sty m:val="p"/>
                        </m:rPr>
                        <m:t>∼</m:t>
                      </m:r>
                    </m:lim>
                  </m:limLow>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limLow>
              <m:e>
                <m:r>
                  <m:t>u</m:t>
                </m:r>
              </m:e>
              <m:lim>
                <m:r>
                  <m:rPr>
                    <m:sty m:val="p"/>
                  </m:rPr>
                  <m:t>∼</m:t>
                </m:r>
              </m:lim>
            </m:limLow>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limLow>
              <m:e>
                <m:r>
                  <m:t>u</m:t>
                </m:r>
              </m:e>
              <m:lim>
                <m:r>
                  <m:rPr>
                    <m:sty m:val="p"/>
                  </m:rPr>
                  <m:t>∼</m:t>
                </m:r>
              </m:lim>
            </m:limLow>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limLow>
          <m:e>
            <m:r>
              <m:t>u</m:t>
            </m:r>
          </m:e>
          <m:lim>
            <m:r>
              <m:rPr>
                <m:sty m:val="p"/>
              </m:rPr>
              <m:t>∼</m:t>
            </m:r>
          </m:lim>
        </m:limLow>
        <m:r>
          <m:rPr>
            <m:sty m:val="p"/>
          </m:rPr>
          <m:t>+</m:t>
        </m:r>
        <m:limLow>
          <m:e>
            <m:r>
              <m:t>w</m:t>
            </m:r>
          </m:e>
          <m:lim>
            <m:r>
              <m:rPr>
                <m:sty m:val="p"/>
              </m:rPr>
              <m:t>∼</m:t>
            </m:r>
          </m:lim>
        </m:limLow>
      </m:oMath>
      <w:r>
        <w:t xml:space="preserve"> </w:t>
      </w:r>
      <w:r>
        <w:t xml:space="preserve">and</w:t>
      </w:r>
      <w:r>
        <w:t xml:space="preserve"> </w:t>
      </w:r>
      <m:oMath>
        <m:r>
          <m:t>c</m:t>
        </m:r>
        <m:r>
          <m:t> </m:t>
        </m:r>
        <m:limLow>
          <m:e>
            <m:r>
              <m:t>u</m:t>
            </m:r>
          </m:e>
          <m:lim>
            <m:r>
              <m:rPr>
                <m:sty m:val="p"/>
              </m:rPr>
              <m:t>∼</m:t>
            </m:r>
          </m:lim>
        </m:limLow>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limLow>
          <m:e>
            <m:r>
              <m:t>0</m:t>
            </m:r>
          </m:e>
          <m:lim>
            <m:r>
              <m:rPr>
                <m:sty m:val="p"/>
              </m:rPr>
              <m:t>∼</m:t>
            </m:r>
          </m:lim>
        </m:limLow>
      </m:oMath>
      <w:r>
        <w:t xml:space="preserve">.</w:t>
      </w:r>
      <w:r>
        <w:t xml:space="preserve"> </w:t>
      </w:r>
      <w:r>
        <w:t xml:space="preserve">If</w:t>
      </w:r>
      <w:r>
        <w:t xml:space="preserve"> </w:t>
      </w:r>
      <m:oMath>
        <m:limLow>
          <m:e>
            <m:r>
              <m:t>u</m:t>
            </m:r>
          </m:e>
          <m:lim>
            <m:r>
              <m:rPr>
                <m:sty m:val="p"/>
              </m:rPr>
              <m:t>∼</m:t>
            </m:r>
          </m:lim>
        </m:limLow>
      </m:oMath>
      <w:r>
        <w:t xml:space="preserve"> </w:t>
      </w:r>
      <w:r>
        <w:t xml:space="preserve">and</w:t>
      </w:r>
      <w:r>
        <w:t xml:space="preserve"> </w:t>
      </w:r>
      <m:oMath>
        <m:limLow>
          <m:e>
            <m:r>
              <m:t>w</m:t>
            </m:r>
          </m:e>
          <m:lim>
            <m:r>
              <m:rPr>
                <m:sty m:val="p"/>
              </m:rPr>
              <m:t>∼</m:t>
            </m:r>
          </m:lim>
        </m:limLow>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limLow>
          <m:e>
            <m:r>
              <m:t>u</m:t>
            </m:r>
          </m:e>
          <m:lim>
            <m:r>
              <m:rPr>
                <m:sty m:val="p"/>
              </m:rPr>
              <m:t>∼</m:t>
            </m:r>
          </m:lim>
        </m:limLow>
        <m:r>
          <m:rPr>
            <m:sty m:val="p"/>
          </m:rPr>
          <m:t>+</m:t>
        </m:r>
        <m:limLow>
          <m:e>
            <m:r>
              <m:t>w</m:t>
            </m:r>
          </m:e>
          <m:lim>
            <m:r>
              <m:rPr>
                <m:sty m:val="p"/>
              </m:rPr>
              <m:t>∼</m:t>
            </m:r>
          </m:lim>
        </m:limLow>
      </m:oMath>
      <w:r>
        <w:t xml:space="preserve"> </w:t>
      </w:r>
      <w:r>
        <w:t xml:space="preserve">and</w:t>
      </w:r>
      <w:r>
        <w:t xml:space="preserve"> </w:t>
      </w:r>
      <m:oMath>
        <m:r>
          <m:t>c</m:t>
        </m:r>
        <m:r>
          <m:t> </m:t>
        </m:r>
        <m:limLow>
          <m:e>
            <m:r>
              <m:t>u</m:t>
            </m:r>
          </m:e>
          <m:lim>
            <m:r>
              <m:rPr>
                <m:sty m:val="p"/>
              </m:rPr>
              <m:t>∼</m:t>
            </m:r>
          </m:lim>
        </m:limLow>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306" w:name="exm-sum-intersection-subspace"/>
    <w:p>
      <w:pPr>
        <w:pStyle w:val="BodyText"/>
      </w:pPr>
      <w:r>
        <w:rPr>
          <w:b/>
          <w:bCs/>
        </w:rPr>
        <w:t xml:space="preserve">Example 81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306"/>
    <w:bookmarkStart w:id="307" w:name="thm-dim-sum"/>
    <w:p>
      <w:pPr>
        <w:pStyle w:val="FirstParagraph"/>
      </w:pPr>
      <w:r>
        <w:rPr>
          <w:b/>
          <w:bCs/>
        </w:rPr>
        <w:t xml:space="preserve">Theorem 47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307"/>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46</w:t>
        </w:r>
      </w:hyperlink>
      <w:r>
        <w:t xml:space="preserve">),</w:t>
      </w:r>
      <w:r>
        <w:t xml:space="preserve"> </w:t>
      </w:r>
      <w:r>
        <w:t xml:space="preserve">so each has a dimension (</w:t>
      </w:r>
      <w:hyperlink w:anchor="def-dimension">
        <w:r>
          <w:rPr>
            <w:rStyle w:val="Hyperlink"/>
          </w:rPr>
          <w:t xml:space="preserve">Definition 51</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limLow>
              <m:e>
                <m:r>
                  <m:t>z</m:t>
                </m:r>
              </m:e>
              <m:lim>
                <m:r>
                  <m:rPr>
                    <m:sty m:val="p"/>
                  </m:rPr>
                  <m:t>∼</m:t>
                </m:r>
              </m:lim>
            </m:limLow>
          </m:e>
          <m:sub>
            <m:r>
              <m:t>1</m:t>
            </m:r>
          </m:sub>
        </m:sSub>
        <m:r>
          <m:rPr>
            <m:sty m:val="p"/>
          </m:rPr>
          <m:t>,</m:t>
        </m:r>
        <m:r>
          <m:rPr>
            <m:sty m:val="p"/>
          </m:rPr>
          <m:t>…</m:t>
        </m:r>
        <m:r>
          <m:rPr>
            <m:sty m:val="p"/>
          </m:rPr>
          <m:t>,</m:t>
        </m:r>
        <m:sSub>
          <m:e>
            <m:limLow>
              <m:e>
                <m:r>
                  <m:t>z</m:t>
                </m:r>
              </m:e>
              <m:lim>
                <m:r>
                  <m:rPr>
                    <m:sty m:val="p"/>
                  </m:rPr>
                  <m:t>∼</m:t>
                </m:r>
              </m:lim>
            </m:limLow>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29</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29</w:t>
        </w:r>
      </w:hyperlink>
      <w:r>
        <w:t xml:space="preserve"> </w:t>
      </w:r>
      <w:r>
        <w:t xml:space="preserve">extends them to a basis</w:t>
      </w:r>
      <w:r>
        <w:t xml:space="preserve"> </w:t>
      </w:r>
      <m:oMath>
        <m:sSub>
          <m:e>
            <m:limLow>
              <m:e>
                <m:r>
                  <m:t>z</m:t>
                </m:r>
              </m:e>
              <m:lim>
                <m:r>
                  <m:rPr>
                    <m:sty m:val="p"/>
                  </m:rPr>
                  <m:t>∼</m:t>
                </m:r>
              </m:lim>
            </m:limLow>
          </m:e>
          <m:sub>
            <m:r>
              <m:t>1</m:t>
            </m:r>
          </m:sub>
        </m:sSub>
        <m:r>
          <m:rPr>
            <m:sty m:val="p"/>
          </m:rPr>
          <m:t>,</m:t>
        </m:r>
        <m:r>
          <m:rPr>
            <m:sty m:val="p"/>
          </m:rPr>
          <m:t>…</m:t>
        </m:r>
        <m:r>
          <m:rPr>
            <m:sty m:val="p"/>
          </m:rPr>
          <m:t>,</m:t>
        </m:r>
        <m:sSub>
          <m:e>
            <m:limLow>
              <m:e>
                <m:r>
                  <m:t>z</m:t>
                </m:r>
              </m:e>
              <m:lim>
                <m:r>
                  <m:rPr>
                    <m:sty m:val="p"/>
                  </m:rPr>
                  <m:t>∼</m:t>
                </m:r>
              </m:lim>
            </m:limLow>
          </m:e>
          <m:sub>
            <m:r>
              <m:t>k</m:t>
            </m:r>
          </m:sub>
        </m:sSub>
        <m:r>
          <m:rPr>
            <m:sty m:val="p"/>
          </m:rPr>
          <m:t>,</m:t>
        </m:r>
        <m:sSub>
          <m:e>
            <m:limLow>
              <m:e>
                <m:r>
                  <m:t>x</m:t>
                </m:r>
              </m:e>
              <m:lim>
                <m:r>
                  <m:rPr>
                    <m:sty m:val="p"/>
                  </m:rPr>
                  <m:t>∼</m:t>
                </m:r>
              </m:lim>
            </m:limLow>
          </m:e>
          <m:sub>
            <m:r>
              <m:t>1</m:t>
            </m:r>
          </m:sub>
        </m:sSub>
        <m:r>
          <m:rPr>
            <m:sty m:val="p"/>
          </m:rPr>
          <m:t>,</m:t>
        </m:r>
        <m:r>
          <m:rPr>
            <m:sty m:val="p"/>
          </m:rPr>
          <m:t>…</m:t>
        </m:r>
        <m:r>
          <m:rPr>
            <m:sty m:val="p"/>
          </m:rPr>
          <m:t>,</m:t>
        </m:r>
        <m:sSub>
          <m:e>
            <m:limLow>
              <m:e>
                <m:r>
                  <m:t>x</m:t>
                </m:r>
              </m:e>
              <m:lim>
                <m:r>
                  <m:rPr>
                    <m:sty m:val="p"/>
                  </m:rPr>
                  <m:t>∼</m:t>
                </m:r>
              </m:lim>
            </m:limLow>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27</w:t>
        </w:r>
      </w:hyperlink>
      <w:r>
        <w:t xml:space="preserve">).</w:t>
      </w:r>
      <w:r>
        <w:t xml:space="preserve"> </w:t>
      </w:r>
      <w:r>
        <w:t xml:space="preserve">In the same way, extend them to a basis</w:t>
      </w:r>
      <w:r>
        <w:t xml:space="preserve"> </w:t>
      </w:r>
      <m:oMath>
        <m:sSub>
          <m:e>
            <m:limLow>
              <m:e>
                <m:r>
                  <m:t>z</m:t>
                </m:r>
              </m:e>
              <m:lim>
                <m:r>
                  <m:rPr>
                    <m:sty m:val="p"/>
                  </m:rPr>
                  <m:t>∼</m:t>
                </m:r>
              </m:lim>
            </m:limLow>
          </m:e>
          <m:sub>
            <m:r>
              <m:t>1</m:t>
            </m:r>
          </m:sub>
        </m:sSub>
        <m:r>
          <m:rPr>
            <m:sty m:val="p"/>
          </m:rPr>
          <m:t>,</m:t>
        </m:r>
        <m:r>
          <m:rPr>
            <m:sty m:val="p"/>
          </m:rPr>
          <m:t>…</m:t>
        </m:r>
        <m:r>
          <m:rPr>
            <m:sty m:val="p"/>
          </m:rPr>
          <m:t>,</m:t>
        </m:r>
        <m:sSub>
          <m:e>
            <m:limLow>
              <m:e>
                <m:r>
                  <m:t>z</m:t>
                </m:r>
              </m:e>
              <m:lim>
                <m:r>
                  <m:rPr>
                    <m:sty m:val="p"/>
                  </m:rPr>
                  <m:t>∼</m:t>
                </m:r>
              </m:lim>
            </m:limLow>
          </m:e>
          <m:sub>
            <m:r>
              <m:t>k</m:t>
            </m:r>
          </m:sub>
        </m:sSub>
        <m:r>
          <m:rPr>
            <m:sty m:val="p"/>
          </m:rPr>
          <m:t>,</m:t>
        </m:r>
        <m:sSub>
          <m:e>
            <m:limLow>
              <m:e>
                <m:r>
                  <m:t>y</m:t>
                </m:r>
              </m:e>
              <m:lim>
                <m:r>
                  <m:rPr>
                    <m:sty m:val="p"/>
                  </m:rPr>
                  <m:t>∼</m:t>
                </m:r>
              </m:lim>
            </m:limLow>
          </m:e>
          <m:sub>
            <m:r>
              <m:t>1</m:t>
            </m:r>
          </m:sub>
        </m:sSub>
        <m:r>
          <m:rPr>
            <m:sty m:val="p"/>
          </m:rPr>
          <m:t>,</m:t>
        </m:r>
        <m:r>
          <m:rPr>
            <m:sty m:val="p"/>
          </m:rPr>
          <m:t>…</m:t>
        </m:r>
        <m:r>
          <m:rPr>
            <m:sty m:val="p"/>
          </m:rPr>
          <m:t>,</m:t>
        </m:r>
        <m:sSub>
          <m:e>
            <m:limLow>
              <m:e>
                <m:r>
                  <m:t>y</m:t>
                </m:r>
              </m:e>
              <m:lim>
                <m:r>
                  <m:rPr>
                    <m:sty m:val="p"/>
                  </m:rPr>
                  <m:t>∼</m:t>
                </m:r>
              </m:lim>
            </m:limLow>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limLow>
          <m:e>
            <m:r>
              <m:t>z</m:t>
            </m:r>
          </m:e>
          <m:lim>
            <m:r>
              <m:rPr>
                <m:sty m:val="p"/>
              </m:rPr>
              <m:t>∼</m:t>
            </m:r>
          </m:lim>
        </m:limLow>
      </m:oMath>
      <w:r>
        <w:t xml:space="preserve">’s,</w:t>
      </w:r>
      <w:r>
        <w:t xml:space="preserve"> </w:t>
      </w:r>
      <m:oMath>
        <m:limLow>
          <m:e>
            <m:r>
              <m:t>x</m:t>
            </m:r>
          </m:e>
          <m:lim>
            <m:r>
              <m:rPr>
                <m:sty m:val="p"/>
              </m:rPr>
              <m:t>∼</m:t>
            </m:r>
          </m:lim>
        </m:limLow>
      </m:oMath>
      <w:r>
        <w:t xml:space="preserve">’s and</w:t>
      </w:r>
      <w:r>
        <w:t xml:space="preserve"> </w:t>
      </w:r>
      <m:oMath>
        <m:limLow>
          <m:e>
            <m:r>
              <m:t>y</m:t>
            </m:r>
          </m:e>
          <m:lim>
            <m:r>
              <m:rPr>
                <m:sty m:val="p"/>
              </m:rPr>
              <m:t>∼</m:t>
            </m:r>
          </m:lim>
        </m:limLow>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limLow>
          <m:e>
            <m:r>
              <m:t>v</m:t>
            </m:r>
          </m:e>
          <m:lim>
            <m:r>
              <m:rPr>
                <m:sty m:val="p"/>
              </m:rPr>
              <m:t>∼</m:t>
            </m:r>
          </m:lim>
        </m:limLow>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limLow>
              <m:e>
                <m:r>
                  <m:t>v</m:t>
                </m:r>
              </m:e>
              <m:lim>
                <m:r>
                  <m:rPr>
                    <m:sty m:val="p"/>
                  </m:rPr>
                  <m:t>∼</m:t>
                </m:r>
              </m:lim>
            </m:limLow>
          </m:e>
          <m:sub>
            <m:r>
              <m:t>1</m:t>
            </m:r>
          </m:sub>
        </m:sSub>
        <m:r>
          <m:rPr>
            <m:sty m:val="p"/>
          </m:rPr>
          <m:t>+</m:t>
        </m:r>
        <m:sSub>
          <m:e>
            <m:limLow>
              <m:e>
                <m:r>
                  <m:t>v</m:t>
                </m:r>
              </m:e>
              <m:lim>
                <m:r>
                  <m:rPr>
                    <m:sty m:val="p"/>
                  </m:rPr>
                  <m:t>∼</m:t>
                </m:r>
              </m:lim>
            </m:limLow>
          </m:e>
          <m:sub>
            <m:r>
              <m:t>2</m:t>
            </m:r>
          </m:sub>
        </m:sSub>
      </m:oMath>
      <w:r>
        <w:t xml:space="preserve"> </w:t>
      </w:r>
      <w:r>
        <w:t xml:space="preserve">with</w:t>
      </w:r>
      <w:r>
        <w:t xml:space="preserve"> </w:t>
      </w:r>
      <m:oMath>
        <m:sSub>
          <m:e>
            <m:limLow>
              <m:e>
                <m:r>
                  <m:t>v</m:t>
                </m:r>
              </m:e>
              <m:lim>
                <m:r>
                  <m:rPr>
                    <m:sty m:val="p"/>
                  </m:rPr>
                  <m:t>∼</m:t>
                </m:r>
              </m:lim>
            </m:limLow>
          </m:e>
          <m:sub>
            <m:r>
              <m:t>1</m:t>
            </m:r>
          </m:sub>
        </m:sSub>
        <m:r>
          <m:rPr>
            <m:sty m:val="p"/>
          </m:rPr>
          <m:t>∈</m:t>
        </m:r>
        <m:sSub>
          <m:e>
            <m:r>
              <m:rPr>
                <m:scr m:val="script"/>
                <m:sty m:val="p"/>
              </m:rPr>
              <m:t>S</m:t>
            </m:r>
          </m:e>
          <m:sub>
            <m:r>
              <m:t>1</m:t>
            </m:r>
          </m:sub>
        </m:sSub>
      </m:oMath>
      <w:r>
        <w:t xml:space="preserve"> </w:t>
      </w:r>
      <w:r>
        <w:t xml:space="preserve">and</w:t>
      </w:r>
      <w:r>
        <w:t xml:space="preserve"> </w:t>
      </w:r>
      <m:oMath>
        <m:sSub>
          <m:e>
            <m:limLow>
              <m:e>
                <m:r>
                  <m:t>v</m:t>
                </m:r>
              </m:e>
              <m:lim>
                <m:r>
                  <m:rPr>
                    <m:sty m:val="p"/>
                  </m:rPr>
                  <m:t>∼</m:t>
                </m:r>
              </m:lim>
            </m:limLow>
          </m:e>
          <m:sub>
            <m:r>
              <m:t>2</m:t>
            </m:r>
          </m:sub>
        </m:sSub>
        <m:r>
          <m:rPr>
            <m:sty m:val="p"/>
          </m:rPr>
          <m:t>∈</m:t>
        </m:r>
        <m:sSub>
          <m:e>
            <m:r>
              <m:rPr>
                <m:scr m:val="script"/>
                <m:sty m:val="p"/>
              </m:rPr>
              <m:t>S</m:t>
            </m:r>
          </m:e>
          <m:sub>
            <m:r>
              <m:t>2</m:t>
            </m:r>
          </m:sub>
        </m:sSub>
      </m:oMath>
      <w:r>
        <w:t xml:space="preserve">.</w:t>
      </w:r>
      <w:r>
        <w:t xml:space="preserve"> </w:t>
      </w:r>
      <m:oMath>
        <m:sSub>
          <m:e>
            <m:limLow>
              <m:e>
                <m:r>
                  <m:t>v</m:t>
                </m:r>
              </m:e>
              <m:lim>
                <m:r>
                  <m:rPr>
                    <m:sty m:val="p"/>
                  </m:rPr>
                  <m:t>∼</m:t>
                </m:r>
              </m:lim>
            </m:limLow>
          </m:e>
          <m:sub>
            <m:r>
              <m:t>1</m:t>
            </m:r>
          </m:sub>
        </m:sSub>
      </m:oMath>
      <w:r>
        <w:t xml:space="preserve"> </w:t>
      </w:r>
      <w:r>
        <w:t xml:space="preserve">is a linear combination of the</w:t>
      </w:r>
      <w:r>
        <w:t xml:space="preserve"> </w:t>
      </w:r>
      <m:oMath>
        <m:limLow>
          <m:e>
            <m:r>
              <m:t>z</m:t>
            </m:r>
          </m:e>
          <m:lim>
            <m:r>
              <m:rPr>
                <m:sty m:val="p"/>
              </m:rPr>
              <m:t>∼</m:t>
            </m:r>
          </m:lim>
        </m:limLow>
      </m:oMath>
      <w:r>
        <w:t xml:space="preserve">’s and</w:t>
      </w:r>
      <w:r>
        <w:t xml:space="preserve"> </w:t>
      </w:r>
      <m:oMath>
        <m:limLow>
          <m:e>
            <m:r>
              <m:t>x</m:t>
            </m:r>
          </m:e>
          <m:lim>
            <m:r>
              <m:rPr>
                <m:sty m:val="p"/>
              </m:rPr>
              <m:t>∼</m:t>
            </m:r>
          </m:lim>
        </m:limLow>
      </m:oMath>
      <w:r>
        <w:t xml:space="preserve">’s,</w:t>
      </w:r>
      <w:r>
        <w:t xml:space="preserve"> </w:t>
      </w:r>
      <w:r>
        <w:t xml:space="preserve">and</w:t>
      </w:r>
      <w:r>
        <w:t xml:space="preserve"> </w:t>
      </w:r>
      <m:oMath>
        <m:sSub>
          <m:e>
            <m:limLow>
              <m:e>
                <m:r>
                  <m:t>v</m:t>
                </m:r>
              </m:e>
              <m:lim>
                <m:r>
                  <m:rPr>
                    <m:sty m:val="p"/>
                  </m:rPr>
                  <m:t>∼</m:t>
                </m:r>
              </m:lim>
            </m:limLow>
          </m:e>
          <m:sub>
            <m:r>
              <m:t>2</m:t>
            </m:r>
          </m:sub>
        </m:sSub>
      </m:oMath>
      <w:r>
        <w:t xml:space="preserve"> </w:t>
      </w:r>
      <w:r>
        <w:t xml:space="preserve">is a linear combination of the</w:t>
      </w:r>
      <w:r>
        <w:t xml:space="preserve"> </w:t>
      </w:r>
      <m:oMath>
        <m:limLow>
          <m:e>
            <m:r>
              <m:t>z</m:t>
            </m:r>
          </m:e>
          <m:lim>
            <m:r>
              <m:rPr>
                <m:sty m:val="p"/>
              </m:rPr>
              <m:t>∼</m:t>
            </m:r>
          </m:lim>
        </m:limLow>
      </m:oMath>
      <w:r>
        <w:t xml:space="preserve">’s and</w:t>
      </w:r>
      <w:r>
        <w:t xml:space="preserve"> </w:t>
      </w:r>
      <m:oMath>
        <m:limLow>
          <m:e>
            <m:r>
              <m:t>y</m:t>
            </m:r>
          </m:e>
          <m:lim>
            <m:r>
              <m:rPr>
                <m:sty m:val="p"/>
              </m:rPr>
              <m:t>∼</m:t>
            </m:r>
          </m:lim>
        </m:limLow>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limLow>
              <m:e>
                <m:r>
                  <m:t>x</m:t>
                </m:r>
              </m:e>
              <m:lim>
                <m:r>
                  <m:rPr>
                    <m:sty m:val="p"/>
                  </m:rPr>
                  <m:t>∼</m:t>
                </m:r>
              </m:lim>
            </m:limLow>
          </m:e>
          <m:sub>
            <m:r>
              <m:t>1</m:t>
            </m:r>
          </m:sub>
        </m:sSub>
        <m:r>
          <m:rPr>
            <m:sty m:val="p"/>
          </m:rPr>
          <m:t>=</m:t>
        </m:r>
        <m:sSub>
          <m:e>
            <m:limLow>
              <m:e>
                <m:r>
                  <m:t>x</m:t>
                </m:r>
              </m:e>
              <m:lim>
                <m:r>
                  <m:rPr>
                    <m:sty m:val="p"/>
                  </m:rPr>
                  <m:t>∼</m:t>
                </m:r>
              </m:lim>
            </m:limLow>
          </m:e>
          <m:sub>
            <m:r>
              <m:t>1</m:t>
            </m:r>
          </m:sub>
        </m:sSub>
        <m:r>
          <m:rPr>
            <m:sty m:val="p"/>
          </m:rPr>
          <m:t>+</m:t>
        </m:r>
        <m:limLow>
          <m:e>
            <m:r>
              <m:t>0</m:t>
            </m:r>
          </m:e>
          <m:lim>
            <m:r>
              <m:rPr>
                <m:sty m:val="p"/>
              </m:rPr>
              <m:t>∼</m:t>
            </m:r>
          </m:lim>
        </m:limLow>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limLow>
                <m:e>
                  <m:r>
                    <m:t>z</m:t>
                  </m:r>
                </m:e>
                <m:lim>
                  <m:r>
                    <m:rPr>
                      <m:sty m:val="p"/>
                    </m:rPr>
                    <m:t>∼</m:t>
                  </m:r>
                </m:lim>
              </m:limLow>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limLow>
                <m:e>
                  <m:r>
                    <m:t>x</m:t>
                  </m:r>
                </m:e>
                <m:lim>
                  <m:r>
                    <m:rPr>
                      <m:sty m:val="p"/>
                    </m:rPr>
                    <m:t>∼</m:t>
                  </m:r>
                </m:lim>
              </m:limLow>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limLow>
                <m:e>
                  <m:r>
                    <m:t>y</m:t>
                  </m:r>
                </m:e>
                <m:lim>
                  <m:r>
                    <m:rPr>
                      <m:sty m:val="p"/>
                    </m:rPr>
                    <m:t>∼</m:t>
                  </m:r>
                </m:lim>
              </m:limLow>
            </m:e>
            <m:sub>
              <m:r>
                <m:t>l</m:t>
              </m:r>
            </m:sub>
          </m:sSub>
          <m:r>
            <m:rPr>
              <m:sty m:val="p"/>
            </m:rPr>
            <m:t>=</m:t>
          </m:r>
          <m:limLow>
            <m:e>
              <m:r>
                <m:t>0</m:t>
              </m:r>
            </m:e>
            <m:lim>
              <m:r>
                <m:rPr>
                  <m:sty m:val="p"/>
                </m:rPr>
                <m:t>∼</m:t>
              </m:r>
            </m:lim>
          </m:limLow>
          <m:r>
            <m:rPr>
              <m:sty m:val="p"/>
            </m:rPr>
            <m:t>.</m:t>
          </m:r>
        </m:oMath>
      </m:oMathPara>
    </w:p>
    <w:p>
      <w:pPr>
        <w:pStyle w:val="FirstParagraph"/>
      </w:pPr>
      <w:r>
        <w:t xml:space="preserve">Let</w:t>
      </w:r>
      <w:r>
        <w:t xml:space="preserve"> </w:t>
      </w:r>
      <m:oMath>
        <m:limLow>
          <m:e>
            <m:r>
              <m:t>w</m:t>
            </m:r>
          </m:e>
          <m:lim>
            <m:r>
              <m:rPr>
                <m:sty m:val="p"/>
              </m:rPr>
              <m:t>∼</m:t>
            </m:r>
          </m:lim>
        </m:limLow>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limLow>
              <m:e>
                <m:r>
                  <m:t>y</m:t>
                </m:r>
              </m:e>
              <m:lim>
                <m:r>
                  <m:rPr>
                    <m:sty m:val="p"/>
                  </m:rPr>
                  <m:t>∼</m:t>
                </m:r>
              </m:lim>
            </m:limLow>
          </m:e>
          <m:sub>
            <m:r>
              <m:t>l</m:t>
            </m:r>
          </m:sub>
        </m:sSub>
      </m:oMath>
      <w:r>
        <w:t xml:space="preserve">.</w:t>
      </w:r>
      <w:r>
        <w:t xml:space="preserve"> </w:t>
      </w:r>
      <w:r>
        <w:t xml:space="preserve">Then</w:t>
      </w:r>
      <w:r>
        <w:t xml:space="preserve"> </w:t>
      </w:r>
      <m:oMath>
        <m:limLow>
          <m:e>
            <m:r>
              <m:t>w</m:t>
            </m:r>
          </m:e>
          <m:lim>
            <m:r>
              <m:rPr>
                <m:sty m:val="p"/>
              </m:rPr>
              <m:t>∼</m:t>
            </m:r>
          </m:lim>
        </m:limLow>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limLow>
              <m:e>
                <m:r>
                  <m:t>z</m:t>
                </m:r>
              </m:e>
              <m:lim>
                <m:r>
                  <m:rPr>
                    <m:sty m:val="p"/>
                  </m:rPr>
                  <m:t>∼</m:t>
                </m:r>
              </m:lim>
            </m:limLow>
          </m:e>
          <m:sub>
            <m:r>
              <m:t>i</m:t>
            </m:r>
          </m:sub>
        </m:sSub>
        <m:r>
          <m:rPr>
            <m:sty m:val="p"/>
          </m:rPr>
          <m:t>+</m:t>
        </m:r>
        <m:nary>
          <m:naryPr>
            <m:chr m:val="∑"/>
            <m:limLoc m:val="undOvr"/>
            <m:subHide m:val="off"/>
            <m:supHide m:val="on"/>
          </m:naryPr>
          <m:sub>
            <m:r>
              <m:t>j</m:t>
            </m:r>
          </m:sub>
          <m:sup>
            <m:r>
              <m:t>​</m:t>
            </m:r>
          </m:sup>
          <m:e>
            <m:sSub>
              <m:e>
                <m:r>
                  <m:t>b</m:t>
                </m:r>
              </m:e>
              <m:sub>
                <m:r>
                  <m:t>j</m:t>
                </m:r>
              </m:sub>
            </m:sSub>
          </m:e>
        </m:nary>
        <m:sSub>
          <m:e>
            <m:limLow>
              <m:e>
                <m:r>
                  <m:t>x</m:t>
                </m:r>
              </m:e>
              <m:lim>
                <m:r>
                  <m:rPr>
                    <m:sty m:val="p"/>
                  </m:rPr>
                  <m:t>∼</m:t>
                </m:r>
              </m:lim>
            </m:limLow>
          </m:e>
          <m:sub>
            <m:r>
              <m:t>j</m:t>
            </m:r>
          </m:sub>
        </m:sSub>
      </m:oMath>
      <w:r>
        <w:t xml:space="preserve"> </w:t>
      </w:r>
      <w:r>
        <w:t xml:space="preserve">from both sides of the supposed equation gives</w:t>
      </w:r>
    </w:p>
    <w:p>
      <w:pPr>
        <w:pStyle w:val="BodyText"/>
      </w:pPr>
      <m:oMathPara>
        <m:oMathParaPr>
          <m:jc m:val="center"/>
        </m:oMathParaPr>
        <m:oMath>
          <m:limLow>
            <m:e>
              <m:r>
                <m:t>w</m:t>
              </m:r>
            </m:e>
            <m:lim>
              <m:r>
                <m:rPr>
                  <m:sty m:val="p"/>
                </m:rPr>
                <m:t>∼</m:t>
              </m:r>
            </m:lim>
          </m:limLow>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limLow>
                <m:e>
                  <m:r>
                    <m:t>z</m:t>
                  </m:r>
                </m:e>
                <m:lim>
                  <m:r>
                    <m:rPr>
                      <m:sty m:val="p"/>
                    </m:rPr>
                    <m:t>∼</m:t>
                  </m:r>
                </m:lim>
              </m:limLow>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limLow>
                <m:e>
                  <m:r>
                    <m:t>x</m:t>
                  </m:r>
                </m:e>
                <m:lim>
                  <m:r>
                    <m:rPr>
                      <m:sty m:val="p"/>
                    </m:rPr>
                    <m:t>∼</m:t>
                  </m:r>
                </m:lim>
              </m:limLow>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limLow>
          <m:e>
            <m:r>
              <m:t>w</m:t>
            </m:r>
          </m:e>
          <m:lim>
            <m:r>
              <m:rPr>
                <m:sty m:val="p"/>
              </m:rPr>
              <m:t>∼</m:t>
            </m:r>
          </m:lim>
        </m:limLow>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limLow>
          <m:e>
            <m:r>
              <m:t>w</m:t>
            </m:r>
          </m:e>
          <m:lim>
            <m:r>
              <m:rPr>
                <m:sty m:val="p"/>
              </m:rPr>
              <m:t>∼</m:t>
            </m:r>
          </m:lim>
        </m:limLow>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limLow>
          <m:e>
            <m:r>
              <m:t>w</m:t>
            </m:r>
          </m:e>
          <m:lim>
            <m:r>
              <m:rPr>
                <m:sty m:val="p"/>
              </m:rPr>
              <m:t>∼</m:t>
            </m:r>
          </m:lim>
        </m:limLow>
        <m:r>
          <m:rPr>
            <m:sty m:val="p"/>
          </m:rPr>
          <m:t>=</m:t>
        </m:r>
        <m:nary>
          <m:naryPr>
            <m:chr m:val="∑"/>
            <m:limLoc m:val="undOvr"/>
            <m:subHide m:val="off"/>
            <m:supHide m:val="on"/>
          </m:naryPr>
          <m:sub>
            <m:r>
              <m:t>i</m:t>
            </m:r>
          </m:sub>
          <m:sup>
            <m:r>
              <m:t>​</m:t>
            </m:r>
          </m:sup>
          <m:e>
            <m:sSub>
              <m:e>
                <m:r>
                  <m:t>e</m:t>
                </m:r>
              </m:e>
              <m:sub>
                <m:r>
                  <m:t>i</m:t>
                </m:r>
              </m:sub>
            </m:sSub>
          </m:e>
        </m:nary>
        <m:sSub>
          <m:e>
            <m:limLow>
              <m:e>
                <m:r>
                  <m:t>z</m:t>
                </m:r>
              </m:e>
              <m:lim>
                <m:r>
                  <m:rPr>
                    <m:sty m:val="p"/>
                  </m:rPr>
                  <m:t>∼</m:t>
                </m:r>
              </m:lim>
            </m:limLow>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limLow>
          <m:e>
            <m:r>
              <m:t>z</m:t>
            </m:r>
          </m:e>
          <m:lim>
            <m:r>
              <m:rPr>
                <m:sty m:val="p"/>
              </m:rPr>
              <m:t>∼</m:t>
            </m:r>
          </m:lim>
        </m:limLow>
      </m:oMath>
      <w:r>
        <w:t xml:space="preserve">’s span the intersection.</w:t>
      </w:r>
      <w:r>
        <w:t xml:space="preserve"> </w:t>
      </w:r>
      <w:r>
        <w:t xml:space="preserve">Then</w:t>
      </w:r>
    </w:p>
    <w:p>
      <w:pPr>
        <w:pStyle w:val="BodyText"/>
      </w:pPr>
      <m:oMathPara>
        <m:oMathParaPr>
          <m:jc m:val="center"/>
        </m:oMathParaPr>
        <m:oMath>
          <m:eqArr>
            <m:e>
              <m:limLow>
                <m:e>
                  <m:r>
                    <m:t>0</m:t>
                  </m:r>
                </m:e>
                <m:lim>
                  <m:r>
                    <m:rPr>
                      <m:sty m:val="p"/>
                    </m:rPr>
                    <m:t>∼</m:t>
                  </m:r>
                </m:lim>
              </m:limLow>
              <m:r>
                <m:t>&amp;</m:t>
              </m:r>
              <m:r>
                <m:rPr>
                  <m:sty m:val="p"/>
                </m:rPr>
                <m:t>=</m:t>
              </m:r>
              <m:limLow>
                <m:e>
                  <m:r>
                    <m:t>w</m:t>
                  </m:r>
                </m:e>
                <m:lim>
                  <m:r>
                    <m:rPr>
                      <m:sty m:val="p"/>
                    </m:rPr>
                    <m:t>∼</m:t>
                  </m:r>
                </m:lim>
              </m:limLow>
              <m:r>
                <m:rPr>
                  <m:sty m:val="p"/>
                </m:rPr>
                <m:t>−</m:t>
              </m:r>
              <m:limLow>
                <m:e>
                  <m:r>
                    <m:t>w</m:t>
                  </m:r>
                </m:e>
                <m:lim>
                  <m:r>
                    <m:rPr>
                      <m:sty m:val="p"/>
                    </m:rPr>
                    <m:t>∼</m:t>
                  </m:r>
                </m:lim>
              </m:limLow>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limLow>
                    <m:e>
                      <m:r>
                        <m:t>z</m:t>
                      </m:r>
                    </m:e>
                    <m:lim>
                      <m:r>
                        <m:rPr>
                          <m:sty m:val="p"/>
                        </m:rPr>
                        <m:t>∼</m:t>
                      </m:r>
                    </m:lim>
                  </m:limLow>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limLow>
                    <m:e>
                      <m:r>
                        <m:t>y</m:t>
                      </m:r>
                    </m:e>
                    <m:lim>
                      <m:r>
                        <m:rPr>
                          <m:sty m:val="p"/>
                        </m:rPr>
                        <m:t>∼</m:t>
                      </m:r>
                    </m:lim>
                  </m:limLow>
                </m:e>
                <m:sub>
                  <m:r>
                    <m:t>l</m:t>
                  </m:r>
                </m:sub>
              </m:sSub>
              <m:r>
                <m:t>&amp;</m:t>
              </m:r>
              <m:r>
                <m:t>&amp;</m:t>
              </m:r>
              <m:r>
                <m:rPr>
                  <m:nor/>
                  <m:sty m:val="p"/>
                </m:rPr>
                <m:t>(substitute the two expressions for </m:t>
              </m:r>
              <m:limLow>
                <m:e>
                  <m:r>
                    <m:t>w</m:t>
                  </m:r>
                </m:e>
                <m:lim>
                  <m:r>
                    <m:rPr>
                      <m:sty m:val="p"/>
                    </m:rPr>
                    <m:t>∼</m:t>
                  </m:r>
                </m:lim>
              </m:limLow>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limLow>
                    <m:e>
                      <m:r>
                        <m:t>z</m:t>
                      </m:r>
                    </m:e>
                    <m:lim>
                      <m:r>
                        <m:rPr>
                          <m:sty m:val="p"/>
                        </m:rPr>
                        <m:t>∼</m:t>
                      </m:r>
                    </m:lim>
                  </m:limLow>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limLow>
                    <m:e>
                      <m:r>
                        <m:t>y</m:t>
                      </m:r>
                    </m:e>
                    <m:lim>
                      <m:r>
                        <m:rPr>
                          <m:sty m:val="p"/>
                        </m:rPr>
                        <m:t>∼</m:t>
                      </m:r>
                    </m:lim>
                  </m:limLow>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limLow>
          <m:e>
            <m:r>
              <m:t>z</m:t>
            </m:r>
          </m:e>
          <m:lim>
            <m:r>
              <m:rPr>
                <m:sty m:val="p"/>
              </m:rPr>
              <m:t>∼</m:t>
            </m:r>
          </m:lim>
        </m:limLow>
      </m:oMath>
      <w:r>
        <w:t xml:space="preserve">’s and</w:t>
      </w:r>
      <w:r>
        <w:t xml:space="preserve"> </w:t>
      </w:r>
      <m:oMath>
        <m:limLow>
          <m:e>
            <m:r>
              <m:t>y</m:t>
            </m:r>
          </m:e>
          <m:lim>
            <m:r>
              <m:rPr>
                <m:sty m:val="p"/>
              </m:rPr>
              <m:t>∼</m:t>
            </m:r>
          </m:lim>
        </m:limLow>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limLow>
              <m:e>
                <m:r>
                  <m:t>z</m:t>
                </m:r>
              </m:e>
              <m:lim>
                <m:r>
                  <m:rPr>
                    <m:sty m:val="p"/>
                  </m:rPr>
                  <m:t>∼</m:t>
                </m:r>
              </m:lim>
            </m:limLow>
          </m:e>
          <m:sub>
            <m:r>
              <m:t>i</m:t>
            </m:r>
          </m:sub>
        </m:sSub>
        <m:r>
          <m:rPr>
            <m:sty m:val="p"/>
          </m:rPr>
          <m:t>+</m:t>
        </m:r>
        <m:nary>
          <m:naryPr>
            <m:chr m:val="∑"/>
            <m:limLoc m:val="undOvr"/>
            <m:subHide m:val="off"/>
            <m:supHide m:val="on"/>
          </m:naryPr>
          <m:sub>
            <m:r>
              <m:t>j</m:t>
            </m:r>
          </m:sub>
          <m:sup>
            <m:r>
              <m:t>​</m:t>
            </m:r>
          </m:sup>
          <m:e>
            <m:sSub>
              <m:e>
                <m:r>
                  <m:t>b</m:t>
                </m:r>
              </m:e>
              <m:sub>
                <m:r>
                  <m:t>j</m:t>
                </m:r>
              </m:sub>
            </m:sSub>
          </m:e>
        </m:nary>
        <m:sSub>
          <m:e>
            <m:limLow>
              <m:e>
                <m:r>
                  <m:t>x</m:t>
                </m:r>
              </m:e>
              <m:lim>
                <m:r>
                  <m:rPr>
                    <m:sty m:val="p"/>
                  </m:rPr>
                  <m:t>∼</m:t>
                </m:r>
              </m:lim>
            </m:limLow>
          </m:e>
          <m:sub>
            <m:r>
              <m:t>j</m:t>
            </m:r>
          </m:sub>
        </m:sSub>
        <m:r>
          <m:rPr>
            <m:sty m:val="p"/>
          </m:rPr>
          <m:t>=</m:t>
        </m:r>
        <m:limLow>
          <m:e>
            <m:r>
              <m:t>0</m:t>
            </m:r>
          </m:e>
          <m:lim>
            <m:r>
              <m:rPr>
                <m:sty m:val="p"/>
              </m:rPr>
              <m:t>∼</m:t>
            </m:r>
          </m:lim>
        </m:limLow>
      </m:oMath>
      <w:r>
        <w:t xml:space="preserve">,</w:t>
      </w:r>
      <w:r>
        <w:t xml:space="preserve"> </w:t>
      </w:r>
      <w:r>
        <w:t xml:space="preserve">and because the</w:t>
      </w:r>
      <w:r>
        <w:t xml:space="preserve"> </w:t>
      </w:r>
      <m:oMath>
        <m:limLow>
          <m:e>
            <m:r>
              <m:t>z</m:t>
            </m:r>
          </m:e>
          <m:lim>
            <m:r>
              <m:rPr>
                <m:sty m:val="p"/>
              </m:rPr>
              <m:t>∼</m:t>
            </m:r>
          </m:lim>
        </m:limLow>
      </m:oMath>
      <w:r>
        <w:t xml:space="preserve">’s and</w:t>
      </w:r>
      <w:r>
        <w:t xml:space="preserve"> </w:t>
      </w:r>
      <m:oMath>
        <m:limLow>
          <m:e>
            <m:r>
              <m:t>x</m:t>
            </m:r>
          </m:e>
          <m:lim>
            <m:r>
              <m:rPr>
                <m:sty m:val="p"/>
              </m:rPr>
              <m:t>∼</m:t>
            </m:r>
          </m:lim>
        </m:limLow>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limLow>
          <m:e>
            <m:r>
              <m:t>0</m:t>
            </m:r>
          </m:e>
          <m:lim>
            <m:r>
              <m:rPr>
                <m:sty m:val="p"/>
              </m:rPr>
              <m:t>∼</m:t>
            </m:r>
          </m:lim>
        </m:limLow>
      </m:oMath>
      <w:r>
        <w:t xml:space="preserve"> </w:t>
      </w:r>
      <w:r>
        <w:t xml:space="preserve">and the argument goes through unchanged.</w:t>
      </w:r>
    </w:p>
    <w:bookmarkStart w:id="308" w:name="exm-dim-sum"/>
    <w:p>
      <w:pPr>
        <w:pStyle w:val="BodyText"/>
      </w:pPr>
      <w:r>
        <w:rPr>
          <w:b/>
          <w:bCs/>
        </w:rPr>
        <w:t xml:space="preserve">Example 82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81</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50</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limLow>
          <m:e>
            <m:r>
              <m:t>0</m:t>
            </m:r>
          </m:e>
          <m:lim>
            <m:r>
              <m:rPr>
                <m:sty m:val="p"/>
              </m:rPr>
              <m:t>∼</m:t>
            </m:r>
          </m:lim>
        </m:limLow>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47</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81</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bookmarkEnd w:id="308"/>
    <w:bookmarkStart w:id="309"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r>
        <w:t xml:space="preserve">.</w:t>
      </w:r>
    </w:p>
    <w:bookmarkEnd w:id="309"/>
    <w:p>
      <w:pPr>
        <w:pStyle w:val="BodyText"/>
      </w:pPr>
      <w:r>
        <w:rPr>
          <w:i/>
          <w:iCs/>
        </w:rPr>
        <w:t xml:space="preserve">Proof</w:t>
      </w:r>
      <w:r>
        <w:t xml:space="preserve">. </w:t>
      </w:r>
      <w:r>
        <w:t xml:space="preserve">By</w:t>
      </w:r>
      <w:r>
        <w:t xml:space="preserve"> </w:t>
      </w:r>
      <w:hyperlink w:anchor="thm-dim-sum">
        <w:r>
          <w:rPr>
            <w:rStyle w:val="Hyperlink"/>
          </w:rPr>
          <w:t xml:space="preserve">Theorem 47</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limLow>
              <m:e>
                <m:r>
                  <m:t>0</m:t>
                </m:r>
              </m:e>
              <m:lim>
                <m:r>
                  <m:rPr>
                    <m:sty m:val="p"/>
                  </m:rPr>
                  <m:t>∼</m:t>
                </m:r>
              </m:lim>
            </m:limLow>
          </m:e>
        </m:d>
        <m:r>
          <m:t>​</m:t>
        </m:r>
      </m:oMath>
      <w:r>
        <w:t xml:space="preserve"> </w:t>
      </w:r>
      <w:r>
        <w:t xml:space="preserve">(</w:t>
      </w:r>
      <w:hyperlink w:anchor="def-span">
        <w:r>
          <w:rPr>
            <w:rStyle w:val="Hyperlink"/>
          </w:rPr>
          <w:t xml:space="preserve">Definition 47</w:t>
        </w:r>
      </w:hyperlink>
      <w:r>
        <w:t xml:space="preserve">,</w:t>
      </w:r>
      <w:r>
        <w:t xml:space="preserve"> </w:t>
      </w:r>
      <w:hyperlink w:anchor="exm-dimension">
        <w:r>
          <w:rPr>
            <w:rStyle w:val="Hyperlink"/>
          </w:rPr>
          <w:t xml:space="preserve">Example 50</w:t>
        </w:r>
      </w:hyperlink>
      <w:r>
        <w:t xml:space="preserve">).</w:t>
      </w:r>
    </w:p>
    <w:bookmarkStart w:id="311" w:name="exm-dim-subadditive"/>
    <w:p>
      <w:pPr>
        <w:pStyle w:val="BodyText"/>
      </w:pPr>
      <w:r>
        <w:rPr>
          <w:b/>
          <w:bCs/>
        </w:rPr>
        <w:t xml:space="preserve">Example 83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79</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limLow>
          <m:e>
            <m:r>
              <m:t>0</m:t>
            </m:r>
          </m:e>
          <m:lim>
            <m:r>
              <m:rPr>
                <m:sty m:val="p"/>
              </m:rPr>
              <m:t>∼</m:t>
            </m:r>
          </m:lim>
        </m:limLow>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limLow>
              <m:e>
                <m:r>
                  <m:t>0</m:t>
                </m:r>
              </m:e>
              <m:lim>
                <m:r>
                  <m:rPr>
                    <m:sty m:val="p"/>
                  </m:rPr>
                  <m:t>∼</m:t>
                </m:r>
              </m:lim>
            </m:limLow>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79</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10">
        <w:r>
          <w:rPr>
            <w:rStyle w:val="Hyperlink"/>
          </w:rPr>
          <w:t xml:space="preserve">strict inequality</w:t>
        </w:r>
      </w:hyperlink>
      <w:r>
        <w:t xml:space="preserve">.</w:t>
      </w:r>
    </w:p>
    <w:bookmarkEnd w:id="311"/>
    <w:bookmarkStart w:id="312" w:name="thm-rank-subadditive"/>
    <w:p>
      <w:pPr>
        <w:pStyle w:val="FirstParagraph"/>
      </w:pPr>
      <w:r>
        <w:rPr>
          <w:b/>
          <w:bCs/>
        </w:rPr>
        <w:t xml:space="preserve">Theorem 48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12"/>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limLow>
          <m:e>
            <m:r>
              <m:t>x</m:t>
            </m:r>
          </m:e>
          <m:lim>
            <m:r>
              <m:rPr>
                <m:sty m:val="p"/>
              </m:rPr>
              <m:t>∼</m:t>
            </m:r>
          </m:lim>
        </m:limLow>
      </m:oMath>
      <w:r>
        <w:t xml:space="preserve"> </w:t>
      </w:r>
      <w:r>
        <w:t xml:space="preserve">for some</w:t>
      </w:r>
      <w:r>
        <w:t xml:space="preserve"> </w:t>
      </w:r>
      <m:oMath>
        <m:limLow>
          <m:e>
            <m:r>
              <m:t>x</m:t>
            </m:r>
          </m:e>
          <m:lim>
            <m:r>
              <m:rPr>
                <m:sty m:val="p"/>
              </m:rPr>
              <m:t>∼</m:t>
            </m:r>
          </m:lim>
        </m:limLow>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 and</w:t>
      </w:r>
      <w:r>
        <w:t xml:space="preserve"> </w:t>
      </w:r>
      <m:oMath>
        <m:r>
          <m:rPr>
            <m:sty m:val="p"/>
          </m:rPr>
          <m:t>(</m:t>
        </m:r>
        <m:r>
          <m:rPr>
            <m:sty m:val="bi"/>
          </m:rPr>
          <m:t>A</m:t>
        </m:r>
        <m:r>
          <m:rPr>
            <m:sty m:val="p"/>
          </m:rPr>
          <m:t>+</m:t>
        </m:r>
        <m:r>
          <m:rPr>
            <m:sty m:val="bi"/>
          </m:rPr>
          <m:t>B</m:t>
        </m:r>
        <m:r>
          <m:rPr>
            <m:sty m:val="p"/>
          </m:rPr>
          <m:t>)</m:t>
        </m:r>
        <m:r>
          <m:t> </m:t>
        </m:r>
        <m:limLow>
          <m:e>
            <m:r>
              <m:t>x</m:t>
            </m:r>
          </m:e>
          <m:lim>
            <m:r>
              <m:rPr>
                <m:sty m:val="p"/>
              </m:rPr>
              <m:t>∼</m:t>
            </m:r>
          </m:lim>
        </m:limLow>
        <m:r>
          <m:rPr>
            <m:sty m:val="p"/>
          </m:rPr>
          <m:t>=</m:t>
        </m:r>
        <m:r>
          <m:rPr>
            <m:sty m:val="bi"/>
          </m:rPr>
          <m:t>A</m:t>
        </m:r>
        <m:limLow>
          <m:e>
            <m:r>
              <m:t>x</m:t>
            </m:r>
          </m:e>
          <m:lim>
            <m:r>
              <m:rPr>
                <m:sty m:val="p"/>
              </m:rPr>
              <m:t>∼</m:t>
            </m:r>
          </m:lim>
        </m:limLow>
        <m:r>
          <m:rPr>
            <m:sty m:val="p"/>
          </m:rPr>
          <m:t>+</m:t>
        </m:r>
        <m:r>
          <m:rPr>
            <m:sty m:val="bi"/>
          </m:rPr>
          <m:t>B</m:t>
        </m:r>
        <m:limLow>
          <m:e>
            <m:r>
              <m:t>x</m:t>
            </m:r>
          </m:e>
          <m:lim>
            <m:r>
              <m:rPr>
                <m:sty m:val="p"/>
              </m:rPr>
              <m:t>∼</m:t>
            </m:r>
          </m:lim>
        </m:limLow>
      </m:oMath>
      <w:r>
        <w:t xml:space="preserve"> </w:t>
      </w:r>
      <w:r>
        <w:t xml:space="preserve">(</w:t>
      </w:r>
      <w:hyperlink w:anchor="thm-matmul-distrib">
        <w:r>
          <w:rPr>
            <w:rStyle w:val="Hyperlink"/>
          </w:rPr>
          <w:t xml:space="preserve">Theorem 9</w:t>
        </w:r>
      </w:hyperlink>
      <w:r>
        <w:t xml:space="preserve">, with</w:t>
      </w:r>
      <w:r>
        <w:t xml:space="preserve"> </w:t>
      </w:r>
      <m:oMath>
        <m:limLow>
          <m:e>
            <m:r>
              <m:t>x</m:t>
            </m:r>
          </m:e>
          <m:lim>
            <m:r>
              <m:rPr>
                <m:sty m:val="p"/>
              </m:rPr>
              <m:t>∼</m:t>
            </m:r>
          </m:lim>
        </m:limLow>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w:t>
      </w:r>
      <w:r>
        <w:t xml:space="preserve"> </w:t>
      </w:r>
      <w:hyperlink w:anchor="thm-sum-intersection-subspace">
        <w:r>
          <w:rPr>
            <w:rStyle w:val="Hyperlink"/>
          </w:rPr>
          <w:t xml:space="preserve">Theorem 46</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30</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38</m:t>
              </m:r>
              <m:r>
                <m:rPr>
                  <m:nor/>
                  <m:sty m:val="p"/>
                </m:rPr>
                <m:t>)</m:t>
              </m:r>
            </m:e>
          </m:eqArr>
        </m:oMath>
      </m:oMathPara>
    </w:p>
    <w:bookmarkStart w:id="313" w:name="exm-rank-subadditive"/>
    <w:p>
      <w:pPr>
        <w:pStyle w:val="FirstParagraph"/>
      </w:pPr>
      <w:r>
        <w:rPr>
          <w:b/>
          <w:bCs/>
        </w:rPr>
        <w:t xml:space="preserve">Example 84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limLow>
          <m:e>
            <m:r>
              <m:t>v</m:t>
            </m:r>
          </m:e>
          <m:lim>
            <m:r>
              <m:rPr>
                <m:sty m:val="p"/>
              </m:rPr>
              <m:t>∼</m:t>
            </m:r>
          </m:lim>
        </m:limLow>
        <m:r>
          <m:rPr>
            <m:sty m:val="p"/>
          </m:rPr>
          <m:t>=</m:t>
        </m:r>
        <m:sSub>
          <m:e>
            <m:limLow>
              <m:e>
                <m:r>
                  <m:t>0</m:t>
                </m:r>
              </m:e>
              <m:lim>
                <m:r>
                  <m:rPr>
                    <m:sty m:val="p"/>
                  </m:rPr>
                  <m:t>∼</m:t>
                </m:r>
              </m:lim>
            </m:limLow>
          </m:e>
          <m:sub>
            <m:r>
              <m:t>2</m:t>
            </m:r>
          </m:sub>
        </m:sSub>
      </m:oMath>
      <w:r>
        <w:t xml:space="preserve"> </w:t>
      </w:r>
      <w:r>
        <w:t xml:space="preserve">with</w:t>
      </w:r>
      <w:r>
        <w:t xml:space="preserve"> </w:t>
      </w:r>
      <m:oMath>
        <m:limLow>
          <m:e>
            <m:r>
              <m:t>v</m:t>
            </m:r>
          </m:e>
          <m:lim>
            <m:r>
              <m:rPr>
                <m:sty m:val="p"/>
              </m:rPr>
              <m:t>∼</m:t>
            </m:r>
          </m:lim>
        </m:limLow>
        <m:r>
          <m:rPr>
            <m:sty m:val="p"/>
          </m:rPr>
          <m:t>≠</m:t>
        </m:r>
        <m:sSub>
          <m:e>
            <m:limLow>
              <m:e>
                <m:r>
                  <m:t>0</m:t>
                </m:r>
              </m:e>
              <m:lim>
                <m:r>
                  <m:rPr>
                    <m:sty m:val="p"/>
                  </m:rPr>
                  <m:t>∼</m:t>
                </m:r>
              </m:lim>
            </m:limLow>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limLow>
              <m:e>
                <m:r>
                  <m:t>0</m:t>
                </m:r>
              </m:e>
              <m:lim>
                <m:r>
                  <m:rPr>
                    <m:sty m:val="p"/>
                  </m:rPr>
                  <m:t>∼</m:t>
                </m:r>
              </m:lim>
            </m:limLow>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44</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68</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limLow>
              <m:e>
                <m:r>
                  <m:t>0</m:t>
                </m:r>
              </m:e>
              <m:lim>
                <m:r>
                  <m:rPr>
                    <m:sty m:val="p"/>
                  </m:rPr>
                  <m:t>∼</m:t>
                </m:r>
              </m:lim>
            </m:limLow>
          </m:e>
          <m:sub>
            <m:r>
              <m:t>2</m:t>
            </m:r>
          </m:sub>
        </m:sSub>
      </m:oMath>
      <w:r>
        <w:t xml:space="preserve">,</w:t>
      </w:r>
      <w:r>
        <w:t xml:space="preserve"> </w:t>
      </w:r>
      <w:r>
        <w:t xml:space="preserve">and</w:t>
      </w:r>
      <w:r>
        <w:t xml:space="preserve"> </w:t>
      </w:r>
      <m:oMath>
        <m:r>
          <m:t>1</m:t>
        </m:r>
        <m:r>
          <m:rPr>
            <m:sty m:val="p"/>
          </m:rPr>
          <m:t>⋅</m:t>
        </m:r>
        <m:sSub>
          <m:e>
            <m:limLow>
              <m:e>
                <m:r>
                  <m:t>0</m:t>
                </m:r>
              </m:e>
              <m:lim>
                <m:r>
                  <m:rPr>
                    <m:sty m:val="p"/>
                  </m:rPr>
                  <m:t>∼</m:t>
                </m:r>
              </m:lim>
            </m:limLow>
          </m:e>
          <m:sub>
            <m:r>
              <m:t>2</m:t>
            </m:r>
          </m:sub>
        </m:sSub>
        <m:r>
          <m:rPr>
            <m:sty m:val="p"/>
          </m:rPr>
          <m:t>=</m:t>
        </m:r>
        <m:sSub>
          <m:e>
            <m:limLow>
              <m:e>
                <m:r>
                  <m:t>0</m:t>
                </m:r>
              </m:e>
              <m:lim>
                <m:r>
                  <m:rPr>
                    <m:sty m:val="p"/>
                  </m:rPr>
                  <m:t>∼</m:t>
                </m:r>
              </m:lim>
            </m:limLow>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13"/>
    <w:bookmarkStart w:id="314" w:name="def-complementary-subspaces"/>
    <w:p>
      <w:pPr>
        <w:pStyle w:val="FirstParagraph"/>
      </w:pPr>
      <w:r>
        <w:rPr>
          <w:b/>
          <w:bCs/>
        </w:rPr>
        <w:t xml:space="preserve">Definition 64 (Complementary subspaces)</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m:oMathPara>
    </w:p>
    <w:p>
      <w:pPr>
        <w:pStyle w:val="FirstParagraph"/>
      </w:pPr>
      <w:r>
        <w:t xml:space="preserve">(</w:t>
      </w:r>
      <w:hyperlink w:anchor="def-subspace-sum">
        <w:r>
          <w:rPr>
            <w:rStyle w:val="Hyperlink"/>
          </w:rPr>
          <w:t xml:space="preserve">Definition 63</w:t>
        </w:r>
      </w:hyperlink>
      <w:r>
        <w:t xml:space="preserve">).</w:t>
      </w:r>
    </w:p>
    <w:bookmarkEnd w:id="314"/>
    <w:bookmarkStart w:id="315" w:name="def-direct-sum"/>
    <w:p>
      <w:pPr>
        <w:pStyle w:val="BodyText"/>
      </w:pPr>
      <w:r>
        <w:rPr>
          <w:b/>
          <w:bCs/>
        </w:rPr>
        <w:t xml:space="preserve">Definition 65 (Direct sum)</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complementary in</w:t>
      </w:r>
      <w:r>
        <w:t xml:space="preserve"> </w:t>
      </w:r>
      <m:oMath>
        <m:r>
          <m:rPr>
            <m:scr m:val="script"/>
            <m:sty m:val="p"/>
          </m:rPr>
          <m:t>V</m:t>
        </m:r>
      </m:oMath>
      <w:r>
        <w:t xml:space="preserve"> </w:t>
      </w:r>
      <w:r>
        <w:t xml:space="preserve">(</w:t>
      </w:r>
      <w:hyperlink w:anchor="def-complementary-subspaces">
        <w:r>
          <w:rPr>
            <w:rStyle w:val="Hyperlink"/>
          </w:rPr>
          <w:t xml:space="preserve">Definition 64</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15"/>
    <w:bookmarkStart w:id="316" w:name="exm-direct-sum"/>
    <w:p>
      <w:pPr>
        <w:pStyle w:val="BodyText"/>
      </w:pPr>
      <w:r>
        <w:rPr>
          <w:b/>
          <w:bCs/>
        </w:rPr>
        <w:t xml:space="preserve">Example 85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16"/>
    <w:bookmarkStart w:id="317" w:name="exm-not-direct-sum"/>
    <w:p>
      <w:pPr>
        <w:pStyle w:val="BodyText"/>
      </w:pPr>
      <w:r>
        <w:rPr>
          <w:b/>
          <w:bCs/>
        </w:rPr>
        <w:t xml:space="preserve">Example 86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81</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limLow>
                <m:e>
                  <m:r>
                    <m:t>0</m:t>
                  </m:r>
                </m:e>
                <m:lim>
                  <m:r>
                    <m:rPr>
                      <m:sty m:val="p"/>
                    </m:rPr>
                    <m:t>∼</m:t>
                  </m:r>
                </m:lim>
              </m:limLow>
            </m:e>
            <m:e>
              <m:r>
                <m:t>&amp;</m:t>
              </m:r>
              <m:r>
                <m:rPr>
                  <m:sty m:val="p"/>
                </m:rPr>
                <m:t>=</m:t>
              </m:r>
              <m:limLow>
                <m:e>
                  <m:r>
                    <m:t>0</m:t>
                  </m:r>
                </m:e>
                <m:lim>
                  <m:r>
                    <m:rPr>
                      <m:sty m:val="p"/>
                    </m:rPr>
                    <m:t>∼</m:t>
                  </m:r>
                </m:lim>
              </m:limLow>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17"/>
    <w:bookmarkStart w:id="318" w:name="thm-direct-sum-equiv"/>
    <w:p>
      <w:pPr>
        <w:pStyle w:val="BodyText"/>
      </w:pPr>
      <w:r>
        <w:rPr>
          <w:b/>
          <w:bCs/>
        </w:rPr>
        <w:t xml:space="preserve">Theorem 49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65</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m:oMath>
        <m:limLow>
          <m:e>
            <m:r>
              <m:t>x</m:t>
            </m:r>
          </m:e>
          <m:lim>
            <m:r>
              <m:rPr>
                <m:sty m:val="p"/>
              </m:rPr>
              <m:t>∼</m:t>
            </m:r>
          </m:lim>
        </m:limLow>
        <m:r>
          <m:rPr>
            <m:sty m:val="p"/>
          </m:rPr>
          <m:t>∈</m:t>
        </m:r>
        <m:r>
          <m:rPr>
            <m:scr m:val="script"/>
            <m:sty m:val="p"/>
          </m:rPr>
          <m:t>V</m:t>
        </m:r>
      </m:oMath>
      <w:r>
        <w:t xml:space="preserve"> </w:t>
      </w:r>
      <w:r>
        <w:t xml:space="preserve">can be written as</w:t>
      </w:r>
      <w:r>
        <w:t xml:space="preserve"> </w:t>
      </w:r>
      <m:oMath>
        <m:limLow>
          <m:e>
            <m:r>
              <m:t>x</m:t>
            </m:r>
          </m:e>
          <m:lim>
            <m:r>
              <m:rPr>
                <m:sty m:val="p"/>
              </m:rPr>
              <m:t>∼</m:t>
            </m:r>
          </m:lim>
        </m:limLow>
        <m:r>
          <m:rPr>
            <m:sty m:val="p"/>
          </m:rPr>
          <m:t>=</m:t>
        </m:r>
        <m:sSub>
          <m:e>
            <m:limLow>
              <m:e>
                <m:r>
                  <m:t>x</m:t>
                </m:r>
              </m:e>
              <m:lim>
                <m:r>
                  <m:rPr>
                    <m:sty m:val="p"/>
                  </m:rPr>
                  <m:t>∼</m:t>
                </m:r>
              </m:lim>
            </m:limLow>
          </m:e>
          <m:sub>
            <m:r>
              <m:t>1</m:t>
            </m:r>
          </m:sub>
        </m:sSub>
        <m:r>
          <m:rPr>
            <m:sty m:val="p"/>
          </m:rPr>
          <m:t>+</m:t>
        </m:r>
        <m:sSub>
          <m:e>
            <m:limLow>
              <m:e>
                <m:r>
                  <m:t>x</m:t>
                </m:r>
              </m:e>
              <m:lim>
                <m:r>
                  <m:rPr>
                    <m:sty m:val="p"/>
                  </m:rPr>
                  <m:t>∼</m:t>
                </m:r>
              </m:lim>
            </m:limLow>
          </m:e>
          <m:sub>
            <m:r>
              <m:t>2</m:t>
            </m:r>
          </m:sub>
        </m:sSub>
      </m:oMath>
      <w:r>
        <w:t xml:space="preserve"> </w:t>
      </w:r>
      <w:r>
        <w:t xml:space="preserve">with</w:t>
      </w:r>
      <w:r>
        <w:t xml:space="preserve"> </w:t>
      </w:r>
      <m:oMath>
        <m:sSub>
          <m:e>
            <m:limLow>
              <m:e>
                <m:r>
                  <m:t>x</m:t>
                </m:r>
              </m:e>
              <m:lim>
                <m:r>
                  <m:rPr>
                    <m:sty m:val="p"/>
                  </m:rPr>
                  <m:t>∼</m:t>
                </m:r>
              </m:lim>
            </m:limLow>
          </m:e>
          <m:sub>
            <m:r>
              <m:t>1</m:t>
            </m:r>
          </m:sub>
        </m:sSub>
        <m:r>
          <m:rPr>
            <m:sty m:val="p"/>
          </m:rPr>
          <m:t>∈</m:t>
        </m:r>
        <m:sSub>
          <m:e>
            <m:r>
              <m:rPr>
                <m:scr m:val="script"/>
                <m:sty m:val="p"/>
              </m:rPr>
              <m:t>S</m:t>
            </m:r>
          </m:e>
          <m:sub>
            <m:r>
              <m:t>1</m:t>
            </m:r>
          </m:sub>
        </m:sSub>
      </m:oMath>
      <w:r>
        <w:t xml:space="preserve"> </w:t>
      </w:r>
      <w:r>
        <w:t xml:space="preserve">and</w:t>
      </w:r>
      <w:r>
        <w:t xml:space="preserve"> </w:t>
      </w:r>
      <m:oMath>
        <m:sSub>
          <m:e>
            <m:limLow>
              <m:e>
                <m:r>
                  <m:t>x</m:t>
                </m:r>
              </m:e>
              <m:lim>
                <m:r>
                  <m:rPr>
                    <m:sty m:val="p"/>
                  </m:rPr>
                  <m:t>∼</m:t>
                </m:r>
              </m:lim>
            </m:limLow>
          </m:e>
          <m:sub>
            <m:r>
              <m:t>2</m:t>
            </m:r>
          </m:sub>
        </m:sSub>
        <m:r>
          <m:rPr>
            <m:sty m:val="p"/>
          </m:rPr>
          <m:t>∈</m:t>
        </m:r>
        <m:sSub>
          <m:e>
            <m:r>
              <m:rPr>
                <m:scr m:val="script"/>
                <m:sty m:val="p"/>
              </m:rPr>
              <m:t>S</m:t>
            </m:r>
          </m:e>
          <m:sub>
            <m:r>
              <m:t>2</m:t>
            </m:r>
          </m:sub>
        </m:sSub>
      </m:oMath>
      <w:r>
        <w:t xml:space="preserve"> </w:t>
      </w:r>
      <w:r>
        <w:t xml:space="preserve">in only one way.</w:t>
      </w:r>
    </w:p>
    <w:bookmarkEnd w:id="318"/>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r>
        <w:t xml:space="preserve">.</w:t>
      </w:r>
    </w:p>
    <w:p>
      <w:pPr>
        <w:pStyle w:val="BodyText"/>
      </w:pPr>
      <w:r>
        <w:rPr>
          <w:b/>
          <w:bCs/>
        </w:rPr>
        <w:t xml:space="preserve">1 implies 3.</w:t>
      </w:r>
      <w:r>
        <w:t xml:space="preserve"> </w:t>
      </w:r>
      <w:r>
        <w:t xml:space="preserve">Every</w:t>
      </w:r>
      <w:r>
        <w:t xml:space="preserve"> </w:t>
      </w:r>
      <m:oMath>
        <m:limLow>
          <m:e>
            <m:r>
              <m:t>x</m:t>
            </m:r>
          </m:e>
          <m:lim>
            <m:r>
              <m:rPr>
                <m:sty m:val="p"/>
              </m:rPr>
              <m:t>∼</m:t>
            </m:r>
          </m:lim>
        </m:limLow>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limLow>
                <m:e>
                  <m:r>
                    <m:t>x</m:t>
                  </m:r>
                </m:e>
                <m:lim>
                  <m:r>
                    <m:rPr>
                      <m:sty m:val="p"/>
                    </m:rPr>
                    <m:t>∼</m:t>
                  </m:r>
                </m:lim>
              </m:limLow>
              <m:r>
                <m:t>&amp;</m:t>
              </m:r>
              <m:r>
                <m:rPr>
                  <m:sty m:val="p"/>
                </m:rPr>
                <m:t>=</m:t>
              </m:r>
              <m:sSub>
                <m:e>
                  <m:limLow>
                    <m:e>
                      <m:r>
                        <m:t>u</m:t>
                      </m:r>
                    </m:e>
                    <m:lim>
                      <m:r>
                        <m:rPr>
                          <m:sty m:val="p"/>
                        </m:rPr>
                        <m:t>∼</m:t>
                      </m:r>
                    </m:lim>
                  </m:limLow>
                </m:e>
                <m:sub>
                  <m:r>
                    <m:t>1</m:t>
                  </m:r>
                </m:sub>
              </m:sSub>
              <m:r>
                <m:rPr>
                  <m:sty m:val="p"/>
                </m:rPr>
                <m:t>+</m:t>
              </m:r>
              <m:sSub>
                <m:e>
                  <m:limLow>
                    <m:e>
                      <m:r>
                        <m:t>u</m:t>
                      </m:r>
                    </m:e>
                    <m:lim>
                      <m:r>
                        <m:rPr>
                          <m:sty m:val="p"/>
                        </m:rPr>
                        <m:t>∼</m:t>
                      </m:r>
                    </m:lim>
                  </m:limLow>
                </m:e>
                <m:sub>
                  <m:r>
                    <m:t>2</m:t>
                  </m:r>
                </m:sub>
              </m:sSub>
            </m:e>
            <m:e>
              <m:r>
                <m:t>&amp;</m:t>
              </m:r>
              <m:r>
                <m:rPr>
                  <m:sty m:val="p"/>
                </m:rPr>
                <m:t>=</m:t>
              </m:r>
              <m:sSub>
                <m:e>
                  <m:limLow>
                    <m:e>
                      <m:r>
                        <m:t>v</m:t>
                      </m:r>
                    </m:e>
                    <m:lim>
                      <m:r>
                        <m:rPr>
                          <m:sty m:val="p"/>
                        </m:rPr>
                        <m:t>∼</m:t>
                      </m:r>
                    </m:lim>
                  </m:limLow>
                </m:e>
                <m:sub>
                  <m:r>
                    <m:t>1</m:t>
                  </m:r>
                </m:sub>
              </m:sSub>
              <m:r>
                <m:rPr>
                  <m:sty m:val="p"/>
                </m:rPr>
                <m:t>+</m:t>
              </m:r>
              <m:sSub>
                <m:e>
                  <m:limLow>
                    <m:e>
                      <m:r>
                        <m:t>v</m:t>
                      </m:r>
                    </m:e>
                    <m:lim>
                      <m:r>
                        <m:rPr>
                          <m:sty m:val="p"/>
                        </m:rPr>
                        <m:t>∼</m:t>
                      </m:r>
                    </m:lim>
                  </m:limLow>
                </m:e>
                <m:sub>
                  <m:r>
                    <m:t>2</m:t>
                  </m:r>
                </m:sub>
              </m:sSub>
              <m:r>
                <m:rPr>
                  <m:sty m:val="p"/>
                </m:rPr>
                <m:t>,</m:t>
              </m:r>
            </m:e>
          </m:eqArr>
        </m:oMath>
      </m:oMathPara>
    </w:p>
    <w:p>
      <w:pPr>
        <w:pStyle w:val="FirstParagraph"/>
      </w:pPr>
      <w:r>
        <w:t xml:space="preserve">with</w:t>
      </w:r>
      <w:r>
        <w:t xml:space="preserve"> </w:t>
      </w:r>
      <m:oMath>
        <m:sSub>
          <m:e>
            <m:limLow>
              <m:e>
                <m:r>
                  <m:t>u</m:t>
                </m:r>
              </m:e>
              <m:lim>
                <m:r>
                  <m:rPr>
                    <m:sty m:val="p"/>
                  </m:rPr>
                  <m:t>∼</m:t>
                </m:r>
              </m:lim>
            </m:limLow>
          </m:e>
          <m:sub>
            <m:r>
              <m:t>1</m:t>
            </m:r>
          </m:sub>
        </m:sSub>
        <m:r>
          <m:rPr>
            <m:sty m:val="p"/>
          </m:rPr>
          <m:t>,</m:t>
        </m:r>
        <m:sSub>
          <m:e>
            <m:limLow>
              <m:e>
                <m:r>
                  <m:t>v</m:t>
                </m:r>
              </m:e>
              <m:lim>
                <m:r>
                  <m:rPr>
                    <m:sty m:val="p"/>
                  </m:rPr>
                  <m:t>∼</m:t>
                </m:r>
              </m:lim>
            </m:limLow>
          </m:e>
          <m:sub>
            <m:r>
              <m:t>1</m:t>
            </m:r>
          </m:sub>
        </m:sSub>
        <m:r>
          <m:rPr>
            <m:sty m:val="p"/>
          </m:rPr>
          <m:t>∈</m:t>
        </m:r>
        <m:sSub>
          <m:e>
            <m:r>
              <m:rPr>
                <m:scr m:val="script"/>
                <m:sty m:val="p"/>
              </m:rPr>
              <m:t>S</m:t>
            </m:r>
          </m:e>
          <m:sub>
            <m:r>
              <m:t>1</m:t>
            </m:r>
          </m:sub>
        </m:sSub>
      </m:oMath>
      <w:r>
        <w:t xml:space="preserve"> </w:t>
      </w:r>
      <w:r>
        <w:t xml:space="preserve">and</w:t>
      </w:r>
      <w:r>
        <w:t xml:space="preserve"> </w:t>
      </w:r>
      <m:oMath>
        <m:sSub>
          <m:e>
            <m:limLow>
              <m:e>
                <m:r>
                  <m:t>u</m:t>
                </m:r>
              </m:e>
              <m:lim>
                <m:r>
                  <m:rPr>
                    <m:sty m:val="p"/>
                  </m:rPr>
                  <m:t>∼</m:t>
                </m:r>
              </m:lim>
            </m:limLow>
          </m:e>
          <m:sub>
            <m:r>
              <m:t>2</m:t>
            </m:r>
          </m:sub>
        </m:sSub>
        <m:r>
          <m:rPr>
            <m:sty m:val="p"/>
          </m:rPr>
          <m:t>,</m:t>
        </m:r>
        <m:sSub>
          <m:e>
            <m:limLow>
              <m:e>
                <m:r>
                  <m:t>v</m:t>
                </m:r>
              </m:e>
              <m:lim>
                <m:r>
                  <m:rPr>
                    <m:sty m:val="p"/>
                  </m:rPr>
                  <m:t>∼</m:t>
                </m:r>
              </m:lim>
            </m:limLow>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limLow>
                    <m:e>
                      <m:r>
                        <m:t>u</m:t>
                      </m:r>
                    </m:e>
                    <m:lim>
                      <m:r>
                        <m:rPr>
                          <m:sty m:val="p"/>
                        </m:rPr>
                        <m:t>∼</m:t>
                      </m:r>
                    </m:lim>
                  </m:limLow>
                </m:e>
                <m:sub>
                  <m:r>
                    <m:t>1</m:t>
                  </m:r>
                </m:sub>
              </m:sSub>
              <m:r>
                <m:rPr>
                  <m:sty m:val="p"/>
                </m:rPr>
                <m:t>−</m:t>
              </m:r>
              <m:sSub>
                <m:e>
                  <m:limLow>
                    <m:e>
                      <m:r>
                        <m:t>v</m:t>
                      </m:r>
                    </m:e>
                    <m:lim>
                      <m:r>
                        <m:rPr>
                          <m:sty m:val="p"/>
                        </m:rPr>
                        <m:t>∼</m:t>
                      </m:r>
                    </m:lim>
                  </m:limLow>
                </m:e>
                <m:sub>
                  <m:r>
                    <m:t>1</m:t>
                  </m:r>
                </m:sub>
              </m:sSub>
              <m:r>
                <m:t>&amp;</m:t>
              </m:r>
              <m:r>
                <m:rPr>
                  <m:sty m:val="p"/>
                </m:rPr>
                <m:t>=</m:t>
              </m:r>
              <m:r>
                <m:rPr>
                  <m:sty m:val="p"/>
                </m:rPr>
                <m:t>(</m:t>
              </m:r>
              <m:sSub>
                <m:e>
                  <m:limLow>
                    <m:e>
                      <m:r>
                        <m:t>u</m:t>
                      </m:r>
                    </m:e>
                    <m:lim>
                      <m:r>
                        <m:rPr>
                          <m:sty m:val="p"/>
                        </m:rPr>
                        <m:t>∼</m:t>
                      </m:r>
                    </m:lim>
                  </m:limLow>
                </m:e>
                <m:sub>
                  <m:r>
                    <m:t>1</m:t>
                  </m:r>
                </m:sub>
              </m:sSub>
              <m:r>
                <m:rPr>
                  <m:sty m:val="p"/>
                </m:rPr>
                <m:t>+</m:t>
              </m:r>
              <m:sSub>
                <m:e>
                  <m:limLow>
                    <m:e>
                      <m:r>
                        <m:t>u</m:t>
                      </m:r>
                    </m:e>
                    <m:lim>
                      <m:r>
                        <m:rPr>
                          <m:sty m:val="p"/>
                        </m:rPr>
                        <m:t>∼</m:t>
                      </m:r>
                    </m:lim>
                  </m:limLow>
                </m:e>
                <m:sub>
                  <m:r>
                    <m:t>2</m:t>
                  </m:r>
                </m:sub>
              </m:sSub>
              <m:r>
                <m:rPr>
                  <m:sty m:val="p"/>
                </m:rPr>
                <m:t>)</m:t>
              </m:r>
              <m:r>
                <m:rPr>
                  <m:sty m:val="p"/>
                </m:rPr>
                <m:t>−</m:t>
              </m:r>
              <m:sSub>
                <m:e>
                  <m:limLow>
                    <m:e>
                      <m:r>
                        <m:t>u</m:t>
                      </m:r>
                    </m:e>
                    <m:lim>
                      <m:r>
                        <m:rPr>
                          <m:sty m:val="p"/>
                        </m:rPr>
                        <m:t>∼</m:t>
                      </m:r>
                    </m:lim>
                  </m:limLow>
                </m:e>
                <m:sub>
                  <m:r>
                    <m:t>2</m:t>
                  </m:r>
                </m:sub>
              </m:sSub>
              <m:r>
                <m:rPr>
                  <m:sty m:val="p"/>
                </m:rPr>
                <m:t>−</m:t>
              </m:r>
              <m:sSub>
                <m:e>
                  <m:limLow>
                    <m:e>
                      <m:r>
                        <m:t>v</m:t>
                      </m:r>
                    </m:e>
                    <m:lim>
                      <m:r>
                        <m:rPr>
                          <m:sty m:val="p"/>
                        </m:rPr>
                        <m:t>∼</m:t>
                      </m:r>
                    </m:lim>
                  </m:limLow>
                </m:e>
                <m:sub>
                  <m:r>
                    <m:t>1</m:t>
                  </m:r>
                </m:sub>
              </m:sSub>
              <m:r>
                <m:t>&amp;</m:t>
              </m:r>
              <m:r>
                <m:t>&amp;</m:t>
              </m:r>
              <m:r>
                <m:rPr>
                  <m:nor/>
                  <m:sty m:val="p"/>
                </m:rPr>
                <m:t>(add and subtract </m:t>
              </m:r>
              <m:sSub>
                <m:e>
                  <m:limLow>
                    <m:e>
                      <m:r>
                        <m:t>u</m:t>
                      </m:r>
                    </m:e>
                    <m:lim>
                      <m:r>
                        <m:rPr>
                          <m:sty m:val="p"/>
                        </m:rPr>
                        <m:t>∼</m:t>
                      </m:r>
                    </m:lim>
                  </m:limLow>
                </m:e>
                <m:sub>
                  <m:r>
                    <m:t>2</m:t>
                  </m:r>
                </m:sub>
              </m:sSub>
              <m:r>
                <m:rPr>
                  <m:nor/>
                  <m:sty m:val="p"/>
                </m:rPr>
                <m:t>)</m:t>
              </m:r>
            </m:e>
            <m:e>
              <m:r>
                <m:t>&amp;</m:t>
              </m:r>
              <m:r>
                <m:rPr>
                  <m:sty m:val="p"/>
                </m:rPr>
                <m:t>=</m:t>
              </m:r>
              <m:r>
                <m:rPr>
                  <m:sty m:val="p"/>
                </m:rPr>
                <m:t>(</m:t>
              </m:r>
              <m:sSub>
                <m:e>
                  <m:limLow>
                    <m:e>
                      <m:r>
                        <m:t>v</m:t>
                      </m:r>
                    </m:e>
                    <m:lim>
                      <m:r>
                        <m:rPr>
                          <m:sty m:val="p"/>
                        </m:rPr>
                        <m:t>∼</m:t>
                      </m:r>
                    </m:lim>
                  </m:limLow>
                </m:e>
                <m:sub>
                  <m:r>
                    <m:t>1</m:t>
                  </m:r>
                </m:sub>
              </m:sSub>
              <m:r>
                <m:rPr>
                  <m:sty m:val="p"/>
                </m:rPr>
                <m:t>+</m:t>
              </m:r>
              <m:sSub>
                <m:e>
                  <m:limLow>
                    <m:e>
                      <m:r>
                        <m:t>v</m:t>
                      </m:r>
                    </m:e>
                    <m:lim>
                      <m:r>
                        <m:rPr>
                          <m:sty m:val="p"/>
                        </m:rPr>
                        <m:t>∼</m:t>
                      </m:r>
                    </m:lim>
                  </m:limLow>
                </m:e>
                <m:sub>
                  <m:r>
                    <m:t>2</m:t>
                  </m:r>
                </m:sub>
              </m:sSub>
              <m:r>
                <m:rPr>
                  <m:sty m:val="p"/>
                </m:rPr>
                <m:t>)</m:t>
              </m:r>
              <m:r>
                <m:rPr>
                  <m:sty m:val="p"/>
                </m:rPr>
                <m:t>−</m:t>
              </m:r>
              <m:sSub>
                <m:e>
                  <m:limLow>
                    <m:e>
                      <m:r>
                        <m:t>u</m:t>
                      </m:r>
                    </m:e>
                    <m:lim>
                      <m:r>
                        <m:rPr>
                          <m:sty m:val="p"/>
                        </m:rPr>
                        <m:t>∼</m:t>
                      </m:r>
                    </m:lim>
                  </m:limLow>
                </m:e>
                <m:sub>
                  <m:r>
                    <m:t>2</m:t>
                  </m:r>
                </m:sub>
              </m:sSub>
              <m:r>
                <m:rPr>
                  <m:sty m:val="p"/>
                </m:rPr>
                <m:t>−</m:t>
              </m:r>
              <m:sSub>
                <m:e>
                  <m:limLow>
                    <m:e>
                      <m:r>
                        <m:t>v</m:t>
                      </m:r>
                    </m:e>
                    <m:lim>
                      <m:r>
                        <m:rPr>
                          <m:sty m:val="p"/>
                        </m:rPr>
                        <m:t>∼</m:t>
                      </m:r>
                    </m:lim>
                  </m:limLow>
                </m:e>
                <m:sub>
                  <m:r>
                    <m:t>1</m:t>
                  </m:r>
                </m:sub>
              </m:sSub>
              <m:r>
                <m:t>&amp;</m:t>
              </m:r>
              <m:r>
                <m:t>&amp;</m:t>
              </m:r>
              <m:r>
                <m:rPr>
                  <m:nor/>
                  <m:sty m:val="p"/>
                </m:rPr>
                <m:t>(substitute </m:t>
              </m:r>
              <m:sSub>
                <m:e>
                  <m:limLow>
                    <m:e>
                      <m:r>
                        <m:t>u</m:t>
                      </m:r>
                    </m:e>
                    <m:lim>
                      <m:r>
                        <m:rPr>
                          <m:sty m:val="p"/>
                        </m:rPr>
                        <m:t>∼</m:t>
                      </m:r>
                    </m:lim>
                  </m:limLow>
                </m:e>
                <m:sub>
                  <m:r>
                    <m:t>1</m:t>
                  </m:r>
                </m:sub>
              </m:sSub>
              <m:r>
                <m:rPr>
                  <m:sty m:val="p"/>
                </m:rPr>
                <m:t>+</m:t>
              </m:r>
              <m:sSub>
                <m:e>
                  <m:limLow>
                    <m:e>
                      <m:r>
                        <m:t>u</m:t>
                      </m:r>
                    </m:e>
                    <m:lim>
                      <m:r>
                        <m:rPr>
                          <m:sty m:val="p"/>
                        </m:rPr>
                        <m:t>∼</m:t>
                      </m:r>
                    </m:lim>
                  </m:limLow>
                </m:e>
                <m:sub>
                  <m:r>
                    <m:t>2</m:t>
                  </m:r>
                </m:sub>
              </m:sSub>
              <m:r>
                <m:rPr>
                  <m:sty m:val="p"/>
                </m:rPr>
                <m:t>=</m:t>
              </m:r>
              <m:sSub>
                <m:e>
                  <m:limLow>
                    <m:e>
                      <m:r>
                        <m:t>v</m:t>
                      </m:r>
                    </m:e>
                    <m:lim>
                      <m:r>
                        <m:rPr>
                          <m:sty m:val="p"/>
                        </m:rPr>
                        <m:t>∼</m:t>
                      </m:r>
                    </m:lim>
                  </m:limLow>
                </m:e>
                <m:sub>
                  <m:r>
                    <m:t>1</m:t>
                  </m:r>
                </m:sub>
              </m:sSub>
              <m:r>
                <m:rPr>
                  <m:sty m:val="p"/>
                </m:rPr>
                <m:t>+</m:t>
              </m:r>
              <m:sSub>
                <m:e>
                  <m:limLow>
                    <m:e>
                      <m:r>
                        <m:t>v</m:t>
                      </m:r>
                    </m:e>
                    <m:lim>
                      <m:r>
                        <m:rPr>
                          <m:sty m:val="p"/>
                        </m:rPr>
                        <m:t>∼</m:t>
                      </m:r>
                    </m:lim>
                  </m:limLow>
                </m:e>
                <m:sub>
                  <m:r>
                    <m:t>2</m:t>
                  </m:r>
                </m:sub>
              </m:sSub>
              <m:r>
                <m:rPr>
                  <m:nor/>
                  <m:sty m:val="p"/>
                </m:rPr>
                <m:t>)</m:t>
              </m:r>
            </m:e>
            <m:e>
              <m:r>
                <m:t>&amp;</m:t>
              </m:r>
              <m:r>
                <m:rPr>
                  <m:sty m:val="p"/>
                </m:rPr>
                <m:t>=</m:t>
              </m:r>
              <m:sSub>
                <m:e>
                  <m:limLow>
                    <m:e>
                      <m:r>
                        <m:t>v</m:t>
                      </m:r>
                    </m:e>
                    <m:lim>
                      <m:r>
                        <m:rPr>
                          <m:sty m:val="p"/>
                        </m:rPr>
                        <m:t>∼</m:t>
                      </m:r>
                    </m:lim>
                  </m:limLow>
                </m:e>
                <m:sub>
                  <m:r>
                    <m:t>2</m:t>
                  </m:r>
                </m:sub>
              </m:sSub>
              <m:r>
                <m:rPr>
                  <m:sty m:val="p"/>
                </m:rPr>
                <m:t>−</m:t>
              </m:r>
              <m:sSub>
                <m:e>
                  <m:limLow>
                    <m:e>
                      <m:r>
                        <m:t>u</m:t>
                      </m:r>
                    </m:e>
                    <m:lim>
                      <m:r>
                        <m:rPr>
                          <m:sty m:val="p"/>
                        </m:rPr>
                        <m:t>∼</m:t>
                      </m:r>
                    </m:lim>
                  </m:limLow>
                </m:e>
                <m:sub>
                  <m:r>
                    <m:t>2</m:t>
                  </m:r>
                </m:sub>
              </m:sSub>
              <m:r>
                <m:rPr>
                  <m:sty m:val="p"/>
                </m:rPr>
                <m:t>.</m:t>
              </m:r>
              <m:r>
                <m:t>&amp;</m:t>
              </m:r>
              <m:r>
                <m:t>&amp;</m:t>
              </m:r>
              <m:r>
                <m:rPr>
                  <m:nor/>
                  <m:sty m:val="p"/>
                </m:rPr>
                <m:t>(cancel </m:t>
              </m:r>
              <m:sSub>
                <m:e>
                  <m:limLow>
                    <m:e>
                      <m:r>
                        <m:t>v</m:t>
                      </m:r>
                    </m:e>
                    <m:lim>
                      <m:r>
                        <m:rPr>
                          <m:sty m:val="p"/>
                        </m:rPr>
                        <m:t>∼</m:t>
                      </m:r>
                    </m:lim>
                  </m:limLow>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limLow>
              <m:e>
                <m:r>
                  <m:t>u</m:t>
                </m:r>
              </m:e>
              <m:lim>
                <m:r>
                  <m:rPr>
                    <m:sty m:val="p"/>
                  </m:rPr>
                  <m:t>∼</m:t>
                </m:r>
              </m:lim>
            </m:limLow>
          </m:e>
          <m:sub>
            <m:r>
              <m:t>1</m:t>
            </m:r>
          </m:sub>
        </m:sSub>
        <m:r>
          <m:rPr>
            <m:sty m:val="p"/>
          </m:rPr>
          <m:t>+</m:t>
        </m:r>
        <m:r>
          <m:rPr>
            <m:sty m:val="p"/>
          </m:rPr>
          <m:t>(</m:t>
        </m:r>
        <m:r>
          <m:rPr>
            <m:sty m:val="p"/>
          </m:rPr>
          <m:t>−</m:t>
        </m:r>
        <m:r>
          <m:t>1</m:t>
        </m:r>
        <m:r>
          <m:rPr>
            <m:sty m:val="p"/>
          </m:rPr>
          <m:t>)</m:t>
        </m:r>
        <m:r>
          <m:t> </m:t>
        </m:r>
        <m:sSub>
          <m:e>
            <m:limLow>
              <m:e>
                <m:r>
                  <m:t>v</m:t>
                </m:r>
              </m:e>
              <m:lim>
                <m:r>
                  <m:rPr>
                    <m:sty m:val="p"/>
                  </m:rPr>
                  <m:t>∼</m:t>
                </m:r>
              </m:lim>
            </m:limLow>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r>
        <w:t xml:space="preserve">,</w:t>
      </w:r>
      <w:r>
        <w:t xml:space="preserve"> </w:t>
      </w:r>
      <w:r>
        <w:t xml:space="preserve">which gives</w:t>
      </w:r>
      <w:r>
        <w:t xml:space="preserve"> </w:t>
      </w:r>
      <m:oMath>
        <m:sSub>
          <m:e>
            <m:limLow>
              <m:e>
                <m:r>
                  <m:t>u</m:t>
                </m:r>
              </m:e>
              <m:lim>
                <m:r>
                  <m:rPr>
                    <m:sty m:val="p"/>
                  </m:rPr>
                  <m:t>∼</m:t>
                </m:r>
              </m:lim>
            </m:limLow>
          </m:e>
          <m:sub>
            <m:r>
              <m:t>1</m:t>
            </m:r>
          </m:sub>
        </m:sSub>
        <m:r>
          <m:rPr>
            <m:sty m:val="p"/>
          </m:rPr>
          <m:t>=</m:t>
        </m:r>
        <m:sSub>
          <m:e>
            <m:limLow>
              <m:e>
                <m:r>
                  <m:t>v</m:t>
                </m:r>
              </m:e>
              <m:lim>
                <m:r>
                  <m:rPr>
                    <m:sty m:val="p"/>
                  </m:rPr>
                  <m:t>∼</m:t>
                </m:r>
              </m:lim>
            </m:limLow>
          </m:e>
          <m:sub>
            <m:r>
              <m:t>1</m:t>
            </m:r>
          </m:sub>
        </m:sSub>
      </m:oMath>
      <w:r>
        <w:t xml:space="preserve"> </w:t>
      </w:r>
      <w:r>
        <w:t xml:space="preserve">and</w:t>
      </w:r>
      <w:r>
        <w:t xml:space="preserve"> </w:t>
      </w:r>
      <m:oMath>
        <m:sSub>
          <m:e>
            <m:limLow>
              <m:e>
                <m:r>
                  <m:t>u</m:t>
                </m:r>
              </m:e>
              <m:lim>
                <m:r>
                  <m:rPr>
                    <m:sty m:val="p"/>
                  </m:rPr>
                  <m:t>∼</m:t>
                </m:r>
              </m:lim>
            </m:limLow>
          </m:e>
          <m:sub>
            <m:r>
              <m:t>2</m:t>
            </m:r>
          </m:sub>
        </m:sSub>
        <m:r>
          <m:rPr>
            <m:sty m:val="p"/>
          </m:rPr>
          <m:t>=</m:t>
        </m:r>
        <m:sSub>
          <m:e>
            <m:limLow>
              <m:e>
                <m:r>
                  <m:t>v</m:t>
                </m:r>
              </m:e>
              <m:lim>
                <m:r>
                  <m:rPr>
                    <m:sty m:val="p"/>
                  </m:rPr>
                  <m:t>∼</m:t>
                </m:r>
              </m:lim>
            </m:limLow>
          </m:e>
          <m:sub>
            <m:r>
              <m:t>2</m:t>
            </m:r>
          </m:sub>
        </m:sSub>
      </m:oMath>
      <w:r>
        <w:t xml:space="preserve">.</w:t>
      </w:r>
    </w:p>
    <w:p>
      <w:pPr>
        <w:pStyle w:val="BodyText"/>
      </w:pPr>
      <w:r>
        <w:rPr>
          <w:b/>
          <w:bCs/>
        </w:rPr>
        <w:t xml:space="preserve">3 implies 1.</w:t>
      </w:r>
      <w:r>
        <w:t xml:space="preserve"> </w:t>
      </w:r>
      <w:r>
        <w:t xml:space="preserve">Take any</w:t>
      </w:r>
      <w:r>
        <w:t xml:space="preserve"> </w:t>
      </w:r>
      <m:oMath>
        <m:limLow>
          <m:e>
            <m:r>
              <m:t>x</m:t>
            </m:r>
          </m:e>
          <m:lim>
            <m:r>
              <m:rPr>
                <m:sty m:val="p"/>
              </m:rPr>
              <m:t>∼</m:t>
            </m:r>
          </m:lim>
        </m:limLow>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limLow>
          <m:e>
            <m:r>
              <m:t>x</m:t>
            </m:r>
          </m:e>
          <m:lim>
            <m:r>
              <m:rPr>
                <m:sty m:val="p"/>
              </m:rPr>
              <m:t>∼</m:t>
            </m:r>
          </m:lim>
        </m:limLow>
        <m:r>
          <m:rPr>
            <m:sty m:val="p"/>
          </m:rPr>
          <m:t>=</m:t>
        </m:r>
        <m:limLow>
          <m:e>
            <m:r>
              <m:t>x</m:t>
            </m:r>
          </m:e>
          <m:lim>
            <m:r>
              <m:rPr>
                <m:sty m:val="p"/>
              </m:rPr>
              <m:t>∼</m:t>
            </m:r>
          </m:lim>
        </m:limLow>
        <m:r>
          <m:rPr>
            <m:sty m:val="p"/>
          </m:rPr>
          <m:t>+</m:t>
        </m:r>
        <m:limLow>
          <m:e>
            <m:r>
              <m:t>0</m:t>
            </m:r>
          </m:e>
          <m:lim>
            <m:r>
              <m:rPr>
                <m:sty m:val="p"/>
              </m:rPr>
              <m:t>∼</m:t>
            </m:r>
          </m:lim>
        </m:limLow>
      </m:oMath>
      <w:r>
        <w:t xml:space="preserve">, with</w:t>
      </w:r>
      <w:r>
        <w:t xml:space="preserve"> </w:t>
      </w:r>
      <m:oMath>
        <m:limLow>
          <m:e>
            <m:r>
              <m:t>x</m:t>
            </m:r>
          </m:e>
          <m:lim>
            <m:r>
              <m:rPr>
                <m:sty m:val="p"/>
              </m:rPr>
              <m:t>∼</m:t>
            </m:r>
          </m:lim>
        </m:limLow>
        <m:r>
          <m:rPr>
            <m:sty m:val="p"/>
          </m:rPr>
          <m:t>∈</m:t>
        </m:r>
        <m:sSub>
          <m:e>
            <m:r>
              <m:rPr>
                <m:scr m:val="script"/>
                <m:sty m:val="p"/>
              </m:rPr>
              <m:t>S</m:t>
            </m:r>
          </m:e>
          <m:sub>
            <m:r>
              <m:t>1</m:t>
            </m:r>
          </m:sub>
        </m:sSub>
      </m:oMath>
      <w:r>
        <w:t xml:space="preserve"> </w:t>
      </w:r>
      <w:r>
        <w:t xml:space="preserve">and</w:t>
      </w:r>
      <w:r>
        <w:t xml:space="preserve"> </w:t>
      </w:r>
      <m:oMath>
        <m:limLow>
          <m:e>
            <m:r>
              <m:t>0</m:t>
            </m:r>
          </m:e>
          <m:lim>
            <m:r>
              <m:rPr>
                <m:sty m:val="p"/>
              </m:rPr>
              <m:t>∼</m:t>
            </m:r>
          </m:lim>
        </m:limLow>
        <m:r>
          <m:rPr>
            <m:sty m:val="p"/>
          </m:rPr>
          <m:t>∈</m:t>
        </m:r>
        <m:sSub>
          <m:e>
            <m:r>
              <m:rPr>
                <m:scr m:val="script"/>
                <m:sty m:val="p"/>
              </m:rPr>
              <m:t>S</m:t>
            </m:r>
          </m:e>
          <m:sub>
            <m:r>
              <m:t>2</m:t>
            </m:r>
          </m:sub>
        </m:sSub>
      </m:oMath>
      <w:r>
        <w:t xml:space="preserve">,</w:t>
      </w:r>
      <w:r>
        <w:t xml:space="preserve"> </w:t>
      </w:r>
      <w:r>
        <w:t xml:space="preserve">and</w:t>
      </w:r>
      <w:r>
        <w:t xml:space="preserve"> </w:t>
      </w:r>
      <m:oMath>
        <m:limLow>
          <m:e>
            <m:r>
              <m:t>x</m:t>
            </m:r>
          </m:e>
          <m:lim>
            <m:r>
              <m:rPr>
                <m:sty m:val="p"/>
              </m:rPr>
              <m:t>∼</m:t>
            </m:r>
          </m:lim>
        </m:limLow>
        <m:r>
          <m:rPr>
            <m:sty m:val="p"/>
          </m:rPr>
          <m:t>=</m:t>
        </m:r>
        <m:limLow>
          <m:e>
            <m:r>
              <m:t>0</m:t>
            </m:r>
          </m:e>
          <m:lim>
            <m:r>
              <m:rPr>
                <m:sty m:val="p"/>
              </m:rPr>
              <m:t>∼</m:t>
            </m:r>
          </m:lim>
        </m:limLow>
        <m:r>
          <m:rPr>
            <m:sty m:val="p"/>
          </m:rPr>
          <m:t>+</m:t>
        </m:r>
        <m:limLow>
          <m:e>
            <m:r>
              <m:t>x</m:t>
            </m:r>
          </m:e>
          <m:lim>
            <m:r>
              <m:rPr>
                <m:sty m:val="p"/>
              </m:rPr>
              <m:t>∼</m:t>
            </m:r>
          </m:lim>
        </m:limLow>
      </m:oMath>
      <w:r>
        <w:t xml:space="preserve">, with</w:t>
      </w:r>
      <w:r>
        <w:t xml:space="preserve"> </w:t>
      </w:r>
      <m:oMath>
        <m:limLow>
          <m:e>
            <m:r>
              <m:t>0</m:t>
            </m:r>
          </m:e>
          <m:lim>
            <m:r>
              <m:rPr>
                <m:sty m:val="p"/>
              </m:rPr>
              <m:t>∼</m:t>
            </m:r>
          </m:lim>
        </m:limLow>
        <m:r>
          <m:rPr>
            <m:sty m:val="p"/>
          </m:rPr>
          <m:t>∈</m:t>
        </m:r>
        <m:sSub>
          <m:e>
            <m:r>
              <m:rPr>
                <m:scr m:val="script"/>
                <m:sty m:val="p"/>
              </m:rPr>
              <m:t>S</m:t>
            </m:r>
          </m:e>
          <m:sub>
            <m:r>
              <m:t>1</m:t>
            </m:r>
          </m:sub>
        </m:sSub>
      </m:oMath>
      <w:r>
        <w:t xml:space="preserve"> </w:t>
      </w:r>
      <w:r>
        <w:t xml:space="preserve">and</w:t>
      </w:r>
      <w:r>
        <w:t xml:space="preserve"> </w:t>
      </w:r>
      <m:oMath>
        <m:limLow>
          <m:e>
            <m:r>
              <m:t>x</m:t>
            </m:r>
          </m:e>
          <m:lim>
            <m:r>
              <m:rPr>
                <m:sty m:val="p"/>
              </m:rPr>
              <m:t>∼</m:t>
            </m:r>
          </m:lim>
        </m:limLow>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21</w:t>
        </w:r>
      </w:hyperlink>
      <w:r>
        <w:t xml:space="preserve">).</w:t>
      </w:r>
      <w:r>
        <w:t xml:space="preserve"> </w:t>
      </w:r>
      <w:r>
        <w:t xml:space="preserve">By statement 3 these two expressions are the same,</w:t>
      </w:r>
      <w:r>
        <w:t xml:space="preserve"> </w:t>
      </w:r>
      <w:r>
        <w:t xml:space="preserve">so</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r>
        <w:t xml:space="preserve">.</w:t>
      </w:r>
    </w:p>
    <w:bookmarkStart w:id="319" w:name="exm-direct-sum-equiv"/>
    <w:p>
      <w:pPr>
        <w:pStyle w:val="BodyText"/>
      </w:pPr>
      <w:r>
        <w:rPr>
          <w:b/>
          <w:bCs/>
        </w:rPr>
        <w:t xml:space="preserve">Example 87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85</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86</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82</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19"/>
    <w:bookmarkStart w:id="320" w:name="def-projection"/>
    <w:p>
      <w:pPr>
        <w:pStyle w:val="BodyText"/>
      </w:pPr>
      <w:r>
        <w:rPr>
          <w:b/>
          <w:bCs/>
        </w:rPr>
        <w:t xml:space="preserve">Definition 66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65</w:t>
        </w:r>
      </w:hyperlink>
      <w:r>
        <w:t xml:space="preserve">),</w:t>
      </w:r>
      <w:r>
        <w:t xml:space="preserve"> </w:t>
      </w:r>
      <w:r>
        <w:t xml:space="preserve">and let</w:t>
      </w:r>
      <w:r>
        <w:t xml:space="preserve"> </w:t>
      </w:r>
      <m:oMath>
        <m:limLow>
          <m:e>
            <m:r>
              <m:t>y</m:t>
            </m:r>
          </m:e>
          <m:lim>
            <m:r>
              <m:rPr>
                <m:sty m:val="p"/>
              </m:rPr>
              <m:t>∼</m:t>
            </m:r>
          </m:lim>
        </m:limLow>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49</w:t>
        </w:r>
      </w:hyperlink>
      <w:r>
        <w:t xml:space="preserve">,</w:t>
      </w:r>
      <w:r>
        <w:t xml:space="preserve"> </w:t>
      </w:r>
      <m:oMath>
        <m:limLow>
          <m:e>
            <m:r>
              <m:t>y</m:t>
            </m:r>
          </m:e>
          <m:lim>
            <m:r>
              <m:rPr>
                <m:sty m:val="p"/>
              </m:rPr>
              <m:t>∼</m:t>
            </m:r>
          </m:lim>
        </m:limLow>
        <m:r>
          <m:rPr>
            <m:sty m:val="p"/>
          </m:rPr>
          <m:t>=</m:t>
        </m:r>
        <m:limLow>
          <m:e>
            <m:r>
              <m:t>u</m:t>
            </m:r>
          </m:e>
          <m:lim>
            <m:r>
              <m:rPr>
                <m:sty m:val="p"/>
              </m:rPr>
              <m:t>∼</m:t>
            </m:r>
          </m:lim>
        </m:limLow>
        <m:r>
          <m:rPr>
            <m:sty m:val="p"/>
          </m:rPr>
          <m:t>+</m:t>
        </m:r>
        <m:limLow>
          <m:e>
            <m:r>
              <m:t>v</m:t>
            </m:r>
          </m:e>
          <m:lim>
            <m:r>
              <m:rPr>
                <m:sty m:val="p"/>
              </m:rPr>
              <m:t>∼</m:t>
            </m:r>
          </m:lim>
        </m:limLow>
      </m:oMath>
      <w:r>
        <w:t xml:space="preserve"> </w:t>
      </w:r>
      <w:r>
        <w:t xml:space="preserve">for exactly one</w:t>
      </w:r>
      <w:r>
        <w:t xml:space="preserve"> </w:t>
      </w:r>
      <m:oMath>
        <m:limLow>
          <m:e>
            <m:r>
              <m:t>u</m:t>
            </m:r>
          </m:e>
          <m:lim>
            <m:r>
              <m:rPr>
                <m:sty m:val="p"/>
              </m:rPr>
              <m:t>∼</m:t>
            </m:r>
          </m:lim>
        </m:limLow>
        <m:r>
          <m:rPr>
            <m:sty m:val="p"/>
          </m:rPr>
          <m:t>∈</m:t>
        </m:r>
        <m:r>
          <m:rPr>
            <m:scr m:val="script"/>
            <m:sty m:val="p"/>
          </m:rPr>
          <m:t>S</m:t>
        </m:r>
      </m:oMath>
      <w:r>
        <w:t xml:space="preserve"> </w:t>
      </w:r>
      <w:r>
        <w:t xml:space="preserve">and</w:t>
      </w:r>
      <w:r>
        <w:t xml:space="preserve"> </w:t>
      </w:r>
      <m:oMath>
        <m:limLow>
          <m:e>
            <m:r>
              <m:t>v</m:t>
            </m:r>
          </m:e>
          <m:lim>
            <m:r>
              <m:rPr>
                <m:sty m:val="p"/>
              </m:rPr>
              <m:t>∼</m:t>
            </m:r>
          </m:lim>
        </m:limLow>
        <m:r>
          <m:rPr>
            <m:sty m:val="p"/>
          </m:rPr>
          <m:t>∈</m:t>
        </m:r>
        <m:r>
          <m:rPr>
            <m:scr m:val="script"/>
            <m:sty m:val="p"/>
          </m:rPr>
          <m:t>T</m:t>
        </m:r>
      </m:oMath>
      <w:r>
        <w:t xml:space="preserve">.</w:t>
      </w:r>
      <w:r>
        <w:t xml:space="preserve"> </w:t>
      </w:r>
      <w:r>
        <w:t xml:space="preserve">The vector</w:t>
      </w:r>
      <w:r>
        <w:t xml:space="preserve"> </w:t>
      </w:r>
      <m:oMath>
        <m:limLow>
          <m:e>
            <m:r>
              <m:t>u</m:t>
            </m:r>
          </m:e>
          <m:lim>
            <m:r>
              <m:rPr>
                <m:sty m:val="p"/>
              </m:rPr>
              <m:t>∼</m:t>
            </m:r>
          </m:lim>
        </m:limLow>
      </m:oMath>
      <w:r>
        <w:t xml:space="preserve"> </w:t>
      </w:r>
      <w:r>
        <w:t xml:space="preserve">is the</w:t>
      </w:r>
      <w:r>
        <w:t xml:space="preserve"> </w:t>
      </w:r>
      <w:r>
        <w:rPr>
          <w:b/>
          <w:bCs/>
        </w:rPr>
        <w:t xml:space="preserve">projection</w:t>
      </w:r>
      <w:r>
        <w:t xml:space="preserve"> </w:t>
      </w:r>
      <w:r>
        <w:t xml:space="preserve">of</w:t>
      </w:r>
      <w:r>
        <w:t xml:space="preserve"> </w:t>
      </w:r>
      <m:oMath>
        <m:limLow>
          <m:e>
            <m:r>
              <m:t>y</m:t>
            </m:r>
          </m:e>
          <m:lim>
            <m:r>
              <m:rPr>
                <m:sty m:val="p"/>
              </m:rPr>
              <m:t>∼</m:t>
            </m:r>
          </m:lim>
        </m:limLow>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320"/>
    <w:bookmarkStart w:id="321" w:name="exm-projection"/>
    <w:p>
      <w:pPr>
        <w:pStyle w:val="BodyText"/>
      </w:pPr>
      <w:r>
        <w:rPr>
          <w:b/>
          <w:bCs/>
        </w:rPr>
        <w:t xml:space="preserve">Example 88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limLow>
          <m:e>
            <m:r>
              <m:t>y</m:t>
            </m:r>
          </m:e>
          <m:lim>
            <m:r>
              <m:rPr>
                <m:sty m:val="p"/>
              </m:rPr>
              <m:t>∼</m:t>
            </m:r>
          </m:lim>
        </m:limLow>
        <m:r>
          <m:rPr>
            <m:sty m:val="p"/>
          </m:rPr>
          <m:t>=</m:t>
        </m:r>
        <m:r>
          <m:rPr>
            <m:sty m:val="p"/>
          </m:rPr>
          <m:t>(</m:t>
        </m:r>
        <m:r>
          <m:t>3</m:t>
        </m:r>
        <m:r>
          <m:rPr>
            <m:sty m:val="p"/>
          </m:rPr>
          <m:t>,</m:t>
        </m:r>
        <m:r>
          <m:t>2</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limLow>
          <m:e>
            <m:r>
              <m:t>0</m:t>
            </m:r>
          </m:e>
          <m:lim>
            <m:r>
              <m:rPr>
                <m:sty m:val="p"/>
              </m:rPr>
              <m:t>∼</m:t>
            </m:r>
          </m:lim>
        </m:limLow>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65</w:t>
        </w:r>
      </w:hyperlink>
      <w:r>
        <w:t xml:space="preserve">,</w:t>
      </w:r>
      <w:r>
        <w:t xml:space="preserve"> </w:t>
      </w:r>
      <w:hyperlink w:anchor="thm-direct-sum-equiv">
        <w:r>
          <w:rPr>
            <w:rStyle w:val="Hyperlink"/>
          </w:rPr>
          <w:t xml:space="preserve">Theorem 49</w:t>
        </w:r>
      </w:hyperlink>
      <w:r>
        <w:t xml:space="preserve">).</w:t>
      </w:r>
      <w:r>
        <w:t xml:space="preserve"> </w:t>
      </w:r>
      <w:r>
        <w:t xml:space="preserve">The same vector has a different projection onto the same subspace</w:t>
      </w:r>
      <w:r>
        <w:t xml:space="preserve"> </w:t>
      </w:r>
      <w:r>
        <w:t xml:space="preserve">when the complement changes.</w:t>
      </w:r>
    </w:p>
    <w:bookmarkEnd w:id="321"/>
    <w:bookmarkEnd w:id="322"/>
    <w:bookmarkStart w:id="337" w:name="sec-orthogonal-complements"/>
    <w:p>
      <w:pPr>
        <w:pStyle w:val="Heading2"/>
      </w:pPr>
      <w:r>
        <w:t xml:space="preserve">8 Orthogonal complements</w:t>
      </w:r>
    </w:p>
    <w:bookmarkStart w:id="323" w:name="thm-dot-linear"/>
    <w:p>
      <w:pPr>
        <w:pStyle w:val="FirstParagraph"/>
      </w:pPr>
      <w:r>
        <w:rPr>
          <w:b/>
          <w:bCs/>
        </w:rPr>
        <w:t xml:space="preserve">Theorem 50 (The dot product is linear in each slot)</w:t>
      </w:r>
      <w:r>
        <w:t xml:space="preserve"> </w:t>
      </w:r>
      <w:r>
        <w:t xml:space="preserve">For vectors</w:t>
      </w:r>
      <w:r>
        <w:t xml:space="preserve"> </w:t>
      </w:r>
      <m:oMath>
        <m:limLow>
          <m:e>
            <m:r>
              <m:t>x</m:t>
            </m:r>
          </m:e>
          <m:lim>
            <m:r>
              <m:rPr>
                <m:sty m:val="p"/>
              </m:rPr>
              <m:t>∼</m:t>
            </m:r>
          </m:lim>
        </m:limLow>
        <m:r>
          <m:rPr>
            <m:sty m:val="p"/>
          </m:rPr>
          <m:t>,</m:t>
        </m:r>
        <m:limLow>
          <m:e>
            <m:r>
              <m:t>u</m:t>
            </m:r>
          </m:e>
          <m:lim>
            <m:r>
              <m:rPr>
                <m:sty m:val="p"/>
              </m:rPr>
              <m:t>∼</m:t>
            </m:r>
          </m:lim>
        </m:limLow>
        <m:r>
          <m:rPr>
            <m:sty m:val="p"/>
          </m:rPr>
          <m:t>,</m:t>
        </m:r>
        <m:limLow>
          <m:e>
            <m:r>
              <m:t>w</m:t>
            </m:r>
          </m:e>
          <m:lim>
            <m:r>
              <m:rPr>
                <m:sty m:val="p"/>
              </m:rPr>
              <m:t>∼</m:t>
            </m:r>
          </m:lim>
        </m:limLow>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limLow>
            <m:e>
              <m:r>
                <m:t>x</m:t>
              </m:r>
            </m:e>
            <m:lim>
              <m:r>
                <m:rPr>
                  <m:sty m:val="p"/>
                </m:rPr>
                <m:t>∼</m:t>
              </m:r>
            </m:lim>
          </m:limLow>
          <m:r>
            <m:rPr>
              <m:sty m:val="p"/>
            </m:rPr>
            <m:t>⋅</m:t>
          </m:r>
          <m:r>
            <m:rPr>
              <m:sty m:val="p"/>
            </m:rPr>
            <m:t>(</m:t>
          </m:r>
          <m:r>
            <m:t>a</m:t>
          </m:r>
          <m:r>
            <m:t> </m:t>
          </m:r>
          <m:limLow>
            <m:e>
              <m:r>
                <m:t>u</m:t>
              </m:r>
            </m:e>
            <m:lim>
              <m:r>
                <m:rPr>
                  <m:sty m:val="p"/>
                </m:rPr>
                <m:t>∼</m:t>
              </m:r>
            </m:lim>
          </m:limLow>
          <m:r>
            <m:rPr>
              <m:sty m:val="p"/>
            </m:rPr>
            <m:t>+</m:t>
          </m:r>
          <m:r>
            <m:t>b</m:t>
          </m:r>
          <m:r>
            <m:t> </m:t>
          </m:r>
          <m:limLow>
            <m:e>
              <m:r>
                <m:t>w</m:t>
              </m:r>
            </m:e>
            <m:lim>
              <m:r>
                <m:rPr>
                  <m:sty m:val="p"/>
                </m:rPr>
                <m:t>∼</m:t>
              </m:r>
            </m:lim>
          </m:limLow>
          <m:r>
            <m:rPr>
              <m:sty m:val="p"/>
            </m:rPr>
            <m:t>)</m:t>
          </m:r>
          <m:r>
            <m:rPr>
              <m:sty m:val="p"/>
            </m:rPr>
            <m:t>=</m:t>
          </m:r>
          <m:r>
            <m:t>a</m:t>
          </m:r>
          <m:r>
            <m:t> </m:t>
          </m:r>
          <m:r>
            <m:rPr>
              <m:sty m:val="p"/>
            </m:rPr>
            <m:t>(</m:t>
          </m:r>
          <m:limLow>
            <m:e>
              <m:r>
                <m:t>x</m:t>
              </m:r>
            </m:e>
            <m:lim>
              <m:r>
                <m:rPr>
                  <m:sty m:val="p"/>
                </m:rPr>
                <m:t>∼</m:t>
              </m:r>
            </m:lim>
          </m:limLow>
          <m:r>
            <m:rPr>
              <m:sty m:val="p"/>
            </m:rPr>
            <m:t>⋅</m:t>
          </m:r>
          <m:limLow>
            <m:e>
              <m:r>
                <m:t>u</m:t>
              </m:r>
            </m:e>
            <m:lim>
              <m:r>
                <m:rPr>
                  <m:sty m:val="p"/>
                </m:rPr>
                <m:t>∼</m:t>
              </m:r>
            </m:lim>
          </m:limLow>
          <m:r>
            <m:rPr>
              <m:sty m:val="p"/>
            </m:rPr>
            <m:t>)</m:t>
          </m:r>
          <m:r>
            <m:rPr>
              <m:sty m:val="p"/>
            </m:rPr>
            <m:t>+</m:t>
          </m:r>
          <m:r>
            <m:t>b</m:t>
          </m:r>
          <m:r>
            <m:t> </m:t>
          </m:r>
          <m:r>
            <m:rPr>
              <m:sty m:val="p"/>
            </m:rPr>
            <m:t>(</m:t>
          </m:r>
          <m:limLow>
            <m:e>
              <m:r>
                <m:t>x</m:t>
              </m:r>
            </m:e>
            <m:lim>
              <m:r>
                <m:rPr>
                  <m:sty m:val="p"/>
                </m:rPr>
                <m:t>∼</m:t>
              </m:r>
            </m:lim>
          </m:limLow>
          <m:r>
            <m:rPr>
              <m:sty m:val="p"/>
            </m:rPr>
            <m:t>⋅</m:t>
          </m:r>
          <m:limLow>
            <m:e>
              <m:r>
                <m:t>w</m:t>
              </m:r>
            </m:e>
            <m:lim>
              <m:r>
                <m:rPr>
                  <m:sty m:val="p"/>
                </m:rPr>
                <m:t>∼</m:t>
              </m:r>
            </m:lim>
          </m:limLow>
          <m:r>
            <m:rPr>
              <m:sty m:val="p"/>
            </m:rPr>
            <m:t>)</m:t>
          </m:r>
        </m:oMath>
      </m:oMathPara>
    </w:p>
    <w:p>
      <w:pPr>
        <w:pStyle w:val="FirstParagraph"/>
      </w:pPr>
      <w:r>
        <w:t xml:space="preserve">and</w:t>
      </w:r>
    </w:p>
    <w:p>
      <w:pPr>
        <w:pStyle w:val="BodyText"/>
      </w:pPr>
      <m:oMathPara>
        <m:oMathParaPr>
          <m:jc m:val="center"/>
        </m:oMathParaPr>
        <m:oMath>
          <m:r>
            <m:rPr>
              <m:sty m:val="p"/>
            </m:rPr>
            <m:t>(</m:t>
          </m:r>
          <m:r>
            <m:t>a</m:t>
          </m:r>
          <m:r>
            <m:t> </m:t>
          </m:r>
          <m:limLow>
            <m:e>
              <m:r>
                <m:t>u</m:t>
              </m:r>
            </m:e>
            <m:lim>
              <m:r>
                <m:rPr>
                  <m:sty m:val="p"/>
                </m:rPr>
                <m:t>∼</m:t>
              </m:r>
            </m:lim>
          </m:limLow>
          <m:r>
            <m:rPr>
              <m:sty m:val="p"/>
            </m:rPr>
            <m:t>+</m:t>
          </m:r>
          <m:r>
            <m:t>b</m:t>
          </m:r>
          <m:r>
            <m:t> </m:t>
          </m:r>
          <m:limLow>
            <m:e>
              <m:r>
                <m:t>w</m:t>
              </m:r>
            </m:e>
            <m:lim>
              <m:r>
                <m:rPr>
                  <m:sty m:val="p"/>
                </m:rPr>
                <m:t>∼</m:t>
              </m:r>
            </m:lim>
          </m:limLow>
          <m:r>
            <m:rPr>
              <m:sty m:val="p"/>
            </m:rPr>
            <m:t>)</m:t>
          </m:r>
          <m:r>
            <m:rPr>
              <m:sty m:val="p"/>
            </m:rPr>
            <m:t>⋅</m:t>
          </m:r>
          <m:limLow>
            <m:e>
              <m:r>
                <m:t>x</m:t>
              </m:r>
            </m:e>
            <m:lim>
              <m:r>
                <m:rPr>
                  <m:sty m:val="p"/>
                </m:rPr>
                <m:t>∼</m:t>
              </m:r>
            </m:lim>
          </m:limLow>
          <m:r>
            <m:rPr>
              <m:sty m:val="p"/>
            </m:rPr>
            <m:t>=</m:t>
          </m:r>
          <m:r>
            <m:t>a</m:t>
          </m:r>
          <m:r>
            <m:t> </m:t>
          </m:r>
          <m:r>
            <m:rPr>
              <m:sty m:val="p"/>
            </m:rPr>
            <m:t>(</m:t>
          </m:r>
          <m:limLow>
            <m:e>
              <m:r>
                <m:t>u</m:t>
              </m:r>
            </m:e>
            <m:lim>
              <m:r>
                <m:rPr>
                  <m:sty m:val="p"/>
                </m:rPr>
                <m:t>∼</m:t>
              </m:r>
            </m:lim>
          </m:limLow>
          <m:r>
            <m:rPr>
              <m:sty m:val="p"/>
            </m:rPr>
            <m:t>⋅</m:t>
          </m:r>
          <m:limLow>
            <m:e>
              <m:r>
                <m:t>x</m:t>
              </m:r>
            </m:e>
            <m:lim>
              <m:r>
                <m:rPr>
                  <m:sty m:val="p"/>
                </m:rPr>
                <m:t>∼</m:t>
              </m:r>
            </m:lim>
          </m:limLow>
          <m:r>
            <m:rPr>
              <m:sty m:val="p"/>
            </m:rPr>
            <m:t>)</m:t>
          </m:r>
          <m:r>
            <m:rPr>
              <m:sty m:val="p"/>
            </m:rPr>
            <m:t>+</m:t>
          </m:r>
          <m:r>
            <m:t>b</m:t>
          </m:r>
          <m:r>
            <m:t> </m:t>
          </m:r>
          <m:r>
            <m:rPr>
              <m:sty m:val="p"/>
            </m:rPr>
            <m:t>(</m:t>
          </m:r>
          <m:limLow>
            <m:e>
              <m:r>
                <m:t>w</m:t>
              </m:r>
            </m:e>
            <m:lim>
              <m:r>
                <m:rPr>
                  <m:sty m:val="p"/>
                </m:rPr>
                <m:t>∼</m:t>
              </m:r>
            </m:lim>
          </m:limLow>
          <m:r>
            <m:rPr>
              <m:sty m:val="p"/>
            </m:rPr>
            <m:t>⋅</m:t>
          </m:r>
          <m:limLow>
            <m:e>
              <m:r>
                <m:t>x</m:t>
              </m:r>
            </m:e>
            <m:lim>
              <m:r>
                <m:rPr>
                  <m:sty m:val="p"/>
                </m:rPr>
                <m:t>∼</m:t>
              </m:r>
            </m:lim>
          </m:limLow>
          <m:r>
            <m:rPr>
              <m:sty m:val="p"/>
            </m:rPr>
            <m:t>)</m:t>
          </m:r>
          <m:r>
            <m:rPr>
              <m:sty m:val="p"/>
            </m:rPr>
            <m:t>.</m:t>
          </m:r>
        </m:oMath>
      </m:oMathPara>
    </w:p>
    <w:bookmarkEnd w:id="323"/>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limLow>
                <m:e>
                  <m:r>
                    <m:t>x</m:t>
                  </m:r>
                </m:e>
                <m:lim>
                  <m:r>
                    <m:rPr>
                      <m:sty m:val="p"/>
                    </m:rPr>
                    <m:t>∼</m:t>
                  </m:r>
                </m:lim>
              </m:limLow>
              <m:r>
                <m:rPr>
                  <m:sty m:val="p"/>
                </m:rPr>
                <m:t>⋅</m:t>
              </m:r>
              <m:r>
                <m:rPr>
                  <m:sty m:val="p"/>
                </m:rPr>
                <m:t>(</m:t>
              </m:r>
              <m:r>
                <m:t>a</m:t>
              </m:r>
              <m:r>
                <m:t> </m:t>
              </m:r>
              <m:limLow>
                <m:e>
                  <m:r>
                    <m:t>u</m:t>
                  </m:r>
                </m:e>
                <m:lim>
                  <m:r>
                    <m:rPr>
                      <m:sty m:val="p"/>
                    </m:rPr>
                    <m:t>∼</m:t>
                  </m:r>
                </m:lim>
              </m:limLow>
              <m:r>
                <m:rPr>
                  <m:sty m:val="p"/>
                </m:rPr>
                <m:t>+</m:t>
              </m:r>
              <m:r>
                <m:t>b</m:t>
              </m:r>
              <m:r>
                <m:t> </m:t>
              </m:r>
              <m:limLow>
                <m:e>
                  <m:r>
                    <m:t>w</m:t>
                  </m:r>
                </m:e>
                <m:lim>
                  <m:r>
                    <m:rPr>
                      <m:sty m:val="p"/>
                    </m:rPr>
                    <m:t>∼</m:t>
                  </m:r>
                </m:lim>
              </m:limLow>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limLow>
                <m:e>
                  <m:r>
                    <m:t>u</m:t>
                  </m:r>
                </m:e>
                <m:lim>
                  <m:r>
                    <m:rPr>
                      <m:sty m:val="p"/>
                    </m:rPr>
                    <m:t>∼</m:t>
                  </m:r>
                </m:lim>
              </m:limLow>
              <m:r>
                <m:rPr>
                  <m:sty m:val="p"/>
                </m:rPr>
                <m:t>+</m:t>
              </m:r>
              <m:r>
                <m:t>b</m:t>
              </m:r>
              <m:r>
                <m:t> </m:t>
              </m:r>
              <m:limLow>
                <m:e>
                  <m:r>
                    <m:t>w</m:t>
                  </m:r>
                </m:e>
                <m:lim>
                  <m:r>
                    <m:rPr>
                      <m:sty m:val="p"/>
                    </m:rPr>
                    <m:t>∼</m:t>
                  </m:r>
                </m:lim>
              </m:limLow>
              <m:sSub>
                <m:e>
                  <m:r>
                    <m:rPr>
                      <m:sty m:val="p"/>
                    </m:rPr>
                    <m:t>)</m:t>
                  </m:r>
                </m:e>
                <m:sub>
                  <m:r>
                    <m:t>i</m:t>
                  </m:r>
                </m:sub>
              </m:sSub>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limLow>
                <m:e>
                  <m:r>
                    <m:t>x</m:t>
                  </m:r>
                </m:e>
                <m:lim>
                  <m:r>
                    <m:rPr>
                      <m:sty m:val="p"/>
                    </m:rPr>
                    <m:t>∼</m:t>
                  </m:r>
                </m:lim>
              </m:limLow>
              <m:r>
                <m:rPr>
                  <m:sty m:val="p"/>
                </m:rPr>
                <m:t>⋅</m:t>
              </m:r>
              <m:limLow>
                <m:e>
                  <m:r>
                    <m:t>u</m:t>
                  </m:r>
                </m:e>
                <m:lim>
                  <m:r>
                    <m:rPr>
                      <m:sty m:val="p"/>
                    </m:rPr>
                    <m:t>∼</m:t>
                  </m:r>
                </m:lim>
              </m:limLow>
              <m:r>
                <m:rPr>
                  <m:sty m:val="p"/>
                </m:rPr>
                <m:t>)</m:t>
              </m:r>
              <m:r>
                <m:rPr>
                  <m:sty m:val="p"/>
                </m:rPr>
                <m:t>+</m:t>
              </m:r>
              <m:r>
                <m:t>b</m:t>
              </m:r>
              <m:r>
                <m:t> </m:t>
              </m:r>
              <m:r>
                <m:rPr>
                  <m:sty m:val="p"/>
                </m:rPr>
                <m:t>(</m:t>
              </m:r>
              <m:limLow>
                <m:e>
                  <m:r>
                    <m:t>x</m:t>
                  </m:r>
                </m:e>
                <m:lim>
                  <m:r>
                    <m:rPr>
                      <m:sty m:val="p"/>
                    </m:rPr>
                    <m:t>∼</m:t>
                  </m:r>
                </m:lim>
              </m:limLow>
              <m:r>
                <m:rPr>
                  <m:sty m:val="p"/>
                </m:rPr>
                <m:t>⋅</m:t>
              </m:r>
              <m:limLow>
                <m:e>
                  <m:r>
                    <m:t>w</m:t>
                  </m:r>
                </m:e>
                <m:lim>
                  <m:r>
                    <m:rPr>
                      <m:sty m:val="p"/>
                    </m:rPr>
                    <m:t>∼</m:t>
                  </m:r>
                </m:lim>
              </m:limLow>
              <m:r>
                <m:rPr>
                  <m:sty m:val="p"/>
                </m:rPr>
                <m:t>)</m:t>
              </m:r>
              <m:r>
                <m:rPr>
                  <m:sty m:val="p"/>
                </m:rPr>
                <m:t>.</m:t>
              </m:r>
              <m:r>
                <m:t>&amp;</m:t>
              </m:r>
              <m:r>
                <m:t>&amp;</m:t>
              </m:r>
              <m:r>
                <m:rPr>
                  <m:nor/>
                  <m:sty m:val="p"/>
                </m:rPr>
                <m:t>(</m:t>
              </m:r>
              <m:r>
                <m:rPr>
                  <m:nor/>
                  <m:sty m:val="p"/>
                </m:rPr>
                <m:t>Definition 8</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limLow>
                <m:e>
                  <m:r>
                    <m:t>u</m:t>
                  </m:r>
                </m:e>
                <m:lim>
                  <m:r>
                    <m:rPr>
                      <m:sty m:val="p"/>
                    </m:rPr>
                    <m:t>∼</m:t>
                  </m:r>
                </m:lim>
              </m:limLow>
              <m:r>
                <m:rPr>
                  <m:sty m:val="p"/>
                </m:rPr>
                <m:t>+</m:t>
              </m:r>
              <m:r>
                <m:t>b</m:t>
              </m:r>
              <m:r>
                <m:t> </m:t>
              </m:r>
              <m:limLow>
                <m:e>
                  <m:r>
                    <m:t>w</m:t>
                  </m:r>
                </m:e>
                <m:lim>
                  <m:r>
                    <m:rPr>
                      <m:sty m:val="p"/>
                    </m:rPr>
                    <m:t>∼</m:t>
                  </m:r>
                </m:lim>
              </m:limLow>
              <m:r>
                <m:rPr>
                  <m:sty m:val="p"/>
                </m:rPr>
                <m:t>)</m:t>
              </m:r>
              <m:r>
                <m:rPr>
                  <m:sty m:val="p"/>
                </m:rPr>
                <m:t>⋅</m:t>
              </m:r>
              <m:limLow>
                <m:e>
                  <m:r>
                    <m:t>x</m:t>
                  </m:r>
                </m:e>
                <m:lim>
                  <m:r>
                    <m:rPr>
                      <m:sty m:val="p"/>
                    </m:rPr>
                    <m:t>∼</m:t>
                  </m:r>
                </m:lim>
              </m:limLow>
              <m:r>
                <m:t>&amp;</m:t>
              </m:r>
              <m:r>
                <m:rPr>
                  <m:sty m:val="p"/>
                </m:rPr>
                <m:t>=</m:t>
              </m:r>
              <m:limLow>
                <m:e>
                  <m:r>
                    <m:t>x</m:t>
                  </m:r>
                </m:e>
                <m:lim>
                  <m:r>
                    <m:rPr>
                      <m:sty m:val="p"/>
                    </m:rPr>
                    <m:t>∼</m:t>
                  </m:r>
                </m:lim>
              </m:limLow>
              <m:r>
                <m:rPr>
                  <m:sty m:val="p"/>
                </m:rPr>
                <m:t>⋅</m:t>
              </m:r>
              <m:r>
                <m:rPr>
                  <m:sty m:val="p"/>
                </m:rPr>
                <m:t>(</m:t>
              </m:r>
              <m:r>
                <m:t>a</m:t>
              </m:r>
              <m:r>
                <m:t> </m:t>
              </m:r>
              <m:limLow>
                <m:e>
                  <m:r>
                    <m:t>u</m:t>
                  </m:r>
                </m:e>
                <m:lim>
                  <m:r>
                    <m:rPr>
                      <m:sty m:val="p"/>
                    </m:rPr>
                    <m:t>∼</m:t>
                  </m:r>
                </m:lim>
              </m:limLow>
              <m:r>
                <m:rPr>
                  <m:sty m:val="p"/>
                </m:rPr>
                <m:t>+</m:t>
              </m:r>
              <m:r>
                <m:t>b</m:t>
              </m:r>
              <m:r>
                <m:t> </m:t>
              </m:r>
              <m:limLow>
                <m:e>
                  <m:r>
                    <m:t>w</m:t>
                  </m:r>
                </m:e>
                <m:lim>
                  <m:r>
                    <m:rPr>
                      <m:sty m:val="p"/>
                    </m:rPr>
                    <m:t>∼</m:t>
                  </m:r>
                </m:lim>
              </m:limLow>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limLow>
                <m:e>
                  <m:r>
                    <m:t>x</m:t>
                  </m:r>
                </m:e>
                <m:lim>
                  <m:r>
                    <m:rPr>
                      <m:sty m:val="p"/>
                    </m:rPr>
                    <m:t>∼</m:t>
                  </m:r>
                </m:lim>
              </m:limLow>
              <m:r>
                <m:rPr>
                  <m:sty m:val="p"/>
                </m:rPr>
                <m:t>⋅</m:t>
              </m:r>
              <m:limLow>
                <m:e>
                  <m:r>
                    <m:t>u</m:t>
                  </m:r>
                </m:e>
                <m:lim>
                  <m:r>
                    <m:rPr>
                      <m:sty m:val="p"/>
                    </m:rPr>
                    <m:t>∼</m:t>
                  </m:r>
                </m:lim>
              </m:limLow>
              <m:r>
                <m:rPr>
                  <m:sty m:val="p"/>
                </m:rPr>
                <m:t>)</m:t>
              </m:r>
              <m:r>
                <m:rPr>
                  <m:sty m:val="p"/>
                </m:rPr>
                <m:t>+</m:t>
              </m:r>
              <m:r>
                <m:t>b</m:t>
              </m:r>
              <m:r>
                <m:t> </m:t>
              </m:r>
              <m:r>
                <m:rPr>
                  <m:sty m:val="p"/>
                </m:rPr>
                <m:t>(</m:t>
              </m:r>
              <m:limLow>
                <m:e>
                  <m:r>
                    <m:t>x</m:t>
                  </m:r>
                </m:e>
                <m:lim>
                  <m:r>
                    <m:rPr>
                      <m:sty m:val="p"/>
                    </m:rPr>
                    <m:t>∼</m:t>
                  </m:r>
                </m:lim>
              </m:limLow>
              <m:r>
                <m:rPr>
                  <m:sty m:val="p"/>
                </m:rPr>
                <m:t>⋅</m:t>
              </m:r>
              <m:limLow>
                <m:e>
                  <m:r>
                    <m:t>w</m:t>
                  </m:r>
                </m:e>
                <m:lim>
                  <m:r>
                    <m:rPr>
                      <m:sty m:val="p"/>
                    </m:rPr>
                    <m:t>∼</m:t>
                  </m:r>
                </m:lim>
              </m:limLow>
              <m:r>
                <m:rPr>
                  <m:sty m:val="p"/>
                </m:rPr>
                <m:t>)</m:t>
              </m:r>
              <m:r>
                <m:t>&amp;</m:t>
              </m:r>
              <m:r>
                <m:t>&amp;</m:t>
              </m:r>
              <m:r>
                <m:rPr>
                  <m:nor/>
                  <m:sty m:val="p"/>
                </m:rPr>
                <m:t>(second slot)</m:t>
              </m:r>
            </m:e>
            <m:e>
              <m:r>
                <m:t>&amp;</m:t>
              </m:r>
              <m:r>
                <m:rPr>
                  <m:sty m:val="p"/>
                </m:rPr>
                <m:t>=</m:t>
              </m:r>
              <m:r>
                <m:t>a</m:t>
              </m:r>
              <m:r>
                <m:t> </m:t>
              </m:r>
              <m:r>
                <m:rPr>
                  <m:sty m:val="p"/>
                </m:rPr>
                <m:t>(</m:t>
              </m:r>
              <m:limLow>
                <m:e>
                  <m:r>
                    <m:t>u</m:t>
                  </m:r>
                </m:e>
                <m:lim>
                  <m:r>
                    <m:rPr>
                      <m:sty m:val="p"/>
                    </m:rPr>
                    <m:t>∼</m:t>
                  </m:r>
                </m:lim>
              </m:limLow>
              <m:r>
                <m:rPr>
                  <m:sty m:val="p"/>
                </m:rPr>
                <m:t>⋅</m:t>
              </m:r>
              <m:limLow>
                <m:e>
                  <m:r>
                    <m:t>x</m:t>
                  </m:r>
                </m:e>
                <m:lim>
                  <m:r>
                    <m:rPr>
                      <m:sty m:val="p"/>
                    </m:rPr>
                    <m:t>∼</m:t>
                  </m:r>
                </m:lim>
              </m:limLow>
              <m:r>
                <m:rPr>
                  <m:sty m:val="p"/>
                </m:rPr>
                <m:t>)</m:t>
              </m:r>
              <m:r>
                <m:rPr>
                  <m:sty m:val="p"/>
                </m:rPr>
                <m:t>+</m:t>
              </m:r>
              <m:r>
                <m:t>b</m:t>
              </m:r>
              <m:r>
                <m:t> </m:t>
              </m:r>
              <m:r>
                <m:rPr>
                  <m:sty m:val="p"/>
                </m:rPr>
                <m:t>(</m:t>
              </m:r>
              <m:limLow>
                <m:e>
                  <m:r>
                    <m:t>w</m:t>
                  </m:r>
                </m:e>
                <m:lim>
                  <m:r>
                    <m:rPr>
                      <m:sty m:val="p"/>
                    </m:rPr>
                    <m:t>∼</m:t>
                  </m:r>
                </m:lim>
              </m:limLow>
              <m:r>
                <m:rPr>
                  <m:sty m:val="p"/>
                </m:rPr>
                <m:t>⋅</m:t>
              </m:r>
              <m:limLow>
                <m:e>
                  <m:r>
                    <m:t>x</m:t>
                  </m:r>
                </m:e>
                <m:lim>
                  <m:r>
                    <m:rPr>
                      <m:sty m:val="p"/>
                    </m:rPr>
                    <m:t>∼</m:t>
                  </m:r>
                </m:lim>
              </m:limLow>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limLow>
          <m:e>
            <m:r>
              <m:t>u</m:t>
            </m:r>
          </m:e>
          <m:lim>
            <m:r>
              <m:rPr>
                <m:sty m:val="p"/>
              </m:rPr>
              <m:t>∼</m:t>
            </m:r>
          </m:lim>
        </m:limLow>
        <m:r>
          <m:rPr>
            <m:sty m:val="p"/>
          </m:rPr>
          <m:t>=</m:t>
        </m:r>
        <m:limLow>
          <m:e>
            <m:r>
              <m:t>u</m:t>
            </m:r>
          </m:e>
          <m:lim>
            <m:r>
              <m:rPr>
                <m:sty m:val="p"/>
              </m:rPr>
              <m:t>∼</m:t>
            </m:r>
          </m:lim>
        </m:limLow>
      </m:oMath>
      <w:r>
        <w:t xml:space="preserve">,</w:t>
      </w:r>
      <w:r>
        <w:t xml:space="preserve"> </w:t>
      </w:r>
      <w:r>
        <w:t xml:space="preserve">the theorem gives</w:t>
      </w:r>
      <w:r>
        <w:t xml:space="preserve"> </w:t>
      </w:r>
      <m:oMath>
        <m:limLow>
          <m:e>
            <m:r>
              <m:t>x</m:t>
            </m:r>
          </m:e>
          <m:lim>
            <m:r>
              <m:rPr>
                <m:sty m:val="p"/>
              </m:rPr>
              <m:t>∼</m:t>
            </m:r>
          </m:lim>
        </m:limLow>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r>
          <m:rPr>
            <m:sty m:val="p"/>
          </m:rPr>
          <m:t>=</m:t>
        </m:r>
        <m:limLow>
          <m:e>
            <m:r>
              <m:t>x</m:t>
            </m:r>
          </m:e>
          <m:lim>
            <m:r>
              <m:rPr>
                <m:sty m:val="p"/>
              </m:rPr>
              <m:t>∼</m:t>
            </m:r>
          </m:lim>
        </m:limLow>
        <m:r>
          <m:rPr>
            <m:sty m:val="p"/>
          </m:rPr>
          <m:t>⋅</m:t>
        </m:r>
        <m:limLow>
          <m:e>
            <m:r>
              <m:t>u</m:t>
            </m:r>
          </m:e>
          <m:lim>
            <m:r>
              <m:rPr>
                <m:sty m:val="p"/>
              </m:rPr>
              <m:t>∼</m:t>
            </m:r>
          </m:lim>
        </m:limLow>
        <m:r>
          <m:rPr>
            <m:sty m:val="p"/>
          </m:rPr>
          <m:t>+</m:t>
        </m:r>
        <m:limLow>
          <m:e>
            <m:r>
              <m:t>x</m:t>
            </m:r>
          </m:e>
          <m:lim>
            <m:r>
              <m:rPr>
                <m:sty m:val="p"/>
              </m:rPr>
              <m:t>∼</m:t>
            </m:r>
          </m:lim>
        </m:limLow>
        <m:r>
          <m:rPr>
            <m:sty m:val="p"/>
          </m:rPr>
          <m:t>⋅</m:t>
        </m:r>
        <m:limLow>
          <m:e>
            <m:r>
              <m:t>w</m:t>
            </m:r>
          </m:e>
          <m:lim>
            <m:r>
              <m:rPr>
                <m:sty m:val="p"/>
              </m:rPr>
              <m:t>∼</m:t>
            </m:r>
          </m:lim>
        </m:limLow>
      </m:oMath>
      <w:r>
        <w:t xml:space="preserve">.</w:t>
      </w:r>
      <w:r>
        <w:t xml:space="preserve"> </w:t>
      </w:r>
      <w:r>
        <w:t xml:space="preserve">With</w:t>
      </w:r>
      <w:r>
        <w:t xml:space="preserve"> </w:t>
      </w:r>
      <m:oMath>
        <m:limLow>
          <m:e>
            <m:r>
              <m:t>w</m:t>
            </m:r>
          </m:e>
          <m:lim>
            <m:r>
              <m:rPr>
                <m:sty m:val="p"/>
              </m:rPr>
              <m:t>∼</m:t>
            </m:r>
          </m:lim>
        </m:limLow>
        <m:r>
          <m:rPr>
            <m:sty m:val="p"/>
          </m:rPr>
          <m:t>=</m:t>
        </m:r>
        <m:limLow>
          <m:e>
            <m:r>
              <m:t>u</m:t>
            </m:r>
          </m:e>
          <m:lim>
            <m:r>
              <m:rPr>
                <m:sty m:val="p"/>
              </m:rPr>
              <m:t>∼</m:t>
            </m:r>
          </m:lim>
        </m:limLow>
      </m:oMath>
      <w:r>
        <w:t xml:space="preserve"> </w:t>
      </w:r>
      <w:r>
        <w:t xml:space="preserve">and</w:t>
      </w:r>
      <w:r>
        <w:t xml:space="preserve"> </w:t>
      </w:r>
      <m:oMath>
        <m:r>
          <m:t>b</m:t>
        </m:r>
        <m:r>
          <m:rPr>
            <m:sty m:val="p"/>
          </m:rPr>
          <m:t>=</m:t>
        </m:r>
        <m:r>
          <m:t>0</m:t>
        </m:r>
      </m:oMath>
      <w:r>
        <w:t xml:space="preserve">, and</w:t>
      </w:r>
      <w:r>
        <w:t xml:space="preserve"> </w:t>
      </w:r>
      <m:oMath>
        <m:r>
          <m:t>0</m:t>
        </m:r>
        <m:r>
          <m:t> </m:t>
        </m:r>
        <m:limLow>
          <m:e>
            <m:r>
              <m:t>u</m:t>
            </m:r>
          </m:e>
          <m:lim>
            <m:r>
              <m:rPr>
                <m:sty m:val="p"/>
              </m:rPr>
              <m:t>∼</m:t>
            </m:r>
          </m:lim>
        </m:limLow>
        <m:r>
          <m:rPr>
            <m:sty m:val="p"/>
          </m:rPr>
          <m:t>=</m:t>
        </m:r>
        <m:limLow>
          <m:e>
            <m:r>
              <m:t>0</m:t>
            </m:r>
          </m:e>
          <m:lim>
            <m:r>
              <m:rPr>
                <m:sty m:val="p"/>
              </m:rPr>
              <m:t>∼</m:t>
            </m:r>
          </m:lim>
        </m:limLow>
      </m:oMath>
      <w:r>
        <w:t xml:space="preserve">,</w:t>
      </w:r>
      <w:r>
        <w:t xml:space="preserve"> </w:t>
      </w:r>
      <w:r>
        <w:t xml:space="preserve">it gives</w:t>
      </w:r>
      <w:r>
        <w:t xml:space="preserve"> </w:t>
      </w:r>
      <m:oMath>
        <m:limLow>
          <m:e>
            <m:r>
              <m:t>x</m:t>
            </m:r>
          </m:e>
          <m:lim>
            <m:r>
              <m:rPr>
                <m:sty m:val="p"/>
              </m:rPr>
              <m:t>∼</m:t>
            </m:r>
          </m:lim>
        </m:limLow>
        <m:r>
          <m:rPr>
            <m:sty m:val="p"/>
          </m:rPr>
          <m:t>⋅</m:t>
        </m:r>
        <m:r>
          <m:rPr>
            <m:sty m:val="p"/>
          </m:rPr>
          <m:t>(</m:t>
        </m:r>
        <m:r>
          <m:t>a</m:t>
        </m:r>
        <m:r>
          <m:t> </m:t>
        </m:r>
        <m:limLow>
          <m:e>
            <m:r>
              <m:t>u</m:t>
            </m:r>
          </m:e>
          <m:lim>
            <m:r>
              <m:rPr>
                <m:sty m:val="p"/>
              </m:rPr>
              <m:t>∼</m:t>
            </m:r>
          </m:lim>
        </m:limLow>
        <m:r>
          <m:rPr>
            <m:sty m:val="p"/>
          </m:rPr>
          <m:t>)</m:t>
        </m:r>
        <m:r>
          <m:rPr>
            <m:sty m:val="p"/>
          </m:rPr>
          <m:t>=</m:t>
        </m:r>
        <m:r>
          <m:t>a</m:t>
        </m:r>
        <m:r>
          <m:t> </m:t>
        </m:r>
        <m:r>
          <m:rPr>
            <m:sty m:val="p"/>
          </m:rPr>
          <m:t>(</m:t>
        </m:r>
        <m:limLow>
          <m:e>
            <m:r>
              <m:t>x</m:t>
            </m:r>
          </m:e>
          <m:lim>
            <m:r>
              <m:rPr>
                <m:sty m:val="p"/>
              </m:rPr>
              <m:t>∼</m:t>
            </m:r>
          </m:lim>
        </m:limLow>
        <m:r>
          <m:rPr>
            <m:sty m:val="p"/>
          </m:rPr>
          <m:t>⋅</m:t>
        </m:r>
        <m:limLow>
          <m:e>
            <m:r>
              <m:t>u</m:t>
            </m:r>
          </m:e>
          <m:lim>
            <m:r>
              <m:rPr>
                <m:sty m:val="p"/>
              </m:rPr>
              <m:t>∼</m:t>
            </m:r>
          </m:lim>
        </m:limLow>
        <m:r>
          <m:rPr>
            <m:sty m:val="p"/>
          </m:rPr>
          <m:t>)</m:t>
        </m:r>
      </m:oMath>
      <w:r>
        <w:t xml:space="preserve">,</w:t>
      </w:r>
      <w:r>
        <w:t xml:space="preserve"> </w:t>
      </w:r>
      <w:r>
        <w:t xml:space="preserve">and likewise in the first slot.</w:t>
      </w:r>
    </w:p>
    <w:bookmarkStart w:id="324" w:name="exm-dot-linear"/>
    <w:p>
      <w:pPr>
        <w:pStyle w:val="BodyText"/>
      </w:pPr>
      <w:r>
        <w:rPr>
          <w:b/>
          <w:bCs/>
        </w:rPr>
        <w:t xml:space="preserve">Example 89 (Splitting a dot product)</w:t>
      </w:r>
      <w:r>
        <w:t xml:space="preserve"> </w:t>
      </w:r>
      <w:r>
        <w:t xml:space="preserve">Let</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w:t>
      </w:r>
      <w:r>
        <w:t xml:space="preserve"> </w:t>
      </w:r>
      <m:oMath>
        <m:limLow>
          <m:e>
            <m:r>
              <m:t>u</m:t>
            </m:r>
          </m:e>
          <m:lim>
            <m:r>
              <m:rPr>
                <m:sty m:val="p"/>
              </m:rPr>
              <m:t>∼</m:t>
            </m:r>
          </m:lim>
        </m:limLow>
        <m:r>
          <m:rPr>
            <m:sty m:val="p"/>
          </m:rPr>
          <m:t>=</m:t>
        </m:r>
        <m:r>
          <m:rPr>
            <m:sty m:val="p"/>
          </m:rPr>
          <m:t>(</m:t>
        </m:r>
        <m:r>
          <m:t>3</m:t>
        </m:r>
        <m:r>
          <m:rPr>
            <m:sty m:val="p"/>
          </m:rPr>
          <m:t>,</m:t>
        </m:r>
        <m:r>
          <m:t>0</m:t>
        </m:r>
        <m:r>
          <m:rPr>
            <m:sty m:val="p"/>
          </m:rPr>
          <m:t>)</m:t>
        </m:r>
      </m:oMath>
      <w:r>
        <w:t xml:space="preserve">,</w:t>
      </w:r>
      <w:r>
        <w:t xml:space="preserve"> </w:t>
      </w:r>
      <m:oMath>
        <m:limLow>
          <m:e>
            <m:r>
              <m:t>w</m:t>
            </m:r>
          </m:e>
          <m:lim>
            <m:r>
              <m:rPr>
                <m:sty m:val="p"/>
              </m:rPr>
              <m:t>∼</m:t>
            </m:r>
          </m:lim>
        </m:limLow>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limLow>
          <m:e>
            <m:r>
              <m:t>u</m:t>
            </m:r>
          </m:e>
          <m:lim>
            <m:r>
              <m:rPr>
                <m:sty m:val="p"/>
              </m:rPr>
              <m:t>∼</m:t>
            </m:r>
          </m:lim>
        </m:limLow>
        <m:r>
          <m:rPr>
            <m:sty m:val="p"/>
          </m:rPr>
          <m:t>+</m:t>
        </m:r>
        <m:r>
          <m:t>b</m:t>
        </m:r>
        <m:r>
          <m:t> </m:t>
        </m:r>
        <m:limLow>
          <m:e>
            <m:r>
              <m:t>w</m:t>
            </m:r>
          </m:e>
          <m:lim>
            <m:r>
              <m:rPr>
                <m:sty m:val="p"/>
              </m:rPr>
              <m:t>∼</m:t>
            </m:r>
          </m:lim>
        </m:limLow>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limLow>
                <m:e>
                  <m:r>
                    <m:t>x</m:t>
                  </m:r>
                </m:e>
                <m:lim>
                  <m:r>
                    <m:rPr>
                      <m:sty m:val="p"/>
                    </m:rPr>
                    <m:t>∼</m:t>
                  </m:r>
                </m:lim>
              </m:limLow>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50</w:t>
        </w:r>
      </w:hyperlink>
      <w:r>
        <w:t xml:space="preserve">,</w:t>
      </w:r>
    </w:p>
    <w:p>
      <w:pPr>
        <w:pStyle w:val="BodyText"/>
      </w:pPr>
      <m:oMathPara>
        <m:oMathParaPr>
          <m:jc m:val="center"/>
        </m:oMathParaPr>
        <m:oMath>
          <m:eqArr>
            <m:e>
              <m:r>
                <m:t>a</m:t>
              </m:r>
              <m:r>
                <m:t> </m:t>
              </m:r>
              <m:r>
                <m:rPr>
                  <m:sty m:val="p"/>
                </m:rPr>
                <m:t>(</m:t>
              </m:r>
              <m:limLow>
                <m:e>
                  <m:r>
                    <m:t>x</m:t>
                  </m:r>
                </m:e>
                <m:lim>
                  <m:r>
                    <m:rPr>
                      <m:sty m:val="p"/>
                    </m:rPr>
                    <m:t>∼</m:t>
                  </m:r>
                </m:lim>
              </m:limLow>
              <m:r>
                <m:rPr>
                  <m:sty m:val="p"/>
                </m:rPr>
                <m:t>⋅</m:t>
              </m:r>
              <m:limLow>
                <m:e>
                  <m:r>
                    <m:t>u</m:t>
                  </m:r>
                </m:e>
                <m:lim>
                  <m:r>
                    <m:rPr>
                      <m:sty m:val="p"/>
                    </m:rPr>
                    <m:t>∼</m:t>
                  </m:r>
                </m:lim>
              </m:limLow>
              <m:r>
                <m:rPr>
                  <m:sty m:val="p"/>
                </m:rPr>
                <m:t>)</m:t>
              </m:r>
              <m:r>
                <m:rPr>
                  <m:sty m:val="p"/>
                </m:rPr>
                <m:t>+</m:t>
              </m:r>
              <m:r>
                <m:t>b</m:t>
              </m:r>
              <m:r>
                <m:t> </m:t>
              </m:r>
              <m:r>
                <m:rPr>
                  <m:sty m:val="p"/>
                </m:rPr>
                <m:t>(</m:t>
              </m:r>
              <m:limLow>
                <m:e>
                  <m:r>
                    <m:t>x</m:t>
                  </m:r>
                </m:e>
                <m:lim>
                  <m:r>
                    <m:rPr>
                      <m:sty m:val="p"/>
                    </m:rPr>
                    <m:t>∼</m:t>
                  </m:r>
                </m:lim>
              </m:limLow>
              <m:r>
                <m:rPr>
                  <m:sty m:val="p"/>
                </m:rPr>
                <m:t>⋅</m:t>
              </m:r>
              <m:limLow>
                <m:e>
                  <m:r>
                    <m:t>w</m:t>
                  </m:r>
                </m:e>
                <m:lim>
                  <m:r>
                    <m:rPr>
                      <m:sty m:val="p"/>
                    </m:rPr>
                    <m:t>∼</m:t>
                  </m:r>
                </m:lim>
              </m:limLow>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324"/>
    <w:bookmarkStart w:id="325" w:name="def-orthogonal-complement"/>
    <w:p>
      <w:pPr>
        <w:pStyle w:val="BodyText"/>
      </w:pPr>
      <w:r>
        <w:rPr>
          <w:b/>
          <w:bCs/>
        </w:rPr>
        <w:t xml:space="preserve">Definition 67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15</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limLow>
                <m:e>
                  <m:r>
                    <m:t>u</m:t>
                  </m:r>
                </m:e>
                <m:lim>
                  <m:r>
                    <m:rPr>
                      <m:sty m:val="p"/>
                    </m:rPr>
                    <m:t>∼</m:t>
                  </m:r>
                </m:lim>
              </m:limLow>
              <m:r>
                <m:rPr>
                  <m:sty m:val="p"/>
                </m:rPr>
                <m:t>∈</m:t>
              </m:r>
              <m:sSup>
                <m:e>
                  <m:r>
                    <m:rPr>
                      <m:scr m:val="double-struck"/>
                      <m:sty m:val="p"/>
                    </m:rPr>
                    <m:t>R</m:t>
                  </m:r>
                </m:e>
                <m:sup>
                  <m:r>
                    <m:t>p</m:t>
                  </m:r>
                </m:sup>
              </m:sSup>
              <m:r>
                <m:rPr>
                  <m:sty m:val="p"/>
                </m:rPr>
                <m:t>:</m:t>
              </m:r>
              <m:limLow>
                <m:e>
                  <m:r>
                    <m:t>x</m:t>
                  </m:r>
                </m:e>
                <m:lim>
                  <m:r>
                    <m:rPr>
                      <m:sty m:val="p"/>
                    </m:rPr>
                    <m:t>∼</m:t>
                  </m:r>
                </m:lim>
              </m:limLow>
              <m:r>
                <m:rPr>
                  <m:sty m:val="p"/>
                </m:rPr>
                <m:t>⋅</m:t>
              </m:r>
              <m:limLow>
                <m:e>
                  <m:r>
                    <m:t>u</m:t>
                  </m:r>
                </m:e>
                <m:lim>
                  <m:r>
                    <m:rPr>
                      <m:sty m:val="p"/>
                    </m:rPr>
                    <m:t>∼</m:t>
                  </m:r>
                </m:lim>
              </m:limLow>
              <m:r>
                <m:rPr>
                  <m:sty m:val="p"/>
                </m:rPr>
                <m:t>=</m:t>
              </m:r>
              <m:r>
                <m:t>0</m:t>
              </m:r>
              <m:r>
                <m:rPr>
                  <m:nor/>
                  <m:sty m:val="p"/>
                </m:rPr>
                <m:t> for all </m:t>
              </m:r>
              <m:limLow>
                <m:e>
                  <m:r>
                    <m:t>x</m:t>
                  </m:r>
                </m:e>
                <m:lim>
                  <m:r>
                    <m:rPr>
                      <m:sty m:val="p"/>
                    </m:rPr>
                    <m:t>∼</m:t>
                  </m:r>
                </m:lim>
              </m:limLow>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25"/>
    <w:bookmarkStart w:id="326" w:name="exm-orthogonal-complement"/>
    <w:p>
      <w:pPr>
        <w:pStyle w:val="BodyText"/>
      </w:pPr>
      <w:r>
        <w:rPr>
          <w:b/>
          <w:bCs/>
        </w:rPr>
        <w:t xml:space="preserve">Example 90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limLow>
          <m:e>
            <m:r>
              <m:t>u</m:t>
            </m:r>
          </m:e>
          <m:lim>
            <m:r>
              <m:rPr>
                <m:sty m:val="p"/>
              </m:rPr>
              <m:t>∼</m:t>
            </m:r>
          </m:lim>
        </m:limLow>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limLow>
                <m:e>
                  <m:r>
                    <m:t>u</m:t>
                  </m:r>
                </m:e>
                <m:lim>
                  <m:r>
                    <m:rPr>
                      <m:sty m:val="p"/>
                    </m:rPr>
                    <m:t>∼</m:t>
                  </m:r>
                </m:lim>
              </m:limLow>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m:oMath>
        <m:r>
          <m:t>​</m:t>
        </m:r>
        <m:d>
          <m:dPr>
            <m:begChr m:val="{"/>
            <m:sepChr m:val=""/>
            <m:endChr m:val="}"/>
            <m:grow/>
          </m:dPr>
          <m:e>
            <m:limLow>
              <m:e>
                <m:r>
                  <m:t>0</m:t>
                </m:r>
              </m:e>
              <m:lim>
                <m:r>
                  <m:rPr>
                    <m:sty m:val="p"/>
                  </m:rPr>
                  <m:t>∼</m:t>
                </m:r>
              </m:lim>
            </m:limLow>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limLow>
          <m:e>
            <m:r>
              <m:t>0</m:t>
            </m:r>
          </m:e>
          <m:lim>
            <m:r>
              <m:rPr>
                <m:sty m:val="p"/>
              </m:rPr>
              <m:t>∼</m:t>
            </m:r>
          </m:lim>
        </m:limLow>
        <m:r>
          <m:rPr>
            <m:sty m:val="p"/>
          </m:rPr>
          <m:t>⋅</m:t>
        </m:r>
        <m:limLow>
          <m:e>
            <m:r>
              <m:t>u</m:t>
            </m:r>
          </m:e>
          <m:lim>
            <m:r>
              <m:rPr>
                <m:sty m:val="p"/>
              </m:rPr>
              <m:t>∼</m:t>
            </m:r>
          </m:lim>
        </m:limLow>
        <m:r>
          <m:rPr>
            <m:sty m:val="p"/>
          </m:rPr>
          <m:t>=</m:t>
        </m:r>
        <m:r>
          <m:t>0</m:t>
        </m:r>
      </m:oMath>
      <w:r>
        <w:t xml:space="preserve"> </w:t>
      </w:r>
      <w:r>
        <w:t xml:space="preserve">for every</w:t>
      </w:r>
      <w:r>
        <w:t xml:space="preserve"> </w:t>
      </w:r>
      <m:oMath>
        <m:limLow>
          <m:e>
            <m:r>
              <m:t>u</m:t>
            </m:r>
          </m:e>
          <m:lim>
            <m:r>
              <m:rPr>
                <m:sty m:val="p"/>
              </m:rPr>
              <m:t>∼</m:t>
            </m:r>
          </m:lim>
        </m:limLow>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limLow>
              <m:e>
                <m:r>
                  <m:t>0</m:t>
                </m:r>
              </m:e>
              <m:lim>
                <m:r>
                  <m:rPr>
                    <m:sty m:val="p"/>
                  </m:rPr>
                  <m:t>∼</m:t>
                </m:r>
              </m:lim>
            </m:limLow>
          </m:e>
        </m:d>
        <m:r>
          <m:t>​</m:t>
        </m:r>
      </m:oMath>
      <w:r>
        <w:t xml:space="preserve">,</w:t>
      </w:r>
      <w:r>
        <w:t xml:space="preserve"> </w:t>
      </w:r>
      <w:r>
        <w:t xml:space="preserve">because a</w:t>
      </w:r>
      <w:r>
        <w:t xml:space="preserve"> </w:t>
      </w:r>
      <m:oMath>
        <m:limLow>
          <m:e>
            <m:r>
              <m:t>u</m:t>
            </m:r>
          </m:e>
          <m:lim>
            <m:r>
              <m:rPr>
                <m:sty m:val="p"/>
              </m:rPr>
              <m:t>∼</m:t>
            </m:r>
          </m:lim>
        </m:limLow>
      </m:oMath>
      <w:r>
        <w:t xml:space="preserve"> </w:t>
      </w:r>
      <w:r>
        <w:t xml:space="preserve">in it is orthogonal to itself,</w:t>
      </w:r>
      <w:r>
        <w:t xml:space="preserve"> </w:t>
      </w:r>
      <w:r>
        <w:t xml:space="preserve">and</w:t>
      </w:r>
    </w:p>
    <w:p>
      <w:pPr>
        <w:pStyle w:val="BodyText"/>
      </w:pPr>
      <m:oMathPara>
        <m:oMathParaPr>
          <m:jc m:val="center"/>
        </m:oMathParaPr>
        <m:oMath>
          <m:eqArr>
            <m:e>
              <m:limLow>
                <m:e>
                  <m:r>
                    <m:t>u</m:t>
                  </m:r>
                </m:e>
                <m:lim>
                  <m:r>
                    <m:rPr>
                      <m:sty m:val="p"/>
                    </m:rPr>
                    <m:t>∼</m:t>
                  </m:r>
                </m:lim>
              </m:limLow>
              <m:r>
                <m:rPr>
                  <m:sty m:val="p"/>
                </m:rPr>
                <m:t>⋅</m:t>
              </m:r>
              <m:limLow>
                <m:e>
                  <m:r>
                    <m:t>u</m:t>
                  </m:r>
                </m:e>
                <m:lim>
                  <m:r>
                    <m:rPr>
                      <m:sty m:val="p"/>
                    </m:rPr>
                    <m:t>∼</m:t>
                  </m:r>
                </m:lim>
              </m:limLow>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limLow>
          <m:e>
            <m:r>
              <m:t>u</m:t>
            </m:r>
          </m:e>
          <m:lim>
            <m:r>
              <m:rPr>
                <m:sty m:val="p"/>
              </m:rPr>
              <m:t>∼</m:t>
            </m:r>
          </m:lim>
        </m:limLow>
        <m:r>
          <m:rPr>
            <m:sty m:val="p"/>
          </m:rPr>
          <m:t>=</m:t>
        </m:r>
        <m:limLow>
          <m:e>
            <m:r>
              <m:t>0</m:t>
            </m:r>
          </m:e>
          <m:lim>
            <m:r>
              <m:rPr>
                <m:sty m:val="p"/>
              </m:rPr>
              <m:t>∼</m:t>
            </m:r>
          </m:lim>
        </m:limLow>
      </m:oMath>
      <w:r>
        <w:t xml:space="preserve">.</w:t>
      </w:r>
    </w:p>
    <w:bookmarkEnd w:id="326"/>
    <w:bookmarkStart w:id="327" w:name="rem-orthogonal-complement-any-set"/>
    <w:p>
      <w:pPr>
        <w:pStyle w:val="FirstParagraph"/>
      </w:pPr>
      <w:r>
        <w:rPr>
          <w:i/>
          <w:iCs/>
        </w:rPr>
        <w:t xml:space="preserve">Remark 20</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67</w:t>
        </w:r>
      </w:hyperlink>
      <w:r>
        <w:t xml:space="preserve"> </w:t>
      </w:r>
      <w:r>
        <w:t xml:space="preserve">need not be a subspace.</w:t>
      </w:r>
    </w:p>
    <w:bookmarkEnd w:id="327"/>
    <w:bookmarkStart w:id="328" w:name="thm-orthogonal-complement-subspace"/>
    <w:p>
      <w:pPr>
        <w:pStyle w:val="BodyText"/>
      </w:pPr>
      <w:r>
        <w:rPr>
          <w:b/>
          <w:bCs/>
        </w:rPr>
        <w:t xml:space="preserve">Theorem 51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67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328"/>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limLow>
                <m:e>
                  <m:r>
                    <m:t>x</m:t>
                  </m:r>
                </m:e>
                <m:lim>
                  <m:r>
                    <m:rPr>
                      <m:sty m:val="p"/>
                    </m:rPr>
                    <m:t>∼</m:t>
                  </m:r>
                </m:lim>
              </m:limLow>
              <m:r>
                <m:rPr>
                  <m:sty m:val="p"/>
                </m:rPr>
                <m:t>⋅</m:t>
              </m:r>
              <m:limLow>
                <m:e>
                  <m:r>
                    <m:t>0</m:t>
                  </m:r>
                </m:e>
                <m:lim>
                  <m:r>
                    <m:rPr>
                      <m:sty m:val="p"/>
                    </m:rPr>
                    <m:t>∼</m:t>
                  </m:r>
                </m:lim>
              </m:limLow>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limLow>
          <m:e>
            <m:r>
              <m:t>x</m:t>
            </m:r>
          </m:e>
          <m:lim>
            <m:r>
              <m:rPr>
                <m:sty m:val="p"/>
              </m:rPr>
              <m:t>∼</m:t>
            </m:r>
          </m:lim>
        </m:limLow>
      </m:oMath>
      <w:r>
        <w:t xml:space="preserve">,</w:t>
      </w:r>
      <w:r>
        <w:t xml:space="preserve"> </w:t>
      </w:r>
      <w:r>
        <w:t xml:space="preserve">so</w:t>
      </w:r>
      <w:r>
        <w:t xml:space="preserve"> </w:t>
      </w:r>
      <m:oMath>
        <m:limLow>
          <m:e>
            <m:r>
              <m:t>0</m:t>
            </m:r>
          </m:e>
          <m:lim>
            <m:r>
              <m:rPr>
                <m:sty m:val="p"/>
              </m:rPr>
              <m:t>∼</m:t>
            </m:r>
          </m:lim>
        </m:limLow>
        <m:r>
          <m:rPr>
            <m:sty m:val="p"/>
          </m:rPr>
          <m:t>∈</m:t>
        </m:r>
        <m:sSup>
          <m:e>
            <m:r>
              <m:rPr>
                <m:scr m:val="script"/>
                <m:sty m:val="p"/>
              </m:rPr>
              <m:t>X</m:t>
            </m:r>
          </m:e>
          <m:sup>
            <m:r>
              <m:rPr>
                <m:sty m:val="p"/>
              </m:rPr>
              <m:t>⟂</m:t>
            </m:r>
          </m:sup>
        </m:sSup>
      </m:oMath>
      <w:r>
        <w:t xml:space="preserve">.</w:t>
      </w:r>
      <w:r>
        <w:t xml:space="preserve"> </w:t>
      </w:r>
      <w:r>
        <w:t xml:space="preserve">Let</w:t>
      </w:r>
      <w:r>
        <w:t xml:space="preserve"> </w:t>
      </w:r>
      <m:oMath>
        <m:limLow>
          <m:e>
            <m:r>
              <m:t>u</m:t>
            </m:r>
          </m:e>
          <m:lim>
            <m:r>
              <m:rPr>
                <m:sty m:val="p"/>
              </m:rPr>
              <m:t>∼</m:t>
            </m:r>
          </m:lim>
        </m:limLow>
        <m:r>
          <m:rPr>
            <m:sty m:val="p"/>
          </m:rPr>
          <m:t>,</m:t>
        </m:r>
        <m:limLow>
          <m:e>
            <m:r>
              <m:t>w</m:t>
            </m:r>
          </m:e>
          <m:lim>
            <m:r>
              <m:rPr>
                <m:sty m:val="p"/>
              </m:rPr>
              <m:t>∼</m:t>
            </m:r>
          </m:lim>
        </m:limLow>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limLow>
          <m:e>
            <m:r>
              <m:t>x</m:t>
            </m:r>
          </m:e>
          <m:lim>
            <m:r>
              <m:rPr>
                <m:sty m:val="p"/>
              </m:rPr>
              <m:t>∼</m:t>
            </m:r>
          </m:lim>
        </m:limLow>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limLow>
                <m:e>
                  <m:r>
                    <m:t>x</m:t>
                  </m:r>
                </m:e>
                <m:lim>
                  <m:r>
                    <m:rPr>
                      <m:sty m:val="p"/>
                    </m:rPr>
                    <m:t>∼</m:t>
                  </m:r>
                </m:lim>
              </m:limLow>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r>
                <m:t>&amp;</m:t>
              </m:r>
              <m:r>
                <m:rPr>
                  <m:sty m:val="p"/>
                </m:rPr>
                <m:t>=</m:t>
              </m:r>
              <m:limLow>
                <m:e>
                  <m:r>
                    <m:t>x</m:t>
                  </m:r>
                </m:e>
                <m:lim>
                  <m:r>
                    <m:rPr>
                      <m:sty m:val="p"/>
                    </m:rPr>
                    <m:t>∼</m:t>
                  </m:r>
                </m:lim>
              </m:limLow>
              <m:r>
                <m:rPr>
                  <m:sty m:val="p"/>
                </m:rPr>
                <m:t>⋅</m:t>
              </m:r>
              <m:limLow>
                <m:e>
                  <m:r>
                    <m:t>u</m:t>
                  </m:r>
                </m:e>
                <m:lim>
                  <m:r>
                    <m:rPr>
                      <m:sty m:val="p"/>
                    </m:rPr>
                    <m:t>∼</m:t>
                  </m:r>
                </m:lim>
              </m:limLow>
              <m:r>
                <m:rPr>
                  <m:sty m:val="p"/>
                </m:rPr>
                <m:t>+</m:t>
              </m:r>
              <m:limLow>
                <m:e>
                  <m:r>
                    <m:t>x</m:t>
                  </m:r>
                </m:e>
                <m:lim>
                  <m:r>
                    <m:rPr>
                      <m:sty m:val="p"/>
                    </m:rPr>
                    <m:t>∼</m:t>
                  </m:r>
                </m:lim>
              </m:limLow>
              <m:r>
                <m:rPr>
                  <m:sty m:val="p"/>
                </m:rPr>
                <m:t>⋅</m:t>
              </m:r>
              <m:limLow>
                <m:e>
                  <m:r>
                    <m:t>w</m:t>
                  </m:r>
                </m:e>
                <m:lim>
                  <m:r>
                    <m:rPr>
                      <m:sty m:val="p"/>
                    </m:rPr>
                    <m:t>∼</m:t>
                  </m:r>
                </m:lim>
              </m:limLow>
              <m:r>
                <m:t>&amp;</m:t>
              </m:r>
              <m:r>
                <m:t>&amp;</m:t>
              </m:r>
              <m:r>
                <m:rPr>
                  <m:nor/>
                  <m:sty m:val="p"/>
                </m:rPr>
                <m:t>(</m:t>
              </m:r>
              <m:r>
                <m:rPr>
                  <m:nor/>
                  <m:sty m:val="p"/>
                </m:rPr>
                <m:t>Theorem 50</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limLow>
                <m:e>
                  <m:r>
                    <m:t>u</m:t>
                  </m:r>
                </m:e>
                <m:lim>
                  <m:r>
                    <m:rPr>
                      <m:sty m:val="p"/>
                    </m:rPr>
                    <m:t>∼</m:t>
                  </m:r>
                </m:lim>
              </m:limLow>
              <m:r>
                <m:rPr>
                  <m:sty m:val="p"/>
                </m:rPr>
                <m:t>,</m:t>
              </m:r>
              <m:limLow>
                <m:e>
                  <m:r>
                    <m:t>w</m:t>
                  </m:r>
                </m:e>
                <m:lim>
                  <m:r>
                    <m:rPr>
                      <m:sty m:val="p"/>
                    </m:rPr>
                    <m:t>∼</m:t>
                  </m:r>
                </m:lim>
              </m:limLow>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limLow>
                <m:e>
                  <m:r>
                    <m:t>x</m:t>
                  </m:r>
                </m:e>
                <m:lim>
                  <m:r>
                    <m:rPr>
                      <m:sty m:val="p"/>
                    </m:rPr>
                    <m:t>∼</m:t>
                  </m:r>
                </m:lim>
              </m:limLow>
              <m:r>
                <m:rPr>
                  <m:sty m:val="p"/>
                </m:rPr>
                <m:t>⋅</m:t>
              </m:r>
              <m:r>
                <m:rPr>
                  <m:sty m:val="p"/>
                </m:rPr>
                <m:t>(</m:t>
              </m:r>
              <m:r>
                <m:t>c</m:t>
              </m:r>
              <m:r>
                <m:t> </m:t>
              </m:r>
              <m:limLow>
                <m:e>
                  <m:r>
                    <m:t>u</m:t>
                  </m:r>
                </m:e>
                <m:lim>
                  <m:r>
                    <m:rPr>
                      <m:sty m:val="p"/>
                    </m:rPr>
                    <m:t>∼</m:t>
                  </m:r>
                </m:lim>
              </m:limLow>
              <m:r>
                <m:rPr>
                  <m:sty m:val="p"/>
                </m:rPr>
                <m:t>)</m:t>
              </m:r>
              <m:r>
                <m:t>&amp;</m:t>
              </m:r>
              <m:r>
                <m:rPr>
                  <m:sty m:val="p"/>
                </m:rPr>
                <m:t>=</m:t>
              </m:r>
              <m:r>
                <m:t>c</m:t>
              </m:r>
              <m:r>
                <m:t> </m:t>
              </m:r>
              <m:r>
                <m:rPr>
                  <m:sty m:val="p"/>
                </m:rPr>
                <m:t>(</m:t>
              </m:r>
              <m:limLow>
                <m:e>
                  <m:r>
                    <m:t>x</m:t>
                  </m:r>
                </m:e>
                <m:lim>
                  <m:r>
                    <m:rPr>
                      <m:sty m:val="p"/>
                    </m:rPr>
                    <m:t>∼</m:t>
                  </m:r>
                </m:lim>
              </m:limLow>
              <m:r>
                <m:rPr>
                  <m:sty m:val="p"/>
                </m:rPr>
                <m:t>⋅</m:t>
              </m:r>
              <m:limLow>
                <m:e>
                  <m:r>
                    <m:t>u</m:t>
                  </m:r>
                </m:e>
                <m:lim>
                  <m:r>
                    <m:rPr>
                      <m:sty m:val="p"/>
                    </m:rPr>
                    <m:t>∼</m:t>
                  </m:r>
                </m:lim>
              </m:limLow>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limLow>
                <m:e>
                  <m:r>
                    <m:t>u</m:t>
                  </m:r>
                </m:e>
                <m:lim>
                  <m:r>
                    <m:rPr>
                      <m:sty m:val="p"/>
                    </m:rPr>
                    <m:t>∼</m:t>
                  </m:r>
                </m:lim>
              </m:limLow>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limLow>
          <m:e>
            <m:r>
              <m:t>x</m:t>
            </m:r>
          </m:e>
          <m:lim>
            <m:r>
              <m:rPr>
                <m:sty m:val="p"/>
              </m:rPr>
              <m:t>∼</m:t>
            </m:r>
          </m:lim>
        </m:limLow>
        <m:r>
          <m:rPr>
            <m:sty m:val="p"/>
          </m:rPr>
          <m:t>∈</m:t>
        </m:r>
        <m:r>
          <m:rPr>
            <m:scr m:val="script"/>
            <m:sty m:val="p"/>
          </m:rPr>
          <m:t>X</m:t>
        </m:r>
      </m:oMath>
      <w:r>
        <w:t xml:space="preserve">,</w:t>
      </w:r>
      <w:r>
        <w:t xml:space="preserve"> </w:t>
      </w:r>
      <w:r>
        <w:t xml:space="preserve">so</w:t>
      </w:r>
      <w:r>
        <w:t xml:space="preserve"> </w:t>
      </w:r>
      <m:oMath>
        <m:limLow>
          <m:e>
            <m:r>
              <m:t>u</m:t>
            </m:r>
          </m:e>
          <m:lim>
            <m:r>
              <m:rPr>
                <m:sty m:val="p"/>
              </m:rPr>
              <m:t>∼</m:t>
            </m:r>
          </m:lim>
        </m:limLow>
        <m:r>
          <m:rPr>
            <m:sty m:val="p"/>
          </m:rPr>
          <m:t>+</m:t>
        </m:r>
        <m:limLow>
          <m:e>
            <m:r>
              <m:t>w</m:t>
            </m:r>
          </m:e>
          <m:lim>
            <m:r>
              <m:rPr>
                <m:sty m:val="p"/>
              </m:rPr>
              <m:t>∼</m:t>
            </m:r>
          </m:lim>
        </m:limLow>
      </m:oMath>
      <w:r>
        <w:t xml:space="preserve"> </w:t>
      </w:r>
      <w:r>
        <w:t xml:space="preserve">and</w:t>
      </w:r>
      <w:r>
        <w:t xml:space="preserve"> </w:t>
      </w:r>
      <m:oMath>
        <m:r>
          <m:t>c</m:t>
        </m:r>
        <m:r>
          <m:t> </m:t>
        </m:r>
        <m:limLow>
          <m:e>
            <m:r>
              <m:t>u</m:t>
            </m:r>
          </m:e>
          <m:lim>
            <m:r>
              <m:rPr>
                <m:sty m:val="p"/>
              </m:rPr>
              <m:t>∼</m:t>
            </m:r>
          </m:lim>
        </m:limLow>
      </m:oMath>
      <w:r>
        <w:t xml:space="preserve"> </w:t>
      </w:r>
      <w:r>
        <w:t xml:space="preserve">are in</w:t>
      </w:r>
      <w:r>
        <w:t xml:space="preserve"> </w:t>
      </w:r>
      <m:oMath>
        <m:sSup>
          <m:e>
            <m:r>
              <m:rPr>
                <m:scr m:val="script"/>
                <m:sty m:val="p"/>
              </m:rPr>
              <m:t>X</m:t>
            </m:r>
          </m:e>
          <m:sup>
            <m:r>
              <m:rPr>
                <m:sty m:val="p"/>
              </m:rPr>
              <m:t>⟂</m:t>
            </m:r>
          </m:sup>
        </m:sSup>
      </m:oMath>
      <w:r>
        <w:t xml:space="preserve">.</w:t>
      </w:r>
    </w:p>
    <w:bookmarkStart w:id="329" w:name="exm-orthogonal-complement-subspace"/>
    <w:p>
      <w:pPr>
        <w:pStyle w:val="BodyText"/>
      </w:pPr>
      <w:r>
        <w:rPr>
          <w:b/>
          <w:bCs/>
        </w:rPr>
        <w:t xml:space="preserve">Example 91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limLow>
                    <m:e>
                      <m:r>
                        <m:t>u</m:t>
                      </m:r>
                    </m:e>
                    <m:lim>
                      <m:r>
                        <m:rPr>
                          <m:sty m:val="p"/>
                        </m:rPr>
                        <m:t>∼</m:t>
                      </m:r>
                    </m:lim>
                  </m:limLow>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limLow>
                <m:e>
                  <m:r>
                    <m:t>u</m:t>
                  </m:r>
                </m:e>
                <m:lim>
                  <m:r>
                    <m:rPr>
                      <m:sty m:val="p"/>
                    </m:rPr>
                    <m:t>∼</m:t>
                  </m:r>
                </m:lim>
              </m:limLow>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22</w:t>
        </w:r>
      </w:hyperlink>
      <w:r>
        <w:t xml:space="preserve">,</w:t>
      </w:r>
      <w:r>
        <w:t xml:space="preserve"> </w:t>
      </w:r>
      <w:r>
        <w:t xml:space="preserve">as</w:t>
      </w:r>
      <w:r>
        <w:t xml:space="preserve"> </w:t>
      </w:r>
      <w:hyperlink w:anchor="thm-orthogonal-complement-subspace">
        <w:r>
          <w:rPr>
            <w:rStyle w:val="Hyperlink"/>
          </w:rPr>
          <w:t xml:space="preserve">Theorem 51</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8</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29"/>
    <w:bookmarkStart w:id="330" w:name="thm-complement-null-space"/>
    <w:p>
      <w:pPr>
        <w:pStyle w:val="BodyText"/>
      </w:pPr>
      <w:r>
        <w:rPr>
          <w:b/>
          <w:bCs/>
        </w:rPr>
        <w:t xml:space="preserve">Theorem 52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30"/>
    <w:p>
      <w:pPr>
        <w:pStyle w:val="FirstParagraph"/>
      </w:pPr>
      <w:r>
        <w:rPr>
          <w:i/>
          <w:iCs/>
        </w:rPr>
        <w:t xml:space="preserve">Proof</w:t>
      </w:r>
      <w:r>
        <w:t xml:space="preserve">. </w:t>
      </w:r>
      <w:r>
        <w:t xml:space="preserve">Let</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limLow>
              <m:e>
                <m:r>
                  <m:t>a</m:t>
                </m:r>
              </m:e>
              <m:lim>
                <m:r>
                  <m:rPr>
                    <m:sty m:val="p"/>
                  </m:rPr>
                  <m:t>∼</m:t>
                </m:r>
              </m:lim>
            </m:limLow>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limLow>
          <m:e>
            <m:r>
              <m:t>x</m:t>
            </m:r>
          </m:e>
          <m:lim>
            <m:r>
              <m:rPr>
                <m:sty m:val="p"/>
              </m:rPr>
              <m:t>∼</m:t>
            </m:r>
          </m:lim>
        </m:limLow>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limLow>
          <m:e>
            <m:r>
              <m:t>x</m:t>
            </m:r>
          </m:e>
          <m:lim>
            <m:r>
              <m:rPr>
                <m:sty m:val="p"/>
              </m:rPr>
              <m:t>∼</m:t>
            </m:r>
          </m:lim>
        </m:limLow>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limLow>
                <m:e>
                  <m:r>
                    <m:t>x</m:t>
                  </m:r>
                </m:e>
                <m:lim>
                  <m:r>
                    <m:rPr>
                      <m:sty m:val="p"/>
                    </m:rPr>
                    <m:t>∼</m:t>
                  </m:r>
                </m:lim>
              </m:limLow>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22</m:t>
              </m:r>
              <m:r>
                <m:rPr>
                  <m:nor/>
                  <m:sty m:val="p"/>
                </m:rPr>
                <m:t>)</m:t>
              </m:r>
            </m:e>
            <m:e>
              <m:r>
                <m:t>&amp;</m:t>
              </m:r>
              <m:r>
                <m:rPr>
                  <m:sty m:val="p"/>
                </m:rPr>
                <m:t>=</m:t>
              </m:r>
              <m:sSub>
                <m:e>
                  <m:limLow>
                    <m:e>
                      <m:r>
                        <m:t>a</m:t>
                      </m:r>
                    </m:e>
                    <m:lim>
                      <m:r>
                        <m:rPr>
                          <m:sty m:val="p"/>
                        </m:rPr>
                        <m:t>∼</m:t>
                      </m:r>
                    </m:lim>
                  </m:limLow>
                </m:e>
                <m:sub>
                  <m:r>
                    <m:t>j</m:t>
                  </m:r>
                </m:sub>
              </m:sSub>
              <m:r>
                <m:rPr>
                  <m:sty m:val="p"/>
                </m:rPr>
                <m:t>⋅</m:t>
              </m:r>
              <m:limLow>
                <m:e>
                  <m:r>
                    <m:t>x</m:t>
                  </m:r>
                </m:e>
                <m:lim>
                  <m:r>
                    <m:rPr>
                      <m:sty m:val="p"/>
                    </m:rPr>
                    <m:t>∼</m:t>
                  </m:r>
                </m:lim>
              </m:limLow>
              <m:r>
                <m:rPr>
                  <m:sty m:val="p"/>
                </m:rPr>
                <m:t>.</m:t>
              </m:r>
              <m:r>
                <m:t>&amp;</m:t>
              </m:r>
              <m:r>
                <m:t>&amp;</m:t>
              </m:r>
              <m:r>
                <m:rPr>
                  <m:nor/>
                  <m:sty m:val="p"/>
                </m:rPr>
                <m:t>(</m:t>
              </m:r>
              <m:r>
                <m:rPr>
                  <m:nor/>
                  <m:sty m:val="p"/>
                </m:rPr>
                <m:t>Definition 8</m:t>
              </m:r>
              <m:r>
                <m:rPr>
                  <m:nor/>
                  <m:sty m:val="p"/>
                </m:rPr>
                <m:t>)</m:t>
              </m:r>
            </m:e>
          </m:eqArr>
        </m:oMath>
      </m:oMathPara>
    </w:p>
    <w:p>
      <w:pPr>
        <w:pStyle w:val="FirstParagraph"/>
      </w:pPr>
      <w:r>
        <w:t xml:space="preserve">So</w:t>
      </w:r>
      <w:r>
        <w:t xml:space="preserve"> </w:t>
      </w:r>
      <m:oMath>
        <m:limLow>
          <m:e>
            <m:r>
              <m:t>x</m:t>
            </m:r>
          </m:e>
          <m:lim>
            <m:r>
              <m:rPr>
                <m:sty m:val="p"/>
              </m:rPr>
              <m:t>∼</m:t>
            </m:r>
          </m:lim>
        </m:limLow>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exactly when</w:t>
      </w:r>
      <w:r>
        <w:t xml:space="preserve"> </w:t>
      </w:r>
      <m:oMath>
        <m:sSub>
          <m:e>
            <m:limLow>
              <m:e>
                <m:r>
                  <m:t>a</m:t>
                </m:r>
              </m:e>
              <m:lim>
                <m:r>
                  <m:rPr>
                    <m:sty m:val="p"/>
                  </m:rPr>
                  <m:t>∼</m:t>
                </m:r>
              </m:lim>
            </m:limLow>
          </m:e>
          <m:sub>
            <m:r>
              <m:t>j</m:t>
            </m:r>
          </m:sub>
        </m:sSub>
        <m:r>
          <m:rPr>
            <m:sty m:val="p"/>
          </m:rPr>
          <m:t>⋅</m:t>
        </m:r>
        <m:limLow>
          <m:e>
            <m:r>
              <m:t>x</m:t>
            </m:r>
          </m:e>
          <m:lim>
            <m:r>
              <m:rPr>
                <m:sty m:val="p"/>
              </m:rPr>
              <m:t>∼</m:t>
            </m:r>
          </m:lim>
        </m:limLow>
        <m:r>
          <m:rPr>
            <m:sty m:val="p"/>
          </m:rPr>
          <m:t>=</m:t>
        </m:r>
        <m:r>
          <m:t>0</m:t>
        </m:r>
      </m:oMath>
      <w:r>
        <w:t xml:space="preserve"> </w:t>
      </w:r>
      <w:r>
        <w:t xml:space="preserve">for every column</w:t>
      </w:r>
      <w:r>
        <w:t xml:space="preserve"> </w:t>
      </w:r>
      <m:oMath>
        <m:sSub>
          <m:e>
            <m:limLow>
              <m:e>
                <m:r>
                  <m:t>a</m:t>
                </m:r>
              </m:e>
              <m:lim>
                <m:r>
                  <m:rPr>
                    <m:sty m:val="p"/>
                  </m:rPr>
                  <m:t>∼</m:t>
                </m:r>
              </m:lim>
            </m:limLow>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limLow>
              <m:e>
                <m:r>
                  <m:t>a</m:t>
                </m:r>
              </m:e>
              <m:lim>
                <m:r>
                  <m:rPr>
                    <m:sty m:val="p"/>
                  </m:rPr>
                  <m:t>∼</m:t>
                </m:r>
              </m:lim>
            </m:limLow>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limLow>
              <m:e>
                <m:r>
                  <m:t>a</m:t>
                </m:r>
              </m:e>
              <m:lim>
                <m:r>
                  <m:rPr>
                    <m:sty m:val="p"/>
                  </m:rPr>
                  <m:t>∼</m:t>
                </m:r>
              </m:lim>
            </m:limLow>
          </m:e>
          <m:sub>
            <m:r>
              <m:t>j</m:t>
            </m:r>
          </m:sub>
        </m:sSub>
        <m:r>
          <m:rPr>
            <m:sty m:val="p"/>
          </m:rPr>
          <m:t>⋅</m:t>
        </m:r>
        <m:limLow>
          <m:e>
            <m:r>
              <m:t>x</m:t>
            </m:r>
          </m:e>
          <m:lim>
            <m:r>
              <m:rPr>
                <m:sty m:val="p"/>
              </m:rPr>
              <m:t>∼</m:t>
            </m:r>
          </m:lim>
        </m:limLow>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limLow>
          <m:e>
            <m:r>
              <m:t>y</m:t>
            </m:r>
          </m:e>
          <m:lim>
            <m:r>
              <m:rPr>
                <m:sty m:val="p"/>
              </m:rPr>
              <m:t>∼</m:t>
            </m:r>
          </m:lim>
        </m:limLow>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limLow>
          <m:e>
            <m:r>
              <m:t>y</m:t>
            </m:r>
          </m:e>
          <m:lim>
            <m:r>
              <m:rPr>
                <m:sty m:val="p"/>
              </m:rPr>
              <m:t>∼</m:t>
            </m:r>
          </m:lim>
        </m:limLow>
        <m:r>
          <m:rPr>
            <m:sty m:val="p"/>
          </m:rPr>
          <m:t>=</m:t>
        </m:r>
        <m:r>
          <m:rPr>
            <m:sty m:val="bi"/>
          </m:rPr>
          <m:t>A</m:t>
        </m:r>
        <m:limLow>
          <m:e>
            <m:r>
              <m:t>z</m:t>
            </m:r>
          </m:e>
          <m:lim>
            <m:r>
              <m:rPr>
                <m:sty m:val="p"/>
              </m:rPr>
              <m:t>∼</m:t>
            </m:r>
          </m:lim>
        </m:limLow>
      </m:oMath>
      <w:r>
        <w:t xml:space="preserve"> </w:t>
      </w:r>
      <w:r>
        <w:t xml:space="preserve">for some</w:t>
      </w:r>
      <w:r>
        <w:t xml:space="preserve"> </w:t>
      </w:r>
      <m:oMath>
        <m:limLow>
          <m:e>
            <m:r>
              <m:t>z</m:t>
            </m:r>
          </m:e>
          <m:lim>
            <m:r>
              <m:rPr>
                <m:sty m:val="p"/>
              </m:rPr>
              <m:t>∼</m:t>
            </m:r>
          </m:lim>
        </m:limLow>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w:t>
      </w:r>
      <w:r>
        <w:t xml:space="preserve"> </w:t>
      </w:r>
      <w:r>
        <w:t xml:space="preserve">Then</w:t>
      </w:r>
    </w:p>
    <w:p>
      <w:pPr>
        <w:pStyle w:val="BodyText"/>
      </w:pPr>
      <m:oMathPara>
        <m:oMathParaPr>
          <m:jc m:val="center"/>
        </m:oMathParaPr>
        <m:oMath>
          <m:eqArr>
            <m:e>
              <m:limLow>
                <m:e>
                  <m:r>
                    <m:t>y</m:t>
                  </m:r>
                </m:e>
                <m:lim>
                  <m:r>
                    <m:rPr>
                      <m:sty m:val="p"/>
                    </m:rPr>
                    <m:t>∼</m:t>
                  </m:r>
                </m:lim>
              </m:limLow>
              <m:r>
                <m:rPr>
                  <m:sty m:val="p"/>
                </m:rPr>
                <m:t>⋅</m:t>
              </m:r>
              <m:limLow>
                <m:e>
                  <m:r>
                    <m:t>x</m:t>
                  </m:r>
                </m:e>
                <m:lim>
                  <m:r>
                    <m:rPr>
                      <m:sty m:val="p"/>
                    </m:rPr>
                    <m:t>∼</m:t>
                  </m:r>
                </m:lim>
              </m:limLow>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limLow>
                <m:e>
                  <m:r>
                    <m:t>z</m:t>
                  </m:r>
                </m:e>
                <m:lim>
                  <m:r>
                    <m:rPr>
                      <m:sty m:val="p"/>
                    </m:rPr>
                    <m:t>∼</m:t>
                  </m:r>
                </m:lim>
              </m:limLow>
              <m:sSub>
                <m:e>
                  <m:r>
                    <m:rPr>
                      <m:sty m:val="p"/>
                    </m:rPr>
                    <m:t>)</m:t>
                  </m:r>
                </m:e>
                <m:sub>
                  <m:r>
                    <m:t>i</m:t>
                  </m:r>
                </m:sub>
              </m:sSub>
              <m:r>
                <m:t> </m:t>
              </m:r>
              <m:sSub>
                <m:e>
                  <m:r>
                    <m:t>x</m:t>
                  </m:r>
                </m:e>
                <m:sub>
                  <m:r>
                    <m:t>i</m:t>
                  </m:r>
                </m:sub>
              </m:sSub>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limLow>
                    <m:e>
                      <m:r>
                        <m:t>a</m:t>
                      </m:r>
                    </m:e>
                    <m:lim>
                      <m:r>
                        <m:rPr>
                          <m:sty m:val="p"/>
                        </m:rPr>
                        <m:t>∼</m:t>
                      </m:r>
                    </m:lim>
                  </m:limLow>
                </m:e>
                <m:sub>
                  <m:r>
                    <m:t>j</m:t>
                  </m:r>
                </m:sub>
              </m:sSub>
              <m:r>
                <m:rPr>
                  <m:sty m:val="p"/>
                </m:rPr>
                <m:t>⋅</m:t>
              </m:r>
              <m:limLow>
                <m:e>
                  <m:r>
                    <m:t>x</m:t>
                  </m:r>
                </m:e>
                <m:lim>
                  <m:r>
                    <m:rPr>
                      <m:sty m:val="p"/>
                    </m:rPr>
                    <m:t>∼</m:t>
                  </m:r>
                </m:lim>
              </m:limLow>
              <m:r>
                <m:rPr>
                  <m:sty m:val="p"/>
                </m:rPr>
                <m:t>)</m:t>
              </m:r>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limLow>
                    <m:e>
                      <m:r>
                        <m:t>a</m:t>
                      </m:r>
                    </m:e>
                    <m:lim>
                      <m:r>
                        <m:rPr>
                          <m:sty m:val="p"/>
                        </m:rPr>
                        <m:t>∼</m:t>
                      </m:r>
                    </m:lim>
                  </m:limLow>
                </m:e>
                <m:sub>
                  <m:r>
                    <m:t>j</m:t>
                  </m:r>
                </m:sub>
              </m:sSub>
              <m:r>
                <m:rPr>
                  <m:sty m:val="p"/>
                </m:rPr>
                <m:t>⋅</m:t>
              </m:r>
              <m:limLow>
                <m:e>
                  <m:r>
                    <m:t>x</m:t>
                  </m:r>
                </m:e>
                <m:lim>
                  <m:r>
                    <m:rPr>
                      <m:sty m:val="p"/>
                    </m:rPr>
                    <m:t>∼</m:t>
                  </m:r>
                </m:lim>
              </m:limLow>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limLow>
          <m:e>
            <m:r>
              <m:t>x</m:t>
            </m:r>
          </m:e>
          <m:lim>
            <m:r>
              <m:rPr>
                <m:sty m:val="p"/>
              </m:rPr>
              <m:t>∼</m:t>
            </m:r>
          </m:lim>
        </m:limLow>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31" w:name="exm-complement-null-space"/>
    <w:p>
      <w:pPr>
        <w:pStyle w:val="BodyText"/>
      </w:pPr>
      <w:r>
        <w:rPr>
          <w:b/>
          <w:bCs/>
        </w:rPr>
        <w:t xml:space="preserve">Example 92 (The complement of the column space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58</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52</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8</m:t>
              </m:r>
              <m:r>
                <m:rPr>
                  <m:nor/>
                  <m:sty m:val="p"/>
                </m:rPr>
                <m:t>)</m:t>
              </m:r>
            </m:e>
            <m:e>
              <m:r>
                <m:t>&amp;</m:t>
              </m:r>
              <m:r>
                <m:rPr>
                  <m:sty m:val="p"/>
                </m:rPr>
                <m:t>=</m:t>
              </m:r>
              <m:r>
                <m:t>0</m:t>
              </m:r>
              <m:r>
                <m:rPr>
                  <m:sty m:val="p"/>
                </m:rPr>
                <m:t>.</m:t>
              </m:r>
              <m:r>
                <m:t>&amp;</m:t>
              </m:r>
              <m:r>
                <m:t>&amp;</m:t>
              </m:r>
              <m:r>
                <m:rPr>
                  <m:nor/>
                  <m:sty m:val="p"/>
                </m:rPr>
                <m:t>(arithmetic)</m:t>
              </m:r>
            </m:e>
          </m:eqArr>
        </m:oMath>
      </m:oMathPara>
    </w:p>
    <w:bookmarkEnd w:id="331"/>
    <w:bookmarkStart w:id="332" w:name="thm-orthogonal-direct-sum"/>
    <w:p>
      <w:pPr>
        <w:pStyle w:val="FirstParagraph"/>
      </w:pPr>
      <w:r>
        <w:rPr>
          <w:b/>
          <w:bCs/>
        </w:rPr>
        <w:t xml:space="preserve">Theorem 53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limLow>
              <m:e>
                <m:r>
                  <m:t>0</m:t>
                </m:r>
              </m:e>
              <m:lim>
                <m:r>
                  <m:rPr>
                    <m:sty m:val="p"/>
                  </m:rPr>
                  <m:t>∼</m:t>
                </m:r>
              </m:lim>
            </m:limLow>
          </m:e>
        </m:d>
        <m:r>
          <m:t>​</m:t>
        </m:r>
      </m:oMath>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65</w:t>
        </w:r>
      </w:hyperlink>
      <w:r>
        <w:t xml:space="preserve">).</w:t>
      </w:r>
    </w:p>
    <w:p>
      <w:pPr>
        <w:pStyle w:val="FirstParagraph"/>
      </w:pPr>
      <w:r>
        <w:t xml:space="preserve">So every</w:t>
      </w:r>
      <w:r>
        <w:t xml:space="preserve"> </w:t>
      </w:r>
      <m:oMath>
        <m:limLow>
          <m:e>
            <m:r>
              <m:t>y</m:t>
            </m:r>
          </m:e>
          <m:lim>
            <m:r>
              <m:rPr>
                <m:sty m:val="p"/>
              </m:rPr>
              <m:t>∼</m:t>
            </m:r>
          </m:lim>
        </m:limLow>
        <m:r>
          <m:rPr>
            <m:sty m:val="p"/>
          </m:rPr>
          <m:t>∈</m:t>
        </m:r>
        <m:sSup>
          <m:e>
            <m:r>
              <m:rPr>
                <m:scr m:val="double-struck"/>
                <m:sty m:val="p"/>
              </m:rPr>
              <m:t>R</m:t>
            </m:r>
          </m:e>
          <m:sup>
            <m:r>
              <m:t>p</m:t>
            </m:r>
          </m:sup>
        </m:sSup>
      </m:oMath>
      <w:r>
        <w:t xml:space="preserve"> </w:t>
      </w:r>
      <w:r>
        <w:t xml:space="preserve">can be written as</w:t>
      </w:r>
      <w:r>
        <w:t xml:space="preserve"> </w:t>
      </w:r>
      <m:oMath>
        <m:limLow>
          <m:e>
            <m:r>
              <m:t>y</m:t>
            </m:r>
          </m:e>
          <m:lim>
            <m:r>
              <m:rPr>
                <m:sty m:val="p"/>
              </m:rPr>
              <m:t>∼</m:t>
            </m:r>
          </m:lim>
        </m:limLow>
        <m:r>
          <m:rPr>
            <m:sty m:val="p"/>
          </m:rPr>
          <m:t>=</m:t>
        </m:r>
        <m:limLow>
          <m:e>
            <m:r>
              <m:t>u</m:t>
            </m:r>
          </m:e>
          <m:lim>
            <m:r>
              <m:rPr>
                <m:sty m:val="p"/>
              </m:rPr>
              <m:t>∼</m:t>
            </m:r>
          </m:lim>
        </m:limLow>
        <m:r>
          <m:rPr>
            <m:sty m:val="p"/>
          </m:rPr>
          <m:t>+</m:t>
        </m:r>
        <m:limLow>
          <m:e>
            <m:r>
              <m:t>v</m:t>
            </m:r>
          </m:e>
          <m:lim>
            <m:r>
              <m:rPr>
                <m:sty m:val="p"/>
              </m:rPr>
              <m:t>∼</m:t>
            </m:r>
          </m:lim>
        </m:limLow>
      </m:oMath>
      <w:r>
        <w:t xml:space="preserve"> </w:t>
      </w:r>
      <w:r>
        <w:t xml:space="preserve">with</w:t>
      </w:r>
      <w:r>
        <w:t xml:space="preserve"> </w:t>
      </w:r>
      <m:oMath>
        <m:limLow>
          <m:e>
            <m:r>
              <m:t>u</m:t>
            </m:r>
          </m:e>
          <m:lim>
            <m:r>
              <m:rPr>
                <m:sty m:val="p"/>
              </m:rPr>
              <m:t>∼</m:t>
            </m:r>
          </m:lim>
        </m:limLow>
        <m:r>
          <m:rPr>
            <m:sty m:val="p"/>
          </m:rPr>
          <m:t>∈</m:t>
        </m:r>
        <m:r>
          <m:rPr>
            <m:scr m:val="script"/>
            <m:sty m:val="p"/>
          </m:rPr>
          <m:t>S</m:t>
        </m:r>
      </m:oMath>
      <w:r>
        <w:t xml:space="preserve"> </w:t>
      </w:r>
      <w:r>
        <w:t xml:space="preserve">and</w:t>
      </w:r>
      <w:r>
        <w:t xml:space="preserve"> </w:t>
      </w:r>
      <m:oMath>
        <m:limLow>
          <m:e>
            <m:r>
              <m:t>v</m:t>
            </m:r>
          </m:e>
          <m:lim>
            <m:r>
              <m:rPr>
                <m:sty m:val="p"/>
              </m:rPr>
              <m:t>∼</m:t>
            </m:r>
          </m:lim>
        </m:limLow>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49</w:t>
        </w:r>
      </w:hyperlink>
      <w:r>
        <w:t xml:space="preserve">).</w:t>
      </w:r>
    </w:p>
    <w:bookmarkEnd w:id="332"/>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it has a dimension (</w:t>
      </w:r>
      <w:hyperlink w:anchor="def-dimension">
        <w:r>
          <w:rPr>
            <w:rStyle w:val="Hyperlink"/>
          </w:rPr>
          <w:t xml:space="preserve">Definition 51</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limLow>
          <m:e>
            <m:r>
              <m:t>0</m:t>
            </m:r>
          </m:e>
          <m:lim>
            <m:r>
              <m:rPr>
                <m:sty m:val="p"/>
              </m:rPr>
              <m:t>∼</m:t>
            </m:r>
          </m:lim>
        </m:limLow>
      </m:oMath>
      <w:r>
        <w:t xml:space="preserve"> </w:t>
      </w:r>
      <w:r>
        <w:t xml:space="preserve">(</w:t>
      </w:r>
      <w:hyperlink w:anchor="thm-subspace-zero">
        <w:r>
          <w:rPr>
            <w:rStyle w:val="Hyperlink"/>
          </w:rPr>
          <w:t xml:space="preserve">Theorem 21</w:t>
        </w:r>
      </w:hyperlink>
      <w:r>
        <w:t xml:space="preserve">).</w:t>
      </w:r>
      <w:r>
        <w:t xml:space="preserve"> </w:t>
      </w:r>
      <w:r>
        <w:t xml:space="preserve">If</w:t>
      </w:r>
      <w:r>
        <w:t xml:space="preserve"> </w:t>
      </w:r>
      <m:oMath>
        <m:limLow>
          <m:e>
            <m:r>
              <m:t>x</m:t>
            </m:r>
          </m:e>
          <m:lim>
            <m:r>
              <m:rPr>
                <m:sty m:val="p"/>
              </m:rPr>
              <m:t>∼</m:t>
            </m:r>
          </m:lim>
        </m:limLow>
      </m:oMath>
      <w:r>
        <w:t xml:space="preserve"> </w:t>
      </w:r>
      <w:r>
        <w:t xml:space="preserve">is in both,</w:t>
      </w:r>
      <w:r>
        <w:t xml:space="preserve"> </w:t>
      </w:r>
      <w:r>
        <w:t xml:space="preserve">then</w:t>
      </w:r>
      <w:r>
        <w:t xml:space="preserve"> </w:t>
      </w:r>
      <m:oMath>
        <m:limLow>
          <m:e>
            <m:r>
              <m:t>x</m:t>
            </m:r>
          </m:e>
          <m:lim>
            <m:r>
              <m:rPr>
                <m:sty m:val="p"/>
              </m:rPr>
              <m:t>∼</m:t>
            </m:r>
          </m:lim>
        </m:limLow>
      </m:oMath>
      <w:r>
        <w:t xml:space="preserve"> </w:t>
      </w:r>
      <w:r>
        <w:t xml:space="preserve">is orthogonal to every vector of</w:t>
      </w:r>
      <w:r>
        <w:t xml:space="preserve"> </w:t>
      </w:r>
      <m:oMath>
        <m:r>
          <m:rPr>
            <m:scr m:val="script"/>
            <m:sty m:val="p"/>
          </m:rPr>
          <m:t>S</m:t>
        </m:r>
      </m:oMath>
      <w:r>
        <w:t xml:space="preserve">,</w:t>
      </w:r>
      <w:r>
        <w:t xml:space="preserve"> </w:t>
      </w:r>
      <m:oMath>
        <m:limLow>
          <m:e>
            <m:r>
              <m:t>x</m:t>
            </m:r>
          </m:e>
          <m:lim>
            <m:r>
              <m:rPr>
                <m:sty m:val="p"/>
              </m:rPr>
              <m:t>∼</m:t>
            </m:r>
          </m:lim>
        </m:limLow>
      </m:oMath>
      <w:r>
        <w:t xml:space="preserve"> </w:t>
      </w:r>
      <w:r>
        <w:t xml:space="preserve">itself included,</w:t>
      </w:r>
      <w:r>
        <w:t xml:space="preserve"> </w:t>
      </w:r>
      <w:r>
        <w:t xml:space="preserve">so</w:t>
      </w:r>
    </w:p>
    <w:p>
      <w:pPr>
        <w:pStyle w:val="BodyText"/>
      </w:pPr>
      <m:oMathPara>
        <m:oMathParaPr>
          <m:jc m:val="center"/>
        </m:oMathParaPr>
        <m:oMath>
          <m:eqArr>
            <m:e>
              <m:limLow>
                <m:e>
                  <m:r>
                    <m:t>x</m:t>
                  </m:r>
                </m:e>
                <m:lim>
                  <m:r>
                    <m:rPr>
                      <m:sty m:val="p"/>
                    </m:rPr>
                    <m:t>∼</m:t>
                  </m:r>
                </m:lim>
              </m:limLow>
              <m:r>
                <m:rPr>
                  <m:sty m:val="p"/>
                </m:rPr>
                <m:t>⋅</m:t>
              </m:r>
              <m:limLow>
                <m:e>
                  <m:r>
                    <m:t>x</m:t>
                  </m:r>
                </m:e>
                <m:lim>
                  <m:r>
                    <m:rPr>
                      <m:sty m:val="p"/>
                    </m:rPr>
                    <m:t>∼</m:t>
                  </m:r>
                </m:lim>
              </m:limLow>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51</w:t>
        </w:r>
      </w:hyperlink>
      <w:r>
        <w:t xml:space="preserve">), the empty list,</w:t>
      </w:r>
      <w:r>
        <w:t xml:space="preserve"> </w:t>
      </w:r>
      <w:r>
        <w:t xml:space="preserve">whose span is</w:t>
      </w:r>
      <w:r>
        <w:t xml:space="preserve"> </w:t>
      </w:r>
      <m:oMath>
        <m:r>
          <m:t>​</m:t>
        </m:r>
        <m:d>
          <m:dPr>
            <m:begChr m:val="{"/>
            <m:sepChr m:val=""/>
            <m:endChr m:val="}"/>
            <m:grow/>
          </m:dPr>
          <m:e>
            <m:limLow>
              <m:e>
                <m:r>
                  <m:t>0</m:t>
                </m:r>
              </m:e>
              <m:lim>
                <m:r>
                  <m:rPr>
                    <m:sty m:val="p"/>
                  </m:rPr>
                  <m:t>∼</m:t>
                </m:r>
              </m:lim>
            </m:limLow>
          </m:e>
        </m:d>
        <m:r>
          <m:t>​</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limLow>
              <m:e>
                <m:r>
                  <m:t>0</m:t>
                </m:r>
              </m:e>
              <m:lim>
                <m:r>
                  <m:rPr>
                    <m:sty m:val="p"/>
                  </m:rPr>
                  <m:t>∼</m:t>
                </m:r>
              </m:lim>
            </m:limLow>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limLow>
          <m:e>
            <m:r>
              <m:t>u</m:t>
            </m:r>
          </m:e>
          <m:lim>
            <m:r>
              <m:rPr>
                <m:sty m:val="p"/>
              </m:rPr>
              <m:t>∼</m:t>
            </m:r>
          </m:lim>
        </m:limLow>
      </m:oMath>
      <w:r>
        <w:t xml:space="preserve"> </w:t>
      </w:r>
      <w:r>
        <w:t xml:space="preserve">satisfies</w:t>
      </w:r>
      <w:r>
        <w:t xml:space="preserve"> </w:t>
      </w:r>
      <m:oMath>
        <m:limLow>
          <m:e>
            <m:r>
              <m:t>0</m:t>
            </m:r>
          </m:e>
          <m:lim>
            <m:r>
              <m:rPr>
                <m:sty m:val="p"/>
              </m:rPr>
              <m:t>∼</m:t>
            </m:r>
          </m:lim>
        </m:limLow>
        <m:r>
          <m:rPr>
            <m:sty m:val="p"/>
          </m:rPr>
          <m:t>⋅</m:t>
        </m:r>
        <m:limLow>
          <m:e>
            <m:r>
              <m:t>u</m:t>
            </m:r>
          </m:e>
          <m:lim>
            <m:r>
              <m:rPr>
                <m:sty m:val="p"/>
              </m:rPr>
              <m:t>∼</m:t>
            </m:r>
          </m:lim>
        </m:limLow>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52</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41</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38</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46</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47</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limLow>
                    <m:e>
                      <m:r>
                        <m:t>0</m:t>
                      </m:r>
                    </m:e>
                    <m:lim>
                      <m:r>
                        <m:rPr>
                          <m:sty m:val="p"/>
                        </m:rPr>
                        <m:t>∼</m:t>
                      </m:r>
                    </m:lim>
                  </m:limLow>
                </m:e>
              </m:d>
              <m:r>
                <m:t>​</m:t>
              </m:r>
              <m:r>
                <m:rPr>
                  <m:sty m:val="p"/>
                </m:rPr>
                <m:t>)</m:t>
              </m:r>
              <m:r>
                <m:rPr>
                  <m:sty m:val="p"/>
                </m:rPr>
                <m:t>=</m:t>
              </m:r>
              <m:r>
                <m:t>0</m:t>
              </m:r>
              <m:r>
                <m:rPr>
                  <m:nor/>
                  <m:sty m:val="p"/>
                </m:rPr>
                <m:t> by </m:t>
              </m:r>
              <m:r>
                <m:rPr>
                  <m:nor/>
                  <m:sty m:val="p"/>
                </m:rPr>
                <m:t>Example 50</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37</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49</w:t>
        </w:r>
      </w:hyperlink>
      <w:r>
        <w:t xml:space="preserve"> </w:t>
      </w:r>
      <w:r>
        <w:t xml:space="preserve">(statement 1 implies statement 3).</w:t>
      </w:r>
    </w:p>
    <w:bookmarkStart w:id="333" w:name="exm-orthogonal-direct-sum"/>
    <w:p>
      <w:pPr>
        <w:pStyle w:val="BodyText"/>
      </w:pPr>
      <w:r>
        <w:rPr>
          <w:b/>
          <w:bCs/>
        </w:rPr>
        <w:t xml:space="preserve">Example 93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limLow>
          <m:e>
            <m:r>
              <m:t>v</m:t>
            </m:r>
          </m:e>
          <m:lim>
            <m:r>
              <m:rPr>
                <m:sty m:val="p"/>
              </m:rPr>
              <m:t>∼</m:t>
            </m:r>
          </m:lim>
        </m:limLow>
        <m:r>
          <m:rPr>
            <m:sty m:val="p"/>
          </m:rPr>
          <m:t>=</m:t>
        </m:r>
        <m:limLow>
          <m:e>
            <m:r>
              <m:t>0</m:t>
            </m:r>
          </m:e>
          <m:lim>
            <m:r>
              <m:rPr>
                <m:sty m:val="p"/>
              </m:rPr>
              <m:t>∼</m:t>
            </m:r>
          </m:lim>
        </m:limLow>
      </m:oMath>
      <w:r>
        <w:t xml:space="preserve"> </w:t>
      </w:r>
      <w:r>
        <w:t xml:space="preserve">with</w:t>
      </w:r>
      <w:r>
        <w:t xml:space="preserve"> </w:t>
      </w:r>
      <m:oMath>
        <m:limLow>
          <m:e>
            <m:r>
              <m:t>v</m:t>
            </m:r>
          </m:e>
          <m:lim>
            <m:r>
              <m:rPr>
                <m:sty m:val="p"/>
              </m:rPr>
              <m:t>∼</m:t>
            </m:r>
          </m:lim>
        </m:limLow>
        <m:r>
          <m:rPr>
            <m:sty m:val="p"/>
          </m:rPr>
          <m:t>≠</m:t>
        </m:r>
        <m:limLow>
          <m:e>
            <m:r>
              <m:t>0</m:t>
            </m:r>
          </m:e>
          <m:lim>
            <m:r>
              <m:rPr>
                <m:sty m:val="p"/>
              </m:rPr>
              <m:t>∼</m:t>
            </m:r>
          </m:lim>
        </m:limLow>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limLow>
          <m:e>
            <m:r>
              <m:t>u</m:t>
            </m:r>
          </m:e>
          <m:lim>
            <m:r>
              <m:rPr>
                <m:sty m:val="p"/>
              </m:rPr>
              <m:t>∼</m:t>
            </m:r>
          </m:lim>
        </m:limLow>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limLow>
          <m:e>
            <m:r>
              <m:t>u</m:t>
            </m:r>
          </m:e>
          <m:lim>
            <m:r>
              <m:rPr>
                <m:sty m:val="p"/>
              </m:rPr>
              <m:t>∼</m:t>
            </m:r>
          </m:lim>
        </m:limLow>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limLow>
                <m:e>
                  <m:r>
                    <m:t>u</m:t>
                  </m:r>
                </m:e>
                <m:lim>
                  <m:r>
                    <m:rPr>
                      <m:sty m:val="p"/>
                    </m:rPr>
                    <m:t>∼</m:t>
                  </m:r>
                </m:lim>
              </m:limLow>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limLow>
          <m:e>
            <m:r>
              <m:t>0</m:t>
            </m:r>
          </m:e>
          <m:lim>
            <m:r>
              <m:rPr>
                <m:sty m:val="p"/>
              </m:rPr>
              <m:t>∼</m:t>
            </m:r>
          </m:lim>
        </m:limLow>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limLow>
          <m:e>
            <m:r>
              <m:t>y</m:t>
            </m:r>
          </m:e>
          <m:lim>
            <m:r>
              <m:rPr>
                <m:sty m:val="p"/>
              </m:rPr>
              <m:t>∼</m:t>
            </m:r>
          </m:lim>
        </m:limLow>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limLow>
          <m:e>
            <m:r>
              <m:t>u</m:t>
            </m:r>
          </m:e>
          <m:lim>
            <m:r>
              <m:rPr>
                <m:sty m:val="p"/>
              </m:rPr>
              <m:t>∼</m:t>
            </m:r>
          </m:lim>
        </m:limLow>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limLow>
                <m:e>
                  <m:r>
                    <m:t>v</m:t>
                  </m:r>
                </m:e>
                <m:lim>
                  <m:r>
                    <m:rPr>
                      <m:sty m:val="p"/>
                    </m:rPr>
                    <m:t>∼</m:t>
                  </m:r>
                </m:lim>
              </m:limLow>
              <m:r>
                <m:t>&amp;</m:t>
              </m:r>
              <m:r>
                <m:rPr>
                  <m:sty m:val="p"/>
                </m:rPr>
                <m:t>=</m:t>
              </m:r>
              <m:limLow>
                <m:e>
                  <m:r>
                    <m:t>y</m:t>
                  </m:r>
                </m:e>
                <m:lim>
                  <m:r>
                    <m:rPr>
                      <m:sty m:val="p"/>
                    </m:rPr>
                    <m:t>∼</m:t>
                  </m:r>
                </m:lim>
              </m:limLow>
              <m:r>
                <m:rPr>
                  <m:sty m:val="p"/>
                </m:rPr>
                <m:t>−</m:t>
              </m:r>
              <m:limLow>
                <m:e>
                  <m:r>
                    <m:t>u</m:t>
                  </m:r>
                </m:e>
                <m:lim>
                  <m:r>
                    <m:rPr>
                      <m:sty m:val="p"/>
                    </m:rPr>
                    <m:t>∼</m:t>
                  </m:r>
                </m:lim>
              </m:limLow>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limLow>
          <m:e>
            <m:r>
              <m:t>u</m:t>
            </m:r>
          </m:e>
          <m:lim>
            <m:r>
              <m:rPr>
                <m:sty m:val="p"/>
              </m:rPr>
              <m:t>∼</m:t>
            </m:r>
          </m:lim>
        </m:limLow>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limLow>
          <m:e>
            <m:r>
              <m:t>v</m:t>
            </m:r>
          </m:e>
          <m:lim>
            <m:r>
              <m:rPr>
                <m:sty m:val="p"/>
              </m:rPr>
              <m:t>∼</m:t>
            </m:r>
          </m:lim>
        </m:limLow>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limLow>
          <m:e>
            <m:r>
              <m:t>u</m:t>
            </m:r>
          </m:e>
          <m:lim>
            <m:r>
              <m:rPr>
                <m:sty m:val="p"/>
              </m:rPr>
              <m:t>∼</m:t>
            </m:r>
          </m:lim>
        </m:limLow>
        <m:r>
          <m:rPr>
            <m:sty m:val="p"/>
          </m:rPr>
          <m:t>+</m:t>
        </m:r>
        <m:limLow>
          <m:e>
            <m:r>
              <m:t>v</m:t>
            </m:r>
          </m:e>
          <m:lim>
            <m:r>
              <m:rPr>
                <m:sty m:val="p"/>
              </m:rPr>
              <m:t>∼</m:t>
            </m:r>
          </m:lim>
        </m:limLow>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33"/>
    <w:bookmarkStart w:id="334" w:name="thm-double-complement"/>
    <w:p>
      <w:pPr>
        <w:pStyle w:val="FirstParagraph"/>
      </w:pPr>
      <w:r>
        <w:rPr>
          <w:b/>
          <w:bCs/>
        </w:rPr>
        <w:t xml:space="preserve">Theorem 54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34"/>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limLow>
          <m:e>
            <m:r>
              <m:t>s</m:t>
            </m:r>
          </m:e>
          <m:lim>
            <m:r>
              <m:rPr>
                <m:sty m:val="p"/>
              </m:rPr>
              <m:t>∼</m:t>
            </m:r>
          </m:lim>
        </m:limLow>
        <m:r>
          <m:rPr>
            <m:sty m:val="p"/>
          </m:rPr>
          <m:t>∈</m:t>
        </m:r>
        <m:r>
          <m:rPr>
            <m:scr m:val="script"/>
            <m:sty m:val="p"/>
          </m:rPr>
          <m:t>S</m:t>
        </m:r>
      </m:oMath>
      <w:r>
        <w:t xml:space="preserve"> </w:t>
      </w:r>
      <w:r>
        <w:t xml:space="preserve">and any</w:t>
      </w:r>
      <w:r>
        <w:t xml:space="preserve"> </w:t>
      </w:r>
      <m:oMath>
        <m:limLow>
          <m:e>
            <m:r>
              <m:t>v</m:t>
            </m:r>
          </m:e>
          <m:lim>
            <m:r>
              <m:rPr>
                <m:sty m:val="p"/>
              </m:rPr>
              <m:t>∼</m:t>
            </m:r>
          </m:lim>
        </m:limLow>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67</w:t>
        </w:r>
      </w:hyperlink>
      <w:r>
        <w:t xml:space="preserve">,</w:t>
      </w:r>
      <w:r>
        <w:t xml:space="preserve"> </w:t>
      </w:r>
      <m:oMath>
        <m:limLow>
          <m:e>
            <m:r>
              <m:t>s</m:t>
            </m:r>
          </m:e>
          <m:lim>
            <m:r>
              <m:rPr>
                <m:sty m:val="p"/>
              </m:rPr>
              <m:t>∼</m:t>
            </m:r>
          </m:lim>
        </m:limLow>
        <m:r>
          <m:rPr>
            <m:sty m:val="p"/>
          </m:rPr>
          <m:t>⋅</m:t>
        </m:r>
        <m:limLow>
          <m:e>
            <m:r>
              <m:t>v</m:t>
            </m:r>
          </m:e>
          <m:lim>
            <m:r>
              <m:rPr>
                <m:sty m:val="p"/>
              </m:rPr>
              <m:t>∼</m:t>
            </m:r>
          </m:lim>
        </m:limLow>
        <m:r>
          <m:rPr>
            <m:sty m:val="p"/>
          </m:rPr>
          <m:t>=</m:t>
        </m:r>
        <m:r>
          <m:t>0</m:t>
        </m:r>
      </m:oMath>
      <w:r>
        <w:t xml:space="preserve">,</w:t>
      </w:r>
      <w:r>
        <w:t xml:space="preserve"> </w:t>
      </w:r>
      <w:r>
        <w:t xml:space="preserve">so</w:t>
      </w:r>
      <w:r>
        <w:t xml:space="preserve"> </w:t>
      </w:r>
      <m:oMath>
        <m:limLow>
          <m:e>
            <m:r>
              <m:t>v</m:t>
            </m:r>
          </m:e>
          <m:lim>
            <m:r>
              <m:rPr>
                <m:sty m:val="p"/>
              </m:rPr>
              <m:t>∼</m:t>
            </m:r>
          </m:lim>
        </m:limLow>
        <m:r>
          <m:rPr>
            <m:sty m:val="p"/>
          </m:rPr>
          <m:t>⋅</m:t>
        </m:r>
        <m:limLow>
          <m:e>
            <m:r>
              <m:t>s</m:t>
            </m:r>
          </m:e>
          <m:lim>
            <m:r>
              <m:rPr>
                <m:sty m:val="p"/>
              </m:rPr>
              <m:t>∼</m:t>
            </m:r>
          </m:lim>
        </m:limLow>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limLow>
          <m:e>
            <m:r>
              <m:t>s</m:t>
            </m:r>
          </m:e>
          <m:lim>
            <m:r>
              <m:rPr>
                <m:sty m:val="p"/>
              </m:rPr>
              <m:t>∼</m:t>
            </m:r>
          </m:lim>
        </m:limLow>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limLow>
          <m:e>
            <m:r>
              <m:t>s</m:t>
            </m:r>
          </m:e>
          <m:lim>
            <m:r>
              <m:rPr>
                <m:sty m:val="p"/>
              </m:rPr>
              <m:t>∼</m:t>
            </m:r>
          </m:lim>
        </m:limLow>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part 2 of</w:t>
      </w:r>
      <w:r>
        <w:t xml:space="preserve"> </w:t>
      </w:r>
      <w:hyperlink w:anchor="thm-orthogonal-direct-sum">
        <w:r>
          <w:rPr>
            <w:rStyle w:val="Hyperlink"/>
          </w:rPr>
          <w:t xml:space="preserve">Theorem 53</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53</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53</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31</w:t>
        </w:r>
      </w:hyperlink>
      <w:r>
        <w:t xml:space="preserve">).</w:t>
      </w:r>
    </w:p>
    <w:bookmarkStart w:id="335" w:name="exm-double-complement"/>
    <w:p>
      <w:pPr>
        <w:pStyle w:val="BodyText"/>
      </w:pPr>
      <w:r>
        <w:rPr>
          <w:b/>
          <w:bCs/>
        </w:rPr>
        <w:t xml:space="preserve">Example 94 (Back to the line)</w:t>
      </w:r>
      <w:r>
        <w:t xml:space="preserve"> </w:t>
      </w:r>
      <w:r>
        <w:t xml:space="preserve">In</w:t>
      </w:r>
      <w:r>
        <w:t xml:space="preserve"> </w:t>
      </w:r>
      <w:hyperlink w:anchor="exm-orthogonal-direct-sum">
        <w:r>
          <w:rPr>
            <w:rStyle w:val="Hyperlink"/>
          </w:rPr>
          <w:t xml:space="preserve">Example 93</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w:r>
        <w:t xml:space="preserve">Since</w:t>
      </w:r>
      <w:r>
        <w:t xml:space="preserve"> </w:t>
      </w:r>
      <m:oMath>
        <m:sSup>
          <m:e>
            <m:r>
              <m:rPr>
                <m:sty m:val="bi"/>
              </m:rPr>
              <m:t>B</m:t>
            </m:r>
          </m:e>
          <m:sup>
            <m:r>
              <m:rPr>
                <m:sty m:val="p"/>
              </m:rPr>
              <m:t>⊤</m:t>
            </m:r>
          </m:sup>
        </m:sSup>
        <m:limLow>
          <m:e>
            <m:r>
              <m:t>w</m:t>
            </m:r>
          </m:e>
          <m:lim>
            <m:r>
              <m:rPr>
                <m:sty m:val="p"/>
              </m:rPr>
              <m:t>∼</m:t>
            </m:r>
          </m:lim>
        </m:limLow>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32</w:t>
        </w:r>
      </w:hyperlink>
      <w:r>
        <w:t xml:space="preserve">),</w:t>
      </w:r>
      <w:r>
        <w:t xml:space="preserve"> </w:t>
      </w:r>
      <m:oMath>
        <m:limLow>
          <m:e>
            <m:r>
              <m:t>w</m:t>
            </m:r>
          </m:e>
          <m:lim>
            <m:r>
              <m:rPr>
                <m:sty m:val="p"/>
              </m:rPr>
              <m:t>∼</m:t>
            </m:r>
          </m:lim>
        </m:limLow>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35"/>
    <w:bookmarkStart w:id="336" w:name="exm-double-complement-fails"/>
    <w:p>
      <w:pPr>
        <w:pStyle w:val="FirstParagraph"/>
      </w:pPr>
      <w:r>
        <w:rPr>
          <w:b/>
          <w:bCs/>
        </w:rPr>
        <w:t xml:space="preserve">Example 95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94</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54</w:t>
        </w:r>
      </w:hyperlink>
      <w:r>
        <w:t xml:space="preserve"> </w:t>
      </w:r>
      <w:r>
        <w:t xml:space="preserve">needs</w:t>
      </w:r>
      <w:r>
        <w:t xml:space="preserve"> </w:t>
      </w:r>
      <m:oMath>
        <m:r>
          <m:rPr>
            <m:scr m:val="script"/>
            <m:sty m:val="p"/>
          </m:rPr>
          <m:t>S</m:t>
        </m:r>
      </m:oMath>
      <w:r>
        <w:t xml:space="preserve"> </w:t>
      </w:r>
      <w:r>
        <w:t xml:space="preserve">to be a subspace.</w:t>
      </w:r>
    </w:p>
    <w:bookmarkEnd w:id="336"/>
    <w:bookmarkEnd w:id="337"/>
    <w:bookmarkStart w:id="340" w:name="sec-fundamental-theorem"/>
    <w:p>
      <w:pPr>
        <w:pStyle w:val="Heading2"/>
      </w:pPr>
      <w:r>
        <w:t xml:space="preserve">9 The fundamental theorem of linear algebra</w:t>
      </w:r>
    </w:p>
    <w:bookmarkStart w:id="338" w:name="thm-fundamental-subspaces"/>
    <w:p>
      <w:pPr>
        <w:pStyle w:val="FirstParagraph"/>
      </w:pPr>
      <w:r>
        <w:rPr>
          <w:b/>
          <w:bCs/>
        </w:rPr>
        <w:t xml:space="preserve">Theorem 55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38"/>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52</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53</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54</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38</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38</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41</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58</w:t>
        </w:r>
      </w:hyperlink>
      <w:r>
        <w:t xml:space="preserve">,</w:t>
      </w:r>
      <w:r>
        <w:t xml:space="preserve"> </w:t>
      </w:r>
      <w:hyperlink w:anchor="thm-rank-nullity">
        <w:r>
          <w:rPr>
            <w:rStyle w:val="Hyperlink"/>
          </w:rPr>
          <w:t xml:space="preserve">Theorem 39</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39" w:name="exm-fundamental-subspaces"/>
    <w:p>
      <w:pPr>
        <w:pStyle w:val="BodyText"/>
      </w:pPr>
      <w:r>
        <w:rPr>
          <w:b/>
          <w:bCs/>
        </w:rPr>
        <w:t xml:space="preserve">Example 96 (The four subspaces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66</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67</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92</w:t>
        </w:r>
      </w:hyperlink>
      <w:r>
        <w:t xml:space="preserve">).</w:t>
      </w:r>
    </w:p>
    <w:p>
      <w:pPr>
        <w:pStyle w:val="FirstParagraph"/>
      </w:pPr>
      <w:r>
        <w:t xml:space="preserve">By part 3,</w:t>
      </w:r>
      <w:r>
        <w:t xml:space="preserve"> </w:t>
      </w:r>
      <m:oMath>
        <m:limLow>
          <m:e>
            <m:r>
              <m:t>y</m:t>
            </m:r>
          </m:e>
          <m:lim>
            <m:r>
              <m:rPr>
                <m:sty m:val="p"/>
              </m:rPr>
              <m:t>∼</m:t>
            </m:r>
          </m:lim>
        </m:limLow>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limLow>
          <m:e>
            <m:r>
              <m:t>y</m:t>
            </m:r>
          </m:e>
          <m:lim>
            <m:r>
              <m:rPr>
                <m:sty m:val="p"/>
              </m:rPr>
              <m:t>∼</m:t>
            </m:r>
          </m:lim>
        </m:limLow>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50</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8</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limLow>
              <m:e>
                <m:r>
                  <m:t>0</m:t>
                </m:r>
              </m:e>
              <m:lim>
                <m:r>
                  <m:rPr>
                    <m:sty m:val="p"/>
                  </m:rPr>
                  <m:t>∼</m:t>
                </m:r>
              </m:lim>
            </m:limLow>
          </m:e>
          <m:sub>
            <m:r>
              <m:t>2</m:t>
            </m:r>
          </m:sub>
        </m:sSub>
      </m:oMath>
      <w:r>
        <w:t xml:space="preserve">.</w:t>
      </w:r>
    </w:p>
    <w:bookmarkEnd w:id="339"/>
    <w:bookmarkEnd w:id="340"/>
    <w:bookmarkStart w:id="352" w:name="sec-inner-products"/>
    <w:p>
      <w:pPr>
        <w:pStyle w:val="Heading2"/>
      </w:pPr>
      <w:r>
        <w:t xml:space="preserve">10 Inner products</w:t>
      </w:r>
    </w:p>
    <w:bookmarkStart w:id="341" w:name="def-inner-product"/>
    <w:p>
      <w:pPr>
        <w:pStyle w:val="FirstParagraph"/>
      </w:pPr>
      <w:r>
        <w:rPr>
          <w:b/>
          <w:bCs/>
        </w:rPr>
        <w:t xml:space="preserve">Definition 68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a real number</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oMath>
      <w:r>
        <w:t xml:space="preserve">,</w:t>
      </w:r>
      <w:r>
        <w:t xml:space="preserve"> </w:t>
      </w:r>
      <w:r>
        <w:t xml:space="preserve">and that has the following four properties</w:t>
      </w:r>
      <w:r>
        <w:t xml:space="preserve"> </w:t>
      </w:r>
      <w:r>
        <w:t xml:space="preserve">for all</w:t>
      </w:r>
      <w:r>
        <w:t xml:space="preserve"> </w:t>
      </w:r>
      <m:oMath>
        <m:limLow>
          <m:e>
            <m:r>
              <m:t>x</m:t>
            </m:r>
          </m:e>
          <m:lim>
            <m:r>
              <m:rPr>
                <m:sty m:val="p"/>
              </m:rPr>
              <m:t>∼</m:t>
            </m:r>
          </m:lim>
        </m:limLow>
        <m:r>
          <m:rPr>
            <m:sty m:val="p"/>
          </m:rPr>
          <m:t>,</m:t>
        </m:r>
        <m:limLow>
          <m:e>
            <m:r>
              <m:t>y</m:t>
            </m:r>
          </m:e>
          <m:lim>
            <m:r>
              <m:rPr>
                <m:sty m:val="p"/>
              </m:rPr>
              <m:t>∼</m:t>
            </m:r>
          </m:lim>
        </m:limLow>
        <m:r>
          <m:rPr>
            <m:sty m:val="p"/>
          </m:rPr>
          <m:t>,</m:t>
        </m:r>
        <m:limLow>
          <m:e>
            <m:r>
              <m:t>z</m:t>
            </m:r>
          </m:e>
          <m:lim>
            <m:r>
              <m:rPr>
                <m:sty m:val="p"/>
              </m:rPr>
              <m:t>∼</m:t>
            </m:r>
          </m:lim>
        </m:limLow>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r>
          <m:t>​</m:t>
        </m:r>
        <m:r>
          <m:rPr>
            <m:sty m:val="p"/>
          </m:rPr>
          <m:t>≥</m:t>
        </m:r>
        <m:r>
          <m:t>0</m:t>
        </m:r>
      </m:oMath>
      <w:r>
        <w:t xml:space="preserve">;</w:t>
      </w:r>
    </w:p>
    <w:p>
      <w:pPr>
        <w:pStyle w:val="Compact"/>
        <w:numPr>
          <w:ilvl w:val="0"/>
          <w:numId w:val="1048"/>
        </w:numPr>
      </w:pPr>
      <w:r>
        <w:rPr>
          <w:b/>
          <w:bCs/>
        </w:rPr>
        <w:t xml:space="preserve">definiteness</w:t>
      </w:r>
      <w:r>
        <w:t xml:space="preserve">:</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r>
          <m:t>​</m:t>
        </m:r>
        <m:r>
          <m:rPr>
            <m:sty m:val="p"/>
          </m:rPr>
          <m:t>=</m:t>
        </m:r>
        <m:r>
          <m:t>0</m:t>
        </m:r>
      </m:oMath>
      <w:r>
        <w:t xml:space="preserve"> </w:t>
      </w:r>
      <w:r>
        <w:t xml:space="preserve">if and only if</w:t>
      </w:r>
      <w:r>
        <w:t xml:space="preserve"> </w:t>
      </w:r>
      <m:oMath>
        <m:limLow>
          <m:e>
            <m:r>
              <m:t>x</m:t>
            </m:r>
          </m:e>
          <m:lim>
            <m:r>
              <m:rPr>
                <m:sty m:val="p"/>
              </m:rPr>
              <m:t>∼</m:t>
            </m:r>
          </m:lim>
        </m:limLow>
        <m:r>
          <m:rPr>
            <m:sty m:val="p"/>
          </m:rPr>
          <m:t>=</m:t>
        </m:r>
        <m:sSub>
          <m:e>
            <m:limLow>
              <m:e>
                <m:r>
                  <m:t>0</m:t>
                </m:r>
              </m:e>
              <m:lim>
                <m:r>
                  <m:rPr>
                    <m:sty m:val="p"/>
                  </m:rPr>
                  <m:t>∼</m:t>
                </m:r>
              </m:lim>
            </m:limLow>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w:t>
      </w:r>
      <w:r>
        <w:t xml:space="preserve"> </w:t>
      </w:r>
      <m:oMath>
        <m:r>
          <m:t>​</m:t>
        </m:r>
        <m:d>
          <m:dPr>
            <m:begChr m:val="⟨"/>
            <m:sepChr m:val=""/>
            <m:endChr m:val="⟩"/>
            <m:grow/>
          </m:dPr>
          <m:e>
            <m:r>
              <m:t>a</m:t>
            </m:r>
            <m:r>
              <m:t> </m:t>
            </m:r>
            <m:limLow>
              <m:e>
                <m:r>
                  <m:t>x</m:t>
                </m:r>
              </m:e>
              <m:lim>
                <m:r>
                  <m:rPr>
                    <m:sty m:val="p"/>
                  </m:rPr>
                  <m:t>∼</m:t>
                </m:r>
              </m:lim>
            </m:limLow>
            <m:r>
              <m:rPr>
                <m:sty m:val="p"/>
              </m:rPr>
              <m:t>+</m:t>
            </m:r>
            <m:r>
              <m:t>b</m:t>
            </m:r>
            <m:r>
              <m:t> </m:t>
            </m:r>
            <m:limLow>
              <m:e>
                <m:r>
                  <m:t>y</m:t>
                </m:r>
              </m:e>
              <m:lim>
                <m:r>
                  <m:rPr>
                    <m:sty m:val="p"/>
                  </m:rPr>
                  <m:t>∼</m:t>
                </m:r>
              </m:lim>
            </m:limLow>
            <m:r>
              <m:rPr>
                <m:sty m:val="p"/>
              </m:rPr>
              <m:t>,</m:t>
            </m:r>
            <m:limLow>
              <m:e>
                <m:r>
                  <m:t>z</m:t>
                </m:r>
              </m:e>
              <m:lim>
                <m:r>
                  <m:rPr>
                    <m:sty m:val="p"/>
                  </m:rPr>
                  <m:t>∼</m:t>
                </m:r>
              </m:lim>
            </m:limLow>
          </m:e>
        </m:d>
        <m:r>
          <m:t>​</m:t>
        </m:r>
        <m:r>
          <m:rPr>
            <m:sty m:val="p"/>
          </m:rPr>
          <m:t>=</m:t>
        </m:r>
        <m:r>
          <m:t>a</m:t>
        </m:r>
        <m:r>
          <m:t> </m:t>
        </m:r>
        <m:r>
          <m:t>​</m:t>
        </m:r>
        <m:d>
          <m:dPr>
            <m:begChr m:val="⟨"/>
            <m:sepChr m:val=""/>
            <m:endChr m:val="⟩"/>
            <m:grow/>
          </m:dPr>
          <m:e>
            <m:limLow>
              <m:e>
                <m:r>
                  <m:t>x</m:t>
                </m:r>
              </m:e>
              <m:lim>
                <m:r>
                  <m:rPr>
                    <m:sty m:val="p"/>
                  </m:rPr>
                  <m:t>∼</m:t>
                </m:r>
              </m:lim>
            </m:limLow>
            <m:r>
              <m:rPr>
                <m:sty m:val="p"/>
              </m:rPr>
              <m:t>,</m:t>
            </m:r>
            <m:limLow>
              <m:e>
                <m:r>
                  <m:t>z</m:t>
                </m:r>
              </m:e>
              <m:lim>
                <m:r>
                  <m:rPr>
                    <m:sty m:val="p"/>
                  </m:rPr>
                  <m:t>∼</m:t>
                </m:r>
              </m:lim>
            </m:limLow>
          </m:e>
        </m:d>
        <m:r>
          <m:t>​</m:t>
        </m:r>
        <m:r>
          <m:rPr>
            <m:sty m:val="p"/>
          </m:rPr>
          <m:t>+</m:t>
        </m:r>
        <m:r>
          <m:t>b</m:t>
        </m:r>
        <m:r>
          <m:t> </m:t>
        </m:r>
        <m:r>
          <m:t>​</m:t>
        </m:r>
        <m:d>
          <m:dPr>
            <m:begChr m:val="⟨"/>
            <m:sepChr m:val=""/>
            <m:endChr m:val="⟩"/>
            <m:grow/>
          </m:dPr>
          <m:e>
            <m:limLow>
              <m:e>
                <m:r>
                  <m:t>y</m:t>
                </m:r>
              </m:e>
              <m:lim>
                <m:r>
                  <m:rPr>
                    <m:sty m:val="p"/>
                  </m:rPr>
                  <m:t>∼</m:t>
                </m:r>
              </m:lim>
            </m:limLow>
            <m:r>
              <m:rPr>
                <m:sty m:val="p"/>
              </m:rPr>
              <m:t>,</m:t>
            </m:r>
            <m:limLow>
              <m:e>
                <m:r>
                  <m:t>z</m:t>
                </m:r>
              </m:e>
              <m:lim>
                <m:r>
                  <m:rPr>
                    <m:sty m:val="p"/>
                  </m:rPr>
                  <m:t>∼</m:t>
                </m:r>
              </m:lim>
            </m:limLow>
          </m:e>
        </m:d>
        <m:r>
          <m:t>​</m:t>
        </m:r>
      </m:oMath>
      <w:r>
        <w:t xml:space="preserve">;</w:t>
      </w:r>
    </w:p>
    <w:p>
      <w:pPr>
        <w:pStyle w:val="Compact"/>
        <w:numPr>
          <w:ilvl w:val="0"/>
          <w:numId w:val="1048"/>
        </w:numPr>
      </w:pPr>
      <w:r>
        <w:rPr>
          <w:b/>
          <w:bCs/>
        </w:rPr>
        <w:t xml:space="preserve">symmetry</w:t>
      </w:r>
      <w:r>
        <w:t xml:space="preserve">:</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y</m:t>
                </m:r>
              </m:e>
              <m:lim>
                <m:r>
                  <m:rPr>
                    <m:sty m:val="p"/>
                  </m:rPr>
                  <m:t>∼</m:t>
                </m:r>
              </m:lim>
            </m:limLow>
            <m:r>
              <m:rPr>
                <m:sty m:val="p"/>
              </m:rPr>
              <m:t>,</m:t>
            </m:r>
            <m:limLow>
              <m:e>
                <m:r>
                  <m:t>x</m:t>
                </m:r>
              </m:e>
              <m:lim>
                <m:r>
                  <m:rPr>
                    <m:sty m:val="p"/>
                  </m:rPr>
                  <m:t>∼</m:t>
                </m:r>
              </m:lim>
            </m:limLow>
          </m:e>
        </m:d>
        <m:r>
          <m:t>​</m:t>
        </m:r>
      </m:oMath>
      <w:r>
        <w:t xml:space="preserve">.</w:t>
      </w:r>
    </w:p>
    <w:bookmarkEnd w:id="341"/>
    <w:bookmarkStart w:id="342" w:name="rem-inner-product-other-sources"/>
    <w:p>
      <w:pPr>
        <w:pStyle w:val="FirstParagraph"/>
      </w:pPr>
      <w:r>
        <w:rPr>
          <w:i/>
          <w:iCs/>
        </w:rPr>
        <w:t xml:space="preserve">Remark 21</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r>
          <m:t>​</m:t>
        </m:r>
        <m:d>
          <m:dPr>
            <m:begChr m:val="⟨"/>
            <m:sepChr m:val=""/>
            <m:endChr m:val="⟩"/>
            <m:grow/>
          </m:dPr>
          <m:e>
            <m:limLow>
              <m:e>
                <m:r>
                  <m:t>u</m:t>
                </m:r>
              </m:e>
              <m:lim>
                <m:r>
                  <m:rPr>
                    <m:sty m:val="p"/>
                  </m:rPr>
                  <m:t>∼</m:t>
                </m:r>
              </m:lim>
            </m:limLow>
            <m:r>
              <m:rPr>
                <m:sty m:val="p"/>
              </m:rPr>
              <m:t>,</m:t>
            </m:r>
            <m:limLow>
              <m:e>
                <m:r>
                  <m:t>v</m:t>
                </m:r>
              </m:e>
              <m:lim>
                <m:r>
                  <m:rPr>
                    <m:sty m:val="p"/>
                  </m:rPr>
                  <m:t>∼</m:t>
                </m:r>
              </m:lim>
            </m:limLow>
          </m:e>
        </m:d>
        <m:r>
          <m:t>​</m:t>
        </m:r>
        <m:r>
          <m:rPr>
            <m:sty m:val="p"/>
          </m:rPr>
          <m:t>=</m:t>
        </m:r>
        <m:bar>
          <m:barPr>
            <m:pos m:val="top"/>
          </m:barPr>
          <m:e>
            <m:r>
              <m:t>​</m:t>
            </m:r>
            <m:d>
              <m:dPr>
                <m:begChr m:val="⟨"/>
                <m:sepChr m:val=""/>
                <m:endChr m:val="⟩"/>
                <m:grow/>
              </m:dPr>
              <m:e>
                <m:limLow>
                  <m:e>
                    <m:r>
                      <m:t>v</m:t>
                    </m:r>
                  </m:e>
                  <m:lim>
                    <m:r>
                      <m:rPr>
                        <m:sty m:val="p"/>
                      </m:rPr>
                      <m:t>∼</m:t>
                    </m:r>
                  </m:lim>
                </m:limLow>
                <m:r>
                  <m:rPr>
                    <m:sty m:val="p"/>
                  </m:rPr>
                  <m:t>,</m:t>
                </m:r>
                <m:limLow>
                  <m:e>
                    <m:r>
                      <m:t>u</m:t>
                    </m:r>
                  </m:e>
                  <m:lim>
                    <m:r>
                      <m:rPr>
                        <m:sty m:val="p"/>
                      </m:rPr>
                      <m:t>∼</m:t>
                    </m:r>
                  </m:lim>
                </m:limLow>
              </m:e>
            </m:d>
            <m:r>
              <m:t>​</m:t>
            </m:r>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42"/>
    <w:bookmarkStart w:id="343" w:name="exm-dot-product-inner-product"/>
    <w:p>
      <w:pPr>
        <w:pStyle w:val="BodyText"/>
      </w:pPr>
      <w:r>
        <w:rPr>
          <w:b/>
          <w:bCs/>
        </w:rPr>
        <w:t xml:space="preserve">Example 97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68</w:t>
        </w:r>
      </w:hyperlink>
      <w:r>
        <w:t xml:space="preserve"> </w:t>
      </w:r>
      <w:r>
        <w:t xml:space="preserve">holds:</w:t>
      </w:r>
    </w:p>
    <w:p>
      <w:pPr>
        <w:pStyle w:val="Compact"/>
        <w:numPr>
          <w:ilvl w:val="0"/>
          <w:numId w:val="1049"/>
        </w:numPr>
      </w:pPr>
      <w:r>
        <w:rPr>
          <w:b/>
          <w:bCs/>
        </w:rPr>
        <w:t xml:space="preserve">positivity</w:t>
      </w:r>
      <w:r>
        <w:t xml:space="preserve">:</w:t>
      </w:r>
      <w:r>
        <w:t xml:space="preserve"> </w:t>
      </w:r>
      <m:oMath>
        <m:limLow>
          <m:e>
            <m:r>
              <m:t>x</m:t>
            </m:r>
          </m:e>
          <m:lim>
            <m:r>
              <m:rPr>
                <m:sty m:val="p"/>
              </m:rPr>
              <m:t>∼</m:t>
            </m:r>
          </m:lim>
        </m:limLow>
        <m:r>
          <m:rPr>
            <m:sty m:val="p"/>
          </m:rPr>
          <m:t>⋅</m:t>
        </m:r>
        <m:limLow>
          <m:e>
            <m:r>
              <m:t>x</m:t>
            </m:r>
          </m:e>
          <m:lim>
            <m:r>
              <m:rPr>
                <m:sty m:val="p"/>
              </m:rPr>
              <m:t>∼</m:t>
            </m:r>
          </m:lim>
        </m:limLow>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limLow>
          <m:e>
            <m:r>
              <m:t>x</m:t>
            </m:r>
          </m:e>
          <m:lim>
            <m:r>
              <m:rPr>
                <m:sty m:val="p"/>
              </m:rPr>
              <m:t>∼</m:t>
            </m:r>
          </m:lim>
        </m:limLow>
        <m:r>
          <m:rPr>
            <m:sty m:val="p"/>
          </m:rPr>
          <m:t>⋅</m:t>
        </m:r>
        <m:limLow>
          <m:e>
            <m:r>
              <m:t>x</m:t>
            </m:r>
          </m:e>
          <m:lim>
            <m:r>
              <m:rPr>
                <m:sty m:val="p"/>
              </m:rPr>
              <m:t>∼</m:t>
            </m:r>
          </m:lim>
        </m:limLow>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limLow>
          <m:e>
            <m:r>
              <m:t>x</m:t>
            </m:r>
          </m:e>
          <m:lim>
            <m:r>
              <m:rPr>
                <m:sty m:val="p"/>
              </m:rPr>
              <m:t>∼</m:t>
            </m:r>
          </m:lim>
        </m:limLow>
        <m:r>
          <m:rPr>
            <m:sty m:val="p"/>
          </m:rPr>
          <m:t>=</m:t>
        </m:r>
        <m:sSub>
          <m:e>
            <m:limLow>
              <m:e>
                <m:r>
                  <m:t>0</m:t>
                </m:r>
              </m:e>
              <m:lim>
                <m:r>
                  <m:rPr>
                    <m:sty m:val="p"/>
                  </m:rPr>
                  <m:t>∼</m:t>
                </m:r>
              </m:lim>
            </m:limLow>
          </m:e>
          <m:sub>
            <m:r>
              <m:t>p</m:t>
            </m:r>
            <m:r>
              <m:rPr>
                <m:sty m:val="p"/>
              </m:rPr>
              <m:t>×</m:t>
            </m:r>
            <m:r>
              <m:t>1</m:t>
            </m:r>
          </m:sub>
        </m:sSub>
      </m:oMath>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50</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limLow>
          <m:e>
            <m:r>
              <m:t>x</m:t>
            </m:r>
          </m:e>
          <m:lim>
            <m:r>
              <m:rPr>
                <m:sty m:val="p"/>
              </m:rPr>
              <m:t>∼</m:t>
            </m:r>
          </m:lim>
        </m:limLow>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limLow>
                <m:e>
                  <m:r>
                    <m:t>x</m:t>
                  </m:r>
                </m:e>
                <m:lim>
                  <m:r>
                    <m:rPr>
                      <m:sty m:val="p"/>
                    </m:rPr>
                    <m:t>∼</m:t>
                  </m:r>
                </m:lim>
              </m:limLow>
              <m:r>
                <m:rPr>
                  <m:sty m:val="p"/>
                </m:rPr>
                <m:t>⋅</m:t>
              </m:r>
              <m:limLow>
                <m:e>
                  <m:r>
                    <m:t>x</m:t>
                  </m:r>
                </m:e>
                <m:lim>
                  <m:r>
                    <m:rPr>
                      <m:sty m:val="p"/>
                    </m:rPr>
                    <m:t>∼</m:t>
                  </m:r>
                </m:lim>
              </m:limLow>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43"/>
    <w:bookmarkStart w:id="344" w:name="def-inner-product-space"/>
    <w:p>
      <w:pPr>
        <w:pStyle w:val="BodyText"/>
      </w:pPr>
      <w:r>
        <w:rPr>
          <w:b/>
          <w:bCs/>
        </w:rPr>
        <w:t xml:space="preserve">Definition 69 (Inner product space)</w:t>
      </w:r>
      <w:r>
        <w:t xml:space="preserve"> </w:t>
      </w:r>
      <w:r>
        <w:t xml:space="preserve">A</w:t>
      </w:r>
      <w:r>
        <w:t xml:space="preserve"> </w:t>
      </w:r>
      <w:r>
        <w:rPr>
          <w:b/>
          <w:bCs/>
        </w:rPr>
        <w:t xml:space="preserve">real inner product space</w:t>
      </w:r>
      <w:r>
        <w:t xml:space="preserve"> </w:t>
      </w:r>
      <w:r>
        <w:t xml:space="preserve">is a pair</w:t>
      </w:r>
      <w:r>
        <w:t xml:space="preserve"> </w:t>
      </w:r>
      <m:oMath>
        <m:r>
          <m:rPr>
            <m:sty m:val="p"/>
          </m:rPr>
          <m:t>(</m:t>
        </m:r>
        <m:r>
          <m:t>V</m:t>
        </m:r>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of a real vector space</w:t>
      </w:r>
      <w:r>
        <w:t xml:space="preserve"> </w:t>
      </w:r>
      <m:oMath>
        <m:r>
          <m:t>V</m:t>
        </m:r>
      </m:oMath>
      <w:r>
        <w:t xml:space="preserve"> </w:t>
      </w:r>
      <w:r>
        <w:t xml:space="preserve">and an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on it,</w:t>
      </w:r>
      <w:r>
        <w:t xml:space="preserve"> </w:t>
      </w:r>
      <w:r>
        <w:t xml:space="preserve">a function with the four properties of</w:t>
      </w:r>
      <w:r>
        <w:t xml:space="preserve"> </w:t>
      </w:r>
      <w:hyperlink w:anchor="def-inner-product">
        <w:r>
          <w:rPr>
            <w:rStyle w:val="Hyperlink"/>
          </w:rPr>
          <w:t xml:space="preserve">Definition 68</w:t>
        </w:r>
      </w:hyperlink>
      <w:r>
        <w:t xml:space="preserve">.</w:t>
      </w:r>
      <w:r>
        <w:t xml:space="preserve"> </w:t>
      </w:r>
      <w:r>
        <w:t xml:space="preserve">We say that</w:t>
      </w:r>
      <w:r>
        <w:t xml:space="preserve"> </w:t>
      </w:r>
      <m:oMath>
        <m:r>
          <m:t>V</m:t>
        </m:r>
      </m:oMath>
      <w:r>
        <w:t xml:space="preserve"> </w:t>
      </w:r>
      <w:r>
        <w:t xml:space="preserve">is</w:t>
      </w:r>
      <w:r>
        <w:t xml:space="preserve"> </w:t>
      </w:r>
      <w:r>
        <w:rPr>
          <w:b/>
          <w:bCs/>
        </w:rPr>
        <w:t xml:space="preserve">equipped with</w:t>
      </w:r>
      <w:r>
        <w:t xml:space="preserve"> </w:t>
      </w:r>
      <w:r>
        <w:t xml:space="preserve">that inner product:</w:t>
      </w:r>
      <w:r>
        <w:t xml:space="preserve"> </w:t>
      </w:r>
      <w:r>
        <w:t xml:space="preserve">the inner product is part of the data of the space,</w:t>
      </w:r>
      <w:r>
        <w:t xml:space="preserve"> </w:t>
      </w:r>
      <w:r>
        <w:t xml:space="preserve">so the same set of vectors with a different inner product is a different inner product space.</w:t>
      </w:r>
      <w:r>
        <w:t xml:space="preserve"> </w:t>
      </w:r>
      <w:hyperlink w:anchor="def-inner-product">
        <w:r>
          <w:rPr>
            <w:rStyle w:val="Hyperlink"/>
          </w:rPr>
          <w:t xml:space="preserve">Definition 68</w:t>
        </w:r>
      </w:hyperlink>
      <w:r>
        <w:t xml:space="preserve"> </w:t>
      </w:r>
      <w:r>
        <w:t xml:space="preserve">states the properties for</w:t>
      </w:r>
      <w:r>
        <w:t xml:space="preserve"> </w:t>
      </w:r>
      <m:oMath>
        <m:r>
          <m:t>V</m:t>
        </m:r>
        <m:r>
          <m:rPr>
            <m:sty m:val="p"/>
          </m:rPr>
          <m:t>=</m:t>
        </m:r>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the same four properties define an inner product on other real vector spaces,</w:t>
      </w:r>
      <w:r>
        <w:t xml:space="preserve"> </w:t>
      </w:r>
      <w:r>
        <w:t xml:space="preserve">such as spaces of matrices or functions.</w:t>
      </w:r>
    </w:p>
    <w:bookmarkEnd w:id="344"/>
    <w:bookmarkStart w:id="345" w:name="exm-inner-product-space"/>
    <w:p>
      <w:pPr>
        <w:pStyle w:val="BodyText"/>
      </w:pPr>
      <w:r>
        <w:rPr>
          <w:b/>
          <w:bCs/>
        </w:rPr>
        <w:t xml:space="preserve">Example 98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that is, the pair</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with</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limLow>
          <m:e>
            <m:r>
              <m:t>x</m:t>
            </m:r>
          </m:e>
          <m:lim>
            <m:r>
              <m:rPr>
                <m:sty m:val="p"/>
              </m:rPr>
              <m:t>∼</m:t>
            </m:r>
          </m:lim>
        </m:limLow>
        <m:r>
          <m:rPr>
            <m:sty m:val="p"/>
          </m:rPr>
          <m:t>⋅</m:t>
        </m:r>
        <m:limLow>
          <m:e>
            <m:r>
              <m:t>y</m:t>
            </m:r>
          </m:e>
          <m:lim>
            <m:r>
              <m:rPr>
                <m:sty m:val="p"/>
              </m:rPr>
              <m:t>∼</m:t>
            </m:r>
          </m:lim>
        </m:limLow>
      </m:oMath>
      <w:r>
        <w:t xml:space="preserve">,</w:t>
      </w:r>
      <w:r>
        <w:t xml:space="preserve"> </w:t>
      </w:r>
      <w:r>
        <w:t xml:space="preserve">is an inner product space, because the dot product satisfies the four inner product axioms (</w:t>
      </w:r>
      <w:hyperlink w:anchor="exm-dot-product-inner-product">
        <w:r>
          <w:rPr>
            <w:rStyle w:val="Hyperlink"/>
          </w:rPr>
          <w:t xml:space="preserve">Example 97</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limLow>
          <m:e>
            <m:r>
              <m:t>x</m:t>
            </m:r>
          </m:e>
          <m:lim>
            <m:r>
              <m:rPr>
                <m:sty m:val="p"/>
              </m:rPr>
              <m:t>∼</m:t>
            </m:r>
          </m:lim>
        </m:limLow>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r>
          <m:t>​</m:t>
        </m:r>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45"/>
    <w:bookmarkStart w:id="346" w:name="exm-weighted-inner-product"/>
    <w:p>
      <w:pPr>
        <w:pStyle w:val="BodyText"/>
      </w:pPr>
      <w:r>
        <w:rPr>
          <w:b/>
          <w:bCs/>
        </w:rPr>
        <w:t xml:space="preserve">Example 99 (A weighted inner product)</w:t>
      </w:r>
      <w:r>
        <w:t xml:space="preserve"> </w:t>
      </w:r>
      <w:r>
        <w:t xml:space="preserve">Let</w:t>
      </w:r>
      <w:r>
        <w:t xml:space="preserve"> </w:t>
      </w:r>
      <m:oMath>
        <m:limLow>
          <m:e>
            <m:r>
              <m:t>c</m:t>
            </m:r>
          </m:e>
          <m:lim>
            <m:r>
              <m:rPr>
                <m:sty m:val="p"/>
              </m:rPr>
              <m:t>∼</m:t>
            </m:r>
          </m:lim>
        </m:limLow>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limLow>
                <m:e>
                  <m:r>
                    <m:t>c</m:t>
                  </m:r>
                </m:e>
                <m:lim>
                  <m:r>
                    <m:rPr>
                      <m:sty m:val="p"/>
                    </m:rPr>
                    <m:t>∼</m:t>
                  </m:r>
                </m:lim>
              </m:limLow>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50"/>
        </w:numPr>
      </w:pPr>
      <w:r>
        <w:rPr>
          <w:b/>
          <w:bCs/>
        </w:rPr>
        <w:t xml:space="preserve">positivity</w:t>
      </w:r>
      <w:r>
        <w:t xml:space="preserve">:</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sSub>
          <m:e>
            <m:r>
              <m:t>​</m:t>
            </m:r>
          </m:e>
          <m:sub>
            <m:limLow>
              <m:e>
                <m:r>
                  <m:t>c</m:t>
                </m:r>
              </m:e>
              <m:lim>
                <m:r>
                  <m:rPr>
                    <m:sty m:val="p"/>
                  </m:rPr>
                  <m:t>∼</m:t>
                </m:r>
              </m:lim>
            </m:limLow>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sSub>
          <m:e>
            <m:r>
              <m:t>​</m:t>
            </m:r>
          </m:e>
          <m:sub>
            <m:limLow>
              <m:e>
                <m:r>
                  <m:t>c</m:t>
                </m:r>
              </m:e>
              <m:lim>
                <m:r>
                  <m:rPr>
                    <m:sty m:val="p"/>
                  </m:rPr>
                  <m:t>∼</m:t>
                </m:r>
              </m:lim>
            </m:limLow>
          </m:sub>
        </m:sSub>
        <m:r>
          <m:rPr>
            <m:sty m:val="p"/>
          </m:rPr>
          <m:t>=</m:t>
        </m:r>
        <m:r>
          <m:t>0</m:t>
        </m:r>
      </m:oMath>
      <w:r>
        <w:t xml:space="preserve"> </w:t>
      </w:r>
      <w:r>
        <w:t xml:space="preserve">exactly when</w:t>
      </w:r>
      <w:r>
        <w:t xml:space="preserve"> </w:t>
      </w:r>
      <m:oMath>
        <m:limLow>
          <m:e>
            <m:r>
              <m:t>x</m:t>
            </m:r>
          </m:e>
          <m:lim>
            <m:r>
              <m:rPr>
                <m:sty m:val="p"/>
              </m:rPr>
              <m:t>∼</m:t>
            </m:r>
          </m:lim>
        </m:limLow>
        <m:r>
          <m:rPr>
            <m:sty m:val="p"/>
          </m:rPr>
          <m:t>=</m:t>
        </m:r>
        <m:sSub>
          <m:e>
            <m:limLow>
              <m:e>
                <m:r>
                  <m:t>0</m:t>
                </m:r>
              </m:e>
              <m:lim>
                <m:r>
                  <m:rPr>
                    <m:sty m:val="p"/>
                  </m:rPr>
                  <m:t>∼</m:t>
                </m:r>
              </m:lim>
            </m:limLow>
          </m:e>
          <m:sub>
            <m:r>
              <m:t>p</m:t>
            </m:r>
            <m:r>
              <m:rPr>
                <m:sty m:val="p"/>
              </m:rPr>
              <m:t>×</m:t>
            </m:r>
            <m:r>
              <m:t>1</m:t>
            </m:r>
          </m:sub>
        </m:sSub>
      </m:oMath>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limLow>
              <m:e>
                <m:r>
                  <m:t>c</m:t>
                </m:r>
              </m:e>
              <m:lim>
                <m:r>
                  <m:rPr>
                    <m:sty m:val="p"/>
                  </m:rPr>
                  <m:t>∼</m:t>
                </m:r>
              </m:lim>
            </m:limLow>
          </m:sub>
        </m:sSub>
        <m:r>
          <m:rPr>
            <m:sty m:val="p"/>
          </m:rPr>
          <m:t>=</m:t>
        </m:r>
        <m:r>
          <m:t>​</m:t>
        </m:r>
        <m:d>
          <m:dPr>
            <m:begChr m:val="⟨"/>
            <m:sepChr m:val=""/>
            <m:endChr m:val="⟩"/>
            <m:grow/>
          </m:dPr>
          <m:e>
            <m:limLow>
              <m:e>
                <m:r>
                  <m:t>y</m:t>
                </m:r>
              </m:e>
              <m:lim>
                <m:r>
                  <m:rPr>
                    <m:sty m:val="p"/>
                  </m:rPr>
                  <m:t>∼</m:t>
                </m:r>
              </m:lim>
            </m:limLow>
            <m:r>
              <m:rPr>
                <m:sty m:val="p"/>
              </m:rPr>
              <m:t>,</m:t>
            </m:r>
            <m:limLow>
              <m:e>
                <m:r>
                  <m:t>x</m:t>
                </m:r>
              </m:e>
              <m:lim>
                <m:r>
                  <m:rPr>
                    <m:sty m:val="p"/>
                  </m:rPr>
                  <m:t>∼</m:t>
                </m:r>
              </m:lim>
            </m:limLow>
          </m:e>
        </m:d>
        <m:sSub>
          <m:e>
            <m:r>
              <m:t>​</m:t>
            </m:r>
          </m:e>
          <m:sub>
            <m:limLow>
              <m:e>
                <m:r>
                  <m:t>c</m:t>
                </m:r>
              </m:e>
              <m:lim>
                <m:r>
                  <m:rPr>
                    <m:sty m:val="p"/>
                  </m:rPr>
                  <m:t>∼</m:t>
                </m:r>
              </m:lim>
            </m:limLow>
          </m:sub>
        </m:sSub>
      </m:oMath>
      <w:r>
        <w:t xml:space="preserve">.</w:t>
      </w:r>
    </w:p>
    <w:p>
      <w:pPr>
        <w:pStyle w:val="FirstParagraph"/>
      </w:pPr>
      <w:r>
        <w:t xml:space="preserve">For linearity in the first slot,</w:t>
      </w:r>
      <w:r>
        <w:t xml:space="preserve"> </w:t>
      </w:r>
      <w:r>
        <w:t xml:space="preserve">take</w:t>
      </w:r>
      <w:r>
        <w:t xml:space="preserve"> </w:t>
      </w:r>
      <m:oMath>
        <m:limLow>
          <m:e>
            <m:r>
              <m:t>x</m:t>
            </m:r>
          </m:e>
          <m:lim>
            <m:r>
              <m:rPr>
                <m:sty m:val="p"/>
              </m:rPr>
              <m:t>∼</m:t>
            </m:r>
          </m:lim>
        </m:limLow>
        <m:r>
          <m:rPr>
            <m:sty m:val="p"/>
          </m:rPr>
          <m:t>,</m:t>
        </m:r>
        <m:limLow>
          <m:e>
            <m:r>
              <m:t>y</m:t>
            </m:r>
          </m:e>
          <m:lim>
            <m:r>
              <m:rPr>
                <m:sty m:val="p"/>
              </m:rPr>
              <m:t>∼</m:t>
            </m:r>
          </m:lim>
        </m:limLow>
        <m:r>
          <m:rPr>
            <m:sty m:val="p"/>
          </m:rPr>
          <m:t>,</m:t>
        </m:r>
        <m:limLow>
          <m:e>
            <m:r>
              <m:t>z</m:t>
            </m:r>
          </m:e>
          <m:lim>
            <m:r>
              <m:rPr>
                <m:sty m:val="p"/>
              </m:rPr>
              <m:t>∼</m:t>
            </m:r>
          </m:lim>
        </m:limLow>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r>
                <m:t>​</m:t>
              </m:r>
              <m:d>
                <m:dPr>
                  <m:begChr m:val="⟨"/>
                  <m:sepChr m:val=""/>
                  <m:endChr m:val="⟩"/>
                  <m:grow/>
                </m:dPr>
                <m:e>
                  <m:r>
                    <m:t>a</m:t>
                  </m:r>
                  <m:r>
                    <m:t> </m:t>
                  </m:r>
                  <m:limLow>
                    <m:e>
                      <m:r>
                        <m:t>x</m:t>
                      </m:r>
                    </m:e>
                    <m:lim>
                      <m:r>
                        <m:rPr>
                          <m:sty m:val="p"/>
                        </m:rPr>
                        <m:t>∼</m:t>
                      </m:r>
                    </m:lim>
                  </m:limLow>
                  <m:r>
                    <m:rPr>
                      <m:sty m:val="p"/>
                    </m:rPr>
                    <m:t>+</m:t>
                  </m:r>
                  <m:r>
                    <m:t>b</m:t>
                  </m:r>
                  <m:r>
                    <m:t> </m:t>
                  </m:r>
                  <m:limLow>
                    <m:e>
                      <m:r>
                        <m:t>y</m:t>
                      </m:r>
                    </m:e>
                    <m:lim>
                      <m:r>
                        <m:rPr>
                          <m:sty m:val="p"/>
                        </m:rPr>
                        <m:t>∼</m:t>
                      </m:r>
                    </m:lim>
                  </m:limLow>
                  <m:r>
                    <m:rPr>
                      <m:sty m:val="p"/>
                    </m:rPr>
                    <m:t>,</m:t>
                  </m:r>
                  <m:limLow>
                    <m:e>
                      <m:r>
                        <m:t>z</m:t>
                      </m:r>
                    </m:e>
                    <m:lim>
                      <m:r>
                        <m:rPr>
                          <m:sty m:val="p"/>
                        </m:rPr>
                        <m:t>∼</m:t>
                      </m:r>
                    </m:lim>
                  </m:limLow>
                </m:e>
              </m:d>
              <m:sSub>
                <m:e>
                  <m:r>
                    <m:t>​</m:t>
                  </m:r>
                </m:e>
                <m:sub>
                  <m:limLow>
                    <m:e>
                      <m:r>
                        <m:t>c</m:t>
                      </m:r>
                    </m:e>
                    <m:lim>
                      <m:r>
                        <m:rPr>
                          <m:sty m:val="p"/>
                        </m:rPr>
                        <m:t>∼</m:t>
                      </m:r>
                    </m:lim>
                  </m:limLow>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limLow>
                <m:e>
                  <m:r>
                    <m:t>x</m:t>
                  </m:r>
                </m:e>
                <m:lim>
                  <m:r>
                    <m:rPr>
                      <m:sty m:val="p"/>
                    </m:rPr>
                    <m:t>∼</m:t>
                  </m:r>
                </m:lim>
              </m:limLow>
              <m:r>
                <m:rPr>
                  <m:sty m:val="p"/>
                </m:rPr>
                <m:t>+</m:t>
              </m:r>
              <m:r>
                <m:t>b</m:t>
              </m:r>
              <m:r>
                <m:t> </m:t>
              </m:r>
              <m:limLow>
                <m:e>
                  <m:r>
                    <m:t>y</m:t>
                  </m:r>
                </m:e>
                <m:lim>
                  <m:r>
                    <m:rPr>
                      <m:sty m:val="p"/>
                    </m:rPr>
                    <m:t>∼</m:t>
                  </m:r>
                </m:lim>
              </m:limLow>
              <m:sSub>
                <m:e>
                  <m:r>
                    <m:rPr>
                      <m:sty m:val="p"/>
                    </m:rPr>
                    <m:t>)</m:t>
                  </m:r>
                </m:e>
                <m:sub>
                  <m:r>
                    <m:t>i</m:t>
                  </m:r>
                </m:sub>
              </m:sSub>
              <m:r>
                <m:t> </m:t>
              </m:r>
              <m:sSub>
                <m:e>
                  <m:r>
                    <m:t>z</m:t>
                  </m:r>
                </m:e>
                <m:sub>
                  <m:r>
                    <m:t>i</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limLow>
                    <m:e>
                      <m:r>
                        <m:t>c</m:t>
                      </m:r>
                    </m:e>
                    <m:lim>
                      <m:r>
                        <m:rPr>
                          <m:sty m:val="p"/>
                        </m:rPr>
                        <m:t>∼</m:t>
                      </m:r>
                    </m:lim>
                  </m:limLow>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t>​</m:t>
              </m:r>
              <m:d>
                <m:dPr>
                  <m:begChr m:val="⟨"/>
                  <m:sepChr m:val=""/>
                  <m:endChr m:val="⟩"/>
                  <m:grow/>
                </m:dPr>
                <m:e>
                  <m:limLow>
                    <m:e>
                      <m:r>
                        <m:t>x</m:t>
                      </m:r>
                    </m:e>
                    <m:lim>
                      <m:r>
                        <m:rPr>
                          <m:sty m:val="p"/>
                        </m:rPr>
                        <m:t>∼</m:t>
                      </m:r>
                    </m:lim>
                  </m:limLow>
                  <m:r>
                    <m:rPr>
                      <m:sty m:val="p"/>
                    </m:rPr>
                    <m:t>,</m:t>
                  </m:r>
                  <m:limLow>
                    <m:e>
                      <m:r>
                        <m:t>z</m:t>
                      </m:r>
                    </m:e>
                    <m:lim>
                      <m:r>
                        <m:rPr>
                          <m:sty m:val="p"/>
                        </m:rPr>
                        <m:t>∼</m:t>
                      </m:r>
                    </m:lim>
                  </m:limLow>
                </m:e>
              </m:d>
              <m:sSub>
                <m:e>
                  <m:r>
                    <m:t>​</m:t>
                  </m:r>
                </m:e>
                <m:sub>
                  <m:limLow>
                    <m:e>
                      <m:r>
                        <m:t>c</m:t>
                      </m:r>
                    </m:e>
                    <m:lim>
                      <m:r>
                        <m:rPr>
                          <m:sty m:val="p"/>
                        </m:rPr>
                        <m:t>∼</m:t>
                      </m:r>
                    </m:lim>
                  </m:limLow>
                </m:sub>
              </m:sSub>
              <m:r>
                <m:rPr>
                  <m:sty m:val="p"/>
                </m:rPr>
                <m:t>+</m:t>
              </m:r>
              <m:r>
                <m:t>b</m:t>
              </m:r>
              <m:r>
                <m:t> </m:t>
              </m:r>
              <m:r>
                <m:t>​</m:t>
              </m:r>
              <m:d>
                <m:dPr>
                  <m:begChr m:val="⟨"/>
                  <m:sepChr m:val=""/>
                  <m:endChr m:val="⟩"/>
                  <m:grow/>
                </m:dPr>
                <m:e>
                  <m:limLow>
                    <m:e>
                      <m:r>
                        <m:t>y</m:t>
                      </m:r>
                    </m:e>
                    <m:lim>
                      <m:r>
                        <m:rPr>
                          <m:sty m:val="p"/>
                        </m:rPr>
                        <m:t>∼</m:t>
                      </m:r>
                    </m:lim>
                  </m:limLow>
                  <m:r>
                    <m:rPr>
                      <m:sty m:val="p"/>
                    </m:rPr>
                    <m:t>,</m:t>
                  </m:r>
                  <m:limLow>
                    <m:e>
                      <m:r>
                        <m:t>z</m:t>
                      </m:r>
                    </m:e>
                    <m:lim>
                      <m:r>
                        <m:rPr>
                          <m:sty m:val="p"/>
                        </m:rPr>
                        <m:t>∼</m:t>
                      </m:r>
                    </m:lim>
                  </m:limLow>
                </m:e>
              </m:d>
              <m:sSub>
                <m:e>
                  <m:r>
                    <m:t>​</m:t>
                  </m:r>
                </m:e>
                <m:sub>
                  <m:limLow>
                    <m:e>
                      <m:r>
                        <m:t>c</m:t>
                      </m:r>
                    </m:e>
                    <m:lim>
                      <m:r>
                        <m:rPr>
                          <m:sty m:val="p"/>
                        </m:rPr>
                        <m:t>∼</m:t>
                      </m:r>
                    </m:lim>
                  </m:limLow>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limLow>
                    <m:e>
                      <m:r>
                        <m:t>c</m:t>
                      </m:r>
                    </m:e>
                    <m:lim>
                      <m:r>
                        <m:rPr>
                          <m:sty m:val="p"/>
                        </m:rPr>
                        <m:t>∼</m:t>
                      </m:r>
                    </m:lim>
                  </m:limLow>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limLow>
          <m:e>
            <m:r>
              <m:t>c</m:t>
            </m:r>
          </m:e>
          <m:lim>
            <m:r>
              <m:rPr>
                <m:sty m:val="p"/>
              </m:rPr>
              <m:t>∼</m:t>
            </m:r>
          </m:lim>
        </m:limLow>
        <m:r>
          <m:rPr>
            <m:sty m:val="p"/>
          </m:rPr>
          <m:t>=</m:t>
        </m:r>
        <m:r>
          <m:rPr>
            <m:sty m:val="p"/>
          </m:rPr>
          <m:t>(</m:t>
        </m:r>
        <m:r>
          <m:t>2</m:t>
        </m:r>
        <m:r>
          <m:rPr>
            <m:sty m:val="p"/>
          </m:rPr>
          <m:t>,</m:t>
        </m:r>
        <m:r>
          <m:t>1</m:t>
        </m:r>
        <m:r>
          <m:rPr>
            <m:sty m:val="p"/>
          </m:rPr>
          <m:t>)</m:t>
        </m:r>
      </m:oMath>
      <w:r>
        <w:t xml:space="preserve">,</w:t>
      </w:r>
      <w:r>
        <w:t xml:space="preserve"> </w:t>
      </w:r>
      <m:oMath>
        <m:limLow>
          <m:e>
            <m:r>
              <m:t>x</m:t>
            </m:r>
          </m:e>
          <m:lim>
            <m:r>
              <m:rPr>
                <m:sty m:val="p"/>
              </m:rPr>
              <m:t>∼</m:t>
            </m:r>
          </m:lim>
        </m:limLow>
        <m:r>
          <m:rPr>
            <m:sty m:val="p"/>
          </m:rPr>
          <m:t>=</m:t>
        </m:r>
        <m:r>
          <m:rPr>
            <m:sty m:val="p"/>
          </m:rPr>
          <m:t>(</m:t>
        </m:r>
        <m:r>
          <m:t>1</m:t>
        </m:r>
        <m:r>
          <m:rPr>
            <m:sty m:val="p"/>
          </m:rPr>
          <m:t>,</m:t>
        </m:r>
        <m:r>
          <m:t>3</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limLow>
                    <m:e>
                      <m:r>
                        <m:t>c</m:t>
                      </m:r>
                    </m:e>
                    <m:lim>
                      <m:r>
                        <m:rPr>
                          <m:sty m:val="p"/>
                        </m:rPr>
                        <m:t>∼</m:t>
                      </m:r>
                    </m:lim>
                  </m:limLow>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limLow>
                    <m:e>
                      <m:r>
                        <m:t>c</m:t>
                      </m:r>
                    </m:e>
                    <m:lim>
                      <m:r>
                        <m:rPr>
                          <m:sty m:val="p"/>
                        </m:rPr>
                        <m:t>∼</m:t>
                      </m:r>
                    </m:lim>
                  </m:limLow>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46"/>
    <w:bookmarkStart w:id="348" w:name="exm-not-inner-product"/>
    <w:p>
      <w:pPr>
        <w:pStyle w:val="FirstParagraph"/>
      </w:pPr>
      <w:r>
        <w:rPr>
          <w:b/>
          <w:bCs/>
        </w:rPr>
        <w:t xml:space="preserve">Example 100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68</w:t>
        </w:r>
      </w:hyperlink>
      <w:r>
        <w:t xml:space="preserve">, but not all four:</w:t>
      </w:r>
    </w:p>
    <w:p>
      <w:pPr>
        <w:numPr>
          <w:ilvl w:val="0"/>
          <w:numId w:val="1051"/>
        </w:numPr>
      </w:pPr>
      <m:oMath>
        <m:r>
          <m:t>f</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limLow>
          <m:e>
            <m:r>
              <m:t>x</m:t>
            </m:r>
          </m:e>
          <m:lim>
            <m:r>
              <m:rPr>
                <m:sty m:val="p"/>
              </m:rPr>
              <m:t>∼</m:t>
            </m:r>
          </m:lim>
        </m:limLow>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limLow>
                <m:e>
                  <m:r>
                    <m:t>x</m:t>
                  </m:r>
                </m:e>
                <m:lim>
                  <m:r>
                    <m:rPr>
                      <m:sty m:val="p"/>
                    </m:rPr>
                    <m:t>∼</m:t>
                  </m:r>
                </m:lim>
              </m:limLow>
              <m:r>
                <m:rPr>
                  <m:sty m:val="p"/>
                </m:rPr>
                <m:t>,</m:t>
              </m:r>
              <m:limLow>
                <m:e>
                  <m:r>
                    <m:t>x</m:t>
                  </m:r>
                </m:e>
                <m:lim>
                  <m:r>
                    <m:rPr>
                      <m:sty m:val="p"/>
                    </m:rPr>
                    <m:t>∼</m:t>
                  </m:r>
                </m:lim>
              </m:limLow>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limLow>
          <m:e>
            <m:r>
              <m:t>x</m:t>
            </m:r>
          </m:e>
          <m:lim>
            <m:r>
              <m:rPr>
                <m:sty m:val="p"/>
              </m:rPr>
              <m:t>∼</m:t>
            </m:r>
          </m:lim>
        </m:limLow>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limLow>
                <m:e>
                  <m:r>
                    <m:t>x</m:t>
                  </m:r>
                </m:e>
                <m:lim>
                  <m:r>
                    <m:rPr>
                      <m:sty m:val="p"/>
                    </m:rPr>
                    <m:t>∼</m:t>
                  </m:r>
                </m:lim>
              </m:limLow>
              <m:r>
                <m:rPr>
                  <m:sty m:val="p"/>
                </m:rPr>
                <m:t>,</m:t>
              </m:r>
              <m:limLow>
                <m:e>
                  <m:r>
                    <m:t>x</m:t>
                  </m:r>
                </m:e>
                <m:lim>
                  <m:r>
                    <m:rPr>
                      <m:sty m:val="p"/>
                    </m:rPr>
                    <m:t>∼</m:t>
                  </m:r>
                </m:lim>
              </m:limLow>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limLow>
          <m:e>
            <m:r>
              <m:t>x</m:t>
            </m:r>
          </m:e>
          <m:lim>
            <m:r>
              <m:rPr>
                <m:sty m:val="p"/>
              </m:rPr>
              <m:t>∼</m:t>
            </m:r>
          </m:lim>
        </m:limLow>
        <m:r>
          <m:rPr>
            <m:sty m:val="p"/>
          </m:rPr>
          <m:t>≠</m:t>
        </m:r>
        <m:sSub>
          <m:e>
            <m:limLow>
              <m:e>
                <m:r>
                  <m:t>0</m:t>
                </m:r>
              </m:e>
              <m:lim>
                <m:r>
                  <m:rPr>
                    <m:sty m:val="p"/>
                  </m:rPr>
                  <m:t>∼</m:t>
                </m:r>
              </m:lim>
            </m:limLow>
          </m:e>
          <m:sub>
            <m:r>
              <m:t>2</m:t>
            </m:r>
            <m:r>
              <m:rPr>
                <m:sty m:val="p"/>
              </m:rPr>
              <m:t>×</m:t>
            </m:r>
            <m:r>
              <m:t>1</m:t>
            </m:r>
          </m:sub>
        </m:sSub>
      </m:oMath>
      <w:r>
        <w:t xml:space="preserve">.</w:t>
      </w:r>
    </w:p>
    <w:p>
      <w:pPr>
        <w:numPr>
          <w:ilvl w:val="0"/>
          <w:numId w:val="1051"/>
        </w:numPr>
      </w:pPr>
      <m:oMath>
        <m:r>
          <m:t>g</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limLow>
          <m:e>
            <m:r>
              <m:t>x</m:t>
            </m:r>
          </m:e>
          <m:lim>
            <m:r>
              <m:rPr>
                <m:sty m:val="p"/>
              </m:rPr>
              <m:t>∼</m:t>
            </m:r>
          </m:lim>
        </m:limLow>
        <m:r>
          <m:rPr>
            <m:sty m:val="p"/>
          </m:rPr>
          <m:t>,</m:t>
        </m:r>
        <m:limLow>
          <m:e>
            <m:r>
              <m:t>x</m:t>
            </m:r>
          </m:e>
          <m:lim>
            <m:r>
              <m:rPr>
                <m:sty m:val="p"/>
              </m:rPr>
              <m:t>∼</m:t>
            </m:r>
          </m:lim>
        </m:limLow>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limLow>
          <m:e>
            <m:r>
              <m:t>x</m:t>
            </m:r>
          </m:e>
          <m:lim>
            <m:r>
              <m:rPr>
                <m:sty m:val="p"/>
              </m:rPr>
              <m:t>∼</m:t>
            </m:r>
          </m:lim>
        </m:limLow>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limLow>
                <m:e>
                  <m:r>
                    <m:t>x</m:t>
                  </m:r>
                </m:e>
                <m:lim>
                  <m:r>
                    <m:rPr>
                      <m:sty m:val="p"/>
                    </m:rPr>
                    <m:t>∼</m:t>
                  </m:r>
                </m:lim>
              </m:limLow>
              <m:r>
                <m:rPr>
                  <m:sty m:val="p"/>
                </m:rPr>
                <m:t>,</m:t>
              </m:r>
              <m:limLow>
                <m:e>
                  <m:r>
                    <m:t>x</m:t>
                  </m:r>
                </m:e>
                <m:lim>
                  <m:r>
                    <m:rPr>
                      <m:sty m:val="p"/>
                    </m:rPr>
                    <m:t>∼</m:t>
                  </m:r>
                </m:lim>
              </m:limLow>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limLow>
          <m:e>
            <m:r>
              <m:t>x</m:t>
            </m:r>
          </m:e>
          <m:lim>
            <m:r>
              <m:rPr>
                <m:sty m:val="p"/>
              </m:rPr>
              <m:t>∼</m:t>
            </m:r>
          </m:lim>
        </m:limLow>
        <m:r>
          <m:rPr>
            <m:sty m:val="p"/>
          </m:rPr>
          <m:t>≠</m:t>
        </m:r>
        <m:sSub>
          <m:e>
            <m:limLow>
              <m:e>
                <m:r>
                  <m:t>0</m:t>
                </m:r>
              </m:e>
              <m:lim>
                <m:r>
                  <m:rPr>
                    <m:sty m:val="p"/>
                  </m:rPr>
                  <m:t>∼</m:t>
                </m:r>
              </m:lim>
            </m:limLow>
          </m:e>
          <m:sub>
            <m:r>
              <m:t>2</m:t>
            </m:r>
            <m:r>
              <m:rPr>
                <m:sty m:val="p"/>
              </m:rPr>
              <m:t>×</m:t>
            </m:r>
            <m:r>
              <m:t>1</m:t>
            </m:r>
          </m:sub>
        </m:sSub>
      </m:oMath>
      <w:r>
        <w:t xml:space="preserve">.</w:t>
      </w:r>
    </w:p>
    <w:p>
      <w:pPr>
        <w:numPr>
          <w:ilvl w:val="0"/>
          <w:numId w:val="1051"/>
        </w:numPr>
      </w:pPr>
      <m:oMath>
        <m:r>
          <m:t>h</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47">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limLow>
          <m:e>
            <m:r>
              <m:t>x</m:t>
            </m:r>
          </m:e>
          <m:lim>
            <m:r>
              <m:rPr>
                <m:sty m:val="p"/>
              </m:rPr>
              <m:t>∼</m:t>
            </m:r>
          </m:lim>
        </m:limLow>
        <m:r>
          <m:rPr>
            <m:sty m:val="p"/>
          </m:rPr>
          <m:t>,</m:t>
        </m:r>
        <m:limLow>
          <m:e>
            <m:r>
              <m:t>x</m:t>
            </m:r>
          </m:e>
          <m:lim>
            <m:r>
              <m:rPr>
                <m:sty m:val="p"/>
              </m:rPr>
              <m:t>∼</m:t>
            </m:r>
          </m:lim>
        </m:limLow>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limLow>
                <m:e>
                  <m:r>
                    <m:t>x</m:t>
                  </m:r>
                </m:e>
                <m:lim>
                  <m:r>
                    <m:rPr>
                      <m:sty m:val="p"/>
                    </m:rPr>
                    <m:t>∼</m:t>
                  </m:r>
                </m:lim>
              </m:limLow>
              <m:r>
                <m:t>&amp;</m:t>
              </m:r>
              <m:r>
                <m:rPr>
                  <m:sty m:val="p"/>
                </m:rPr>
                <m:t>=</m:t>
              </m:r>
              <m:limLow>
                <m:e>
                  <m:r>
                    <m:t>y</m:t>
                  </m:r>
                </m:e>
                <m:lim>
                  <m:r>
                    <m:rPr>
                      <m:sty m:val="p"/>
                    </m:rPr>
                    <m:t>∼</m:t>
                  </m:r>
                </m:lim>
              </m:limLow>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limLow>
                <m:e>
                  <m:r>
                    <m:t>x</m:t>
                  </m:r>
                </m:e>
                <m:lim>
                  <m:r>
                    <m:rPr>
                      <m:sty m:val="p"/>
                    </m:rPr>
                    <m:t>∼</m:t>
                  </m:r>
                </m:lim>
              </m:limLow>
              <m:r>
                <m:rPr>
                  <m:sty m:val="p"/>
                </m:rPr>
                <m:t>,</m:t>
              </m:r>
              <m:limLow>
                <m:e>
                  <m:r>
                    <m:t>y</m:t>
                  </m:r>
                </m:e>
                <m:lim>
                  <m:r>
                    <m:rPr>
                      <m:sty m:val="p"/>
                    </m:rPr>
                    <m:t>∼</m:t>
                  </m:r>
                </m:lim>
              </m:limLow>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48"/>
    <w:bookmarkStart w:id="349" w:name="def-orthogonal-inner-product"/>
    <w:p>
      <w:pPr>
        <w:pStyle w:val="FirstParagraph"/>
      </w:pPr>
      <w:r>
        <w:rPr>
          <w:b/>
          <w:bCs/>
        </w:rPr>
        <w:t xml:space="preserve">Definition 70 (Orthogonality in an inner product space)</w:t>
      </w:r>
      <w:r>
        <w:t xml:space="preserve"> </w:t>
      </w:r>
      <w:r>
        <w:t xml:space="preserve">In an inner product space (</w:t>
      </w:r>
      <w:hyperlink w:anchor="def-inner-product-space">
        <w:r>
          <w:rPr>
            <w:rStyle w:val="Hyperlink"/>
          </w:rPr>
          <w:t xml:space="preserve">Definition 69</w:t>
        </w:r>
      </w:hyperlink>
      <w:r>
        <w:t xml:space="preserve">)</w:t>
      </w:r>
      <w:r>
        <w:t xml:space="preserve"> </w:t>
      </w:r>
      <w:r>
        <w:t xml:space="preserve">with inner product</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two vectors</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are</w:t>
      </w:r>
      <w:r>
        <w:t xml:space="preserve"> </w:t>
      </w:r>
      <w:r>
        <w:rPr>
          <w:b/>
          <w:bCs/>
        </w:rPr>
        <w:t xml:space="preserve">orthogonal with respect to</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written</w:t>
      </w:r>
      <w:r>
        <w:t xml:space="preserve"> </w:t>
      </w:r>
      <m:oMath>
        <m:limLow>
          <m:e>
            <m:r>
              <m:t>x</m:t>
            </m:r>
          </m:e>
          <m:lim>
            <m:r>
              <m:rPr>
                <m:sty m:val="p"/>
              </m:rPr>
              <m:t>∼</m:t>
            </m:r>
          </m:lim>
        </m:limLow>
        <m:r>
          <m:rPr>
            <m:sty m:val="p"/>
          </m:rPr>
          <m:t>⟂</m:t>
        </m:r>
        <m:limLow>
          <m:e>
            <m:r>
              <m:t>y</m:t>
            </m:r>
          </m:e>
          <m:lim>
            <m:r>
              <m:rPr>
                <m:sty m:val="p"/>
              </m:rPr>
              <m:t>∼</m:t>
            </m:r>
          </m:lim>
        </m:limLow>
      </m:oMath>
      <w:r>
        <w:t xml:space="preserve">, if</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0</m:t>
          </m:r>
        </m:oMath>
      </m:oMathPara>
    </w:p>
    <w:p>
      <w:pPr>
        <w:pStyle w:val="FirstParagraph"/>
      </w:pPr>
      <w:r>
        <w:t xml:space="preserve">(Banerjee and Roy 2014, Definition 7.3, p. 181)</w:t>
      </w:r>
      <w:r>
        <w:t xml:space="preserve">.</w:t>
      </w:r>
    </w:p>
    <w:bookmarkEnd w:id="349"/>
    <w:bookmarkStart w:id="350" w:name="exm-orthogonal-inner-product"/>
    <w:p>
      <w:pPr>
        <w:pStyle w:val="BodyText"/>
      </w:pPr>
      <w:r>
        <w:rPr>
          <w:b/>
          <w:bCs/>
        </w:rPr>
        <w:t xml:space="preserve">Example 101 (Orthogonality depends on the inner product)</w:t>
      </w:r>
      <w:r>
        <w:t xml:space="preserve"> </w:t>
      </w:r>
      <w:r>
        <w:t xml:space="preserve">Take the weighted inner product of</w:t>
      </w:r>
      <w:r>
        <w:t xml:space="preserve"> </w:t>
      </w:r>
      <w:hyperlink w:anchor="exm-weighted-inner-product">
        <w:r>
          <w:rPr>
            <w:rStyle w:val="Hyperlink"/>
          </w:rPr>
          <w:t xml:space="preserve">Example 99</w:t>
        </w:r>
      </w:hyperlink>
      <w:r>
        <w:t xml:space="preserve"> </w:t>
      </w:r>
      <w:r>
        <w:t xml:space="preserve">with</w:t>
      </w:r>
      <w:r>
        <w:t xml:space="preserve"> </w:t>
      </w:r>
      <m:oMath>
        <m:limLow>
          <m:e>
            <m:r>
              <m:t>c</m:t>
            </m:r>
          </m:e>
          <m:lim>
            <m:r>
              <m:rPr>
                <m:sty m:val="p"/>
              </m:rPr>
              <m:t>∼</m:t>
            </m:r>
          </m:lim>
        </m:limLow>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limLow>
                    <m:e>
                      <m:r>
                        <m:t>c</m:t>
                      </m:r>
                    </m:e>
                    <m:lim>
                      <m:r>
                        <m:rPr>
                          <m:sty m:val="p"/>
                        </m:rPr>
                        <m:t>∼</m:t>
                      </m:r>
                    </m:lim>
                  </m:limLow>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limLow>
                    <m:e>
                      <m:r>
                        <m:t>c</m:t>
                      </m:r>
                    </m:e>
                    <m:lim>
                      <m:r>
                        <m:rPr>
                          <m:sty m:val="p"/>
                        </m:rPr>
                        <m:t>∼</m:t>
                      </m:r>
                    </m:lim>
                  </m:limLow>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are orthogonal with respect to</w:t>
      </w:r>
      <w:r>
        <w:t xml:space="preserve"> </w:t>
      </w:r>
      <m:oMath>
        <m:r>
          <m:t>​</m:t>
        </m:r>
        <m:d>
          <m:dPr>
            <m:begChr m:val="⟨"/>
            <m:sepChr m:val=""/>
            <m:endChr m:val="⟩"/>
            <m:grow/>
          </m:dPr>
          <m:e>
            <m:r>
              <m:rPr>
                <m:sty m:val="p"/>
              </m:rPr>
              <m:t>⋅</m:t>
            </m:r>
            <m:r>
              <m:rPr>
                <m:sty m:val="p"/>
              </m:rPr>
              <m:t>,</m:t>
            </m:r>
            <m:r>
              <m:rPr>
                <m:sty m:val="p"/>
              </m:rPr>
              <m:t>⋅</m:t>
            </m:r>
          </m:e>
        </m:d>
        <m:sSub>
          <m:e>
            <m:r>
              <m:t>​</m:t>
            </m:r>
          </m:e>
          <m:sub>
            <m:limLow>
              <m:e>
                <m:r>
                  <m:t>c</m:t>
                </m:r>
              </m:e>
              <m:lim>
                <m:r>
                  <m:rPr>
                    <m:sty m:val="p"/>
                  </m:rPr>
                  <m:t>∼</m:t>
                </m:r>
              </m:lim>
            </m:limLow>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50"/>
    <w:bookmarkStart w:id="351" w:name="rem-orthogonal-inner-product-dot-product"/>
    <w:p>
      <w:pPr>
        <w:pStyle w:val="FirstParagraph"/>
      </w:pPr>
      <w:r>
        <w:rPr>
          <w:i/>
          <w:iCs/>
        </w:rPr>
        <w:t xml:space="preserve">Remark 22</w:t>
      </w:r>
      <w:r>
        <w:t xml:space="preserve"> (Orthogonality for the dot product). </w:t>
      </w:r>
      <w:r>
        <w:t xml:space="preserve">With the dot product as the inner product (</w:t>
      </w:r>
      <w:hyperlink w:anchor="exm-dot-product-inner-product">
        <w:r>
          <w:rPr>
            <w:rStyle w:val="Hyperlink"/>
          </w:rPr>
          <w:t xml:space="preserve">Example 97</w:t>
        </w:r>
      </w:hyperlink>
      <w:r>
        <w:t xml:space="preserve">),</w:t>
      </w:r>
      <w:r>
        <w:t xml:space="preserve"> </w:t>
      </w:r>
      <w:r>
        <w:t xml:space="preserve">the condition of</w:t>
      </w:r>
      <w:r>
        <w:t xml:space="preserve"> </w:t>
      </w:r>
      <w:hyperlink w:anchor="def-orthogonal-inner-product">
        <w:r>
          <w:rPr>
            <w:rStyle w:val="Hyperlink"/>
          </w:rPr>
          <w:t xml:space="preserve">Definition 70</w:t>
        </w:r>
      </w:hyperlink>
      <w:r>
        <w:t xml:space="preserve"> </w:t>
      </w:r>
      <w:r>
        <w:t xml:space="preserve">is orthogonality as in</w:t>
      </w:r>
      <w:r>
        <w:t xml:space="preserve"> </w:t>
      </w:r>
      <w:hyperlink w:anchor="def-orthogonal-vectors">
        <w:r>
          <w:rPr>
            <w:rStyle w:val="Hyperlink"/>
          </w:rPr>
          <w:t xml:space="preserve">Definition 15</w:t>
        </w:r>
      </w:hyperlink>
      <w:r>
        <w:t xml:space="preserve">.</w:t>
      </w:r>
    </w:p>
    <w:bookmarkEnd w:id="351"/>
    <w:bookmarkEnd w:id="352"/>
    <w:bookmarkStart w:id="386"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3" name="Picture"/>
                  <a:graphic>
                    <a:graphicData uri="http://schemas.openxmlformats.org/drawingml/2006/picture">
                      <pic:pic>
                        <pic:nvPicPr>
                          <pic:cNvPr descr="/opt/quarto/share/formats/docx/note.png" id="354"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55" w:name="thm-norm-properties"/>
    <w:p>
      <w:pPr>
        <w:pStyle w:val="BodyText"/>
      </w:pPr>
      <w:r>
        <w:rPr>
          <w:b/>
          <w:bCs/>
        </w:rPr>
        <w:t xml:space="preserve">Theorem 56 (Basic properties of the Euclidean norm)</w:t>
      </w:r>
      <w:r>
        <w:t xml:space="preserve"> </w:t>
      </w:r>
      <w:r>
        <w:t xml:space="preserve">For any</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2"/>
        </w:numPr>
      </w:pPr>
      <m:oMath>
        <m:r>
          <m:t>​</m:t>
        </m:r>
        <m:d>
          <m:dPr>
            <m:begChr m:val="∥"/>
            <m:sepChr m:val=""/>
            <m:endChr m:val="∥"/>
            <m:grow/>
          </m:dPr>
          <m:e>
            <m:limLow>
              <m:e>
                <m:r>
                  <m:t>x</m:t>
                </m:r>
              </m:e>
              <m:lim>
                <m:r>
                  <m:rPr>
                    <m:sty m:val="p"/>
                  </m:rPr>
                  <m:t>∼</m:t>
                </m:r>
              </m:lim>
            </m:limLow>
          </m:e>
        </m:d>
        <m:r>
          <m:t>​</m:t>
        </m:r>
        <m:r>
          <m:rPr>
            <m:sty m:val="p"/>
          </m:rPr>
          <m:t>≥</m:t>
        </m:r>
        <m:r>
          <m:t>0</m:t>
        </m:r>
      </m:oMath>
      <w:r>
        <w:t xml:space="preserve">, and</w:t>
      </w:r>
      <w:r>
        <w:t xml:space="preserve"> </w:t>
      </w:r>
      <m:oMath>
        <m:r>
          <m:t>​</m:t>
        </m:r>
        <m:d>
          <m:dPr>
            <m:begChr m:val="∥"/>
            <m:sepChr m:val=""/>
            <m:endChr m:val="∥"/>
            <m:grow/>
          </m:dPr>
          <m:e>
            <m:limLow>
              <m:e>
                <m:r>
                  <m:t>x</m:t>
                </m:r>
              </m:e>
              <m:lim>
                <m:r>
                  <m:rPr>
                    <m:sty m:val="p"/>
                  </m:rPr>
                  <m:t>∼</m:t>
                </m:r>
              </m:lim>
            </m:limLow>
          </m:e>
        </m:d>
        <m:r>
          <m:t>​</m:t>
        </m:r>
        <m:r>
          <m:rPr>
            <m:sty m:val="p"/>
          </m:rPr>
          <m:t>=</m:t>
        </m:r>
        <m:r>
          <m:t>0</m:t>
        </m:r>
      </m:oMath>
      <w:r>
        <w:t xml:space="preserve"> </w:t>
      </w:r>
      <w:r>
        <w:t xml:space="preserve">if and only if</w:t>
      </w:r>
      <w:r>
        <w:t xml:space="preserve"> </w:t>
      </w:r>
      <m:oMath>
        <m:limLow>
          <m:e>
            <m:r>
              <m:t>x</m:t>
            </m:r>
          </m:e>
          <m:lim>
            <m:r>
              <m:rPr>
                <m:sty m:val="p"/>
              </m:rPr>
              <m:t>∼</m:t>
            </m:r>
          </m:lim>
        </m:limLow>
        <m:r>
          <m:rPr>
            <m:sty m:val="p"/>
          </m:rPr>
          <m:t>=</m:t>
        </m:r>
        <m:limLow>
          <m:e>
            <m:r>
              <m:t>0</m:t>
            </m:r>
          </m:e>
          <m:lim>
            <m:r>
              <m:rPr>
                <m:sty m:val="p"/>
              </m:rPr>
              <m:t>∼</m:t>
            </m:r>
          </m:lim>
        </m:limLow>
      </m:oMath>
      <w:r>
        <w:t xml:space="preserve">;</w:t>
      </w:r>
    </w:p>
    <w:p>
      <w:pPr>
        <w:pStyle w:val="Compact"/>
        <w:numPr>
          <w:ilvl w:val="0"/>
          <w:numId w:val="1052"/>
        </w:numPr>
      </w:pPr>
      <m:oMath>
        <m:r>
          <m:t>​</m:t>
        </m:r>
        <m:d>
          <m:dPr>
            <m:begChr m:val="∥"/>
            <m:sepChr m:val=""/>
            <m:endChr m:val="∥"/>
            <m:grow/>
          </m:dPr>
          <m:e>
            <m:r>
              <m:t>c</m:t>
            </m:r>
            <m:r>
              <m:t> </m:t>
            </m:r>
            <m:limLow>
              <m:e>
                <m:r>
                  <m:t>x</m:t>
                </m:r>
              </m:e>
              <m:lim>
                <m:r>
                  <m:rPr>
                    <m:sty m:val="p"/>
                  </m:rPr>
                  <m:t>∼</m:t>
                </m:r>
              </m:lim>
            </m:limLow>
          </m:e>
        </m:d>
        <m:r>
          <m:t>​</m:t>
        </m:r>
        <m:r>
          <m:rPr>
            <m:sty m:val="p"/>
          </m:rPr>
          <m:t>=</m:t>
        </m:r>
        <m:r>
          <m:t>​</m:t>
        </m:r>
        <m:d>
          <m:dPr>
            <m:begChr m:val="|"/>
            <m:sepChr m:val=""/>
            <m:endChr m:val="|"/>
            <m:grow/>
          </m:dPr>
          <m:e>
            <m:r>
              <m:t>c</m:t>
            </m:r>
          </m:e>
        </m:d>
        <m:r>
          <m:t>​</m:t>
        </m:r>
        <m:r>
          <m:t> </m:t>
        </m:r>
        <m:r>
          <m:t>​</m:t>
        </m:r>
        <m:d>
          <m:dPr>
            <m:begChr m:val="∥"/>
            <m:sepChr m:val=""/>
            <m:endChr m:val="∥"/>
            <m:grow/>
          </m:dPr>
          <m:e>
            <m:limLow>
              <m:e>
                <m:r>
                  <m:t>x</m:t>
                </m:r>
              </m:e>
              <m:lim>
                <m:r>
                  <m:rPr>
                    <m:sty m:val="p"/>
                  </m:rPr>
                  <m:t>∼</m:t>
                </m:r>
              </m:lim>
            </m:limLow>
          </m:e>
        </m:d>
        <m:r>
          <m:t>​</m:t>
        </m:r>
      </m:oMath>
      <w:r>
        <w:t xml:space="preserve">.</w:t>
      </w:r>
    </w:p>
    <w:bookmarkEnd w:id="355"/>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limLow>
              <m:e>
                <m:r>
                  <m:t>x</m:t>
                </m:r>
              </m:e>
              <m:lim>
                <m:r>
                  <m:rPr>
                    <m:sty m:val="p"/>
                  </m:rPr>
                  <m:t>∼</m:t>
                </m:r>
              </m:lim>
            </m:limLow>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limLow>
                    <m:e>
                      <m:r>
                        <m:t>x</m:t>
                      </m:r>
                    </m:e>
                    <m:lim>
                      <m:r>
                        <m:rPr>
                          <m:sty m:val="p"/>
                        </m:rPr>
                        <m:t>∼</m:t>
                      </m:r>
                    </m:lim>
                  </m:limLow>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25</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limLow>
                    <m:e>
                      <m:r>
                        <m:t>x</m:t>
                      </m:r>
                    </m:e>
                    <m:lim>
                      <m:r>
                        <m:rPr>
                          <m:sty m:val="p"/>
                        </m:rPr>
                        <m:t>∼</m:t>
                      </m:r>
                    </m:lim>
                  </m:limLow>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56" w:name="exm-norm-properties"/>
    <w:p>
      <w:pPr>
        <w:pStyle w:val="FirstParagraph"/>
      </w:pPr>
      <w:r>
        <w:rPr>
          <w:b/>
          <w:bCs/>
        </w:rPr>
        <w:t xml:space="preserve">Example 102 (Scaling a vector scales its length)</w:t>
      </w:r>
      <w:r>
        <w:t xml:space="preserve"> </w:t>
      </w:r>
      <w:r>
        <w:t xml:space="preserve">For</w:t>
      </w:r>
      <w:r>
        <w:t xml:space="preserve"> </w:t>
      </w:r>
      <m:oMath>
        <m:limLow>
          <m:e>
            <m:r>
              <m:t>x</m:t>
            </m:r>
          </m:e>
          <m:lim>
            <m:r>
              <m:rPr>
                <m:sty m:val="p"/>
              </m:rPr>
              <m:t>∼</m:t>
            </m:r>
          </m:lim>
        </m:limLow>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limLow>
              <m:e>
                <m:r>
                  <m:t>x</m:t>
                </m:r>
              </m:e>
              <m:lim>
                <m:r>
                  <m:rPr>
                    <m:sty m:val="p"/>
                  </m:rPr>
                  <m:t>∼</m:t>
                </m:r>
              </m:lim>
            </m:limLow>
          </m:e>
        </m:d>
        <m:r>
          <m:t>​</m:t>
        </m:r>
        <m:r>
          <m:rPr>
            <m:sty m:val="p"/>
          </m:rPr>
          <m:t>=</m:t>
        </m:r>
        <m:r>
          <m:t>5</m:t>
        </m:r>
      </m:oMath>
      <w:r>
        <w:t xml:space="preserve"> </w:t>
      </w:r>
      <w:r>
        <w:t xml:space="preserve">(</w:t>
      </w:r>
      <w:hyperlink w:anchor="exm-euclidean-norm">
        <w:r>
          <w:rPr>
            <w:rStyle w:val="Hyperlink"/>
          </w:rPr>
          <w:t xml:space="preserve">Example 11</w:t>
        </w:r>
      </w:hyperlink>
      <w:r>
        <w:t xml:space="preserve">).</w:t>
      </w:r>
      <w:r>
        <w:t xml:space="preserve"> </w:t>
      </w:r>
      <w:r>
        <w:t xml:space="preserve">Then</w:t>
      </w:r>
      <w:r>
        <w:t xml:space="preserve"> </w:t>
      </w:r>
      <m:oMath>
        <m:r>
          <m:rPr>
            <m:sty m:val="p"/>
          </m:rPr>
          <m:t>−</m:t>
        </m:r>
        <m:r>
          <m:t>2</m:t>
        </m:r>
        <m:r>
          <m:t> </m:t>
        </m:r>
        <m:limLow>
          <m:e>
            <m:r>
              <m:t>x</m:t>
            </m:r>
          </m:e>
          <m:lim>
            <m:r>
              <m:rPr>
                <m:sty m:val="p"/>
              </m:rPr>
              <m:t>∼</m:t>
            </m:r>
          </m:lim>
        </m:limLow>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limLow>
                    <m:e>
                      <m:r>
                        <m:t>x</m:t>
                      </m:r>
                    </m:e>
                    <m:lim>
                      <m:r>
                        <m:rPr>
                          <m:sty m:val="p"/>
                        </m:rPr>
                        <m:t>∼</m:t>
                      </m:r>
                    </m:lim>
                  </m:limLow>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limLow>
          <m:e>
            <m:r>
              <m:t>x</m:t>
            </m:r>
          </m:e>
          <m:lim>
            <m:r>
              <m:rPr>
                <m:sty m:val="p"/>
              </m:rPr>
              <m:t>∼</m:t>
            </m:r>
          </m:lim>
        </m:limLow>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11</w:t>
        </w:r>
      </w:hyperlink>
      <w:r>
        <w:t xml:space="preserve">.</w:t>
      </w:r>
    </w:p>
    <w:bookmarkEnd w:id="356"/>
    <w:bookmarkStart w:id="357" w:name="thm-norm-sum-square"/>
    <w:p>
      <w:pPr>
        <w:pStyle w:val="BodyText"/>
      </w:pPr>
      <w:r>
        <w:rPr>
          <w:b/>
          <w:bCs/>
        </w:rPr>
        <w:t xml:space="preserve">Theorem 57 (The squared norm of a sum)</w:t>
      </w:r>
      <w:r>
        <w:t xml:space="preserve"> </w:t>
      </w:r>
      <w:r>
        <w:t xml:space="preserve">For any</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sSup>
            <m:e>
              <m:r>
                <m:t>​</m:t>
              </m:r>
            </m:e>
            <m:sup>
              <m:r>
                <m:t>2</m:t>
              </m:r>
            </m:sup>
          </m:sSup>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y</m:t>
                  </m:r>
                </m:e>
                <m:lim>
                  <m:r>
                    <m:rPr>
                      <m:sty m:val="p"/>
                    </m:rPr>
                    <m:t>∼</m:t>
                  </m:r>
                </m:lim>
              </m:limLow>
            </m:e>
          </m:d>
          <m:sSup>
            <m:e>
              <m:r>
                <m:t>​</m:t>
              </m:r>
            </m:e>
            <m:sup>
              <m:r>
                <m:t>2</m:t>
              </m:r>
            </m:sup>
          </m:sSup>
          <m:r>
            <m:rPr>
              <m:sty m:val="p"/>
            </m:rPr>
            <m:t>.</m:t>
          </m:r>
        </m:oMath>
      </m:oMathPara>
    </w:p>
    <w:p>
      <w:pPr>
        <w:pStyle w:val="FirstParagraph"/>
      </w:pPr>
      <w:r>
        <w:t xml:space="preserve">In particular, if</w:t>
      </w:r>
      <w:r>
        <w:t xml:space="preserve"> </w:t>
      </w:r>
      <m:oMath>
        <m:limLow>
          <m:e>
            <m:r>
              <m:t>x</m:t>
            </m:r>
          </m:e>
          <m:lim>
            <m:r>
              <m:rPr>
                <m:sty m:val="p"/>
              </m:rPr>
              <m:t>∼</m:t>
            </m:r>
          </m:lim>
        </m:limLow>
        <m:r>
          <m:rPr>
            <m:sty m:val="p"/>
          </m:rPr>
          <m:t>⟂</m:t>
        </m:r>
        <m:limLow>
          <m:e>
            <m:r>
              <m:t>y</m:t>
            </m:r>
          </m:e>
          <m:lim>
            <m:r>
              <m:rPr>
                <m:sty m:val="p"/>
              </m:rPr>
              <m:t>∼</m:t>
            </m:r>
          </m:lim>
        </m:limLow>
      </m:oMath>
      <w:r>
        <w:t xml:space="preserve"> </w:t>
      </w:r>
      <w:r>
        <w:t xml:space="preserve">(</w:t>
      </w:r>
      <w:hyperlink w:anchor="def-orthogonal-vectors">
        <w:r>
          <w:rPr>
            <w:rStyle w:val="Hyperlink"/>
          </w:rPr>
          <w:t xml:space="preserve">Definition 15</w:t>
        </w:r>
      </w:hyperlink>
      <w:r>
        <w:t xml:space="preserve">), then</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p>
          <m:e>
            <m:r>
              <m:t>​</m:t>
            </m:r>
          </m:e>
          <m:sup>
            <m:r>
              <m:t>2</m:t>
            </m:r>
          </m:sup>
        </m:sSup>
        <m:r>
          <m:rPr>
            <m:sty m:val="p"/>
          </m:rPr>
          <m:t>=</m:t>
        </m:r>
        <m:r>
          <m:t>​</m:t>
        </m:r>
        <m:d>
          <m:dPr>
            <m:begChr m:val="∥"/>
            <m:sepChr m:val=""/>
            <m:endChr m:val="∥"/>
            <m:grow/>
          </m:dPr>
          <m:e>
            <m:limLow>
              <m:e>
                <m:r>
                  <m:t>x</m:t>
                </m:r>
              </m:e>
              <m:lim>
                <m:r>
                  <m:rPr>
                    <m:sty m:val="p"/>
                  </m:rPr>
                  <m:t>∼</m:t>
                </m:r>
              </m:lim>
            </m:limLow>
          </m:e>
        </m:d>
        <m:sSup>
          <m:e>
            <m:r>
              <m:t>​</m:t>
            </m:r>
          </m:e>
          <m:sup>
            <m:r>
              <m:t>2</m:t>
            </m:r>
          </m:sup>
        </m:sSup>
        <m:r>
          <m:rPr>
            <m:sty m:val="p"/>
          </m:rPr>
          <m:t>+</m:t>
        </m:r>
        <m:r>
          <m:t>​</m:t>
        </m:r>
        <m:d>
          <m:dPr>
            <m:begChr m:val="∥"/>
            <m:sepChr m:val=""/>
            <m:endChr m:val="∥"/>
            <m:grow/>
          </m:dPr>
          <m:e>
            <m:limLow>
              <m:e>
                <m:r>
                  <m:t>y</m:t>
                </m:r>
              </m:e>
              <m:lim>
                <m:r>
                  <m:rPr>
                    <m:sty m:val="p"/>
                  </m:rPr>
                  <m:t>∼</m:t>
                </m:r>
              </m:lim>
            </m:limLow>
          </m:e>
        </m:d>
        <m:sSup>
          <m:e>
            <m:r>
              <m:t>​</m:t>
            </m:r>
          </m:e>
          <m:sup>
            <m:r>
              <m:t>2</m:t>
            </m:r>
          </m:sup>
        </m:sSup>
      </m:oMath>
      <w:r>
        <w:t xml:space="preserve"> </w:t>
      </w:r>
      <w:r>
        <w:t xml:space="preserve">(the</w:t>
      </w:r>
      <w:r>
        <w:t xml:space="preserve"> </w:t>
      </w:r>
      <w:r>
        <w:rPr>
          <w:b/>
          <w:bCs/>
        </w:rPr>
        <w:t xml:space="preserve">Pythagorean theorem</w:t>
      </w:r>
      <w:r>
        <w:t xml:space="preserve">).</w:t>
      </w:r>
    </w:p>
    <w:bookmarkEnd w:id="357"/>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p>
                <m:e>
                  <m:r>
                    <m:t>​</m:t>
                  </m:r>
                </m:e>
                <m:sup>
                  <m:r>
                    <m:t>2</m:t>
                  </m:r>
                </m:sup>
              </m:sSup>
              <m:r>
                <m:t>&amp;</m:t>
              </m:r>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r>
                <m:t>&amp;</m:t>
              </m:r>
              <m:r>
                <m:t>&amp;</m:t>
              </m:r>
              <m:r>
                <m:rPr>
                  <m:nor/>
                  <m:sty m:val="p"/>
                </m:rPr>
                <m:t>(square both sides of </m:t>
              </m:r>
              <m:r>
                <m:rPr>
                  <m:nor/>
                  <m:sty m:val="p"/>
                </m:rPr>
                <m:t>Equation 2</m:t>
              </m:r>
              <m:r>
                <m:rPr>
                  <m:nor/>
                  <m:sty m:val="p"/>
                </m:rPr>
                <m:t>)</m:t>
              </m:r>
            </m:e>
            <m:e>
              <m:r>
                <m:t>&amp;</m:t>
              </m:r>
              <m:r>
                <m:rPr>
                  <m:sty m:val="p"/>
                </m:rPr>
                <m:t>=</m:t>
              </m:r>
              <m:limLow>
                <m:e>
                  <m:r>
                    <m:t>x</m:t>
                  </m:r>
                </m:e>
                <m:lim>
                  <m:r>
                    <m:rPr>
                      <m:sty m:val="p"/>
                    </m:rPr>
                    <m:t>∼</m:t>
                  </m:r>
                </m:lim>
              </m:limLow>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limLow>
                <m:e>
                  <m:r>
                    <m:t>y</m:t>
                  </m:r>
                </m:e>
                <m:lim>
                  <m:r>
                    <m:rPr>
                      <m:sty m:val="p"/>
                    </m:rPr>
                    <m:t>∼</m:t>
                  </m:r>
                </m:lim>
              </m:limLow>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r>
                <m:t>&amp;</m:t>
              </m:r>
              <m:r>
                <m:t>&amp;</m:t>
              </m:r>
              <m:r>
                <m:rPr>
                  <m:nor/>
                  <m:sty m:val="p"/>
                </m:rPr>
                <m:t>(</m:t>
              </m:r>
              <m:r>
                <m:rPr>
                  <m:nor/>
                  <m:sty m:val="p"/>
                </m:rPr>
                <m:t>Theorem 50</m:t>
              </m:r>
              <m:r>
                <m:rPr>
                  <m:nor/>
                  <m:sty m:val="p"/>
                </m:rPr>
                <m:t>, first slot, </m:t>
              </m:r>
              <m:r>
                <m:t>a</m:t>
              </m:r>
              <m:r>
                <m:rPr>
                  <m:nor/>
                  <m:sty m:val="p"/>
                </m:rPr>
                <m:t> and </m:t>
              </m:r>
              <m:r>
                <m:t>b</m:t>
              </m:r>
              <m:r>
                <m:rPr>
                  <m:nor/>
                  <m:sty m:val="p"/>
                </m:rPr>
                <m:t> both equal to </m:t>
              </m:r>
              <m:r>
                <m:t>1</m:t>
              </m:r>
              <m:r>
                <m:rPr>
                  <m:nor/>
                  <m:sty m:val="p"/>
                </m:rPr>
                <m:t>)</m:t>
              </m:r>
            </m:e>
            <m:e>
              <m:r>
                <m:t>&amp;</m:t>
              </m:r>
              <m:r>
                <m:rPr>
                  <m:sty m:val="p"/>
                </m:rPr>
                <m:t>=</m:t>
              </m:r>
              <m:limLow>
                <m:e>
                  <m:r>
                    <m:t>x</m:t>
                  </m:r>
                </m:e>
                <m:lim>
                  <m:r>
                    <m:rPr>
                      <m:sty m:val="p"/>
                    </m:rPr>
                    <m:t>∼</m:t>
                  </m:r>
                </m:lim>
              </m:limLow>
              <m:r>
                <m:rPr>
                  <m:sty m:val="p"/>
                </m:rPr>
                <m:t>⋅</m:t>
              </m:r>
              <m:limLow>
                <m:e>
                  <m:r>
                    <m:t>x</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limLow>
                <m:e>
                  <m:r>
                    <m:t>y</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limLow>
                <m:e>
                  <m:r>
                    <m:t>y</m:t>
                  </m:r>
                </m:e>
                <m:lim>
                  <m:r>
                    <m:rPr>
                      <m:sty m:val="p"/>
                    </m:rPr>
                    <m:t>∼</m:t>
                  </m:r>
                </m:lim>
              </m:limLow>
              <m:r>
                <m:t>&amp;</m:t>
              </m:r>
              <m:r>
                <m:t>&amp;</m:t>
              </m:r>
              <m:r>
                <m:rPr>
                  <m:nor/>
                  <m:sty m:val="p"/>
                </m:rPr>
                <m:t>(</m:t>
              </m:r>
              <m:r>
                <m:rPr>
                  <m:nor/>
                  <m:sty m:val="p"/>
                </m:rPr>
                <m:t>Theorem 50</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limLow>
                <m:e>
                  <m:r>
                    <m:t>x</m:t>
                  </m:r>
                </m:e>
                <m:lim>
                  <m:r>
                    <m:rPr>
                      <m:sty m:val="p"/>
                    </m:rPr>
                    <m:t>∼</m:t>
                  </m:r>
                </m:lim>
              </m:limLow>
              <m:r>
                <m:rPr>
                  <m:sty m:val="p"/>
                </m:rPr>
                <m:t>⋅</m:t>
              </m:r>
              <m:limLow>
                <m:e>
                  <m:r>
                    <m:t>x</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limLow>
                <m:e>
                  <m:r>
                    <m:t>y</m:t>
                  </m:r>
                </m:e>
                <m:lim>
                  <m:r>
                    <m:rPr>
                      <m:sty m:val="p"/>
                    </m:rPr>
                    <m:t>∼</m:t>
                  </m:r>
                </m:lim>
              </m:limLow>
              <m:r>
                <m:rPr>
                  <m:sty m:val="p"/>
                </m:rPr>
                <m:t>⋅</m:t>
              </m:r>
              <m:limLow>
                <m:e>
                  <m:r>
                    <m:t>y</m:t>
                  </m:r>
                </m:e>
                <m:lim>
                  <m:r>
                    <m:rPr>
                      <m:sty m:val="p"/>
                    </m:rPr>
                    <m:t>∼</m:t>
                  </m:r>
                </m:lim>
              </m:limLow>
              <m:r>
                <m:t>&amp;</m:t>
              </m:r>
              <m:r>
                <m:t>&amp;</m:t>
              </m:r>
              <m:r>
                <m:rPr>
                  <m:nor/>
                  <m:sty m:val="p"/>
                </m:rPr>
                <m:t>(</m:t>
              </m:r>
              <m:r>
                <m:rPr>
                  <m:nor/>
                  <m:sty m:val="p"/>
                </m:rPr>
                <m:t>Theorem 1</m:t>
              </m:r>
              <m:r>
                <m:rPr>
                  <m:nor/>
                  <m:sty m:val="p"/>
                </m:rPr>
                <m:t>)</m:t>
              </m:r>
            </m:e>
            <m:e>
              <m:r>
                <m:t>&amp;</m:t>
              </m:r>
              <m:r>
                <m:rPr>
                  <m:sty m:val="p"/>
                </m:rPr>
                <m:t>=</m:t>
              </m:r>
              <m:limLow>
                <m:e>
                  <m:r>
                    <m:t>x</m:t>
                  </m:r>
                </m:e>
                <m:lim>
                  <m:r>
                    <m:rPr>
                      <m:sty m:val="p"/>
                    </m:rPr>
                    <m:t>∼</m:t>
                  </m:r>
                </m:lim>
              </m:limLow>
              <m:r>
                <m:rPr>
                  <m:sty m:val="p"/>
                </m:rPr>
                <m:t>⋅</m:t>
              </m:r>
              <m:limLow>
                <m:e>
                  <m:r>
                    <m:t>x</m:t>
                  </m:r>
                </m:e>
                <m:lim>
                  <m:r>
                    <m:rPr>
                      <m:sty m:val="p"/>
                    </m:rPr>
                    <m:t>∼</m:t>
                  </m:r>
                </m:lim>
              </m:limLow>
              <m:r>
                <m:rPr>
                  <m:sty m:val="p"/>
                </m:rPr>
                <m:t>+</m:t>
              </m:r>
              <m:r>
                <m:t>2</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limLow>
                <m:e>
                  <m:r>
                    <m:t>y</m:t>
                  </m:r>
                </m:e>
                <m:lim>
                  <m:r>
                    <m:rPr>
                      <m:sty m:val="p"/>
                    </m:rPr>
                    <m:t>∼</m:t>
                  </m:r>
                </m:lim>
              </m:limLow>
              <m:r>
                <m:rPr>
                  <m:sty m:val="p"/>
                </m:rPr>
                <m:t>⋅</m:t>
              </m:r>
              <m:limLow>
                <m:e>
                  <m:r>
                    <m:t>y</m:t>
                  </m:r>
                </m:e>
                <m:lim>
                  <m:r>
                    <m:rPr>
                      <m:sty m:val="p"/>
                    </m:rPr>
                    <m:t>∼</m:t>
                  </m:r>
                </m:lim>
              </m:limLow>
              <m:r>
                <m:t>&amp;</m:t>
              </m:r>
              <m:r>
                <m:t>&amp;</m:t>
              </m:r>
              <m:r>
                <m:rPr>
                  <m:nor/>
                  <m:sty m:val="p"/>
                </m:rPr>
                <m:t>(combine like terms)</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y</m:t>
                      </m:r>
                    </m:e>
                    <m:lim>
                      <m:r>
                        <m:rPr>
                          <m:sty m:val="p"/>
                        </m:rPr>
                        <m:t>∼</m:t>
                      </m:r>
                    </m:lim>
                  </m:limLow>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limLow>
          <m:e>
            <m:r>
              <m:t>x</m:t>
            </m:r>
          </m:e>
          <m:lim>
            <m:r>
              <m:rPr>
                <m:sty m:val="p"/>
              </m:rPr>
              <m:t>∼</m:t>
            </m:r>
          </m:lim>
        </m:limLow>
        <m:r>
          <m:rPr>
            <m:sty m:val="p"/>
          </m:rPr>
          <m:t>⟂</m:t>
        </m:r>
        <m:limLow>
          <m:e>
            <m:r>
              <m:t>y</m:t>
            </m:r>
          </m:e>
          <m:lim>
            <m:r>
              <m:rPr>
                <m:sty m:val="p"/>
              </m:rPr>
              <m:t>∼</m:t>
            </m:r>
          </m:lim>
        </m:limLow>
      </m:oMath>
      <w:r>
        <w:t xml:space="preserve">, then</w:t>
      </w:r>
      <w:r>
        <w:t xml:space="preserve"> </w:t>
      </w:r>
      <m:oMath>
        <m:limLow>
          <m:e>
            <m:r>
              <m:t>x</m:t>
            </m:r>
          </m:e>
          <m:lim>
            <m:r>
              <m:rPr>
                <m:sty m:val="p"/>
              </m:rPr>
              <m:t>∼</m:t>
            </m:r>
          </m:lim>
        </m:limLow>
        <m:r>
          <m:rPr>
            <m:sty m:val="p"/>
          </m:rPr>
          <m:t>⋅</m:t>
        </m:r>
        <m:limLow>
          <m:e>
            <m:r>
              <m:t>y</m:t>
            </m:r>
          </m:e>
          <m:lim>
            <m:r>
              <m:rPr>
                <m:sty m:val="p"/>
              </m:rPr>
              <m:t>∼</m:t>
            </m:r>
          </m:lim>
        </m:limLow>
        <m:r>
          <m:rPr>
            <m:sty m:val="p"/>
          </m:rPr>
          <m:t>=</m:t>
        </m:r>
        <m:r>
          <m:t>0</m:t>
        </m:r>
      </m:oMath>
      <w:r>
        <w:t xml:space="preserve">,</w:t>
      </w:r>
      <w:r>
        <w:t xml:space="preserve"> </w:t>
      </w:r>
      <w:r>
        <w:t xml:space="preserve">and the middle term drops out.</w:t>
      </w:r>
    </w:p>
    <w:bookmarkStart w:id="358" w:name="exm-norm-sum-square"/>
    <w:p>
      <w:pPr>
        <w:pStyle w:val="BodyText"/>
      </w:pPr>
      <w:r>
        <w:rPr>
          <w:b/>
          <w:bCs/>
        </w:rPr>
        <w:t xml:space="preserve">Example 103 (Checking the expansion)</w:t>
      </w:r>
      <w:r>
        <w:t xml:space="preserve"> </w:t>
      </w:r>
      <w:r>
        <w:t xml:space="preserve">For</w:t>
      </w:r>
      <w:r>
        <w:t xml:space="preserve"> </w:t>
      </w:r>
      <m:oMath>
        <m:limLow>
          <m:e>
            <m:r>
              <m:t>x</m:t>
            </m:r>
          </m:e>
          <m:lim>
            <m:r>
              <m:rPr>
                <m:sty m:val="p"/>
              </m:rPr>
              <m:t>∼</m:t>
            </m:r>
          </m:lim>
        </m:limLow>
        <m:r>
          <m:rPr>
            <m:sty m:val="p"/>
          </m:rPr>
          <m:t>=</m:t>
        </m:r>
        <m:r>
          <m:rPr>
            <m:sty m:val="p"/>
          </m:rPr>
          <m:t>(</m:t>
        </m:r>
        <m:r>
          <m:t>3</m:t>
        </m:r>
        <m:r>
          <m:rPr>
            <m:sty m:val="p"/>
          </m:rPr>
          <m:t>,</m:t>
        </m:r>
        <m:r>
          <m:t>0</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1</m:t>
        </m:r>
        <m:r>
          <m:rPr>
            <m:sty m:val="p"/>
          </m:rPr>
          <m:t>,</m:t>
        </m:r>
        <m:r>
          <m:t>4</m:t>
        </m:r>
        <m:r>
          <m:rPr>
            <m:sty m:val="p"/>
          </m:rPr>
          <m:t>)</m:t>
        </m:r>
      </m:oMath>
      <w:r>
        <w:t xml:space="preserve">:</w:t>
      </w:r>
      <w:r>
        <w:t xml:space="preserve"> </w:t>
      </w:r>
      <m:oMath>
        <m:limLow>
          <m:e>
            <m:r>
              <m:t>x</m:t>
            </m:r>
          </m:e>
          <m:lim>
            <m:r>
              <m:rPr>
                <m:sty m:val="p"/>
              </m:rPr>
              <m:t>∼</m:t>
            </m:r>
          </m:lim>
        </m:limLow>
        <m:r>
          <m:rPr>
            <m:sty m:val="p"/>
          </m:rPr>
          <m:t>+</m:t>
        </m:r>
        <m:limLow>
          <m:e>
            <m:r>
              <m:t>y</m:t>
            </m:r>
          </m:e>
          <m:lim>
            <m:r>
              <m:rPr>
                <m:sty m:val="p"/>
              </m:rPr>
              <m:t>∼</m:t>
            </m:r>
          </m:lim>
        </m:limLow>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y</m:t>
                      </m:r>
                    </m:e>
                    <m:lim>
                      <m:r>
                        <m:rPr>
                          <m:sty m:val="p"/>
                        </m:rPr>
                        <m:t>∼</m:t>
                      </m:r>
                    </m:lim>
                  </m:limLow>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58"/>
    <w:bookmarkStart w:id="359" w:name="thm-cauchy-schwarz"/>
    <w:p>
      <w:pPr>
        <w:pStyle w:val="BodyText"/>
      </w:pPr>
      <w:r>
        <w:rPr>
          <w:b/>
          <w:bCs/>
        </w:rPr>
        <w:t xml:space="preserve">Theorem 58 (Cauchy-Schwarz inequality)</w:t>
      </w:r>
      <w:r>
        <w:t xml:space="preserve"> </w:t>
      </w:r>
      <w:r>
        <w:t xml:space="preserve">For any</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rPr>
              <m:sty m:val="p"/>
            </m:rPr>
            <m:t>,</m:t>
          </m:r>
        </m:oMath>
      </m:oMathPara>
    </w:p>
    <w:p>
      <w:pPr>
        <w:pStyle w:val="FirstParagraph"/>
      </w:pPr>
      <w:r>
        <w:t xml:space="preserve">with equality exactly when</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are linearly dependent</w:t>
      </w:r>
      <w:r>
        <w:t xml:space="preserve"> </w:t>
      </w:r>
      <w:r>
        <w:t xml:space="preserve">(</w:t>
      </w:r>
      <w:hyperlink w:anchor="def-linearly-independent">
        <w:r>
          <w:rPr>
            <w:rStyle w:val="Hyperlink"/>
          </w:rPr>
          <w:t xml:space="preserve">Definition 43</w:t>
        </w:r>
      </w:hyperlink>
      <w:r>
        <w:t xml:space="preserve">).</w:t>
      </w:r>
    </w:p>
    <w:bookmarkEnd w:id="359"/>
    <w:p>
      <w:pPr>
        <w:pStyle w:val="BodyText"/>
      </w:pPr>
      <w:r>
        <w:rPr>
          <w:i/>
          <w:iCs/>
        </w:rPr>
        <w:t xml:space="preserve">Proof</w:t>
      </w:r>
      <w:r>
        <w:t xml:space="preserve">. </w:t>
      </w:r>
      <w:r>
        <w:rPr>
          <w:b/>
          <w:bCs/>
        </w:rPr>
        <w:t xml:space="preserve">If</w:t>
      </w:r>
      <w:r>
        <w:rPr>
          <w:b/>
          <w:bCs/>
        </w:rPr>
        <w:t xml:space="preserve"> </w:t>
      </w:r>
      <m:oMath>
        <m:limLow>
          <m:e>
            <m:r>
              <m:t>y</m:t>
            </m:r>
          </m:e>
          <m:lim>
            <m:r>
              <m:rPr>
                <m:sty m:val="p"/>
              </m:rPr>
              <m:t>∼</m:t>
            </m:r>
          </m:lim>
        </m:limLow>
        <m:r>
          <m:rPr>
            <m:sty m:val="p"/>
          </m:rPr>
          <m:t>=</m:t>
        </m:r>
        <m:limLow>
          <m:e>
            <m:r>
              <m:t>0</m:t>
            </m:r>
          </m:e>
          <m:lim>
            <m:r>
              <m:rPr>
                <m:sty m:val="p"/>
              </m:rPr>
              <m:t>∼</m:t>
            </m:r>
          </m:lim>
        </m:limLow>
      </m:oMath>
      <w:r>
        <w:rPr>
          <w:b/>
          <w:bCs/>
        </w:rPr>
        <w:t xml:space="preserve">.</w:t>
      </w:r>
      <w:r>
        <w:t xml:space="preserve"> </w:t>
      </w:r>
      <w:r>
        <w:t xml:space="preserve">Then</w:t>
      </w:r>
    </w:p>
    <w:p>
      <w:pPr>
        <w:pStyle w:val="BodyText"/>
      </w:pPr>
      <m:oMathPara>
        <m:oMathParaPr>
          <m:jc m:val="center"/>
        </m:oMathParaPr>
        <m:oMath>
          <m:eqArr>
            <m:e>
              <m:limLow>
                <m:e>
                  <m:r>
                    <m:t>x</m:t>
                  </m:r>
                </m:e>
                <m:lim>
                  <m:r>
                    <m:rPr>
                      <m:sty m:val="p"/>
                    </m:rPr>
                    <m:t>∼</m:t>
                  </m:r>
                </m:lim>
              </m:limLow>
              <m:r>
                <m:rPr>
                  <m:sty m:val="p"/>
                </m:rPr>
                <m:t>⋅</m:t>
              </m:r>
              <m:limLow>
                <m:e>
                  <m:r>
                    <m:t>0</m:t>
                  </m:r>
                </m:e>
                <m:lim>
                  <m:r>
                    <m:rPr>
                      <m:sty m:val="p"/>
                    </m:rPr>
                    <m:t>∼</m:t>
                  </m:r>
                </m:lim>
              </m:limLow>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7"/>
        </w:numPr>
      </w:pPr>
      <w:r>
        <w:t xml:space="preserve">and</w:t>
      </w:r>
      <w:r>
        <w:t xml:space="preserve"> </w:t>
      </w:r>
      <m:oMath>
        <m:r>
          <m:t>​</m:t>
        </m:r>
        <m:d>
          <m:dPr>
            <m:begChr m:val="∥"/>
            <m:sepChr m:val=""/>
            <m:endChr m:val="∥"/>
            <m:grow/>
          </m:dPr>
          <m:e>
            <m:limLow>
              <m:e>
                <m:r>
                  <m:t>0</m:t>
                </m:r>
              </m:e>
              <m:lim>
                <m:r>
                  <m:rPr>
                    <m:sty m:val="p"/>
                  </m:rPr>
                  <m:t>∼</m:t>
                </m:r>
              </m:lim>
            </m:limLow>
          </m:e>
        </m:d>
        <m:r>
          <m:t>​</m:t>
        </m:r>
        <m:r>
          <m:rPr>
            <m:sty m:val="p"/>
          </m:rPr>
          <m: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limLow>
          <m:e>
            <m:r>
              <m:t>x</m:t>
            </m:r>
          </m:e>
          <m:lim>
            <m:r>
              <m:rPr>
                <m:sty m:val="p"/>
              </m:rPr>
              <m:t>∼</m:t>
            </m:r>
          </m:lim>
        </m:limLow>
        <m:r>
          <m:rPr>
            <m:sty m:val="p"/>
          </m:rPr>
          <m:t>,</m:t>
        </m:r>
        <m:limLow>
          <m:e>
            <m:r>
              <m:t>y</m:t>
            </m:r>
          </m:e>
          <m:lim>
            <m:r>
              <m:rPr>
                <m:sty m:val="p"/>
              </m:rPr>
              <m:t>∼</m:t>
            </m:r>
          </m:lim>
        </m:limLow>
      </m:oMath>
      <w:r>
        <w:t xml:space="preserve"> </w:t>
      </w:r>
      <w:r>
        <w:t xml:space="preserve">are linearly dependent, because</w:t>
      </w:r>
      <w:r>
        <w:t xml:space="preserve"> </w:t>
      </w:r>
      <m:oMath>
        <m:r>
          <m:t>0</m:t>
        </m:r>
        <m:r>
          <m:t> </m:t>
        </m:r>
        <m:limLow>
          <m:e>
            <m:r>
              <m:t>x</m:t>
            </m:r>
          </m:e>
          <m:lim>
            <m:r>
              <m:rPr>
                <m:sty m:val="p"/>
              </m:rPr>
              <m:t>∼</m:t>
            </m:r>
          </m:lim>
        </m:limLow>
        <m:r>
          <m:rPr>
            <m:sty m:val="p"/>
          </m:rPr>
          <m:t>+</m:t>
        </m:r>
        <m:r>
          <m:t>1</m:t>
        </m:r>
        <m:r>
          <m:t> </m:t>
        </m:r>
        <m:limLow>
          <m:e>
            <m:r>
              <m:t>y</m:t>
            </m:r>
          </m:e>
          <m:lim>
            <m:r>
              <m:rPr>
                <m:sty m:val="p"/>
              </m:rPr>
              <m:t>∼</m:t>
            </m:r>
          </m:lim>
        </m:limLow>
        <m:r>
          <m:rPr>
            <m:sty m:val="p"/>
          </m:rPr>
          <m:t>=</m:t>
        </m:r>
        <m:limLow>
          <m:e>
            <m:r>
              <m:t>0</m:t>
            </m:r>
          </m:e>
          <m:lim>
            <m:r>
              <m:rPr>
                <m:sty m:val="p"/>
              </m:rPr>
              <m:t>∼</m:t>
            </m:r>
          </m:lim>
        </m:limLow>
      </m:oMath>
      <w:r>
        <w:t xml:space="preserve">.</w:t>
      </w:r>
    </w:p>
    <w:p>
      <w:pPr>
        <w:pStyle w:val="FirstParagraph"/>
      </w:pPr>
      <w:r>
        <w:rPr>
          <w:b/>
          <w:bCs/>
        </w:rPr>
        <w:t xml:space="preserve">If</w:t>
      </w:r>
      <w:r>
        <w:rPr>
          <w:b/>
          <w:bCs/>
        </w:rPr>
        <w:t xml:space="preserve"> </w:t>
      </w:r>
      <m:oMath>
        <m:limLow>
          <m:e>
            <m:r>
              <m:t>y</m:t>
            </m:r>
          </m:e>
          <m:lim>
            <m:r>
              <m:rPr>
                <m:sty m:val="p"/>
              </m:rPr>
              <m:t>∼</m:t>
            </m:r>
          </m:lim>
        </m:limLow>
        <m:r>
          <m:rPr>
            <m:sty m:val="p"/>
          </m:rPr>
          <m:t>≠</m:t>
        </m:r>
        <m:limLow>
          <m:e>
            <m:r>
              <m:t>0</m:t>
            </m:r>
          </m:e>
          <m:lim>
            <m:r>
              <m:rPr>
                <m:sty m:val="p"/>
              </m:rPr>
              <m:t>∼</m:t>
            </m:r>
          </m:lim>
        </m:limLow>
      </m:oMath>
      <w:r>
        <w:rPr>
          <w:b/>
          <w:bCs/>
        </w:rPr>
        <w:t xml:space="preserve">.</w:t>
      </w:r>
      <w:r>
        <w:t xml:space="preserve"> </w:t>
      </w:r>
      <w:r>
        <w:t xml:space="preserve">Then</w:t>
      </w:r>
      <w:r>
        <w:t xml:space="preserve"> </w:t>
      </w:r>
      <m:oMath>
        <m:r>
          <m:t>​</m:t>
        </m:r>
        <m:d>
          <m:dPr>
            <m:begChr m:val="∥"/>
            <m:sepChr m:val=""/>
            <m:endChr m:val="∥"/>
            <m:grow/>
          </m:dPr>
          <m:e>
            <m:limLow>
              <m:e>
                <m:r>
                  <m:t>y</m:t>
                </m:r>
              </m:e>
              <m:lim>
                <m:r>
                  <m:rPr>
                    <m:sty m:val="p"/>
                  </m:rPr>
                  <m:t>∼</m:t>
                </m:r>
              </m:lim>
            </m:limLow>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y</m:t>
                </m:r>
              </m:e>
              <m:lim>
                <m:r>
                  <m:rPr>
                    <m:sty m:val="p"/>
                  </m:rPr>
                  <m:t>∼</m:t>
                </m:r>
              </m:lim>
            </m:limLow>
          </m:e>
        </m:d>
        <m:sSup>
          <m:e>
            <m:r>
              <m:t>​</m:t>
            </m:r>
          </m:e>
          <m:sup>
            <m:r>
              <m:t>2</m:t>
            </m:r>
          </m:sup>
        </m:sSup>
      </m:oMath>
      <w:r>
        <w:t xml:space="preserve">. Then</w:t>
      </w:r>
    </w:p>
    <w:p>
      <w:pPr>
        <w:pStyle w:val="BodyText"/>
      </w:pPr>
      <w:bookmarkStart w:id="360" w:name="eq-cauchy-schwarz-chain"/>
      <m:oMathPara>
        <m:oMathParaPr>
          <m:jc m:val="center"/>
        </m:oMathParaPr>
        <m:oMath>
          <m:eqArr>
            <m:e>
              <m:r>
                <m:t>​</m:t>
              </m:r>
              <m:d>
                <m:dPr>
                  <m:begChr m:val="∥"/>
                  <m:sepChr m:val=""/>
                  <m:endChr m:val="∥"/>
                  <m:grow/>
                </m:dPr>
                <m:e>
                  <m:limLow>
                    <m:e>
                      <m:r>
                        <m:t>x</m:t>
                      </m:r>
                    </m:e>
                    <m:lim>
                      <m:r>
                        <m:rPr>
                          <m:sty m:val="p"/>
                        </m:rPr>
                        <m:t>∼</m:t>
                      </m:r>
                    </m:lim>
                  </m:limLow>
                  <m:r>
                    <m:rPr>
                      <m:sty m:val="p"/>
                    </m:rPr>
                    <m:t>−</m:t>
                  </m:r>
                  <m:r>
                    <m:t>t</m:t>
                  </m:r>
                  <m:r>
                    <m:t> </m:t>
                  </m:r>
                  <m:limLow>
                    <m:e>
                      <m:r>
                        <m:t>y</m:t>
                      </m:r>
                    </m:e>
                    <m:lim>
                      <m:r>
                        <m:rPr>
                          <m:sty m:val="p"/>
                        </m:rPr>
                        <m:t>∼</m:t>
                      </m:r>
                    </m:lim>
                  </m:limLow>
                </m:e>
              </m:d>
              <m:sSup>
                <m:e>
                  <m:r>
                    <m:t>​</m:t>
                  </m:r>
                </m:e>
                <m:sup>
                  <m:r>
                    <m:t>2</m:t>
                  </m:r>
                </m:sup>
              </m:sSup>
              <m:r>
                <m:t>&amp;</m:t>
              </m:r>
              <m:r>
                <m:rPr>
                  <m:sty m:val="p"/>
                </m:rPr>
                <m:t>=</m:t>
              </m:r>
              <m:r>
                <m:t>​</m:t>
              </m:r>
              <m:d>
                <m:dPr>
                  <m:begChr m:val="∥"/>
                  <m:sepChr m:val=""/>
                  <m:endChr m:val="∥"/>
                  <m:grow/>
                </m:dPr>
                <m:e>
                  <m:limLow>
                    <m:e>
                      <m:r>
                        <m:t>x</m:t>
                      </m:r>
                    </m:e>
                    <m:lim>
                      <m:r>
                        <m:rPr>
                          <m:sty m:val="p"/>
                        </m:rPr>
                        <m:t>∼</m:t>
                      </m:r>
                    </m:lim>
                  </m:limLow>
                  <m:r>
                    <m:rPr>
                      <m:sty m:val="p"/>
                    </m:rPr>
                    <m:t>+</m:t>
                  </m:r>
                  <m:r>
                    <m:rPr>
                      <m:sty m:val="p"/>
                    </m:rPr>
                    <m:t>(</m:t>
                  </m:r>
                  <m:r>
                    <m:rPr>
                      <m:sty m:val="p"/>
                    </m:rPr>
                    <m:t>−</m:t>
                  </m:r>
                  <m:r>
                    <m:t>1</m:t>
                  </m:r>
                  <m:r>
                    <m:rPr>
                      <m:sty m:val="p"/>
                    </m:rPr>
                    <m:t>)</m:t>
                  </m:r>
                  <m:r>
                    <m:t> </m:t>
                  </m:r>
                  <m:r>
                    <m:rPr>
                      <m:sty m:val="p"/>
                    </m:rPr>
                    <m:t>(</m:t>
                  </m:r>
                  <m:r>
                    <m:t>t</m:t>
                  </m:r>
                  <m:r>
                    <m:t> </m:t>
                  </m:r>
                  <m:limLow>
                    <m:e>
                      <m:r>
                        <m:t>y</m:t>
                      </m:r>
                    </m:e>
                    <m:lim>
                      <m:r>
                        <m:rPr>
                          <m:sty m:val="p"/>
                        </m:rPr>
                        <m:t>∼</m:t>
                      </m:r>
                    </m:lim>
                  </m:limLow>
                  <m:r>
                    <m:rPr>
                      <m:sty m:val="p"/>
                    </m:rPr>
                    <m:t>)</m:t>
                  </m:r>
                </m:e>
              </m:d>
              <m:sSup>
                <m:e>
                  <m:r>
                    <m:t>​</m:t>
                  </m:r>
                </m:e>
                <m:sup>
                  <m:r>
                    <m:t>2</m:t>
                  </m:r>
                </m:sup>
              </m:sSup>
              <m:r>
                <m:t>&amp;</m:t>
              </m:r>
              <m:r>
                <m:t>&amp;</m:t>
              </m:r>
              <m:r>
                <m:rPr>
                  <m:nor/>
                  <m:sty m:val="p"/>
                </m:rPr>
                <m:t>(</m:t>
              </m:r>
              <m:limLow>
                <m:e>
                  <m:r>
                    <m:t>x</m:t>
                  </m:r>
                </m:e>
                <m:lim>
                  <m:r>
                    <m:rPr>
                      <m:sty m:val="p"/>
                    </m:rPr>
                    <m:t>∼</m:t>
                  </m:r>
                </m:lim>
              </m:limLow>
              <m:r>
                <m:rPr>
                  <m:sty m:val="p"/>
                </m:rPr>
                <m:t>−</m:t>
              </m:r>
              <m:limLow>
                <m:e>
                  <m:r>
                    <m:t>v</m:t>
                  </m:r>
                </m:e>
                <m:lim>
                  <m:r>
                    <m:rPr>
                      <m:sty m:val="p"/>
                    </m:rPr>
                    <m:t>∼</m:t>
                  </m:r>
                </m:lim>
              </m:limLow>
              <m:r>
                <m:rPr>
                  <m:sty m:val="p"/>
                </m:rPr>
                <m:t>=</m:t>
              </m:r>
              <m:limLow>
                <m:e>
                  <m:r>
                    <m:t>x</m:t>
                  </m:r>
                </m:e>
                <m:lim>
                  <m:r>
                    <m:rPr>
                      <m:sty m:val="p"/>
                    </m:rPr>
                    <m:t>∼</m:t>
                  </m:r>
                </m:lim>
              </m:limLow>
              <m:r>
                <m:rPr>
                  <m:sty m:val="p"/>
                </m:rPr>
                <m:t>+</m:t>
              </m:r>
              <m:r>
                <m:rPr>
                  <m:sty m:val="p"/>
                </m:rPr>
                <m:t>(</m:t>
              </m:r>
              <m:r>
                <m:rPr>
                  <m:sty m:val="p"/>
                </m:rPr>
                <m:t>−</m:t>
              </m:r>
              <m:r>
                <m:t>1</m:t>
              </m:r>
              <m:r>
                <m:rPr>
                  <m:sty m:val="p"/>
                </m:rPr>
                <m:t>)</m:t>
              </m:r>
              <m:r>
                <m:t> </m:t>
              </m:r>
              <m:limLow>
                <m:e>
                  <m:r>
                    <m:t>v</m:t>
                  </m:r>
                </m:e>
                <m:lim>
                  <m:r>
                    <m:rPr>
                      <m:sty m:val="p"/>
                    </m:rPr>
                    <m:t>∼</m:t>
                  </m:r>
                </m:lim>
              </m:limLow>
              <m:r>
                <m:rPr>
                  <m:nor/>
                  <m:sty m:val="p"/>
                </m:rPr>
                <m:t>)</m:t>
              </m:r>
            </m:e>
            <m:e>
              <m:r>
                <m:t>&amp;</m:t>
              </m:r>
              <m:r>
                <m:rPr>
                  <m:sty m:val="p"/>
                </m:rPr>
                <m:t>=</m:t>
              </m:r>
              <m:r>
                <m:t>​</m:t>
              </m:r>
              <m:d>
                <m:dPr>
                  <m:begChr m:val="∥"/>
                  <m:sepChr m:val=""/>
                  <m:endChr m:val="∥"/>
                  <m:grow/>
                </m:dPr>
                <m:e>
                  <m:limLow>
                    <m:e>
                      <m:r>
                        <m:t>x</m:t>
                      </m:r>
                    </m:e>
                    <m:lim>
                      <m:r>
                        <m:rPr>
                          <m:sty m:val="p"/>
                        </m:rPr>
                        <m:t>∼</m:t>
                      </m:r>
                    </m:lim>
                  </m:limLow>
                  <m:r>
                    <m:rPr>
                      <m:sty m:val="p"/>
                    </m:rPr>
                    <m:t>+</m:t>
                  </m:r>
                  <m:r>
                    <m:rPr>
                      <m:sty m:val="p"/>
                    </m:rPr>
                    <m:t>(</m:t>
                  </m:r>
                  <m:r>
                    <m:rPr>
                      <m:sty m:val="p"/>
                    </m:rPr>
                    <m:t>−</m:t>
                  </m:r>
                  <m:r>
                    <m:t>t</m:t>
                  </m:r>
                  <m:r>
                    <m:rPr>
                      <m:sty m:val="p"/>
                    </m:rPr>
                    <m:t>)</m:t>
                  </m:r>
                  <m:r>
                    <m:t> </m:t>
                  </m:r>
                  <m:limLow>
                    <m:e>
                      <m:r>
                        <m:t>y</m:t>
                      </m:r>
                    </m:e>
                    <m:lim>
                      <m:r>
                        <m:rPr>
                          <m:sty m:val="p"/>
                        </m:rPr>
                        <m:t>∼</m:t>
                      </m:r>
                    </m:lim>
                  </m:limLow>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limLow>
                <m:e>
                  <m:r>
                    <m:t>y</m:t>
                  </m:r>
                </m:e>
                <m:lim>
                  <m:r>
                    <m:rPr>
                      <m:sty m:val="p"/>
                    </m:rPr>
                    <m:t>∼</m:t>
                  </m:r>
                </m:lim>
              </m:limLow>
              <m:r>
                <m:rPr>
                  <m:sty m:val="p"/>
                </m:rPr>
                <m:t>)</m:t>
              </m:r>
              <m:r>
                <m:rPr>
                  <m:sty m:val="p"/>
                </m:rPr>
                <m:t>=</m:t>
              </m:r>
              <m:r>
                <m:rPr>
                  <m:sty m:val="p"/>
                </m:rPr>
                <m:t>(</m:t>
              </m:r>
              <m:r>
                <m:rPr>
                  <m:sty m:val="p"/>
                </m:rPr>
                <m:t>−</m:t>
              </m:r>
              <m:r>
                <m:t>t</m:t>
              </m:r>
              <m:r>
                <m:rPr>
                  <m:sty m:val="p"/>
                </m:rPr>
                <m:t>)</m:t>
              </m:r>
              <m:r>
                <m:t> </m:t>
              </m:r>
              <m:limLow>
                <m:e>
                  <m:r>
                    <m:t>y</m:t>
                  </m:r>
                </m:e>
                <m:lim>
                  <m:r>
                    <m:rPr>
                      <m:sty m:val="p"/>
                    </m:rPr>
                    <m:t>∼</m:t>
                  </m:r>
                </m:lim>
              </m:limLow>
              <m:r>
                <m:rPr>
                  <m:nor/>
                  <m:sty m:val="p"/>
                </m:rPr>
                <m:t>, entrywise)</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t>​</m:t>
              </m:r>
              <m:d>
                <m:dPr>
                  <m:begChr m:val="("/>
                  <m:sepChr m:val=""/>
                  <m:endChr m:val=")"/>
                  <m:grow/>
                </m:dPr>
                <m:e>
                  <m:limLow>
                    <m:e>
                      <m:r>
                        <m:t>x</m:t>
                      </m:r>
                    </m:e>
                    <m:lim>
                      <m:r>
                        <m:rPr>
                          <m:sty m:val="p"/>
                        </m:rPr>
                        <m:t>∼</m:t>
                      </m:r>
                    </m:lim>
                  </m:limLow>
                  <m:r>
                    <m:rPr>
                      <m:sty m:val="p"/>
                    </m:rPr>
                    <m:t>⋅</m:t>
                  </m:r>
                  <m:r>
                    <m:rPr>
                      <m:sty m:val="p"/>
                    </m:rPr>
                    <m:t>(</m:t>
                  </m:r>
                  <m:r>
                    <m:rPr>
                      <m:sty m:val="p"/>
                    </m:rPr>
                    <m:t>(</m:t>
                  </m:r>
                  <m:r>
                    <m:rPr>
                      <m:sty m:val="p"/>
                    </m:rPr>
                    <m:t>−</m:t>
                  </m:r>
                  <m:r>
                    <m:t>t</m:t>
                  </m:r>
                  <m:r>
                    <m:rPr>
                      <m:sty m:val="p"/>
                    </m:rPr>
                    <m:t>)</m:t>
                  </m:r>
                  <m:r>
                    <m:t> </m:t>
                  </m:r>
                  <m:limLow>
                    <m:e>
                      <m:r>
                        <m:t>y</m:t>
                      </m:r>
                    </m:e>
                    <m:lim>
                      <m:r>
                        <m:rPr>
                          <m:sty m:val="p"/>
                        </m:rPr>
                        <m:t>∼</m:t>
                      </m:r>
                    </m:lim>
                  </m:limLow>
                  <m:r>
                    <m:rPr>
                      <m:sty m:val="p"/>
                    </m:rPr>
                    <m:t>)</m:t>
                  </m:r>
                </m:e>
              </m:d>
              <m:r>
                <m:t>​</m:t>
              </m:r>
              <m:r>
                <m:rPr>
                  <m:sty m:val="p"/>
                </m:rPr>
                <m:t>+</m:t>
              </m:r>
              <m:r>
                <m:t>​</m:t>
              </m:r>
              <m:d>
                <m:dPr>
                  <m:begChr m:val="∥"/>
                  <m:sepChr m:val=""/>
                  <m:endChr m:val="∥"/>
                  <m:grow/>
                </m:dPr>
                <m:e>
                  <m:r>
                    <m:rPr>
                      <m:sty m:val="p"/>
                    </m:rPr>
                    <m:t>(</m:t>
                  </m:r>
                  <m:r>
                    <m:rPr>
                      <m:sty m:val="p"/>
                    </m:rPr>
                    <m:t>−</m:t>
                  </m:r>
                  <m:r>
                    <m:t>t</m:t>
                  </m:r>
                  <m:r>
                    <m:rPr>
                      <m:sty m:val="p"/>
                    </m:rPr>
                    <m:t>)</m:t>
                  </m:r>
                  <m:r>
                    <m:t> </m:t>
                  </m:r>
                  <m:limLow>
                    <m:e>
                      <m:r>
                        <m:t>y</m:t>
                      </m:r>
                    </m:e>
                    <m:lim>
                      <m:r>
                        <m:rPr>
                          <m:sty m:val="p"/>
                        </m:rPr>
                        <m:t>∼</m:t>
                      </m:r>
                    </m:lim>
                  </m:limLow>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r>
                <m:rPr>
                  <m:sty m:val="p"/>
                </m:rPr>
                <m:t>−</m:t>
              </m:r>
              <m:r>
                <m:t>t</m:t>
              </m:r>
              <m:r>
                <m:rPr>
                  <m:sty m:val="p"/>
                </m:rPr>
                <m:t>)</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r>
                    <m:rPr>
                      <m:sty m:val="p"/>
                    </m:rPr>
                    <m:t>(</m:t>
                  </m:r>
                  <m:r>
                    <m:rPr>
                      <m:sty m:val="p"/>
                    </m:rPr>
                    <m:t>−</m:t>
                  </m:r>
                  <m:r>
                    <m:t>t</m:t>
                  </m:r>
                  <m:r>
                    <m:rPr>
                      <m:sty m:val="p"/>
                    </m:rPr>
                    <m:t>)</m:t>
                  </m:r>
                  <m:r>
                    <m:t> </m:t>
                  </m:r>
                  <m:limLow>
                    <m:e>
                      <m:r>
                        <m:t>y</m:t>
                      </m:r>
                    </m:e>
                    <m:lim>
                      <m:r>
                        <m:rPr>
                          <m:sty m:val="p"/>
                        </m:rPr>
                        <m:t>∼</m:t>
                      </m:r>
                    </m:lim>
                  </m:limLow>
                </m:e>
              </m:d>
              <m:sSup>
                <m:e>
                  <m:r>
                    <m:t>​</m:t>
                  </m:r>
                </m:e>
                <m:sup>
                  <m:r>
                    <m:t>2</m:t>
                  </m:r>
                </m:sup>
              </m:sSup>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r>
                <m:rPr>
                  <m:sty m:val="p"/>
                </m:rPr>
                <m:t>−</m:t>
              </m:r>
              <m:r>
                <m:t>t</m:t>
              </m:r>
              <m:r>
                <m:rPr>
                  <m:sty m:val="p"/>
                </m:rPr>
                <m:t>)</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limLow>
                        <m:e>
                          <m:r>
                            <m:t>y</m:t>
                          </m:r>
                        </m:e>
                        <m:lim>
                          <m:r>
                            <m:rPr>
                              <m:sty m:val="p"/>
                            </m:rPr>
                            <m:t>∼</m:t>
                          </m:r>
                        </m:lim>
                      </m:limLow>
                    </m:e>
                  </m:d>
                  <m:r>
                    <m:t>​</m:t>
                  </m:r>
                </m:e>
              </m:d>
              <m:sSup>
                <m:e>
                  <m:r>
                    <m:t>​</m:t>
                  </m:r>
                </m:e>
                <m:sup>
                  <m:r>
                    <m:t>2</m:t>
                  </m:r>
                </m:sup>
              </m:sSup>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r>
                <m:rPr>
                  <m:sty m:val="p"/>
                </m:rPr>
                <m:t>−</m:t>
              </m:r>
              <m:r>
                <m:t>t</m:t>
              </m:r>
              <m:r>
                <m:rPr>
                  <m:sty m:val="p"/>
                </m:rPr>
                <m:t>)</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limLow>
                    <m:e>
                      <m:r>
                        <m:t>y</m:t>
                      </m:r>
                    </m:e>
                    <m:lim>
                      <m:r>
                        <m:rPr>
                          <m:sty m:val="p"/>
                        </m:rPr>
                        <m:t>∼</m:t>
                      </m:r>
                    </m:lim>
                  </m:limLow>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t</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sSup>
                <m:e>
                  <m:r>
                    <m:t>t</m:t>
                  </m:r>
                </m:e>
                <m:sup>
                  <m:r>
                    <m:t>2</m:t>
                  </m:r>
                </m:sup>
              </m:sSup>
              <m:r>
                <m:t> </m:t>
              </m:r>
              <m:r>
                <m:t>​</m:t>
              </m:r>
              <m:d>
                <m:dPr>
                  <m:begChr m:val="∥"/>
                  <m:sepChr m:val=""/>
                  <m:endChr m:val="∥"/>
                  <m:grow/>
                </m:dPr>
                <m:e>
                  <m:limLow>
                    <m:e>
                      <m:r>
                        <m:t>y</m:t>
                      </m:r>
                    </m:e>
                    <m:lim>
                      <m:r>
                        <m:rPr>
                          <m:sty m:val="p"/>
                        </m:rPr>
                        <m:t>∼</m:t>
                      </m:r>
                    </m:lim>
                  </m:limLow>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rPr>
                  <m:sty m:val="p"/>
                </m:rPr>
                <m:t>+</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4</m:t>
                      </m:r>
                    </m:sup>
                  </m:sSup>
                </m:den>
              </m:f>
              <m:r>
                <m:t> </m:t>
              </m:r>
              <m:r>
                <m:t>​</m:t>
              </m:r>
              <m:d>
                <m:dPr>
                  <m:begChr m:val="∥"/>
                  <m:sepChr m:val=""/>
                  <m:endChr m:val="∥"/>
                  <m:grow/>
                </m:dPr>
                <m:e>
                  <m:limLow>
                    <m:e>
                      <m:r>
                        <m:t>y</m:t>
                      </m:r>
                    </m:e>
                    <m:lim>
                      <m:r>
                        <m:rPr>
                          <m:sty m:val="p"/>
                        </m:rPr>
                        <m:t>∼</m:t>
                      </m:r>
                    </m:lim>
                  </m:limLow>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rPr>
                  <m:sty m:val="p"/>
                </m:rPr>
                <m:t>+</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t>&amp;</m:t>
              </m:r>
              <m:r>
                <m:t>&amp;</m:t>
              </m:r>
              <m:r>
                <m:rPr>
                  <m:nor/>
                  <m:sty m:val="p"/>
                </m:rPr>
                <m:t>(cancel one factor </m:t>
              </m:r>
              <m:r>
                <m:t>​</m:t>
              </m:r>
              <m:d>
                <m:dPr>
                  <m:begChr m:val="∥"/>
                  <m:sepChr m:val=""/>
                  <m:endChr m:val="∥"/>
                  <m:grow/>
                </m:dPr>
                <m:e>
                  <m:limLow>
                    <m:e>
                      <m:r>
                        <m:t>y</m:t>
                      </m:r>
                    </m:e>
                    <m:lim>
                      <m:r>
                        <m:rPr>
                          <m:sty m:val="p"/>
                        </m:rPr>
                        <m:t>∼</m:t>
                      </m:r>
                    </m:lim>
                  </m:limLow>
                </m:e>
              </m:d>
              <m:sSup>
                <m:e>
                  <m:r>
                    <m:t>​</m:t>
                  </m:r>
                </m:e>
                <m:sup>
                  <m:r>
                    <m:t>2</m:t>
                  </m:r>
                </m:sup>
              </m:sSup>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60"/>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56</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t>&amp;</m:t>
              </m:r>
              <m:r>
                <m:rPr>
                  <m:sty m:val="p"/>
                </m:rPr>
                <m:t>≤</m:t>
              </m:r>
              <m:r>
                <m:t>​</m:t>
              </m:r>
              <m:d>
                <m:dPr>
                  <m:begChr m:val="∥"/>
                  <m:sepChr m:val=""/>
                  <m:endChr m:val="∥"/>
                  <m:grow/>
                </m:dPr>
                <m:e>
                  <m:limLow>
                    <m:e>
                      <m:r>
                        <m:t>x</m:t>
                      </m:r>
                    </m:e>
                    <m:lim>
                      <m:r>
                        <m:rPr>
                          <m:sty m:val="p"/>
                        </m:rPr>
                        <m:t>∼</m:t>
                      </m:r>
                    </m:lim>
                  </m:limLow>
                </m:e>
              </m:d>
              <m:sSup>
                <m:e>
                  <m:r>
                    <m:t>​</m:t>
                  </m:r>
                </m:e>
                <m:sup>
                  <m:r>
                    <m:t>2</m:t>
                  </m:r>
                </m:sup>
              </m:sSup>
              <m:r>
                <m:t>&amp;</m:t>
              </m:r>
              <m:r>
                <m:t>&amp;</m:t>
              </m:r>
              <m:r>
                <m:rPr>
                  <m:nor/>
                  <m:sty m:val="p"/>
                </m:rPr>
                <m:t>(add </m:t>
              </m:r>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r>
                <m:rPr>
                  <m:sty m:val="p"/>
                </m:rPr>
                <m:t>/</m:t>
              </m:r>
              <m:r>
                <m:t>​</m:t>
              </m:r>
              <m:d>
                <m:dPr>
                  <m:begChr m:val="∥"/>
                  <m:sepChr m:val=""/>
                  <m:endChr m:val="∥"/>
                  <m:grow/>
                </m:dPr>
                <m:e>
                  <m:limLow>
                    <m:e>
                      <m:r>
                        <m:t>y</m:t>
                      </m:r>
                    </m:e>
                    <m:lim>
                      <m:r>
                        <m:rPr>
                          <m:sty m:val="p"/>
                        </m:rPr>
                        <m:t>∼</m:t>
                      </m:r>
                    </m:lim>
                  </m:limLow>
                </m:e>
              </m:d>
              <m:sSup>
                <m:e>
                  <m:r>
                    <m:t>​</m:t>
                  </m:r>
                </m:e>
                <m:sup>
                  <m:r>
                    <m:t>2</m:t>
                  </m:r>
                </m:sup>
              </m:sSup>
              <m:r>
                <m:rPr>
                  <m:nor/>
                  <m:sty m:val="p"/>
                </m:rPr>
                <m:t> to both sides)</m:t>
              </m:r>
            </m:e>
            <m:e>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r>
                <m:t>&amp;</m:t>
              </m:r>
              <m:r>
                <m:rPr>
                  <m:sty m:val="p"/>
                </m:rPr>
                <m:t>≤</m:t>
              </m:r>
              <m:r>
                <m:t>​</m:t>
              </m:r>
              <m:d>
                <m:dPr>
                  <m:begChr m:val="∥"/>
                  <m:sepChr m:val=""/>
                  <m:endChr m:val="∥"/>
                  <m:grow/>
                </m:dPr>
                <m:e>
                  <m:limLow>
                    <m:e>
                      <m:r>
                        <m:t>x</m:t>
                      </m:r>
                    </m:e>
                    <m:lim>
                      <m:r>
                        <m:rPr>
                          <m:sty m:val="p"/>
                        </m:rPr>
                        <m:t>∼</m:t>
                      </m:r>
                    </m:lim>
                  </m:limLow>
                </m:e>
              </m:d>
              <m:sSup>
                <m:e>
                  <m:r>
                    <m:t>​</m:t>
                  </m:r>
                </m:e>
                <m:sup>
                  <m:r>
                    <m:t>2</m:t>
                  </m:r>
                </m:sup>
              </m:sSup>
              <m:r>
                <m:t> </m:t>
              </m:r>
              <m:r>
                <m:t>​</m:t>
              </m:r>
              <m:d>
                <m:dPr>
                  <m:begChr m:val="∥"/>
                  <m:sepChr m:val=""/>
                  <m:endChr m:val="∥"/>
                  <m:grow/>
                </m:dPr>
                <m:e>
                  <m:limLow>
                    <m:e>
                      <m:r>
                        <m:t>y</m:t>
                      </m:r>
                    </m:e>
                    <m:lim>
                      <m:r>
                        <m:rPr>
                          <m:sty m:val="p"/>
                        </m:rPr>
                        <m:t>∼</m:t>
                      </m:r>
                    </m:lim>
                  </m:limLow>
                </m:e>
              </m:d>
              <m:sSup>
                <m:e>
                  <m:r>
                    <m:t>​</m:t>
                  </m:r>
                </m:e>
                <m:sup>
                  <m:r>
                    <m:t>2</m:t>
                  </m:r>
                </m:sup>
              </m:sSup>
              <m:r>
                <m:rPr>
                  <m:sty m:val="p"/>
                </m:rPr>
                <m:t>,</m:t>
              </m:r>
              <m:r>
                <m:t>&amp;</m:t>
              </m:r>
              <m:r>
                <m:t>&amp;</m:t>
              </m:r>
              <m:r>
                <m:rPr>
                  <m:nor/>
                  <m:sty m:val="p"/>
                </m:rPr>
                <m:t>(multiply both sides by </m:t>
              </m:r>
              <m:r>
                <m:t>​</m:t>
              </m:r>
              <m:d>
                <m:dPr>
                  <m:begChr m:val="∥"/>
                  <m:sepChr m:val=""/>
                  <m:endChr m:val="∥"/>
                  <m:grow/>
                </m:dPr>
                <m:e>
                  <m:limLow>
                    <m:e>
                      <m:r>
                        <m:t>y</m:t>
                      </m:r>
                    </m:e>
                    <m:lim>
                      <m:r>
                        <m:rPr>
                          <m:sty m:val="p"/>
                        </m:rPr>
                        <m:t>∼</m:t>
                      </m:r>
                    </m:lim>
                  </m:limLow>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oMath>
      <w:r>
        <w:t xml:space="preserve">.</w:t>
      </w:r>
    </w:p>
    <w:p>
      <w:pPr>
        <w:pStyle w:val="BodyText"/>
      </w:pPr>
      <w:r>
        <w:rPr>
          <w:b/>
          <w:bCs/>
        </w:rPr>
        <w:t xml:space="preserve">When equality holds (</w:t>
      </w:r>
      <m:oMath>
        <m:limLow>
          <m:e>
            <m:r>
              <m:t>y</m:t>
            </m:r>
          </m:e>
          <m:lim>
            <m:r>
              <m:rPr>
                <m:sty m:val="p"/>
              </m:rPr>
              <m:t>∼</m:t>
            </m:r>
          </m:lim>
        </m:limLow>
        <m:r>
          <m:rPr>
            <m:sty m:val="p"/>
          </m:rPr>
          <m:t>≠</m:t>
        </m:r>
        <m:limLow>
          <m:e>
            <m:r>
              <m:t>0</m:t>
            </m:r>
          </m:e>
          <m:lim>
            <m:r>
              <m:rPr>
                <m:sty m:val="p"/>
              </m:rPr>
              <m:t>∼</m:t>
            </m:r>
          </m:lim>
        </m:limLow>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r>
          <m:rPr>
            <m:sty m:val="p"/>
          </m:rPr>
          <m:t>=</m:t>
        </m:r>
        <m:r>
          <m:t>​</m:t>
        </m:r>
        <m:d>
          <m:dPr>
            <m:begChr m:val="∥"/>
            <m:sepChr m:val=""/>
            <m:endChr m:val="∥"/>
            <m:grow/>
          </m:dPr>
          <m:e>
            <m:limLow>
              <m:e>
                <m:r>
                  <m:t>x</m:t>
                </m:r>
              </m:e>
              <m:lim>
                <m:r>
                  <m:rPr>
                    <m:sty m:val="p"/>
                  </m:rPr>
                  <m:t>∼</m:t>
                </m:r>
              </m:lim>
            </m:limLow>
          </m:e>
        </m:d>
        <m:sSup>
          <m:e>
            <m:r>
              <m:t>​</m:t>
            </m:r>
          </m:e>
          <m:sup>
            <m:r>
              <m:t>2</m:t>
            </m:r>
          </m:sup>
        </m:sSup>
        <m:r>
          <m:t> </m:t>
        </m:r>
        <m:r>
          <m:t>​</m:t>
        </m:r>
        <m:d>
          <m:dPr>
            <m:begChr m:val="∥"/>
            <m:sepChr m:val=""/>
            <m:endChr m:val="∥"/>
            <m:grow/>
          </m:dPr>
          <m:e>
            <m:limLow>
              <m:e>
                <m:r>
                  <m:t>y</m:t>
                </m:r>
              </m:e>
              <m:lim>
                <m:r>
                  <m:rPr>
                    <m:sty m:val="p"/>
                  </m:rPr>
                  <m:t>∼</m:t>
                </m:r>
              </m:lim>
            </m:limLow>
          </m:e>
        </m:d>
        <m:sSup>
          <m:e>
            <m:r>
              <m:t>​</m:t>
            </m:r>
          </m:e>
          <m:sup>
            <m:r>
              <m:t>2</m:t>
            </m:r>
          </m:sup>
        </m:sSup>
      </m:oMath>
      <w:r>
        <w:t xml:space="preserve">,</w:t>
      </w:r>
      <w:r>
        <w:t xml:space="preserve"> </w:t>
      </w:r>
      <w:r>
        <w:t xml:space="preserve">that is (dividing by</w:t>
      </w:r>
      <w:r>
        <w:t xml:space="preserve"> </w:t>
      </w:r>
      <m:oMath>
        <m:r>
          <m:t>​</m:t>
        </m:r>
        <m:d>
          <m:dPr>
            <m:begChr m:val="∥"/>
            <m:sepChr m:val=""/>
            <m:endChr m:val="∥"/>
            <m:grow/>
          </m:dPr>
          <m:e>
            <m:limLow>
              <m:e>
                <m:r>
                  <m:t>y</m:t>
                </m:r>
              </m:e>
              <m:lim>
                <m:r>
                  <m:rPr>
                    <m:sty m:val="p"/>
                  </m:rPr>
                  <m:t>∼</m:t>
                </m:r>
              </m:lim>
            </m:limLow>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limLow>
              <m:e>
                <m:r>
                  <m:t>x</m:t>
                </m:r>
              </m:e>
              <m:lim>
                <m:r>
                  <m:rPr>
                    <m:sty m:val="p"/>
                  </m:rPr>
                  <m:t>∼</m:t>
                </m:r>
              </m:lim>
            </m:limLow>
          </m:e>
        </m:d>
        <m:sSup>
          <m:e>
            <m:r>
              <m:t>​</m:t>
            </m:r>
          </m:e>
          <m:sup>
            <m:r>
              <m:t>2</m:t>
            </m:r>
          </m:sup>
        </m:sSup>
        <m:r>
          <m:rPr>
            <m:sty m:val="p"/>
          </m:rPr>
          <m:t>−</m:t>
        </m:r>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r>
          <m:rPr>
            <m:sty m:val="p"/>
          </m:rPr>
          <m:t>/</m:t>
        </m:r>
        <m:r>
          <m:t>​</m:t>
        </m:r>
        <m:d>
          <m:dPr>
            <m:begChr m:val="∥"/>
            <m:sepChr m:val=""/>
            <m:endChr m:val="∥"/>
            <m:grow/>
          </m:dPr>
          <m:e>
            <m:limLow>
              <m:e>
                <m:r>
                  <m:t>y</m:t>
                </m:r>
              </m:e>
              <m:lim>
                <m:r>
                  <m:rPr>
                    <m:sty m:val="p"/>
                  </m:rPr>
                  <m:t>∼</m:t>
                </m:r>
              </m:lim>
            </m:limLow>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limLow>
              <m:e>
                <m:r>
                  <m:t>x</m:t>
                </m:r>
              </m:e>
              <m:lim>
                <m:r>
                  <m:rPr>
                    <m:sty m:val="p"/>
                  </m:rPr>
                  <m:t>∼</m:t>
                </m:r>
              </m:lim>
            </m:limLow>
            <m:r>
              <m:rPr>
                <m:sty m:val="p"/>
              </m:rPr>
              <m:t>−</m:t>
            </m:r>
            <m:r>
              <m:t>t</m:t>
            </m:r>
            <m:r>
              <m:t> </m:t>
            </m:r>
            <m:limLow>
              <m:e>
                <m:r>
                  <m:t>y</m:t>
                </m:r>
              </m:e>
              <m:lim>
                <m:r>
                  <m:rPr>
                    <m:sty m:val="p"/>
                  </m:rPr>
                  <m:t>∼</m:t>
                </m:r>
              </m:lim>
            </m:limLow>
          </m:e>
        </m:d>
        <m:sSup>
          <m:e>
            <m:r>
              <m:t>​</m:t>
            </m:r>
          </m:e>
          <m:sup>
            <m:r>
              <m:t>2</m:t>
            </m:r>
          </m:sup>
        </m:sSup>
      </m:oMath>
      <w:r>
        <w:t xml:space="preserve">,</w:t>
      </w:r>
      <w:r>
        <w:t xml:space="preserve"> </w:t>
      </w:r>
      <w:r>
        <w:t xml:space="preserve">so equality holds exactly when</w:t>
      </w:r>
      <w:r>
        <w:t xml:space="preserve"> </w:t>
      </w:r>
      <m:oMath>
        <m:limLow>
          <m:e>
            <m:r>
              <m:t>x</m:t>
            </m:r>
          </m:e>
          <m:lim>
            <m:r>
              <m:rPr>
                <m:sty m:val="p"/>
              </m:rPr>
              <m:t>∼</m:t>
            </m:r>
          </m:lim>
        </m:limLow>
        <m:r>
          <m:rPr>
            <m:sty m:val="p"/>
          </m:rPr>
          <m:t>−</m:t>
        </m:r>
        <m:r>
          <m:t>t</m:t>
        </m:r>
        <m:r>
          <m:t> </m:t>
        </m:r>
        <m:limLow>
          <m:e>
            <m:r>
              <m:t>y</m:t>
            </m:r>
          </m:e>
          <m:lim>
            <m:r>
              <m:rPr>
                <m:sty m:val="p"/>
              </m:rPr>
              <m:t>∼</m:t>
            </m:r>
          </m:lim>
        </m:limLow>
        <m:r>
          <m:rPr>
            <m:sty m:val="p"/>
          </m:rPr>
          <m:t>=</m:t>
        </m:r>
        <m:limLow>
          <m:e>
            <m:r>
              <m:t>0</m:t>
            </m:r>
          </m:e>
          <m:lim>
            <m:r>
              <m:rPr>
                <m:sty m:val="p"/>
              </m:rPr>
              <m:t>∼</m:t>
            </m:r>
          </m:lim>
        </m:limLow>
      </m:oMath>
      <w:r>
        <w:t xml:space="preserve"> </w:t>
      </w:r>
      <w:r>
        <w:t xml:space="preserve">(</w:t>
      </w:r>
      <w:hyperlink w:anchor="thm-norm-properties">
        <w:r>
          <w:rPr>
            <w:rStyle w:val="Hyperlink"/>
          </w:rPr>
          <w:t xml:space="preserve">Theorem 56</w:t>
        </w:r>
      </w:hyperlink>
      <w:r>
        <w:t xml:space="preserve">, part 1),</w:t>
      </w:r>
      <w:r>
        <w:t xml:space="preserve"> </w:t>
      </w:r>
      <w:r>
        <w:t xml:space="preserve">that is, when</w:t>
      </w:r>
      <w:r>
        <w:t xml:space="preserve"> </w:t>
      </w:r>
      <m:oMath>
        <m:limLow>
          <m:e>
            <m:r>
              <m:t>x</m:t>
            </m:r>
          </m:e>
          <m:lim>
            <m:r>
              <m:rPr>
                <m:sty m:val="p"/>
              </m:rPr>
              <m:t>∼</m:t>
            </m:r>
          </m:lim>
        </m:limLow>
        <m:r>
          <m:rPr>
            <m:sty m:val="p"/>
          </m:rPr>
          <m:t>=</m:t>
        </m:r>
        <m:r>
          <m:t>t</m:t>
        </m:r>
        <m:r>
          <m:t> </m:t>
        </m:r>
        <m:limLow>
          <m:e>
            <m:r>
              <m:t>y</m:t>
            </m:r>
          </m:e>
          <m:lim>
            <m:r>
              <m:rPr>
                <m:sty m:val="p"/>
              </m:rPr>
              <m:t>∼</m:t>
            </m:r>
          </m:lim>
        </m:limLow>
      </m:oMath>
      <w:r>
        <w:t xml:space="preserve">.</w:t>
      </w:r>
    </w:p>
    <w:p>
      <w:pPr>
        <w:numPr>
          <w:ilvl w:val="0"/>
          <w:numId w:val="1053"/>
        </w:numPr>
      </w:pPr>
      <w:r>
        <w:t xml:space="preserve">If</w:t>
      </w:r>
      <w:r>
        <w:t xml:space="preserve"> </w:t>
      </w:r>
      <m:oMath>
        <m:limLow>
          <m:e>
            <m:r>
              <m:t>x</m:t>
            </m:r>
          </m:e>
          <m:lim>
            <m:r>
              <m:rPr>
                <m:sty m:val="p"/>
              </m:rPr>
              <m:t>∼</m:t>
            </m:r>
          </m:lim>
        </m:limLow>
        <m:r>
          <m:rPr>
            <m:sty m:val="p"/>
          </m:rPr>
          <m:t>=</m:t>
        </m:r>
        <m:r>
          <m:t>t</m:t>
        </m:r>
        <m:r>
          <m:t> </m:t>
        </m:r>
        <m:limLow>
          <m:e>
            <m:r>
              <m:t>y</m:t>
            </m:r>
          </m:e>
          <m:lim>
            <m:r>
              <m:rPr>
                <m:sty m:val="p"/>
              </m:rPr>
              <m:t>∼</m:t>
            </m:r>
          </m:lim>
        </m:limLow>
      </m:oMath>
      <w:r>
        <w:t xml:space="preserve">, then</w:t>
      </w:r>
      <w:r>
        <w:t xml:space="preserve"> </w:t>
      </w:r>
      <m:oMath>
        <m:r>
          <m:t>1</m:t>
        </m:r>
        <m:r>
          <m:t> </m:t>
        </m:r>
        <m:limLow>
          <m:e>
            <m:r>
              <m:t>x</m:t>
            </m:r>
          </m:e>
          <m:lim>
            <m:r>
              <m:rPr>
                <m:sty m:val="p"/>
              </m:rPr>
              <m:t>∼</m:t>
            </m:r>
          </m:lim>
        </m:limLow>
        <m:r>
          <m:rPr>
            <m:sty m:val="p"/>
          </m:rPr>
          <m:t>+</m:t>
        </m:r>
        <m:r>
          <m:rPr>
            <m:sty m:val="p"/>
          </m:rPr>
          <m:t>(</m:t>
        </m:r>
        <m:r>
          <m:rPr>
            <m:sty m:val="p"/>
          </m:rPr>
          <m:t>−</m:t>
        </m:r>
        <m:r>
          <m:t>t</m:t>
        </m:r>
        <m:r>
          <m:rPr>
            <m:sty m:val="p"/>
          </m:rPr>
          <m:t>)</m:t>
        </m:r>
        <m:r>
          <m:t> </m:t>
        </m:r>
        <m:limLow>
          <m:e>
            <m:r>
              <m:t>y</m:t>
            </m:r>
          </m:e>
          <m:lim>
            <m:r>
              <m:rPr>
                <m:sty m:val="p"/>
              </m:rPr>
              <m:t>∼</m:t>
            </m:r>
          </m:lim>
        </m:limLow>
        <m:r>
          <m:rPr>
            <m:sty m:val="p"/>
          </m:rPr>
          <m:t>=</m:t>
        </m:r>
        <m:limLow>
          <m:e>
            <m:r>
              <m:t>0</m:t>
            </m:r>
          </m:e>
          <m:lim>
            <m:r>
              <m:rPr>
                <m:sty m:val="p"/>
              </m:rPr>
              <m:t>∼</m:t>
            </m:r>
          </m:lim>
        </m:limLow>
      </m:oMath>
      <w:r>
        <w:t xml:space="preserve">,</w:t>
      </w:r>
      <w:r>
        <w:t xml:space="preserve"> </w:t>
      </w:r>
      <w:r>
        <w:t xml:space="preserve">so the two vectors are linearly dependent.</w:t>
      </w:r>
    </w:p>
    <w:p>
      <w:pPr>
        <w:numPr>
          <w:ilvl w:val="0"/>
          <w:numId w:val="1053"/>
        </w:numPr>
      </w:pPr>
      <w:r>
        <w:t xml:space="preserve">Conversely, suppose</w:t>
      </w:r>
      <w:r>
        <w:t xml:space="preserve"> </w:t>
      </w:r>
      <m:oMath>
        <m:r>
          <m:t>a</m:t>
        </m:r>
        <m:r>
          <m:t> </m:t>
        </m:r>
        <m:limLow>
          <m:e>
            <m:r>
              <m:t>x</m:t>
            </m:r>
          </m:e>
          <m:lim>
            <m:r>
              <m:rPr>
                <m:sty m:val="p"/>
              </m:rPr>
              <m:t>∼</m:t>
            </m:r>
          </m:lim>
        </m:limLow>
        <m:r>
          <m:rPr>
            <m:sty m:val="p"/>
          </m:rPr>
          <m:t>+</m:t>
        </m:r>
        <m:r>
          <m:t>b</m:t>
        </m:r>
        <m:r>
          <m:t> </m:t>
        </m:r>
        <m:limLow>
          <m:e>
            <m:r>
              <m:t>y</m:t>
            </m:r>
          </m:e>
          <m:lim>
            <m:r>
              <m:rPr>
                <m:sty m:val="p"/>
              </m:rPr>
              <m:t>∼</m:t>
            </m:r>
          </m:lim>
        </m:limLow>
        <m:r>
          <m:rPr>
            <m:sty m:val="p"/>
          </m:rPr>
          <m:t>=</m:t>
        </m:r>
        <m:limLow>
          <m:e>
            <m:r>
              <m:t>0</m:t>
            </m:r>
          </m:e>
          <m:lim>
            <m:r>
              <m:rPr>
                <m:sty m:val="p"/>
              </m:rPr>
              <m:t>∼</m:t>
            </m:r>
          </m:lim>
        </m:limLow>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limLow>
          <m:e>
            <m:r>
              <m:t>y</m:t>
            </m:r>
          </m:e>
          <m:lim>
            <m:r>
              <m:rPr>
                <m:sty m:val="p"/>
              </m:rPr>
              <m:t>∼</m:t>
            </m:r>
          </m:lim>
        </m:limLow>
        <m:r>
          <m:rPr>
            <m:sty m:val="p"/>
          </m:rPr>
          <m:t>=</m:t>
        </m:r>
        <m:limLow>
          <m:e>
            <m:r>
              <m:t>0</m:t>
            </m:r>
          </m:e>
          <m:lim>
            <m:r>
              <m:rPr>
                <m:sty m:val="p"/>
              </m:rPr>
              <m:t>∼</m:t>
            </m:r>
          </m:lim>
        </m:limLow>
      </m:oMath>
      <w:r>
        <w:t xml:space="preserve">,</w:t>
      </w:r>
      <w:r>
        <w:t xml:space="preserve"> </w:t>
      </w:r>
      <w:r>
        <w:t xml:space="preserve">so</w:t>
      </w:r>
    </w:p>
    <w:p>
      <w:pPr>
        <w:pStyle w:val="BodyText"/>
      </w:pPr>
      <m:oMathPara>
        <m:oMathParaPr>
          <m:jc m:val="center"/>
        </m:oMathParaPr>
        <m:oMath>
          <m:eqArr>
            <m:e>
              <m:limLow>
                <m:e>
                  <m:r>
                    <m:t>y</m:t>
                  </m:r>
                </m:e>
                <m:lim>
                  <m:r>
                    <m:rPr>
                      <m:sty m:val="p"/>
                    </m:rPr>
                    <m:t>∼</m:t>
                  </m:r>
                </m:lim>
              </m:limLow>
              <m:r>
                <m:t>&amp;</m:t>
              </m:r>
              <m:r>
                <m:rPr>
                  <m:sty m:val="p"/>
                </m:rPr>
                <m:t>=</m:t>
              </m:r>
              <m:f>
                <m:fPr>
                  <m:type m:val="lin"/>
                </m:fPr>
                <m:num>
                  <m:r>
                    <m:t>1</m:t>
                  </m:r>
                </m:num>
                <m:den>
                  <m:r>
                    <m:t>b</m:t>
                  </m:r>
                </m:den>
              </m:f>
              <m:r>
                <m:t> </m:t>
              </m:r>
              <m:r>
                <m:rPr>
                  <m:sty m:val="p"/>
                </m:rPr>
                <m:t>(</m:t>
              </m:r>
              <m:r>
                <m:t>b</m:t>
              </m:r>
              <m:r>
                <m:t> </m:t>
              </m:r>
              <m:limLow>
                <m:e>
                  <m:r>
                    <m:t>y</m:t>
                  </m:r>
                </m:e>
                <m:lim>
                  <m:r>
                    <m:rPr>
                      <m:sty m:val="p"/>
                    </m:rPr>
                    <m:t>∼</m:t>
                  </m:r>
                </m:lim>
              </m:limLow>
              <m:r>
                <m:rPr>
                  <m:sty m:val="p"/>
                </m:rPr>
                <m:t>)</m:t>
              </m:r>
            </m:e>
            <m:e>
              <m:r>
                <m:t>&amp;</m:t>
              </m:r>
              <m:r>
                <m:rPr>
                  <m:sty m:val="p"/>
                </m:rPr>
                <m:t>=</m:t>
              </m:r>
              <m:limLow>
                <m:e>
                  <m:r>
                    <m:t>0</m:t>
                  </m:r>
                </m:e>
                <m:lim>
                  <m:r>
                    <m:rPr>
                      <m:sty m:val="p"/>
                    </m:rPr>
                    <m:t>∼</m:t>
                  </m:r>
                </m:lim>
              </m:limLow>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limLow>
          <m:e>
            <m:r>
              <m:t>y</m:t>
            </m:r>
          </m:e>
          <m:lim>
            <m:r>
              <m:rPr>
                <m:sty m:val="p"/>
              </m:rPr>
              <m:t>∼</m:t>
            </m:r>
          </m:lim>
        </m:limLow>
      </m:oMath>
      <w:r>
        <w:t xml:space="preserve"> </w:t>
      </w:r>
      <w:r>
        <w:t xml:space="preserve">from both sides gives</w:t>
      </w:r>
      <w:r>
        <w:t xml:space="preserve"> </w:t>
      </w:r>
      <m:oMath>
        <m:r>
          <m:t>a</m:t>
        </m:r>
        <m:r>
          <m:t> </m:t>
        </m:r>
        <m:limLow>
          <m:e>
            <m:r>
              <m:t>x</m:t>
            </m:r>
          </m:e>
          <m:lim>
            <m:r>
              <m:rPr>
                <m:sty m:val="p"/>
              </m:rPr>
              <m:t>∼</m:t>
            </m:r>
          </m:lim>
        </m:limLow>
        <m:r>
          <m:rPr>
            <m:sty m:val="p"/>
          </m:rPr>
          <m:t>=</m:t>
        </m:r>
        <m:r>
          <m:rPr>
            <m:sty m:val="p"/>
          </m:rPr>
          <m:t>−</m:t>
        </m:r>
        <m:r>
          <m:t>b</m:t>
        </m:r>
        <m:r>
          <m:t> </m:t>
        </m:r>
        <m:limLow>
          <m:e>
            <m:r>
              <m:t>y</m:t>
            </m:r>
          </m:e>
          <m:lim>
            <m:r>
              <m:rPr>
                <m:sty m:val="p"/>
              </m:rPr>
              <m:t>∼</m:t>
            </m:r>
          </m:lim>
        </m:limLow>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limLow>
          <m:e>
            <m:r>
              <m:t>x</m:t>
            </m:r>
          </m:e>
          <m:lim>
            <m:r>
              <m:rPr>
                <m:sty m:val="p"/>
              </m:rPr>
              <m:t>∼</m:t>
            </m:r>
          </m:lim>
        </m:limLow>
        <m:r>
          <m:rPr>
            <m:sty m:val="p"/>
          </m:rPr>
          <m:t>=</m:t>
        </m:r>
        <m:r>
          <m:t>s</m:t>
        </m:r>
        <m:r>
          <m:t> </m:t>
        </m:r>
        <m:limLow>
          <m:e>
            <m:r>
              <m:t>y</m:t>
            </m:r>
          </m:e>
          <m:lim>
            <m:r>
              <m:rPr>
                <m:sty m:val="p"/>
              </m:rPr>
              <m:t>∼</m:t>
            </m:r>
          </m:lim>
        </m:limLow>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r>
                <m:t>​</m:t>
              </m:r>
              <m:r>
                <m:t>&amp;</m:t>
              </m:r>
              <m:r>
                <m:rPr>
                  <m:sty m:val="p"/>
                </m:rPr>
                <m:t>=</m:t>
              </m:r>
              <m:r>
                <m:t>​</m:t>
              </m:r>
              <m:d>
                <m:dPr>
                  <m:begChr m:val="|"/>
                  <m:sepChr m:val=""/>
                  <m:endChr m:val="|"/>
                  <m:grow/>
                </m:dPr>
                <m:e>
                  <m:r>
                    <m:rPr>
                      <m:sty m:val="p"/>
                    </m:rPr>
                    <m:t>(</m:t>
                  </m:r>
                  <m:r>
                    <m:t>s</m:t>
                  </m:r>
                  <m:r>
                    <m:t> </m:t>
                  </m:r>
                  <m:limLow>
                    <m:e>
                      <m:r>
                        <m:t>y</m:t>
                      </m:r>
                    </m:e>
                    <m:lim>
                      <m:r>
                        <m:rPr>
                          <m:sty m:val="p"/>
                        </m:rPr>
                        <m:t>∼</m:t>
                      </m:r>
                    </m:lim>
                  </m:limLow>
                  <m:r>
                    <m:rPr>
                      <m:sty m:val="p"/>
                    </m:rPr>
                    <m:t>)</m:t>
                  </m:r>
                  <m:r>
                    <m:rPr>
                      <m:sty m:val="p"/>
                    </m:rPr>
                    <m:t>⋅</m:t>
                  </m:r>
                  <m:limLow>
                    <m:e>
                      <m:r>
                        <m:t>y</m:t>
                      </m:r>
                    </m:e>
                    <m:lim>
                      <m:r>
                        <m:rPr>
                          <m:sty m:val="p"/>
                        </m:rPr>
                        <m:t>∼</m:t>
                      </m:r>
                    </m:lim>
                  </m:limLow>
                </m:e>
              </m:d>
              <m:r>
                <m:t>​</m:t>
              </m:r>
              <m:r>
                <m:t>&amp;</m:t>
              </m:r>
              <m:r>
                <m:t>&amp;</m:t>
              </m:r>
              <m:r>
                <m:rPr>
                  <m:nor/>
                  <m:sty m:val="p"/>
                </m:rPr>
                <m:t>(substitute </m:t>
              </m:r>
              <m:limLow>
                <m:e>
                  <m:r>
                    <m:t>x</m:t>
                  </m:r>
                </m:e>
                <m:lim>
                  <m:r>
                    <m:rPr>
                      <m:sty m:val="p"/>
                    </m:rPr>
                    <m:t>∼</m:t>
                  </m:r>
                </m:lim>
              </m:limLow>
              <m:r>
                <m:rPr>
                  <m:sty m:val="p"/>
                </m:rPr>
                <m:t>=</m:t>
              </m:r>
              <m:r>
                <m:t>s</m:t>
              </m:r>
              <m:r>
                <m:t> </m:t>
              </m:r>
              <m:limLow>
                <m:e>
                  <m:r>
                    <m:t>y</m:t>
                  </m:r>
                </m:e>
                <m:lim>
                  <m:r>
                    <m:rPr>
                      <m:sty m:val="p"/>
                    </m:rPr>
                    <m:t>∼</m:t>
                  </m:r>
                </m:lim>
              </m:limLow>
              <m:r>
                <m:rPr>
                  <m:nor/>
                  <m:sty m:val="p"/>
                </m:rPr>
                <m:t>)</m:t>
              </m:r>
            </m:e>
            <m:e>
              <m:r>
                <m:t>&amp;</m:t>
              </m:r>
              <m:r>
                <m:rPr>
                  <m:sty m:val="p"/>
                </m:rPr>
                <m:t>=</m:t>
              </m:r>
              <m:r>
                <m:t>​</m:t>
              </m:r>
              <m:d>
                <m:dPr>
                  <m:begChr m:val="|"/>
                  <m:sepChr m:val=""/>
                  <m:endChr m:val="|"/>
                  <m:grow/>
                </m:dPr>
                <m:e>
                  <m:r>
                    <m:t>s</m:t>
                  </m:r>
                  <m:r>
                    <m:t> </m:t>
                  </m:r>
                  <m:r>
                    <m:rPr>
                      <m:sty m:val="p"/>
                    </m:rPr>
                    <m:t>(</m:t>
                  </m:r>
                  <m:limLow>
                    <m:e>
                      <m:r>
                        <m:t>y</m:t>
                      </m:r>
                    </m:e>
                    <m:lim>
                      <m:r>
                        <m:rPr>
                          <m:sty m:val="p"/>
                        </m:rPr>
                        <m:t>∼</m:t>
                      </m:r>
                    </m:lim>
                  </m:limLow>
                  <m:r>
                    <m:rPr>
                      <m:sty m:val="p"/>
                    </m:rPr>
                    <m:t>⋅</m:t>
                  </m:r>
                  <m:limLow>
                    <m:e>
                      <m:r>
                        <m:t>y</m:t>
                      </m:r>
                    </m:e>
                    <m:lim>
                      <m:r>
                        <m:rPr>
                          <m:sty m:val="p"/>
                        </m:rPr>
                        <m:t>∼</m:t>
                      </m:r>
                    </m:lim>
                  </m:limLow>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limLow>
                    <m:e>
                      <m:r>
                        <m:t>y</m:t>
                      </m:r>
                    </m:e>
                    <m:lim>
                      <m:r>
                        <m:rPr>
                          <m:sty m:val="p"/>
                        </m:rPr>
                        <m:t>∼</m:t>
                      </m:r>
                    </m:lim>
                  </m:limLow>
                  <m:r>
                    <m:rPr>
                      <m:sty m:val="p"/>
                    </m:rPr>
                    <m:t>⋅</m:t>
                  </m:r>
                  <m:limLow>
                    <m:e>
                      <m:r>
                        <m:t>y</m:t>
                      </m:r>
                    </m:e>
                    <m:lim>
                      <m:r>
                        <m:rPr>
                          <m:sty m:val="p"/>
                        </m:rPr>
                        <m:t>∼</m:t>
                      </m:r>
                    </m:lim>
                  </m:limLow>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limLow>
                    <m:e>
                      <m:r>
                        <m:t>y</m:t>
                      </m:r>
                    </m:e>
                    <m:lim>
                      <m:r>
                        <m:rPr>
                          <m:sty m:val="p"/>
                        </m:rPr>
                        <m:t>∼</m:t>
                      </m:r>
                    </m:lim>
                  </m:limLow>
                </m:e>
              </m:d>
              <m:sSup>
                <m:e>
                  <m:r>
                    <m:t>​</m:t>
                  </m:r>
                </m:e>
                <m:sup>
                  <m:r>
                    <m:t>2</m:t>
                  </m:r>
                </m:sup>
              </m:sSup>
              <m:r>
                <m:t>&amp;</m:t>
              </m:r>
              <m:r>
                <m:t>&amp;</m:t>
              </m:r>
              <m:r>
                <m:rPr>
                  <m:nor/>
                  <m:sty m:val="p"/>
                </m:rPr>
                <m:t>(</m:t>
              </m:r>
              <m:limLow>
                <m:e>
                  <m:r>
                    <m:t>y</m:t>
                  </m:r>
                </m:e>
                <m:lim>
                  <m:r>
                    <m:rPr>
                      <m:sty m:val="p"/>
                    </m:rPr>
                    <m:t>∼</m:t>
                  </m:r>
                </m:lim>
              </m:limLow>
              <m:r>
                <m:rPr>
                  <m:sty m:val="p"/>
                </m:rPr>
                <m:t>⋅</m:t>
              </m:r>
              <m:limLow>
                <m:e>
                  <m:r>
                    <m:t>y</m:t>
                  </m:r>
                </m:e>
                <m:lim>
                  <m:r>
                    <m:rPr>
                      <m:sty m:val="p"/>
                    </m:rPr>
                    <m:t>∼</m:t>
                  </m:r>
                </m:lim>
              </m:limLow>
              <m:r>
                <m:rPr>
                  <m:sty m:val="p"/>
                </m:rPr>
                <m:t>=</m:t>
              </m:r>
              <m:r>
                <m:t>​</m:t>
              </m:r>
              <m:d>
                <m:dPr>
                  <m:begChr m:val="∥"/>
                  <m:sepChr m:val=""/>
                  <m:endChr m:val="∥"/>
                  <m:grow/>
                </m:dPr>
                <m:e>
                  <m:limLow>
                    <m:e>
                      <m:r>
                        <m:t>y</m:t>
                      </m:r>
                    </m:e>
                    <m:lim>
                      <m:r>
                        <m:rPr>
                          <m:sty m:val="p"/>
                        </m:rPr>
                        <m:t>∼</m:t>
                      </m:r>
                    </m:lim>
                  </m:limLow>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limLow>
                        <m:e>
                          <m:r>
                            <m:t>y</m:t>
                          </m:r>
                        </m:e>
                        <m:lim>
                          <m:r>
                            <m:rPr>
                              <m:sty m:val="p"/>
                            </m:rPr>
                            <m:t>∼</m:t>
                          </m:r>
                        </m:lim>
                      </m:limLow>
                    </m:e>
                  </m:d>
                  <m:r>
                    <m:t>​</m:t>
                  </m:r>
                </m:e>
              </m:d>
              <m:r>
                <m:t>​</m:t>
              </m:r>
              <m:r>
                <m:t> </m:t>
              </m:r>
              <m:r>
                <m:t>​</m:t>
              </m:r>
              <m:d>
                <m:dPr>
                  <m:begChr m:val="∥"/>
                  <m:sepChr m:val=""/>
                  <m:endChr m:val="∥"/>
                  <m:grow/>
                </m:dPr>
                <m:e>
                  <m:limLow>
                    <m:e>
                      <m:r>
                        <m:t>y</m:t>
                      </m:r>
                    </m:e>
                    <m:lim>
                      <m:r>
                        <m:rPr>
                          <m:sty m:val="p"/>
                        </m:rPr>
                        <m:t>∼</m:t>
                      </m:r>
                    </m:lim>
                  </m:limLow>
                </m:e>
              </m:d>
              <m:r>
                <m:t>​</m:t>
              </m:r>
              <m:r>
                <m:t>&amp;</m:t>
              </m:r>
              <m:r>
                <m:t>&amp;</m:t>
              </m:r>
              <m:r>
                <m:rPr>
                  <m:nor/>
                  <m:sty m:val="p"/>
                </m:rPr>
                <m:t>(regroup)</m:t>
              </m:r>
            </m:e>
            <m:e>
              <m:r>
                <m:t>&amp;</m:t>
              </m:r>
              <m:r>
                <m:rPr>
                  <m:sty m:val="p"/>
                </m:rPr>
                <m:t>=</m:t>
              </m:r>
              <m:r>
                <m:t>​</m:t>
              </m:r>
              <m:d>
                <m:dPr>
                  <m:begChr m:val="∥"/>
                  <m:sepChr m:val=""/>
                  <m:endChr m:val="∥"/>
                  <m:grow/>
                </m:dPr>
                <m:e>
                  <m:r>
                    <m:t>s</m:t>
                  </m:r>
                  <m:r>
                    <m:t> </m:t>
                  </m:r>
                  <m:limLow>
                    <m:e>
                      <m:r>
                        <m:t>y</m:t>
                      </m:r>
                    </m:e>
                    <m:lim>
                      <m:r>
                        <m:rPr>
                          <m:sty m:val="p"/>
                        </m:rPr>
                        <m:t>∼</m:t>
                      </m:r>
                    </m:lim>
                  </m:limLow>
                </m:e>
              </m:d>
              <m:r>
                <m:t>​</m:t>
              </m:r>
              <m:r>
                <m:t> </m:t>
              </m:r>
              <m:r>
                <m:t>​</m:t>
              </m:r>
              <m:d>
                <m:dPr>
                  <m:begChr m:val="∥"/>
                  <m:sepChr m:val=""/>
                  <m:endChr m:val="∥"/>
                  <m:grow/>
                </m:dPr>
                <m:e>
                  <m:limLow>
                    <m:e>
                      <m:r>
                        <m:t>y</m:t>
                      </m:r>
                    </m:e>
                    <m:lim>
                      <m:r>
                        <m:rPr>
                          <m:sty m:val="p"/>
                        </m:rPr>
                        <m:t>∼</m:t>
                      </m:r>
                    </m:lim>
                  </m:limLow>
                </m:e>
              </m:d>
              <m:r>
                <m:t>​</m:t>
              </m:r>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rPr>
                  <m:sty m:val="p"/>
                </m:rPr>
                <m:t>,</m:t>
              </m:r>
              <m:r>
                <m:t>&amp;</m:t>
              </m:r>
              <m:r>
                <m:t>&amp;</m:t>
              </m:r>
              <m:r>
                <m:rPr>
                  <m:nor/>
                  <m:sty m:val="p"/>
                </m:rPr>
                <m:t>(</m:t>
              </m:r>
              <m:r>
                <m:t>s</m:t>
              </m:r>
              <m:r>
                <m:t> </m:t>
              </m:r>
              <m:limLow>
                <m:e>
                  <m:r>
                    <m:t>y</m:t>
                  </m:r>
                </m:e>
                <m:lim>
                  <m:r>
                    <m:rPr>
                      <m:sty m:val="p"/>
                    </m:rPr>
                    <m:t>∼</m:t>
                  </m:r>
                </m:lim>
              </m:limLow>
              <m:r>
                <m:rPr>
                  <m:sty m:val="p"/>
                </m:rPr>
                <m:t>=</m:t>
              </m:r>
              <m:limLow>
                <m:e>
                  <m:r>
                    <m:t>x</m:t>
                  </m:r>
                </m:e>
                <m:lim>
                  <m:r>
                    <m:rPr>
                      <m:sty m:val="p"/>
                    </m:rPr>
                    <m:t>∼</m:t>
                  </m:r>
                </m:lim>
              </m:limLow>
              <m:r>
                <m:rPr>
                  <m:nor/>
                  <m:sty m:val="p"/>
                </m:rPr>
                <m:t>)</m:t>
              </m:r>
            </m:e>
          </m:eqArr>
        </m:oMath>
      </m:oMathPara>
    </w:p>
    <w:p>
      <w:pPr>
        <w:numPr>
          <w:ilvl w:val="0"/>
          <w:numId w:val="1000"/>
        </w:numPr>
      </w:pPr>
      <w:r>
        <w:t xml:space="preserve">so equality holds.</w:t>
      </w:r>
    </w:p>
    <w:bookmarkStart w:id="361" w:name="exm-cauchy-schwarz"/>
    <w:p>
      <w:pPr>
        <w:pStyle w:val="FirstParagraph"/>
      </w:pPr>
      <w:r>
        <w:rPr>
          <w:b/>
          <w:bCs/>
        </w:rPr>
        <w:t xml:space="preserve">Example 104 (A strict case and an equality case)</w:t>
      </w:r>
      <w:r>
        <w:t xml:space="preserve"> </w:t>
      </w:r>
      <w:r>
        <w:t xml:space="preserve"> </w:t>
      </w:r>
    </w:p>
    <w:p>
      <w:pPr>
        <w:numPr>
          <w:ilvl w:val="0"/>
          <w:numId w:val="1054"/>
        </w:numPr>
      </w:pPr>
      <w:r>
        <w:t xml:space="preserve">For</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limLow>
                <m:e>
                  <m:r>
                    <m:t>y</m:t>
                  </m:r>
                </m:e>
                <m:lim>
                  <m:r>
                    <m:rPr>
                      <m:sty m:val="p"/>
                    </m:rPr>
                    <m:t>∼</m:t>
                  </m:r>
                </m:lim>
              </m:limLow>
              <m:r>
                <m:t>&amp;</m:t>
              </m:r>
              <m:r>
                <m:rPr>
                  <m:sty m:val="p"/>
                </m:rPr>
                <m:t>=</m:t>
              </m:r>
              <m:r>
                <m:rPr>
                  <m:sty m:val="p"/>
                </m:rPr>
                <m:t>(</m:t>
              </m:r>
              <m:r>
                <m:t>2</m:t>
              </m:r>
              <m:r>
                <m:rPr>
                  <m:sty m:val="p"/>
                </m:rPr>
                <m:t>,</m:t>
              </m:r>
              <m:r>
                <m:t>4</m:t>
              </m:r>
              <m:r>
                <m:rPr>
                  <m:sty m:val="p"/>
                </m:rPr>
                <m:t>)</m:t>
              </m:r>
            </m:e>
            <m:e>
              <m:r>
                <m:t>&amp;</m:t>
              </m:r>
              <m:r>
                <m:rPr>
                  <m:sty m:val="p"/>
                </m:rPr>
                <m:t>=</m:t>
              </m:r>
              <m:r>
                <m:t>2</m:t>
              </m:r>
              <m:r>
                <m:t> </m:t>
              </m:r>
              <m:limLow>
                <m:e>
                  <m:r>
                    <m:t>x</m:t>
                  </m:r>
                </m:e>
                <m:lim>
                  <m:r>
                    <m:rPr>
                      <m:sty m:val="p"/>
                    </m:rPr>
                    <m:t>∼</m:t>
                  </m:r>
                </m:lim>
              </m:limLow>
              <m:r>
                <m:rPr>
                  <m:sty m:val="p"/>
                </m:rPr>
                <m:t>:</m:t>
              </m:r>
            </m:e>
          </m:eqArr>
        </m:oMath>
      </m:oMathPara>
    </w:p>
    <w:p>
      <w:pPr>
        <w:pStyle w:val="FirstParagraph"/>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61"/>
    <w:bookmarkStart w:id="362" w:name="thm-triangle-inequality"/>
    <w:p>
      <w:pPr>
        <w:pStyle w:val="FirstParagraph"/>
      </w:pPr>
      <w:r>
        <w:rPr>
          <w:b/>
          <w:bCs/>
        </w:rPr>
        <w:t xml:space="preserve">Theorem 59 (Triangle inequality)</w:t>
      </w:r>
      <w:r>
        <w:t xml:space="preserve"> </w:t>
      </w:r>
      <w:r>
        <w:t xml:space="preserve">For any</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r>
            <m:rPr>
              <m:sty m:val="p"/>
            </m:rPr>
            <m:t>.</m:t>
          </m:r>
        </m:oMath>
      </m:oMathPara>
    </w:p>
    <w:bookmarkEnd w:id="362"/>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p>
                <m:e>
                  <m:r>
                    <m:t>​</m:t>
                  </m:r>
                </m:e>
                <m:sup>
                  <m:r>
                    <m:t>2</m:t>
                  </m:r>
                </m:sup>
              </m:sSup>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y</m:t>
                      </m:r>
                    </m:e>
                    <m:lim>
                      <m:r>
                        <m:rPr>
                          <m:sty m:val="p"/>
                        </m:rPr>
                        <m:t>∼</m:t>
                      </m:r>
                    </m:lim>
                  </m:limLow>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y</m:t>
                      </m:r>
                    </m:e>
                    <m:lim>
                      <m:r>
                        <m:rPr>
                          <m:sty m:val="p"/>
                        </m:rPr>
                        <m:t>∼</m:t>
                      </m:r>
                    </m:lim>
                  </m:limLow>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rPr>
                  <m:sty m:val="p"/>
                </m:rPr>
                <m:t>+</m:t>
              </m:r>
              <m:r>
                <m:t>​</m:t>
              </m:r>
              <m:d>
                <m:dPr>
                  <m:begChr m:val="∥"/>
                  <m:sepChr m:val=""/>
                  <m:endChr m:val="∥"/>
                  <m:grow/>
                </m:dPr>
                <m:e>
                  <m:limLow>
                    <m:e>
                      <m:r>
                        <m:t>y</m:t>
                      </m:r>
                    </m:e>
                    <m:lim>
                      <m:r>
                        <m:rPr>
                          <m:sty m:val="p"/>
                        </m:rPr>
                        <m:t>∼</m:t>
                      </m:r>
                    </m:lim>
                  </m:limLow>
                </m:e>
              </m:d>
              <m:sSup>
                <m:e>
                  <m:r>
                    <m:t>​</m:t>
                  </m:r>
                </m:e>
                <m:sup>
                  <m:r>
                    <m:t>2</m:t>
                  </m:r>
                </m:sup>
              </m:sSup>
              <m:r>
                <m:t>&amp;</m:t>
              </m:r>
              <m:r>
                <m:t>&amp;</m:t>
              </m:r>
              <m:r>
                <m:rPr>
                  <m:nor/>
                  <m:sty m:val="p"/>
                </m:rPr>
                <m:t>(</m:t>
              </m:r>
              <m:r>
                <m:rPr>
                  <m:nor/>
                  <m:sty m:val="p"/>
                </m:rPr>
                <m:t>Theorem 58</m:t>
              </m:r>
              <m:r>
                <m:rPr>
                  <m:nor/>
                  <m:sty m:val="p"/>
                </m:rPr>
                <m:t>)</m:t>
              </m:r>
            </m:e>
            <m:e>
              <m:r>
                <m:t>&amp;</m:t>
              </m:r>
              <m:r>
                <m:rPr>
                  <m:sty m:val="p"/>
                </m:rPr>
                <m:t>=</m:t>
              </m:r>
              <m:r>
                <m:t>​</m:t>
              </m:r>
              <m:d>
                <m:dPr>
                  <m:begChr m:val="("/>
                  <m:sepChr m:val=""/>
                  <m:endChr m:val=")"/>
                  <m:grow/>
                </m:dPr>
                <m:e>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oMath>
      <w:r>
        <w:t xml:space="preserve"> </w:t>
      </w:r>
      <w:r>
        <w:t xml:space="preserve">and</w:t>
      </w:r>
      <w:r>
        <w:t xml:space="preserve"> </w:t>
      </w:r>
      <m:oMath>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oMath>
      <w:r>
        <w:t xml:space="preserve"> </w:t>
      </w:r>
      <w:r>
        <w:t xml:space="preserve">are nonnegative (</w:t>
      </w:r>
      <w:hyperlink w:anchor="thm-norm-properties">
        <w:r>
          <w:rPr>
            <w:rStyle w:val="Hyperlink"/>
          </w:rPr>
          <w:t xml:space="preserve">Theorem 56</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63" w:name="exm-triangle-inequality"/>
    <w:p>
      <w:pPr>
        <w:pStyle w:val="BodyText"/>
      </w:pPr>
      <w:r>
        <w:rPr>
          <w:b/>
          <w:bCs/>
        </w:rPr>
        <w:t xml:space="preserve">Example 105 (A strict case and an equality case)</w:t>
      </w:r>
      <w:r>
        <w:t xml:space="preserve"> </w:t>
      </w:r>
      <w:r>
        <w:t xml:space="preserve"> </w:t>
      </w:r>
    </w:p>
    <w:p>
      <w:pPr>
        <w:numPr>
          <w:ilvl w:val="0"/>
          <w:numId w:val="1055"/>
        </w:numPr>
      </w:pPr>
      <w:r>
        <w:t xml:space="preserve">For</w:t>
      </w:r>
      <w:r>
        <w:t xml:space="preserve"> </w:t>
      </w:r>
      <m:oMath>
        <m:limLow>
          <m:e>
            <m:r>
              <m:t>x</m:t>
            </m:r>
          </m:e>
          <m:lim>
            <m:r>
              <m:rPr>
                <m:sty m:val="p"/>
              </m:rPr>
              <m:t>∼</m:t>
            </m:r>
          </m:lim>
        </m:limLow>
        <m:r>
          <m:rPr>
            <m:sty m:val="p"/>
          </m:rPr>
          <m:t>=</m:t>
        </m:r>
        <m:r>
          <m:rPr>
            <m:sty m:val="p"/>
          </m:rPr>
          <m:t>(</m:t>
        </m:r>
        <m:r>
          <m:t>3</m:t>
        </m:r>
        <m:r>
          <m:rPr>
            <m:sty m:val="p"/>
          </m:rPr>
          <m:t>,</m:t>
        </m:r>
        <m:r>
          <m:t>0</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5"/>
        </w:numPr>
      </w:pPr>
      <w:r>
        <w:t xml:space="preserve">For</w:t>
      </w:r>
      <w:r>
        <w:t xml:space="preserve"> </w:t>
      </w:r>
      <m:oMath>
        <m:limLow>
          <m:e>
            <m:r>
              <m:t>x</m:t>
            </m:r>
          </m:e>
          <m:lim>
            <m:r>
              <m:rPr>
                <m:sty m:val="p"/>
              </m:rPr>
              <m:t>∼</m:t>
            </m:r>
          </m:lim>
        </m:limLow>
        <m:r>
          <m:rPr>
            <m:sty m:val="p"/>
          </m:rPr>
          <m:t>=</m:t>
        </m:r>
        <m:r>
          <m:rPr>
            <m:sty m:val="p"/>
          </m:rPr>
          <m:t>(</m:t>
        </m:r>
        <m:r>
          <m:t>1</m:t>
        </m:r>
        <m:r>
          <m:rPr>
            <m:sty m:val="p"/>
          </m:rPr>
          <m:t>,</m:t>
        </m:r>
        <m:r>
          <m:t>0</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63"/>
    <w:bookmarkStart w:id="364" w:name="def-norm"/>
    <w:p>
      <w:pPr>
        <w:pStyle w:val="FirstParagraph"/>
      </w:pPr>
      <w:r>
        <w:rPr>
          <w:b/>
          <w:bCs/>
        </w:rPr>
        <w:t xml:space="preserve">Definition 71 (Norm (normed vector space, normed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limLow>
          <m:e>
            <m:r>
              <m:t>x</m:t>
            </m:r>
          </m:e>
          <m:lim>
            <m:r>
              <m:rPr>
                <m:sty m:val="p"/>
              </m:rPr>
              <m:t>∼</m:t>
            </m:r>
          </m:lim>
        </m:limLow>
        <m:r>
          <m:rPr>
            <m:sty m:val="p"/>
          </m:rPr>
          <m:t>∈</m:t>
        </m:r>
        <m:r>
          <m:t>V</m:t>
        </m:r>
      </m:oMath>
      <w:r>
        <w:t xml:space="preserve"> </w:t>
      </w:r>
      <w:r>
        <w:t xml:space="preserve">a nonnegative real number</w:t>
      </w:r>
      <w:r>
        <w:t xml:space="preserve"> </w:t>
      </w:r>
      <m:oMath>
        <m:r>
          <m:t>​</m:t>
        </m:r>
        <m:d>
          <m:dPr>
            <m:begChr m:val="∥"/>
            <m:sepChr m:val=""/>
            <m:endChr m:val="∥"/>
            <m:grow/>
          </m:dPr>
          <m:e>
            <m:limLow>
              <m:e>
                <m:r>
                  <m:t>x</m:t>
                </m:r>
              </m:e>
              <m:lim>
                <m:r>
                  <m:rPr>
                    <m:sty m:val="p"/>
                  </m:rPr>
                  <m:t>∼</m:t>
                </m:r>
              </m:lim>
            </m:limLow>
          </m:e>
        </m:d>
        <m:r>
          <m:t>​</m:t>
        </m:r>
      </m:oMath>
      <w:r>
        <w:t xml:space="preserve">,</w:t>
      </w:r>
      <w:r>
        <w:t xml:space="preserve"> </w:t>
      </w:r>
      <w:r>
        <w:t xml:space="preserve">and satisfies the following three axioms for all</w:t>
      </w:r>
      <w:r>
        <w:t xml:space="preserve"> </w:t>
      </w:r>
      <m:oMath>
        <m:limLow>
          <m:e>
            <m:r>
              <m:t>x</m:t>
            </m:r>
          </m:e>
          <m:lim>
            <m:r>
              <m:rPr>
                <m:sty m:val="p"/>
              </m:rPr>
              <m:t>∼</m:t>
            </m:r>
          </m:lim>
        </m:limLow>
        <m:r>
          <m:rPr>
            <m:sty m:val="p"/>
          </m:rPr>
          <m:t>,</m:t>
        </m:r>
        <m:limLow>
          <m:e>
            <m:r>
              <m:t>y</m:t>
            </m:r>
          </m:e>
          <m:lim>
            <m:r>
              <m:rPr>
                <m:sty m:val="p"/>
              </m:rPr>
              <m:t>∼</m:t>
            </m:r>
          </m:lim>
        </m:limLow>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m:oMath>
        <m:r>
          <m:t>​</m:t>
        </m:r>
        <m:d>
          <m:dPr>
            <m:begChr m:val="∥"/>
            <m:sepChr m:val=""/>
            <m:endChr m:val="∥"/>
            <m:grow/>
          </m:dPr>
          <m:e>
            <m:limLow>
              <m:e>
                <m:r>
                  <m:t>x</m:t>
                </m:r>
              </m:e>
              <m:lim>
                <m:r>
                  <m:rPr>
                    <m:sty m:val="p"/>
                  </m:rPr>
                  <m:t>∼</m:t>
                </m:r>
              </m:lim>
            </m:limLow>
          </m:e>
        </m:d>
        <m:r>
          <m:t>​</m:t>
        </m:r>
        <m:r>
          <m:rPr>
            <m:sty m:val="p"/>
          </m:rPr>
          <m:t>≥</m:t>
        </m:r>
        <m:r>
          <m:t>0</m:t>
        </m:r>
      </m:oMath>
      <w:r>
        <w:t xml:space="preserve">, and</w:t>
      </w:r>
      <w:r>
        <w:t xml:space="preserve"> </w:t>
      </w:r>
      <m:oMath>
        <m:r>
          <m:t>​</m:t>
        </m:r>
        <m:d>
          <m:dPr>
            <m:begChr m:val="∥"/>
            <m:sepChr m:val=""/>
            <m:endChr m:val="∥"/>
            <m:grow/>
          </m:dPr>
          <m:e>
            <m:limLow>
              <m:e>
                <m:r>
                  <m:t>x</m:t>
                </m:r>
              </m:e>
              <m:lim>
                <m:r>
                  <m:rPr>
                    <m:sty m:val="p"/>
                  </m:rPr>
                  <m:t>∼</m:t>
                </m:r>
              </m:lim>
            </m:limLow>
          </m:e>
        </m:d>
        <m:r>
          <m:t>​</m:t>
        </m:r>
        <m:r>
          <m:rPr>
            <m:sty m:val="p"/>
          </m:rPr>
          <m:t>=</m:t>
        </m:r>
        <m:r>
          <m:t>0</m:t>
        </m:r>
      </m:oMath>
      <w:r>
        <w:t xml:space="preserve"> </w:t>
      </w:r>
      <w:r>
        <w:t xml:space="preserve">if and only if</w:t>
      </w:r>
      <w:r>
        <w:t xml:space="preserve"> </w:t>
      </w:r>
      <m:oMath>
        <m:limLow>
          <m:e>
            <m:r>
              <m:t>x</m:t>
            </m:r>
          </m:e>
          <m:lim>
            <m:r>
              <m:rPr>
                <m:sty m:val="p"/>
              </m:rPr>
              <m:t>∼</m:t>
            </m:r>
          </m:lim>
        </m:limLow>
        <m:r>
          <m:rPr>
            <m:sty m:val="p"/>
          </m:rPr>
          <m:t>=</m:t>
        </m:r>
        <m:limLow>
          <m:e>
            <m:r>
              <m:t>0</m:t>
            </m:r>
          </m:e>
          <m:lim>
            <m:r>
              <m:rPr>
                <m:sty m:val="p"/>
              </m:rPr>
              <m:t>∼</m:t>
            </m:r>
          </m:lim>
        </m:limLow>
      </m:oMath>
      <w:r>
        <w:t xml:space="preserve">;</w:t>
      </w:r>
    </w:p>
    <w:p>
      <w:pPr>
        <w:pStyle w:val="Compact"/>
        <w:numPr>
          <w:ilvl w:val="0"/>
          <w:numId w:val="1056"/>
        </w:numPr>
      </w:pPr>
      <w:r>
        <w:rPr>
          <w:b/>
          <w:bCs/>
        </w:rPr>
        <w:t xml:space="preserve">Absolute homogeneity</w:t>
      </w:r>
      <w:r>
        <w:t xml:space="preserve">:</w:t>
      </w:r>
      <w:r>
        <w:t xml:space="preserve"> </w:t>
      </w:r>
      <m:oMath>
        <m:r>
          <m:t>​</m:t>
        </m:r>
        <m:d>
          <m:dPr>
            <m:begChr m:val="∥"/>
            <m:sepChr m:val=""/>
            <m:endChr m:val="∥"/>
            <m:grow/>
          </m:dPr>
          <m:e>
            <m:r>
              <m:t>c</m:t>
            </m:r>
            <m:r>
              <m:t> </m:t>
            </m:r>
            <m:limLow>
              <m:e>
                <m:r>
                  <m:t>x</m:t>
                </m:r>
              </m:e>
              <m:lim>
                <m:r>
                  <m:rPr>
                    <m:sty m:val="p"/>
                  </m:rPr>
                  <m:t>∼</m:t>
                </m:r>
              </m:lim>
            </m:limLow>
          </m:e>
        </m:d>
        <m:r>
          <m:t>​</m:t>
        </m:r>
        <m:r>
          <m:rPr>
            <m:sty m:val="p"/>
          </m:rPr>
          <m:t>=</m:t>
        </m:r>
        <m:r>
          <m:t>​</m:t>
        </m:r>
        <m:d>
          <m:dPr>
            <m:begChr m:val="|"/>
            <m:sepChr m:val=""/>
            <m:endChr m:val="|"/>
            <m:grow/>
          </m:dPr>
          <m:e>
            <m:r>
              <m:t>c</m:t>
            </m:r>
          </m:e>
        </m:d>
        <m:r>
          <m:t>​</m:t>
        </m:r>
        <m:r>
          <m:t> </m:t>
        </m:r>
        <m:r>
          <m:t>​</m:t>
        </m:r>
        <m:d>
          <m:dPr>
            <m:begChr m:val="∥"/>
            <m:sepChr m:val=""/>
            <m:endChr m:val="∥"/>
            <m:grow/>
          </m:dPr>
          <m:e>
            <m:limLow>
              <m:e>
                <m:r>
                  <m:t>x</m:t>
                </m:r>
              </m:e>
              <m:lim>
                <m:r>
                  <m:rPr>
                    <m:sty m:val="p"/>
                  </m:rPr>
                  <m:t>∼</m:t>
                </m:r>
              </m:lim>
            </m:limLow>
          </m:e>
        </m:d>
        <m:r>
          <m:t>​</m:t>
        </m:r>
      </m:oMath>
      <w:r>
        <w:t xml:space="preserve">;</w:t>
      </w:r>
    </w:p>
    <w:p>
      <w:pPr>
        <w:pStyle w:val="Compact"/>
        <w:numPr>
          <w:ilvl w:val="0"/>
          <w:numId w:val="1056"/>
        </w:numPr>
      </w:pPr>
      <w:r>
        <w:rPr>
          <w:b/>
          <w:bCs/>
        </w:rPr>
        <w:t xml:space="preserve">Subadditivity (triangle inequality)</w:t>
      </w:r>
      <w:r>
        <w:t xml:space="preserve">:</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64"/>
    <w:bookmarkStart w:id="365" w:name="exm-norm-euclidean"/>
    <w:p>
      <w:pPr>
        <w:pStyle w:val="BodyText"/>
      </w:pPr>
      <w:r>
        <w:rPr>
          <w:b/>
          <w:bCs/>
        </w:rPr>
        <w:t xml:space="preserve">Example 106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16</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56</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59</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t>
      </w:r>
      <w:hyperlink w:anchor="def-inner-product-space">
        <w:r>
          <w:rPr>
            <w:rStyle w:val="Hyperlink"/>
          </w:rPr>
          <w:t xml:space="preserve">Definition 69</w:t>
        </w:r>
      </w:hyperlink>
      <w:r>
        <w:t xml:space="preserve">)</w:t>
      </w:r>
      <w:r>
        <w:t xml:space="preserve"> </w:t>
      </w:r>
      <w:r>
        <w:t xml:space="preserve">naturally defines an induced norm</w:t>
      </w:r>
      <w:r>
        <w:t xml:space="preserve"> </w:t>
      </w:r>
      <m:oMath>
        <m:r>
          <m:t>​</m:t>
        </m:r>
        <m:d>
          <m:dPr>
            <m:begChr m:val="∥"/>
            <m:sepChr m:val=""/>
            <m:endChr m:val="∥"/>
            <m:grow/>
          </m:dPr>
          <m:e>
            <m:limLow>
              <m:e>
                <m:r>
                  <m:t>x</m:t>
                </m:r>
              </m:e>
              <m:lim>
                <m:r>
                  <m:rPr>
                    <m:sty m:val="p"/>
                  </m:rPr>
                  <m:t>∼</m:t>
                </m:r>
              </m:lim>
            </m:limLow>
          </m:e>
        </m:d>
        <m:r>
          <m:t>​</m:t>
        </m:r>
        <m:limUpp>
          <m:e>
            <m:r>
              <m:rPr>
                <m:sty m:val="p"/>
              </m:rPr>
              <m:t>=</m:t>
            </m:r>
          </m:e>
          <m:lim>
            <m:r>
              <m:rPr>
                <m:nor/>
                <m:sty m:val="p"/>
              </m:rPr>
              <m:t>def</m:t>
            </m:r>
          </m:lim>
        </m:limUpp>
        <m:rad>
          <m:radPr>
            <m:degHide m:val="on"/>
          </m:radPr>
          <m:deg/>
          <m:e>
            <m:r>
              <m:t>​</m:t>
            </m:r>
            <m:d>
              <m:dPr>
                <m:begChr m:val="⟨"/>
                <m:sepChr m:val=""/>
                <m:endChr m:val="⟩"/>
                <m:grow/>
              </m:dPr>
              <m:e>
                <m:limLow>
                  <m:e>
                    <m:r>
                      <m:t>x</m:t>
                    </m:r>
                  </m:e>
                  <m:lim>
                    <m:r>
                      <m:rPr>
                        <m:sty m:val="p"/>
                      </m:rPr>
                      <m:t>∼</m:t>
                    </m:r>
                  </m:lim>
                </m:limLow>
                <m:r>
                  <m:rPr>
                    <m:sty m:val="p"/>
                  </m:rPr>
                  <m:t>,</m:t>
                </m:r>
                <m:limLow>
                  <m:e>
                    <m:r>
                      <m:t>x</m:t>
                    </m:r>
                  </m:e>
                  <m:lim>
                    <m:r>
                      <m:rPr>
                        <m:sty m:val="p"/>
                      </m:rPr>
                      <m:t>∼</m:t>
                    </m:r>
                  </m:lim>
                </m:limLow>
              </m:e>
            </m:d>
            <m:r>
              <m:t>​</m:t>
            </m:r>
          </m:e>
        </m:rad>
      </m:oMath>
      <w:r>
        <w:t xml:space="preserve">,</w:t>
      </w:r>
      <w:r>
        <w:t xml:space="preserve"> </w:t>
      </w:r>
      <w:r>
        <w:t xml:space="preserve">which satisfies all three norm axioms.</w:t>
      </w:r>
    </w:p>
    <w:bookmarkEnd w:id="365"/>
    <w:bookmarkStart w:id="366" w:name="def-vector-p-norm"/>
    <w:p>
      <w:pPr>
        <w:pStyle w:val="BodyText"/>
      </w:pPr>
      <w:r>
        <w:rPr>
          <w:b/>
          <w:bCs/>
        </w:rPr>
        <w:t xml:space="preserve">Definition 72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 taxicab norm, Manhattan 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limLow>
          <m:e>
            <m:r>
              <m:t>x</m:t>
            </m:r>
          </m:e>
          <m:lim>
            <m:r>
              <m:rPr>
                <m:sty m:val="p"/>
              </m:rPr>
              <m:t>∼</m:t>
            </m:r>
          </m:lim>
        </m:limLow>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limLow>
                <m:e>
                  <m:r>
                    <m:t>x</m:t>
                  </m:r>
                </m:e>
                <m:lim>
                  <m:r>
                    <m:rPr>
                      <m:sty m:val="p"/>
                    </m:rPr>
                    <m:t>∼</m:t>
                  </m:r>
                </m:lim>
              </m:limLow>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66"/>
    <w:bookmarkStart w:id="367" w:name="exm-vector-p-norm"/>
    <w:p>
      <w:pPr>
        <w:pStyle w:val="BodyText"/>
      </w:pPr>
      <w:r>
        <w:rPr>
          <w:b/>
          <w:bCs/>
        </w:rPr>
        <w:t xml:space="preserve">Example 107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limLow>
          <m:e>
            <m:r>
              <m:t>x</m:t>
            </m:r>
          </m:e>
          <m:lim>
            <m:r>
              <m:rPr>
                <m:sty m:val="p"/>
              </m:rPr>
              <m:t>∼</m:t>
            </m:r>
          </m:lim>
        </m:limLow>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8"/>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limLow>
                    <m:e>
                      <m:r>
                        <m:t>x</m:t>
                      </m:r>
                    </m:e>
                    <m:lim>
                      <m:r>
                        <m:rPr>
                          <m:sty m:val="p"/>
                        </m:rPr>
                        <m:t>∼</m:t>
                      </m:r>
                    </m:lim>
                  </m:limLow>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8"/>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limLow>
                    <m:e>
                      <m:r>
                        <m:t>x</m:t>
                      </m:r>
                    </m:e>
                    <m:lim>
                      <m:r>
                        <m:rPr>
                          <m:sty m:val="p"/>
                        </m:rPr>
                        <m:t>∼</m:t>
                      </m:r>
                    </m:lim>
                  </m:limLow>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8"/>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limLow>
                    <m:e>
                      <m:r>
                        <m:t>x</m:t>
                      </m:r>
                    </m:e>
                    <m:lim>
                      <m:r>
                        <m:rPr>
                          <m:sty m:val="p"/>
                        </m:rPr>
                        <m:t>∼</m:t>
                      </m:r>
                    </m:lim>
                  </m:limLow>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limLow>
          <m:e>
            <m:r>
              <m:t>x</m:t>
            </m:r>
          </m:e>
          <m:lim>
            <m:r>
              <m:rPr>
                <m:sty m:val="p"/>
              </m:rPr>
              <m:t>∼</m:t>
            </m:r>
          </m:lim>
        </m:limLow>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limLow>
                <m:e>
                  <m:r>
                    <m:t>x</m:t>
                  </m:r>
                </m:e>
                <m:lim>
                  <m:r>
                    <m:rPr>
                      <m:sty m:val="p"/>
                    </m:rPr>
                    <m:t>∼</m:t>
                  </m:r>
                </m:lim>
              </m:limLow>
            </m:e>
          </m:d>
          <m:sSub>
            <m:e>
              <m:r>
                <m:t>​</m:t>
              </m:r>
            </m:e>
            <m:sub>
              <m:r>
                <m:rPr>
                  <m:sty m:val="p"/>
                </m:rPr>
                <m:t>∞</m:t>
              </m:r>
            </m:sub>
          </m:sSub>
          <m:r>
            <m:rPr>
              <m:sty m:val="p"/>
            </m:rPr>
            <m:t>≤</m:t>
          </m:r>
          <m:r>
            <m:t>​</m:t>
          </m:r>
          <m:d>
            <m:dPr>
              <m:begChr m:val="∥"/>
              <m:sepChr m:val=""/>
              <m:endChr m:val="∥"/>
              <m:grow/>
            </m:dPr>
            <m:e>
              <m:limLow>
                <m:e>
                  <m:r>
                    <m:t>x</m:t>
                  </m:r>
                </m:e>
                <m:lim>
                  <m:r>
                    <m:rPr>
                      <m:sty m:val="p"/>
                    </m:rPr>
                    <m:t>∼</m:t>
                  </m:r>
                </m:lim>
              </m:limLow>
            </m:e>
          </m:d>
          <m:sSub>
            <m:e>
              <m:r>
                <m:t>​</m:t>
              </m:r>
            </m:e>
            <m:sub>
              <m:r>
                <m:t>2</m:t>
              </m:r>
            </m:sub>
          </m:sSub>
          <m:r>
            <m:rPr>
              <m:sty m:val="p"/>
            </m:rPr>
            <m:t>≤</m:t>
          </m:r>
          <m:r>
            <m:t>​</m:t>
          </m:r>
          <m:d>
            <m:dPr>
              <m:begChr m:val="∥"/>
              <m:sepChr m:val=""/>
              <m:endChr m:val="∥"/>
              <m:grow/>
            </m:dPr>
            <m:e>
              <m:limLow>
                <m:e>
                  <m:r>
                    <m:t>x</m:t>
                  </m:r>
                </m:e>
                <m:lim>
                  <m:r>
                    <m:rPr>
                      <m:sty m:val="p"/>
                    </m:rPr>
                    <m:t>∼</m:t>
                  </m:r>
                </m:lim>
              </m:limLow>
            </m:e>
          </m:d>
          <m:sSub>
            <m:e>
              <m:r>
                <m:t>​</m:t>
              </m:r>
            </m:e>
            <m:sub>
              <m:r>
                <m:t>1</m:t>
              </m:r>
            </m:sub>
          </m:sSub>
          <m:r>
            <m:rPr>
              <m:sty m:val="p"/>
            </m:rPr>
            <m:t>≤</m:t>
          </m:r>
          <m:rad>
            <m:radPr>
              <m:degHide m:val="on"/>
            </m:radPr>
            <m:deg/>
            <m:e>
              <m:r>
                <m:t>p</m:t>
              </m:r>
            </m:e>
          </m:rad>
          <m:r>
            <m:t> </m:t>
          </m:r>
          <m:r>
            <m:t>​</m:t>
          </m:r>
          <m:d>
            <m:dPr>
              <m:begChr m:val="∥"/>
              <m:sepChr m:val=""/>
              <m:endChr m:val="∥"/>
              <m:grow/>
            </m:dPr>
            <m:e>
              <m:limLow>
                <m:e>
                  <m:r>
                    <m:t>x</m:t>
                  </m:r>
                </m:e>
                <m:lim>
                  <m:r>
                    <m:rPr>
                      <m:sty m:val="p"/>
                    </m:rPr>
                    <m:t>∼</m:t>
                  </m:r>
                </m:lim>
              </m:limLow>
            </m:e>
          </m:d>
          <m:sSub>
            <m:e>
              <m:r>
                <m:t>​</m:t>
              </m:r>
            </m:e>
            <m:sub>
              <m:r>
                <m:t>2</m:t>
              </m:r>
            </m:sub>
          </m:sSub>
          <m:r>
            <m:rPr>
              <m:sty m:val="p"/>
            </m:rPr>
            <m:t>≤</m:t>
          </m:r>
          <m:r>
            <m:t>p</m:t>
          </m:r>
          <m:r>
            <m:t> </m:t>
          </m:r>
          <m:r>
            <m:t>​</m:t>
          </m:r>
          <m:d>
            <m:dPr>
              <m:begChr m:val="∥"/>
              <m:sepChr m:val=""/>
              <m:endChr m:val="∥"/>
              <m:grow/>
            </m:dPr>
            <m:e>
              <m:limLow>
                <m:e>
                  <m:r>
                    <m:t>x</m:t>
                  </m:r>
                </m:e>
                <m:lim>
                  <m:r>
                    <m:rPr>
                      <m:sty m:val="p"/>
                    </m:rPr>
                    <m:t>∼</m:t>
                  </m:r>
                </m:lim>
              </m:limLow>
            </m:e>
          </m:d>
          <m:sSub>
            <m:e>
              <m:r>
                <m:t>​</m:t>
              </m:r>
            </m:e>
            <m:sub>
              <m:r>
                <m:rPr>
                  <m:sty m:val="p"/>
                </m:rPr>
                <m:t>∞</m:t>
              </m:r>
            </m:sub>
          </m:sSub>
          <m:r>
            <m:rPr>
              <m:sty m:val="p"/>
            </m:rPr>
            <m:t>.</m:t>
          </m:r>
        </m:oMath>
      </m:oMathPara>
    </w:p>
    <w:bookmarkEnd w:id="367"/>
    <w:bookmarkStart w:id="368" w:name="rem-vector-norms-sparsity"/>
    <w:p>
      <w:pPr>
        <w:pStyle w:val="FirstParagraph"/>
      </w:pPr>
      <w:r>
        <w:rPr>
          <w:i/>
          <w:iCs/>
        </w:rPr>
        <w:t xml:space="preserve">Remark 23</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limLow>
              <m:e>
                <m:r>
                  <m:t>x</m:t>
                </m:r>
              </m:e>
              <m:lim>
                <m:r>
                  <m:rPr>
                    <m:sty m:val="p"/>
                  </m:rPr>
                  <m:t>∼</m:t>
                </m:r>
              </m:lim>
            </m:limLow>
            <m:r>
              <m:rPr>
                <m:sty m:val="p"/>
              </m:rPr>
              <m:t>∈</m:t>
            </m:r>
            <m:sSup>
              <m:e>
                <m:r>
                  <m:rPr>
                    <m:scr m:val="double-struck"/>
                    <m:sty m:val="p"/>
                  </m:rPr>
                  <m:t>R</m:t>
                </m:r>
              </m:e>
              <m:sup>
                <m:r>
                  <m:t>2</m:t>
                </m:r>
              </m:sup>
            </m:sSup>
            <m:r>
              <m:rPr>
                <m:sty m:val="p"/>
              </m:rPr>
              <m:t>:</m:t>
            </m:r>
            <m:r>
              <m:t>​</m:t>
            </m:r>
            <m:d>
              <m:dPr>
                <m:begChr m:val="∥"/>
                <m:sepChr m:val=""/>
                <m:endChr m:val="∥"/>
                <m:grow/>
              </m:dPr>
              <m:e>
                <m:limLow>
                  <m:e>
                    <m:r>
                      <m:t>x</m:t>
                    </m:r>
                  </m:e>
                  <m:lim>
                    <m:r>
                      <m:rPr>
                        <m:sty m:val="p"/>
                      </m:rPr>
                      <m:t>∼</m:t>
                    </m:r>
                  </m:lim>
                </m:limLow>
              </m:e>
            </m:d>
            <m:sSub>
              <m:e>
                <m:r>
                  <m:t>​</m:t>
                </m:r>
              </m:e>
              <m:sub>
                <m:r>
                  <m:t>k</m:t>
                </m:r>
              </m:sub>
            </m:sSub>
            <m:r>
              <m:rPr>
                <m:sty m:val="p"/>
              </m:rPr>
              <m:t>≤</m:t>
            </m:r>
            <m:r>
              <m:t>1</m:t>
            </m:r>
          </m:e>
        </m:d>
        <m:r>
          <m:t>​</m:t>
        </m:r>
      </m:oMath>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68"/>
    <w:bookmarkStart w:id="369" w:name="def-infinity-norm"/>
    <w:p>
      <w:pPr>
        <w:pStyle w:val="BodyText"/>
      </w:pPr>
      <w:r>
        <w:rPr>
          <w:b/>
          <w:bCs/>
        </w:rPr>
        <w:t xml:space="preserve">Definition 73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m:oMath>
        <m:limLow>
          <m:e>
            <m:r>
              <m:t>x</m:t>
            </m:r>
          </m:e>
          <m:lim>
            <m:r>
              <m:rPr>
                <m:sty m:val="p"/>
              </m:rPr>
              <m:t>∼</m:t>
            </m:r>
          </m:lim>
        </m:limLow>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72</w:t>
        </w:r>
      </w:hyperlink>
      <w:r>
        <w:t xml:space="preserve">) by</w:t>
      </w:r>
    </w:p>
    <w:p>
      <w:pPr>
        <w:pStyle w:val="BodyText"/>
      </w:pPr>
      <m:oMathPara>
        <m:oMathParaPr>
          <m:jc m:val="center"/>
        </m:oMathParaPr>
        <m:oMath>
          <m:r>
            <m:t>​</m:t>
          </m:r>
          <m:d>
            <m:dPr>
              <m:begChr m:val="∥"/>
              <m:sepChr m:val=""/>
              <m:endChr m:val="∥"/>
              <m:grow/>
            </m:dPr>
            <m:e>
              <m:limLow>
                <m:e>
                  <m:r>
                    <m:t>x</m:t>
                  </m:r>
                </m:e>
                <m:lim>
                  <m:r>
                    <m:rPr>
                      <m:sty m:val="p"/>
                    </m:rPr>
                    <m:t>∼</m:t>
                  </m:r>
                </m:lim>
              </m:limLow>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69"/>
    <w:bookmarkStart w:id="370" w:name="thm-vector-p-norm"/>
    <w:p>
      <w:pPr>
        <w:pStyle w:val="FirstParagraph"/>
      </w:pPr>
      <w:r>
        <w:rPr>
          <w:b/>
          <w:bCs/>
        </w:rPr>
        <w:t xml:space="preserve">Theorem 60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limLow>
          <m:e>
            <m:r>
              <m:t>x</m:t>
            </m:r>
          </m:e>
          <m:lim>
            <m:r>
              <m:rPr>
                <m:sty m:val="p"/>
              </m:rPr>
              <m:t>∼</m:t>
            </m:r>
          </m:lim>
        </m:limLow>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60"/>
        </w:numPr>
      </w:pPr>
      <m:oMath>
        <m:r>
          <m:t>​</m:t>
        </m:r>
        <m:d>
          <m:dPr>
            <m:begChr m:val="∥"/>
            <m:sepChr m:val=""/>
            <m:endChr m:val="∥"/>
            <m:grow/>
          </m:dPr>
          <m:e>
            <m:limLow>
              <m:e>
                <m:r>
                  <m:t>x</m:t>
                </m:r>
              </m:e>
              <m:lim>
                <m:r>
                  <m:rPr>
                    <m:sty m:val="p"/>
                  </m:rPr>
                  <m:t>∼</m:t>
                </m:r>
              </m:lim>
            </m:limLow>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limLow>
              <m:e>
                <m:r>
                  <m:t>x</m:t>
                </m:r>
              </m:e>
              <m:lim>
                <m:r>
                  <m:rPr>
                    <m:sty m:val="p"/>
                  </m:rPr>
                  <m:t>∼</m:t>
                </m:r>
              </m:lim>
            </m:limLow>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16</w:t>
        </w:r>
      </w:hyperlink>
      <w:r>
        <w:t xml:space="preserve">).</w:t>
      </w:r>
    </w:p>
    <w:p>
      <w:pPr>
        <w:pStyle w:val="Compact"/>
        <w:numPr>
          <w:ilvl w:val="0"/>
          <w:numId w:val="1060"/>
        </w:numPr>
      </w:pPr>
      <m:oMath>
        <m:r>
          <m:t>​</m:t>
        </m:r>
        <m:d>
          <m:dPr>
            <m:begChr m:val="∥"/>
            <m:sepChr m:val=""/>
            <m:endChr m:val="∥"/>
            <m:grow/>
          </m:dPr>
          <m:e>
            <m:limLow>
              <m:e>
                <m:r>
                  <m:t>x</m:t>
                </m:r>
              </m:e>
              <m:lim>
                <m:r>
                  <m:rPr>
                    <m:sty m:val="p"/>
                  </m:rPr>
                  <m:t>∼</m:t>
                </m:r>
              </m:lim>
            </m:limLow>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limLow>
              <m:e>
                <m:r>
                  <m:t>x</m:t>
                </m:r>
              </m:e>
              <m:lim>
                <m:r>
                  <m:rPr>
                    <m:sty m:val="p"/>
                  </m:rPr>
                  <m:t>∼</m:t>
                </m:r>
              </m:lim>
            </m:limLow>
          </m:e>
        </m:d>
        <m:sSub>
          <m:e>
            <m:r>
              <m:t>​</m:t>
            </m:r>
          </m:e>
          <m:sub>
            <m:r>
              <m:t>k</m:t>
            </m:r>
          </m:sub>
        </m:sSub>
      </m:oMath>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71</w:t>
        </w:r>
      </w:hyperlink>
      <w:r>
        <w:t xml:space="preserve">).</w:t>
      </w:r>
    </w:p>
    <w:bookmarkEnd w:id="37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72</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limLow>
          <m:e>
            <m:r>
              <m:t>x</m:t>
            </m:r>
          </m:e>
          <m:lim>
            <m:r>
              <m:rPr>
                <m:sty m:val="p"/>
              </m:rPr>
              <m:t>∼</m:t>
            </m:r>
          </m:lim>
        </m:limLow>
        <m:r>
          <m:rPr>
            <m:sty m:val="p"/>
          </m:rPr>
          <m:t>=</m:t>
        </m:r>
        <m:limLow>
          <m:e>
            <m:r>
              <m:t>0</m:t>
            </m:r>
          </m:e>
          <m:lim>
            <m:r>
              <m:rPr>
                <m:sty m:val="p"/>
              </m:rPr>
              <m:t>∼</m:t>
            </m:r>
          </m:lim>
        </m:limLow>
      </m:oMath>
      <w:r>
        <w:t xml:space="preserve">, every</w:t>
      </w:r>
      <w:r>
        <w:t xml:space="preserve"> </w:t>
      </w:r>
      <m:oMath>
        <m:r>
          <m:t>​</m:t>
        </m:r>
        <m:d>
          <m:dPr>
            <m:begChr m:val="∥"/>
            <m:sepChr m:val=""/>
            <m:endChr m:val="∥"/>
            <m:grow/>
          </m:dPr>
          <m:e>
            <m:limLow>
              <m:e>
                <m:r>
                  <m:t>x</m:t>
                </m:r>
              </m:e>
              <m:lim>
                <m:r>
                  <m:rPr>
                    <m:sty m:val="p"/>
                  </m:rPr>
                  <m:t>∼</m:t>
                </m:r>
              </m:lim>
            </m:limLow>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limLow>
              <m:e>
                <m:r>
                  <m:t>x</m:t>
                </m:r>
              </m:e>
              <m:lim>
                <m:r>
                  <m:rPr>
                    <m:sty m:val="p"/>
                  </m:rPr>
                  <m:t>∼</m:t>
                </m:r>
              </m:lim>
            </m:limLow>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limLow>
                <m:e>
                  <m:r>
                    <m:t>x</m:t>
                  </m:r>
                </m:e>
                <m:lim>
                  <m:r>
                    <m:rPr>
                      <m:sty m:val="p"/>
                    </m:rPr>
                    <m:t>∼</m:t>
                  </m:r>
                </m:lim>
              </m:limLow>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limLow>
              <m:e>
                <m:r>
                  <m:t>x</m:t>
                </m:r>
              </m:e>
              <m:lim>
                <m:r>
                  <m:rPr>
                    <m:sty m:val="p"/>
                  </m:rPr>
                  <m:t>∼</m:t>
                </m:r>
              </m:lim>
            </m:limLow>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limLow>
              <m:e>
                <m:r>
                  <m:t>x</m:t>
                </m:r>
              </m:e>
              <m:lim>
                <m:r>
                  <m:rPr>
                    <m:sty m:val="p"/>
                  </m:rPr>
                  <m:t>∼</m:t>
                </m:r>
              </m:lim>
            </m:limLow>
          </m:e>
        </m:d>
        <m:sSub>
          <m:e>
            <m:r>
              <m:t>​</m:t>
            </m:r>
          </m:e>
          <m:sub>
            <m:r>
              <m:t>k</m:t>
            </m:r>
          </m:sub>
        </m:sSub>
        <m:r>
          <m:rPr>
            <m:sty m:val="p"/>
          </m:rPr>
          <m:t>→</m:t>
        </m:r>
        <m:r>
          <m:t>M</m:t>
        </m:r>
        <m:r>
          <m:rPr>
            <m:sty m:val="p"/>
          </m:rPr>
          <m:t>=</m:t>
        </m:r>
        <m:r>
          <m:t>​</m:t>
        </m:r>
        <m:d>
          <m:dPr>
            <m:begChr m:val="∥"/>
            <m:sepChr m:val=""/>
            <m:endChr m:val="∥"/>
            <m:grow/>
          </m:dPr>
          <m:e>
            <m:limLow>
              <m:e>
                <m:r>
                  <m:t>x</m:t>
                </m:r>
              </m:e>
              <m:lim>
                <m:r>
                  <m:rPr>
                    <m:sty m:val="p"/>
                  </m:rPr>
                  <m:t>∼</m:t>
                </m:r>
              </m:lim>
            </m:limLow>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limLow>
              <m:e>
                <m:r>
                  <m:t>x</m:t>
                </m:r>
              </m:e>
              <m:lim>
                <m:r>
                  <m:rPr>
                    <m:sty m:val="p"/>
                  </m:rPr>
                  <m:t>∼</m:t>
                </m:r>
              </m:lim>
            </m:limLow>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limLow>
          <m:e>
            <m:r>
              <m:t>x</m:t>
            </m:r>
          </m:e>
          <m:lim>
            <m:r>
              <m:rPr>
                <m:sty m:val="p"/>
              </m:rPr>
              <m:t>∼</m:t>
            </m:r>
          </m:lim>
        </m:limLow>
        <m:r>
          <m:rPr>
            <m:sty m:val="p"/>
          </m:rPr>
          <m:t>=</m:t>
        </m:r>
        <m:limLow>
          <m:e>
            <m:r>
              <m:t>0</m:t>
            </m:r>
          </m:e>
          <m:lim>
            <m:r>
              <m:rPr>
                <m:sty m:val="p"/>
              </m:rPr>
              <m:t>∼</m:t>
            </m:r>
          </m:lim>
        </m:limLow>
      </m:oMath>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limLow>
                    <m:e>
                      <m:r>
                        <m:t>x</m:t>
                      </m:r>
                    </m:e>
                    <m:lim>
                      <m:r>
                        <m:rPr>
                          <m:sty m:val="p"/>
                        </m:rPr>
                        <m:t>∼</m:t>
                      </m:r>
                    </m:lim>
                  </m:limLow>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limLow>
                    <m:e>
                      <m:r>
                        <m:t>x</m:t>
                      </m:r>
                    </m:e>
                    <m:lim>
                      <m:r>
                        <m:rPr>
                          <m:sty m:val="p"/>
                        </m:rPr>
                        <m:t>∼</m:t>
                      </m:r>
                    </m:lim>
                  </m:limLow>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61"/>
        </w:numPr>
      </w:pPr>
      <w:r>
        <w:rPr>
          <w:i/>
          <w:iCs/>
        </w:rPr>
        <w:t xml:space="preserve">Triangle inequality.</w:t>
      </w:r>
      <w:r>
        <w:t xml:space="preserve"> </w:t>
      </w:r>
      <w:r>
        <w:t xml:space="preserve">Let</w:t>
      </w:r>
      <w:r>
        <w:t xml:space="preserve"> </w:t>
      </w:r>
      <m:oMath>
        <m:limLow>
          <m:e>
            <m:r>
              <m:t>y</m:t>
            </m:r>
          </m:e>
          <m:lim>
            <m:r>
              <m:rPr>
                <m:sty m:val="p"/>
              </m:rPr>
              <m:t>∼</m:t>
            </m:r>
          </m:lim>
        </m:limLow>
        <m:r>
          <m:rPr>
            <m:sty m:val="p"/>
          </m:rPr>
          <m:t>∈</m:t>
        </m:r>
        <m:sSup>
          <m:e>
            <m:r>
              <m:rPr>
                <m:scr m:val="double-struck"/>
                <m:sty m:val="p"/>
              </m:rPr>
              <m:t>R</m:t>
            </m:r>
          </m:e>
          <m:sup>
            <m:r>
              <m:t>p</m:t>
            </m:r>
          </m:sup>
        </m:sSup>
      </m:oMath>
      <w:r>
        <w:t xml:space="preserve">.</w:t>
      </w:r>
      <w:r>
        <w:t xml:space="preserve"> </w:t>
      </w:r>
      <w:r>
        <w:t xml:space="preserve">If</w:t>
      </w:r>
      <w:r>
        <w:t xml:space="preserve"> </w:t>
      </w:r>
      <m:oMath>
        <m:limLow>
          <m:e>
            <m:r>
              <m:t>x</m:t>
            </m:r>
          </m:e>
          <m:lim>
            <m:r>
              <m:rPr>
                <m:sty m:val="p"/>
              </m:rPr>
              <m:t>∼</m:t>
            </m:r>
          </m:lim>
        </m:limLow>
        <m:r>
          <m:rPr>
            <m:sty m:val="p"/>
          </m:rPr>
          <m:t>=</m:t>
        </m:r>
        <m:limLow>
          <m:e>
            <m:r>
              <m:t>0</m:t>
            </m:r>
          </m:e>
          <m:lim>
            <m:r>
              <m:rPr>
                <m:sty m:val="p"/>
              </m:rPr>
              <m:t>∼</m:t>
            </m:r>
          </m:lim>
        </m:limLow>
      </m:oMath>
      <w:r>
        <w:t xml:space="preserve"> </w:t>
      </w:r>
      <w:r>
        <w:t xml:space="preserve">or</w:t>
      </w:r>
      <w:r>
        <w:t xml:space="preserve"> </w:t>
      </w:r>
      <m:oMath>
        <m:limLow>
          <m:e>
            <m:r>
              <m:t>y</m:t>
            </m:r>
          </m:e>
          <m:lim>
            <m:r>
              <m:rPr>
                <m:sty m:val="p"/>
              </m:rPr>
              <m:t>∼</m:t>
            </m:r>
          </m:lim>
        </m:limLow>
        <m:r>
          <m:rPr>
            <m:sty m:val="p"/>
          </m:rPr>
          <m:t>=</m:t>
        </m:r>
        <m:limLow>
          <m:e>
            <m:r>
              <m:t>0</m:t>
            </m:r>
          </m:e>
          <m:lim>
            <m:r>
              <m:rPr>
                <m:sty m:val="p"/>
              </m:rPr>
              <m:t>∼</m:t>
            </m:r>
          </m:lim>
        </m:limLow>
      </m:oMath>
      <w:r>
        <w:t xml:space="preserve">, both sides of</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t>k</m:t>
            </m:r>
          </m:sub>
        </m:sSub>
        <m:r>
          <m:rPr>
            <m:sty m:val="p"/>
          </m:rPr>
          <m:t>≤</m:t>
        </m:r>
        <m:r>
          <m:t>​</m:t>
        </m:r>
        <m:d>
          <m:dPr>
            <m:begChr m:val="∥"/>
            <m:sepChr m:val=""/>
            <m:endChr m:val="∥"/>
            <m:grow/>
          </m:dPr>
          <m:e>
            <m:limLow>
              <m:e>
                <m:r>
                  <m:t>x</m:t>
                </m:r>
              </m:e>
              <m:lim>
                <m:r>
                  <m:rPr>
                    <m:sty m:val="p"/>
                  </m:rPr>
                  <m:t>∼</m:t>
                </m:r>
              </m:lim>
            </m:limLow>
          </m:e>
        </m:d>
        <m:sSub>
          <m:e>
            <m:r>
              <m:t>​</m:t>
            </m:r>
          </m:e>
          <m:sub>
            <m:r>
              <m:t>k</m:t>
            </m:r>
          </m:sub>
        </m:sSub>
        <m:r>
          <m:rPr>
            <m:sty m:val="p"/>
          </m:rPr>
          <m:t>+</m:t>
        </m:r>
        <m:r>
          <m:t>​</m:t>
        </m:r>
        <m:d>
          <m:dPr>
            <m:begChr m:val="∥"/>
            <m:sepChr m:val=""/>
            <m:endChr m:val="∥"/>
            <m:grow/>
          </m:dPr>
          <m:e>
            <m:limLow>
              <m:e>
                <m:r>
                  <m:t>y</m:t>
                </m:r>
              </m:e>
              <m:lim>
                <m:r>
                  <m:rPr>
                    <m:sty m:val="p"/>
                  </m:rPr>
                  <m:t>∼</m:t>
                </m:r>
              </m:lim>
            </m:limLow>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limLow>
              <m:e>
                <m:r>
                  <m:t>x</m:t>
                </m:r>
              </m:e>
              <m:lim>
                <m:r>
                  <m:rPr>
                    <m:sty m:val="p"/>
                  </m:rPr>
                  <m:t>∼</m:t>
                </m:r>
              </m:lim>
            </m:limLow>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limLow>
              <m:e>
                <m:r>
                  <m:t>y</m:t>
                </m:r>
              </m:e>
              <m:lim>
                <m:r>
                  <m:rPr>
                    <m:sty m:val="p"/>
                  </m:rPr>
                  <m:t>∼</m:t>
                </m:r>
              </m:lim>
            </m:limLow>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limLow>
          <m:e>
            <m:r>
              <m:t>u</m:t>
            </m:r>
          </m:e>
          <m:lim>
            <m:r>
              <m:rPr>
                <m:sty m:val="p"/>
              </m:rPr>
              <m:t>∼</m:t>
            </m:r>
          </m:lim>
        </m:limLow>
        <m:limUpp>
          <m:e>
            <m:r>
              <m:rPr>
                <m:sty m:val="p"/>
              </m:rPr>
              <m:t>=</m:t>
            </m:r>
          </m:e>
          <m:lim>
            <m:r>
              <m:rPr>
                <m:nor/>
                <m:sty m:val="p"/>
              </m:rPr>
              <m:t>def</m:t>
            </m:r>
          </m:lim>
        </m:limUpp>
        <m:limLow>
          <m:e>
            <m:r>
              <m:t>x</m:t>
            </m:r>
          </m:e>
          <m:lim>
            <m:r>
              <m:rPr>
                <m:sty m:val="p"/>
              </m:rPr>
              <m:t>∼</m:t>
            </m:r>
          </m:lim>
        </m:limLow>
        <m:r>
          <m:rPr>
            <m:sty m:val="p"/>
          </m:rPr>
          <m:t>/</m:t>
        </m:r>
        <m:r>
          <m:t>a</m:t>
        </m:r>
      </m:oMath>
      <w:r>
        <w:t xml:space="preserve"> </w:t>
      </w:r>
      <w:r>
        <w:t xml:space="preserve">and</w:t>
      </w:r>
      <w:r>
        <w:t xml:space="preserve"> </w:t>
      </w:r>
      <m:oMath>
        <m:limLow>
          <m:e>
            <m:r>
              <m:t>v</m:t>
            </m:r>
          </m:e>
          <m:lim>
            <m:r>
              <m:rPr>
                <m:sty m:val="p"/>
              </m:rPr>
              <m:t>∼</m:t>
            </m:r>
          </m:lim>
        </m:limLow>
        <m:limUpp>
          <m:e>
            <m:r>
              <m:rPr>
                <m:sty m:val="p"/>
              </m:rPr>
              <m:t>=</m:t>
            </m:r>
          </m:e>
          <m:lim>
            <m:r>
              <m:rPr>
                <m:nor/>
                <m:sty m:val="p"/>
              </m:rPr>
              <m:t>def</m:t>
            </m:r>
          </m:lim>
        </m:limUpp>
        <m:limLow>
          <m:e>
            <m:r>
              <m:t>y</m:t>
            </m:r>
          </m:e>
          <m:lim>
            <m:r>
              <m:rPr>
                <m:sty m:val="p"/>
              </m:rPr>
              <m:t>∼</m:t>
            </m:r>
          </m:lim>
        </m:limLow>
        <m:r>
          <m:rPr>
            <m:sty m:val="p"/>
          </m:rPr>
          <m:t>/</m:t>
        </m:r>
        <m:r>
          <m:t>b</m:t>
        </m:r>
      </m:oMath>
      <w:r>
        <w:t xml:space="preserve">.</w:t>
      </w:r>
      <w:r>
        <w:t xml:space="preserve"> </w:t>
      </w:r>
      <w:r>
        <w:t xml:space="preserve">By absolute homogeneity,</w:t>
      </w:r>
      <w:r>
        <w:t xml:space="preserve"> </w:t>
      </w:r>
      <m:oMath>
        <m:r>
          <m:t>​</m:t>
        </m:r>
        <m:d>
          <m:dPr>
            <m:begChr m:val="∥"/>
            <m:sepChr m:val=""/>
            <m:endChr m:val="∥"/>
            <m:grow/>
          </m:dPr>
          <m:e>
            <m:limLow>
              <m:e>
                <m:r>
                  <m:t>u</m:t>
                </m:r>
              </m:e>
              <m:lim>
                <m:r>
                  <m:rPr>
                    <m:sty m:val="p"/>
                  </m:rPr>
                  <m:t>∼</m:t>
                </m:r>
              </m:lim>
            </m:limLow>
          </m:e>
        </m:d>
        <m:sSub>
          <m:e>
            <m:r>
              <m:t>​</m:t>
            </m:r>
          </m:e>
          <m:sub>
            <m:r>
              <m:t>k</m:t>
            </m:r>
          </m:sub>
        </m:sSub>
        <m:r>
          <m:rPr>
            <m:sty m:val="p"/>
          </m:rPr>
          <m:t>=</m:t>
        </m:r>
        <m:r>
          <m:t>​</m:t>
        </m:r>
        <m:d>
          <m:dPr>
            <m:begChr m:val="∥"/>
            <m:sepChr m:val=""/>
            <m:endChr m:val="∥"/>
            <m:grow/>
          </m:dPr>
          <m:e>
            <m:limLow>
              <m:e>
                <m:r>
                  <m:t>v</m:t>
                </m:r>
              </m:e>
              <m:lim>
                <m:r>
                  <m:rPr>
                    <m:sty m:val="p"/>
                  </m:rPr>
                  <m:t>∼</m:t>
                </m:r>
              </m:lim>
            </m:limLow>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limLow>
                <m:e>
                  <m:r>
                    <m:t>x</m:t>
                  </m:r>
                </m:e>
                <m:lim>
                  <m:r>
                    <m:rPr>
                      <m:sty m:val="p"/>
                    </m:rPr>
                    <m:t>∼</m:t>
                  </m:r>
                </m:lim>
              </m:limLow>
              <m:r>
                <m:rPr>
                  <m:sty m:val="p"/>
                </m:rPr>
                <m:t>+</m:t>
              </m:r>
              <m:limLow>
                <m:e>
                  <m:r>
                    <m:t>y</m:t>
                  </m:r>
                </m:e>
                <m:lim>
                  <m:r>
                    <m:rPr>
                      <m:sty m:val="p"/>
                    </m:rPr>
                    <m:t>∼</m:t>
                  </m:r>
                </m:lim>
              </m:limLow>
            </m:num>
            <m:den>
              <m:r>
                <m:t>a</m:t>
              </m:r>
              <m:r>
                <m:rPr>
                  <m:sty m:val="p"/>
                </m:rPr>
                <m:t>+</m:t>
              </m:r>
              <m:r>
                <m:t>b</m:t>
              </m:r>
            </m:den>
          </m:f>
          <m:r>
            <m:rPr>
              <m:sty m:val="p"/>
            </m:rPr>
            <m:t>=</m:t>
          </m:r>
          <m:r>
            <m:t>λ</m:t>
          </m:r>
          <m:r>
            <m:t> </m:t>
          </m:r>
          <m:limLow>
            <m:e>
              <m:r>
                <m:t>u</m:t>
              </m:r>
            </m:e>
            <m:lim>
              <m:r>
                <m:rPr>
                  <m:sty m:val="p"/>
                </m:rPr>
                <m:t>∼</m:t>
              </m:r>
            </m:lim>
          </m:limLow>
          <m:r>
            <m:rPr>
              <m:sty m:val="p"/>
            </m:rPr>
            <m:t>+</m:t>
          </m:r>
          <m:r>
            <m:rPr>
              <m:sty m:val="p"/>
            </m:rPr>
            <m:t>(</m:t>
          </m:r>
          <m:r>
            <m:t>1</m:t>
          </m:r>
          <m:r>
            <m:rPr>
              <m:sty m:val="p"/>
            </m:rPr>
            <m:t>−</m:t>
          </m:r>
          <m:r>
            <m:t>λ</m:t>
          </m:r>
          <m:r>
            <m:rPr>
              <m:sty m:val="p"/>
            </m:rPr>
            <m:t>)</m:t>
          </m:r>
          <m:r>
            <m:t> </m:t>
          </m:r>
          <m:limLow>
            <m:e>
              <m:r>
                <m:t>v</m:t>
              </m:r>
            </m:e>
            <m:lim>
              <m:r>
                <m:rPr>
                  <m:sty m:val="p"/>
                </m:rPr>
                <m:t>∼</m:t>
              </m:r>
            </m:lim>
          </m:limLow>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limLow>
              <m:e>
                <m:r>
                  <m:t>u</m:t>
                </m:r>
              </m:e>
              <m:lim>
                <m:r>
                  <m:rPr>
                    <m:sty m:val="p"/>
                  </m:rPr>
                  <m:t>∼</m:t>
                </m:r>
              </m:lim>
            </m:limLow>
          </m:e>
        </m:d>
        <m:sSubSup>
          <m:e>
            <m:r>
              <m:t>​</m:t>
            </m:r>
          </m:e>
          <m:sub>
            <m:r>
              <m:t>k</m:t>
            </m:r>
          </m:sub>
          <m:sup>
            <m:r>
              <m:t>k</m:t>
            </m:r>
          </m:sup>
        </m:sSubSup>
        <m:r>
          <m:rPr>
            <m:sty m:val="p"/>
          </m:rPr>
          <m:t>=</m:t>
        </m:r>
        <m:r>
          <m:t>1</m:t>
        </m:r>
      </m:oMath>
      <w:r>
        <w:t xml:space="preserve"> </w:t>
      </w:r>
      <w:r>
        <w:t xml:space="preserve">and likewise for</w:t>
      </w:r>
      <w:r>
        <w:t xml:space="preserve"> </w:t>
      </w:r>
      <m:oMath>
        <m:limLow>
          <m:e>
            <m:r>
              <m:t>v</m:t>
            </m:r>
          </m:e>
          <m:lim>
            <m:r>
              <m:rPr>
                <m:sty m:val="p"/>
              </m:rPr>
              <m:t>∼</m:t>
            </m:r>
          </m:lim>
        </m:limLow>
      </m:oMath>
      <w:r>
        <w:t xml:space="preserve">,</w:t>
      </w:r>
    </w:p>
    <w:p>
      <w:pPr>
        <w:pStyle w:val="BodyText"/>
      </w:pPr>
      <m:oMathPara>
        <m:oMathParaPr>
          <m:jc m:val="center"/>
        </m:oMathParaPr>
        <m:oMath>
          <m:r>
            <m:t>​</m:t>
          </m:r>
          <m:d>
            <m:dPr>
              <m:begChr m:val="∥"/>
              <m:sepChr m:val=""/>
              <m:endChr m:val="∥"/>
              <m:grow/>
            </m:dPr>
            <m:e>
              <m:r>
                <m:t>λ</m:t>
              </m:r>
              <m:r>
                <m:t> </m:t>
              </m:r>
              <m:limLow>
                <m:e>
                  <m:r>
                    <m:t>u</m:t>
                  </m:r>
                </m:e>
                <m:lim>
                  <m:r>
                    <m:rPr>
                      <m:sty m:val="p"/>
                    </m:rPr>
                    <m:t>∼</m:t>
                  </m:r>
                </m:lim>
              </m:limLow>
              <m:r>
                <m:rPr>
                  <m:sty m:val="p"/>
                </m:rPr>
                <m:t>+</m:t>
              </m:r>
              <m:r>
                <m:rPr>
                  <m:sty m:val="p"/>
                </m:rPr>
                <m:t>(</m:t>
              </m:r>
              <m:r>
                <m:t>1</m:t>
              </m:r>
              <m:r>
                <m:rPr>
                  <m:sty m:val="p"/>
                </m:rPr>
                <m:t>−</m:t>
              </m:r>
              <m:r>
                <m:t>λ</m:t>
              </m:r>
              <m:r>
                <m:rPr>
                  <m:sty m:val="p"/>
                </m:rPr>
                <m:t>)</m:t>
              </m:r>
              <m:r>
                <m:t> </m:t>
              </m:r>
              <m:limLow>
                <m:e>
                  <m:r>
                    <m:t>v</m:t>
                  </m:r>
                </m:e>
                <m:lim>
                  <m:r>
                    <m:rPr>
                      <m:sty m:val="p"/>
                    </m:rPr>
                    <m:t>∼</m:t>
                  </m:r>
                </m:lim>
              </m:limLow>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limLow>
                    <m:e>
                      <m:r>
                        <m:t>x</m:t>
                      </m:r>
                    </m:e>
                    <m:lim>
                      <m:r>
                        <m:rPr>
                          <m:sty m:val="p"/>
                        </m:rPr>
                        <m:t>∼</m:t>
                      </m:r>
                    </m:lim>
                  </m:limLow>
                </m:e>
              </m:d>
              <m:sSub>
                <m:e>
                  <m:r>
                    <m:t>​</m:t>
                  </m:r>
                </m:e>
                <m:sub>
                  <m:r>
                    <m:rPr>
                      <m:sty m:val="p"/>
                    </m:rPr>
                    <m:t>∞</m:t>
                  </m:r>
                </m:sub>
              </m:sSub>
              <m:r>
                <m:rPr>
                  <m:sty m:val="p"/>
                </m:rPr>
                <m:t>+</m:t>
              </m:r>
              <m:r>
                <m:t>​</m:t>
              </m:r>
              <m:d>
                <m:dPr>
                  <m:begChr m:val="∥"/>
                  <m:sepChr m:val=""/>
                  <m:endChr m:val="∥"/>
                  <m:grow/>
                </m:dPr>
                <m:e>
                  <m:limLow>
                    <m:e>
                      <m:r>
                        <m:t>y</m:t>
                      </m:r>
                    </m:e>
                    <m:lim>
                      <m:r>
                        <m:rPr>
                          <m:sty m:val="p"/>
                        </m:rPr>
                        <m:t>∼</m:t>
                      </m:r>
                    </m:lim>
                  </m:limLow>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p"/>
              </m:rPr>
              <m:t>∞</m:t>
            </m:r>
          </m:sub>
        </m:sSub>
        <m:r>
          <m:rPr>
            <m:sty m:val="p"/>
          </m:rPr>
          <m:t>≤</m:t>
        </m:r>
        <m:r>
          <m:t>​</m:t>
        </m:r>
        <m:d>
          <m:dPr>
            <m:begChr m:val="∥"/>
            <m:sepChr m:val=""/>
            <m:endChr m:val="∥"/>
            <m:grow/>
          </m:dPr>
          <m:e>
            <m:limLow>
              <m:e>
                <m:r>
                  <m:t>x</m:t>
                </m:r>
              </m:e>
              <m:lim>
                <m:r>
                  <m:rPr>
                    <m:sty m:val="p"/>
                  </m:rPr>
                  <m:t>∼</m:t>
                </m:r>
              </m:lim>
            </m:limLow>
          </m:e>
        </m:d>
        <m:sSub>
          <m:e>
            <m:r>
              <m:t>​</m:t>
            </m:r>
          </m:e>
          <m:sub>
            <m:r>
              <m:rPr>
                <m:sty m:val="p"/>
              </m:rPr>
              <m:t>∞</m:t>
            </m:r>
          </m:sub>
        </m:sSub>
        <m:r>
          <m:rPr>
            <m:sty m:val="p"/>
          </m:rPr>
          <m:t>+</m:t>
        </m:r>
        <m:r>
          <m:t>​</m:t>
        </m:r>
        <m:d>
          <m:dPr>
            <m:begChr m:val="∥"/>
            <m:sepChr m:val=""/>
            <m:endChr m:val="∥"/>
            <m:grow/>
          </m:dPr>
          <m:e>
            <m:limLow>
              <m:e>
                <m:r>
                  <m:t>y</m:t>
                </m:r>
              </m:e>
              <m:lim>
                <m:r>
                  <m:rPr>
                    <m:sty m:val="p"/>
                  </m:rPr>
                  <m:t>∼</m:t>
                </m:r>
              </m:lim>
            </m:limLow>
          </m:e>
        </m:d>
        <m:sSub>
          <m:e>
            <m:r>
              <m:t>​</m:t>
            </m:r>
          </m:e>
          <m:sub>
            <m:r>
              <m:rPr>
                <m:sty m:val="p"/>
              </m:rPr>
              <m:t>∞</m:t>
            </m:r>
          </m:sub>
        </m:sSub>
      </m:oMath>
      <w:r>
        <w:t xml:space="preserve">.</w:t>
      </w:r>
    </w:p>
    <w:bookmarkStart w:id="371" w:name="exm-vector-p-norm-limit"/>
    <w:p>
      <w:pPr>
        <w:pStyle w:val="BodyText"/>
      </w:pPr>
      <w:r>
        <w:rPr>
          <w:b/>
          <w:bCs/>
        </w:rPr>
        <w:t xml:space="preserve">Example 108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limLow>
          <m:e>
            <m:r>
              <m:t>x</m:t>
            </m:r>
          </m:e>
          <m:lim>
            <m:r>
              <m:rPr>
                <m:sty m:val="p"/>
              </m:rPr>
              <m:t>∼</m:t>
            </m:r>
          </m:lim>
        </m:limLow>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limLow>
              <m:e>
                <m:r>
                  <m:t>x</m:t>
                </m:r>
              </m:e>
              <m:lim>
                <m:r>
                  <m:rPr>
                    <m:sty m:val="p"/>
                  </m:rPr>
                  <m:t>∼</m:t>
                </m:r>
              </m:lim>
            </m:limLow>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60</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71"/>
    <w:bookmarkStart w:id="373" w:name="def-angle"/>
    <w:p>
      <w:pPr>
        <w:pStyle w:val="BodyText"/>
      </w:pPr>
      <w:r>
        <w:rPr>
          <w:b/>
          <w:bCs/>
        </w:rPr>
        <w:t xml:space="preserve">Definition 74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r:id="rId372">
        <w:r>
          <w:rPr>
            <w:rStyle w:val="Hyperlink"/>
          </w:rPr>
          <w:t xml:space="preserve">Definition 3 in Trigonometry</w:t>
        </w:r>
      </w:hyperlink>
      <w:r>
        <w:t xml:space="preserve">) satisfies</w:t>
      </w:r>
    </w:p>
    <w:p>
      <w:pPr>
        <w:pStyle w:val="BodyText"/>
      </w:pPr>
      <m:oMathPara>
        <m:oMathParaPr>
          <m:jc m:val="center"/>
        </m:oMathParaPr>
        <m:oMath>
          <m:r>
            <m:rPr>
              <m:sty m:val="p"/>
            </m:rPr>
            <m:t>cos</m:t>
          </m:r>
          <m:r>
            <m:t>θ</m:t>
          </m:r>
          <m:r>
            <m:rPr>
              <m:sty m:val="p"/>
            </m:rPr>
            <m:t>=</m:t>
          </m:r>
          <m:f>
            <m:fPr>
              <m:type m:val="bar"/>
            </m:fPr>
            <m:num>
              <m:limLow>
                <m:e>
                  <m:r>
                    <m:t>x</m:t>
                  </m:r>
                </m:e>
                <m:lim>
                  <m:r>
                    <m:rPr>
                      <m:sty m:val="p"/>
                    </m:rPr>
                    <m:t>∼</m:t>
                  </m:r>
                </m:lim>
              </m:limLow>
              <m:r>
                <m:rPr>
                  <m:sty m:val="p"/>
                </m:rPr>
                <m:t>⋅</m:t>
              </m:r>
              <m:limLow>
                <m:e>
                  <m:r>
                    <m:t>y</m:t>
                  </m:r>
                </m:e>
                <m:lim>
                  <m:r>
                    <m:rPr>
                      <m:sty m:val="p"/>
                    </m:rPr>
                    <m:t>∼</m:t>
                  </m:r>
                </m:lim>
              </m:limLow>
            </m:num>
            <m:den>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den>
          </m:f>
          <m:r>
            <m:rPr>
              <m:sty m:val="p"/>
            </m:rPr>
            <m:t>.</m:t>
          </m:r>
        </m:oMath>
      </m:oMathPara>
    </w:p>
    <w:bookmarkEnd w:id="373"/>
    <w:bookmarkStart w:id="375" w:name="rem-angle-well-defined"/>
    <w:p>
      <w:pPr>
        <w:pStyle w:val="FirstParagraph"/>
      </w:pPr>
      <w:r>
        <w:rPr>
          <w:i/>
          <w:iCs/>
        </w:rPr>
        <w:t xml:space="preserve">Remark 24</w:t>
      </w:r>
      <w:r>
        <w:t xml:space="preserve"> (Why the angle is well defined). </w:t>
      </w:r>
      <w:r>
        <w:t xml:space="preserve">The denominator is positive, because both vectors are nonzero (</w:t>
      </w:r>
      <w:hyperlink w:anchor="thm-norm-properties">
        <w:r>
          <w:rPr>
            <w:rStyle w:val="Hyperlink"/>
          </w:rPr>
          <w:t xml:space="preserve">Theorem 56</w:t>
        </w:r>
      </w:hyperlink>
      <w:r>
        <w:t xml:space="preserve">),</w:t>
      </w:r>
      <w:r>
        <w:t xml:space="preserve"> </w:t>
      </w:r>
      <w:r>
        <w:t xml:space="preserve">and by</w:t>
      </w:r>
      <w:r>
        <w:t xml:space="preserve"> </w:t>
      </w:r>
      <w:hyperlink w:anchor="thm-cauchy-schwarz">
        <w:r>
          <w:rPr>
            <w:rStyle w:val="Hyperlink"/>
          </w:rPr>
          <w:t xml:space="preserve">Theorem 58</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 (</w:t>
      </w:r>
      <w:hyperlink r:id="rId374">
        <w:r>
          <w:rPr>
            <w:rStyle w:val="Hyperlink"/>
          </w:rPr>
          <w:t xml:space="preserve">Theorem 2 in Trigonometry</w:t>
        </w:r>
      </w:hyperlink>
      <w:r>
        <w:t xml:space="preserve">),</w:t>
      </w:r>
      <w:r>
        <w:t xml:space="preserve"> </w:t>
      </w:r>
      <w:r>
        <w:t xml:space="preserve">so there is exactly one such</w:t>
      </w:r>
      <w:r>
        <w:t xml:space="preserve"> </w:t>
      </w:r>
      <m:oMath>
        <m:r>
          <m:t>θ</m:t>
        </m:r>
      </m:oMath>
      <w:r>
        <w:t xml:space="preserve">.</w:t>
      </w:r>
    </w:p>
    <w:bookmarkEnd w:id="375"/>
    <w:bookmarkStart w:id="376" w:name="cor-right-angle-orthogonal"/>
    <w:p>
      <w:pPr>
        <w:pStyle w:val="BodyText"/>
      </w:pPr>
      <w:r>
        <w:rPr>
          <w:b/>
          <w:bCs/>
        </w:rPr>
        <w:t xml:space="preserve">Corollary 5 (A right angle means orthogonal)</w:t>
      </w:r>
      <w:r>
        <w:t xml:space="preserve"> </w:t>
      </w:r>
      <w:r>
        <w:t xml:space="preserve">For nonzero vectors</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w:t>
      </w:r>
      <w:hyperlink w:anchor="def-angle">
        <w:r>
          <w:rPr>
            <w:rStyle w:val="Hyperlink"/>
          </w:rPr>
          <w:t xml:space="preserve">Definition 74</w:t>
        </w:r>
      </w:hyperlink>
      <w:r>
        <w:t xml:space="preserve">),</w:t>
      </w:r>
    </w:p>
    <w:p>
      <w:pPr>
        <w:pStyle w:val="BodyText"/>
      </w:pPr>
      <m:oMathPara>
        <m:oMathParaPr>
          <m:jc m:val="center"/>
        </m:oMathParaPr>
        <m:oMath>
          <m:r>
            <m:t>θ</m:t>
          </m:r>
          <m:r>
            <m:rPr>
              <m:sty m:val="p"/>
            </m:rPr>
            <m:t>=</m:t>
          </m:r>
          <m:f>
            <m:fPr>
              <m:type m:val="bar"/>
            </m:fPr>
            <m:num>
              <m:r>
                <m:t>π</m:t>
              </m:r>
            </m:num>
            <m:den>
              <m:r>
                <m:t>2</m:t>
              </m:r>
            </m:den>
          </m:f>
          <m:r>
            <m:t> </m:t>
          </m:r>
          <m:r>
            <m:rPr>
              <m:sty m:val="p"/>
            </m:rPr>
            <m:t>⇔</m:t>
          </m:r>
          <m:r>
            <m:t> </m:t>
          </m:r>
          <m:limLow>
            <m:e>
              <m:r>
                <m:t>x</m:t>
              </m:r>
            </m:e>
            <m:lim>
              <m:r>
                <m:rPr>
                  <m:sty m:val="p"/>
                </m:rPr>
                <m:t>∼</m:t>
              </m:r>
            </m:lim>
          </m:limLow>
          <m:r>
            <m:rPr>
              <m:sty m:val="p"/>
            </m:rPr>
            <m:t>⋅</m:t>
          </m:r>
          <m:limLow>
            <m:e>
              <m:r>
                <m:t>y</m:t>
              </m:r>
            </m:e>
            <m:lim>
              <m:r>
                <m:rPr>
                  <m:sty m:val="p"/>
                </m:rPr>
                <m:t>∼</m:t>
              </m:r>
            </m:lim>
          </m:limLow>
          <m:r>
            <m:rPr>
              <m:sty m:val="p"/>
            </m:rPr>
            <m:t>=</m:t>
          </m:r>
          <m:r>
            <m:t>0</m:t>
          </m:r>
          <m:r>
            <m:rPr>
              <m:sty m:val="p"/>
            </m:rPr>
            <m:t>,</m:t>
          </m:r>
        </m:oMath>
      </m:oMathPara>
    </w:p>
    <w:p>
      <w:pPr>
        <w:pStyle w:val="FirstParagraph"/>
      </w:pPr>
      <w:r>
        <w:t xml:space="preserve">so for nonzero vectors, orthogonal (</w:t>
      </w:r>
      <w:hyperlink w:anchor="def-orthogonal-vectors">
        <w:r>
          <w:rPr>
            <w:rStyle w:val="Hyperlink"/>
          </w:rPr>
          <w:t xml:space="preserve">Definition 15</w:t>
        </w:r>
      </w:hyperlink>
      <w:r>
        <w:t xml:space="preserve">) means at a right angle.</w:t>
      </w:r>
    </w:p>
    <w:bookmarkEnd w:id="376"/>
    <w:p>
      <w:pPr>
        <w:pStyle w:val="BodyText"/>
      </w:pPr>
      <w:r>
        <w:rPr>
          <w:i/>
          <w:iCs/>
        </w:rPr>
        <w:t xml:space="preserve">Proof</w:t>
      </w:r>
      <w:r>
        <w:t xml:space="preserve">. </w:t>
      </w:r>
      <w:r>
        <w:t xml:space="preserve">Since</w:t>
      </w:r>
      <w:r>
        <w:t xml:space="preserve"> </w:t>
      </w:r>
      <m:oMath>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rPr>
            <m:sty m:val="p"/>
          </m:rPr>
          <m:t>&gt;</m:t>
        </m:r>
        <m:r>
          <m:t>0</m:t>
        </m:r>
      </m:oMath>
      <w:r>
        <w:t xml:space="preserve"> </w:t>
      </w:r>
      <w:r>
        <w:t xml:space="preserve">(</w:t>
      </w:r>
      <w:hyperlink w:anchor="thm-norm-properties">
        <w:r>
          <w:rPr>
            <w:rStyle w:val="Hyperlink"/>
          </w:rPr>
          <w:t xml:space="preserve">Theorem 56</w:t>
        </w:r>
      </w:hyperlink>
      <w:r>
        <w:t xml:space="preserve">),</w:t>
      </w:r>
      <w:r>
        <w:t xml:space="preserve"> </w:t>
      </w:r>
      <m:oMath>
        <m:r>
          <m:rPr>
            <m:sty m:val="p"/>
          </m:rPr>
          <m:t>cos</m:t>
        </m:r>
        <m:r>
          <m:t>θ</m:t>
        </m:r>
        <m:r>
          <m:rPr>
            <m:sty m:val="p"/>
          </m:rPr>
          <m:t>=</m:t>
        </m:r>
        <m:r>
          <m:t>0</m:t>
        </m:r>
      </m:oMath>
      <w:r>
        <w:t xml:space="preserve"> </w:t>
      </w:r>
      <w:r>
        <w:t xml:space="preserve">exactly when</w:t>
      </w:r>
      <w:r>
        <w:t xml:space="preserve"> </w:t>
      </w:r>
      <m:oMath>
        <m:limLow>
          <m:e>
            <m:r>
              <m:t>x</m:t>
            </m:r>
          </m:e>
          <m:lim>
            <m:r>
              <m:rPr>
                <m:sty m:val="p"/>
              </m:rPr>
              <m:t>∼</m:t>
            </m:r>
          </m:lim>
        </m:limLow>
        <m:r>
          <m:rPr>
            <m:sty m:val="p"/>
          </m:rPr>
          <m:t>⋅</m:t>
        </m:r>
        <m:limLow>
          <m:e>
            <m:r>
              <m:t>y</m:t>
            </m:r>
          </m:e>
          <m:lim>
            <m:r>
              <m:rPr>
                <m:sty m:val="p"/>
              </m:rPr>
              <m:t>∼</m:t>
            </m:r>
          </m:lim>
        </m:limLow>
        <m:r>
          <m:rPr>
            <m:sty m:val="p"/>
          </m:rPr>
          <m:t>=</m:t>
        </m:r>
        <m:r>
          <m:t>0</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vanishes only at</w:t>
      </w:r>
      <w:r>
        <w:t xml:space="preserve"> </w:t>
      </w:r>
      <m:oMath>
        <m:r>
          <m:t>π</m:t>
        </m:r>
        <m:r>
          <m:rPr>
            <m:sty m:val="p"/>
          </m:rPr>
          <m:t>/</m:t>
        </m:r>
        <m:r>
          <m:t>2</m:t>
        </m:r>
      </m:oMath>
      <w:r>
        <w:t xml:space="preserve">.</w:t>
      </w:r>
    </w:p>
    <w:bookmarkStart w:id="377" w:name="exm-angle"/>
    <w:p>
      <w:pPr>
        <w:pStyle w:val="BodyText"/>
      </w:pPr>
      <w:r>
        <w:rPr>
          <w:b/>
          <w:bCs/>
        </w:rPr>
        <w:t xml:space="preserve">Example 109 (Some angles in the plane)</w:t>
      </w:r>
      <w:r>
        <w:t xml:space="preserve"> </w:t>
      </w:r>
      <w:r>
        <w:t xml:space="preserve"> </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2"/>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limLow>
          <m:e>
            <m:r>
              <m:t>0</m:t>
            </m:r>
          </m:e>
          <m:lim>
            <m:r>
              <m:rPr>
                <m:sty m:val="p"/>
              </m:rPr>
              <m:t>∼</m:t>
            </m:r>
          </m:lim>
        </m:limLow>
      </m:oMath>
      <w:r>
        <w:t xml:space="preserve">: there is no angle,</w:t>
      </w:r>
      <w:r>
        <w:t xml:space="preserve"> </w:t>
      </w:r>
      <w:r>
        <w:t xml:space="preserve">because the ratio would divide by</w:t>
      </w:r>
      <w:r>
        <w:t xml:space="preserve"> </w:t>
      </w:r>
      <m:oMath>
        <m:r>
          <m:t>​</m:t>
        </m:r>
        <m:d>
          <m:dPr>
            <m:begChr m:val="∥"/>
            <m:sepChr m:val=""/>
            <m:endChr m:val="∥"/>
            <m:grow/>
          </m:dPr>
          <m:e>
            <m:limLow>
              <m:e>
                <m:r>
                  <m:t>0</m:t>
                </m:r>
              </m:e>
              <m:lim>
                <m:r>
                  <m:rPr>
                    <m:sty m:val="p"/>
                  </m:rPr>
                  <m:t>∼</m:t>
                </m:r>
              </m:lim>
            </m:limLow>
          </m:e>
        </m:d>
        <m:r>
          <m:t>​</m:t>
        </m:r>
        <m:r>
          <m:rPr>
            <m:sty m:val="p"/>
          </m:rPr>
          <m:t>=</m:t>
        </m:r>
        <m:r>
          <m:t>0</m:t>
        </m:r>
      </m:oMath>
      <w:r>
        <w:t xml:space="preserve">.</w:t>
      </w:r>
    </w:p>
    <w:bookmarkEnd w:id="377"/>
    <w:bookmarkStart w:id="378" w:name="def-cosine-similarity"/>
    <w:p>
      <w:pPr>
        <w:pStyle w:val="FirstParagraph"/>
      </w:pPr>
      <w:r>
        <w:rPr>
          <w:b/>
          <w:bCs/>
        </w:rPr>
        <w:t xml:space="preserve">Definition 75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is</w:t>
      </w:r>
      <w:r>
        <w:t xml:space="preserve"> </w:t>
      </w:r>
      <w:r>
        <w:t xml:space="preserve">their dot product divided by the product of their lengths:</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f>
            <m:fPr>
              <m:type m:val="bar"/>
            </m:fPr>
            <m:num>
              <m:limLow>
                <m:e>
                  <m:r>
                    <m:t>x</m:t>
                  </m:r>
                </m:e>
                <m:lim>
                  <m:r>
                    <m:rPr>
                      <m:sty m:val="p"/>
                    </m:rPr>
                    <m:t>∼</m:t>
                  </m:r>
                </m:lim>
              </m:limLow>
              <m:r>
                <m:rPr>
                  <m:sty m:val="p"/>
                </m:rPr>
                <m:t>⋅</m:t>
              </m:r>
              <m:limLow>
                <m:e>
                  <m:r>
                    <m:t>y</m:t>
                  </m:r>
                </m:e>
                <m:lim>
                  <m:r>
                    <m:rPr>
                      <m:sty m:val="p"/>
                    </m:rPr>
                    <m:t>∼</m:t>
                  </m:r>
                </m:lim>
              </m:limLow>
            </m:num>
            <m:den>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den>
          </m:f>
          <m:r>
            <m:rPr>
              <m:sty m:val="p"/>
            </m:rPr>
            <m:t>.</m:t>
          </m:r>
        </m:oMath>
      </m:oMathPara>
    </w:p>
    <w:bookmarkEnd w:id="378"/>
    <w:bookmarkStart w:id="379" w:name="exm-cosine-similarity"/>
    <w:p>
      <w:pPr>
        <w:pStyle w:val="FirstParagraph"/>
      </w:pPr>
      <w:r>
        <w:rPr>
          <w:b/>
          <w:bCs/>
        </w:rPr>
        <w:t xml:space="preserve">Example 110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3"/>
        </w:numPr>
      </w:pPr>
      <w:r>
        <w:t xml:space="preserve">Parallel vectors</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3"/>
        </w:numPr>
      </w:pPr>
      <w:r>
        <w:t xml:space="preserve">Orthogonal vectors</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3"/>
        </w:numPr>
      </w:pPr>
      <w:r>
        <w:t xml:space="preserve">Arbitrary vectors</w:t>
      </w:r>
      <w:r>
        <w:t xml:space="preserve"> </w:t>
      </w:r>
      <m:oMath>
        <m:limLow>
          <m:e>
            <m:r>
              <m:t>x</m:t>
            </m:r>
          </m:e>
          <m:lim>
            <m:r>
              <m:rPr>
                <m:sty m:val="p"/>
              </m:rPr>
              <m:t>∼</m:t>
            </m:r>
          </m:lim>
        </m:limLow>
        <m:r>
          <m:rPr>
            <m:sty m:val="p"/>
          </m:rPr>
          <m:t>=</m:t>
        </m:r>
        <m:r>
          <m:rPr>
            <m:sty m:val="p"/>
          </m:rPr>
          <m:t>(</m:t>
        </m:r>
        <m:r>
          <m:t>1</m:t>
        </m:r>
        <m:r>
          <m:rPr>
            <m:sty m:val="p"/>
          </m:rPr>
          <m:t>,</m:t>
        </m:r>
        <m:r>
          <m:t>0</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limLow>
              <m:e>
                <m:r>
                  <m:t>x</m:t>
                </m:r>
              </m:e>
              <m:lim>
                <m:r>
                  <m:rPr>
                    <m:sty m:val="p"/>
                  </m:rPr>
                  <m:t>∼</m:t>
                </m:r>
              </m:lim>
            </m:limLow>
          </m:e>
        </m:d>
        <m:r>
          <m:t>​</m:t>
        </m:r>
        <m:r>
          <m:rPr>
            <m:sty m:val="p"/>
          </m:rPr>
          <m:t>=</m:t>
        </m:r>
        <m:r>
          <m:t>1</m:t>
        </m:r>
      </m:oMath>
      <w:r>
        <w:t xml:space="preserve"> </w:t>
      </w:r>
      <w:r>
        <w:t xml:space="preserve">and</w:t>
      </w:r>
      <w:r>
        <w:t xml:space="preserve"> </w:t>
      </w:r>
      <m:oMath>
        <m:r>
          <m:t>​</m:t>
        </m:r>
        <m:d>
          <m:dPr>
            <m:begChr m:val="∥"/>
            <m:sepChr m:val=""/>
            <m:endChr m:val="∥"/>
            <m:grow/>
          </m:dPr>
          <m:e>
            <m:limLow>
              <m:e>
                <m:r>
                  <m:t>y</m:t>
                </m:r>
              </m:e>
              <m:lim>
                <m:r>
                  <m:rPr>
                    <m:sty m:val="p"/>
                  </m:rPr>
                  <m:t>∼</m:t>
                </m:r>
              </m:lim>
            </m:limLow>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x</m:t>
                </m:r>
              </m:e>
              <m:lim>
                <m:r>
                  <m:rPr>
                    <m:sty m:val="p"/>
                  </m:rPr>
                  <m:t>∼</m:t>
                </m:r>
              </m:lim>
            </m:limLow>
            <m:r>
              <m:rPr>
                <m:sty m:val="p"/>
              </m:rPr>
              <m:t>,</m:t>
            </m:r>
            <m:limLow>
              <m:e>
                <m:r>
                  <m:t>y</m:t>
                </m:r>
              </m:e>
              <m:lim>
                <m:r>
                  <m:rPr>
                    <m:sty m:val="p"/>
                  </m:rPr>
                  <m:t>∼</m:t>
                </m:r>
              </m:lim>
            </m:limLow>
          </m:e>
        </m:d>
        <m:r>
          <m:t>​</m:t>
        </m:r>
      </m:oMath>
      <w:r>
        <w:t xml:space="preserve">.</w:t>
      </w:r>
    </w:p>
    <w:bookmarkEnd w:id="379"/>
    <w:bookmarkStart w:id="380" w:name="cor-cosine-similarity-angle"/>
    <w:p>
      <w:pPr>
        <w:pStyle w:val="BodyText"/>
      </w:pPr>
      <w:r>
        <w:rPr>
          <w:b/>
          <w:bCs/>
        </w:rPr>
        <w:t xml:space="preserve">Corollary 6 (Cosine similarity is the cosine of the angle)</w:t>
      </w:r>
      <w:r>
        <w:t xml:space="preserve"> </w:t>
      </w:r>
      <w:r>
        <w:t xml:space="preserve">For nonzero vectors</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74</w:t>
        </w:r>
      </w:hyperlink>
      <w:r>
        <w:t xml:space="preserve">),</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rPr>
              <m:sty m:val="p"/>
            </m:rPr>
            <m:t>cos</m:t>
          </m:r>
          <m:r>
            <m:t>θ</m:t>
          </m:r>
          <m:r>
            <m:rPr>
              <m:sty m:val="p"/>
            </m:rPr>
            <m:t>.</m:t>
          </m:r>
        </m:oMath>
      </m:oMathPara>
    </w:p>
    <w:bookmarkEnd w:id="380"/>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74</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75</w:t>
        </w:r>
      </w:hyperlink>
      <w:r>
        <w:t xml:space="preserve"> </w:t>
      </w:r>
      <w:r>
        <w:t xml:space="preserve">defines as</w:t>
      </w:r>
      <w:r>
        <w:t xml:space="preserve"> </w:t>
      </w: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oMath>
      <w:r>
        <w:t xml:space="preserve">.</w:t>
      </w:r>
    </w:p>
    <w:bookmarkStart w:id="381" w:name="X64c41f557e7f698c947bb0d906d626137043d1e"/>
    <w:p>
      <w:pPr>
        <w:pStyle w:val="BodyText"/>
      </w:pPr>
      <w:r>
        <w:rPr>
          <w:b/>
          <w:bCs/>
        </w:rPr>
        <w:t xml:space="preserve">Definition 76 (Cosine similarity in an inner product space)</w:t>
      </w:r>
      <w:r>
        <w:t xml:space="preserve"> </w:t>
      </w:r>
      <w:r>
        <w:t xml:space="preserve">In a general real inner product space (</w:t>
      </w:r>
      <w:hyperlink w:anchor="def-inner-product-space">
        <w:r>
          <w:rPr>
            <w:rStyle w:val="Hyperlink"/>
          </w:rPr>
          <w:t xml:space="preserve">Definition 69</w:t>
        </w:r>
      </w:hyperlink>
      <w:r>
        <w:t xml:space="preserve">) with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f>
            <m:fPr>
              <m:type m:val="bar"/>
            </m:fPr>
            <m:num>
              <m:r>
                <m:t>​</m:t>
              </m:r>
              <m:d>
                <m:dPr>
                  <m:begChr m:val="⟨"/>
                  <m:sepChr m:val=""/>
                  <m:endChr m:val="⟩"/>
                  <m:grow/>
                </m:dPr>
                <m:e>
                  <m:limLow>
                    <m:e>
                      <m:r>
                        <m:t>x</m:t>
                      </m:r>
                    </m:e>
                    <m:lim>
                      <m:r>
                        <m:rPr>
                          <m:sty m:val="p"/>
                        </m:rPr>
                        <m:t>∼</m:t>
                      </m:r>
                    </m:lim>
                  </m:limLow>
                  <m:r>
                    <m:rPr>
                      <m:sty m:val="p"/>
                    </m:rPr>
                    <m:t>,</m:t>
                  </m:r>
                  <m:limLow>
                    <m:e>
                      <m:r>
                        <m:t>y</m:t>
                      </m:r>
                    </m:e>
                    <m:lim>
                      <m:r>
                        <m:rPr>
                          <m:sty m:val="p"/>
                        </m:rPr>
                        <m:t>∼</m:t>
                      </m:r>
                    </m:lim>
                  </m:limLow>
                </m:e>
              </m:d>
              <m:r>
                <m:t>​</m:t>
              </m:r>
            </m:num>
            <m:den>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den>
          </m:f>
          <m:r>
            <m:rPr>
              <m:sty m:val="p"/>
            </m:rPr>
            <m:t>.</m:t>
          </m:r>
        </m:oMath>
      </m:oMathPara>
    </w:p>
    <w:bookmarkEnd w:id="381"/>
    <w:bookmarkStart w:id="382" w:name="cor-cosine-similarity-unit-vectors"/>
    <w:p>
      <w:pPr>
        <w:pStyle w:val="FirstParagraph"/>
      </w:pPr>
      <w:r>
        <w:rPr>
          <w:b/>
          <w:bCs/>
        </w:rPr>
        <w:t xml:space="preserve">Corollary 7 (Cosine similarity of unit vectors is their inner product)</w:t>
      </w:r>
      <w:r>
        <w:t xml:space="preserve"> </w:t>
      </w:r>
      <w:r>
        <w:t xml:space="preserve">In a real inner product space (</w:t>
      </w:r>
      <w:hyperlink w:anchor="def-inner-product-space">
        <w:r>
          <w:rPr>
            <w:rStyle w:val="Hyperlink"/>
          </w:rPr>
          <w:t xml:space="preserve">Definition 69</w:t>
        </w:r>
      </w:hyperlink>
      <w:r>
        <w:t xml:space="preserve">),</w:t>
      </w:r>
      <w:r>
        <w:t xml:space="preserve"> </w:t>
      </w:r>
      <w:r>
        <w:t xml:space="preserve">for all vectors</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with</w:t>
      </w:r>
      <w:r>
        <w:t xml:space="preserve"> </w:t>
      </w:r>
      <m:oMath>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r>
          <m:rPr>
            <m:sty m:val="p"/>
          </m:rPr>
          <m:t>=</m:t>
        </m:r>
        <m:r>
          <m:t>1</m:t>
        </m:r>
      </m:oMath>
      <w:r>
        <w:t xml:space="preserve">,</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oMath>
      </m:oMathPara>
    </w:p>
    <w:bookmarkEnd w:id="382"/>
    <w:p>
      <w:pPr>
        <w:pStyle w:val="FirstParagraph"/>
      </w:pPr>
      <w:r>
        <w:rPr>
          <w:i/>
          <w:iCs/>
        </w:rPr>
        <w:t xml:space="preserve">Proof</w:t>
      </w:r>
      <w:r>
        <w:t xml:space="preserve">. </w:t>
      </w:r>
      <w:r>
        <w:t xml:space="preserve">Both norms in the denominator of</w:t>
      </w:r>
      <w:r>
        <w:t xml:space="preserve"> </w:t>
      </w:r>
      <w:hyperlink w:anchor="X64c41f557e7f698c947bb0d906d626137043d1e">
        <w:r>
          <w:rPr>
            <w:rStyle w:val="Hyperlink"/>
          </w:rPr>
          <w:t xml:space="preserve">Definition 76</w:t>
        </w:r>
      </w:hyperlink>
      <w:r>
        <w:t xml:space="preserve"> </w:t>
      </w:r>
      <w:r>
        <w:t xml:space="preserve">equal</w:t>
      </w:r>
      <w:r>
        <w:t xml:space="preserve"> </w:t>
      </w:r>
      <m:oMath>
        <m:r>
          <m:t>1</m:t>
        </m:r>
      </m:oMath>
      <w:r>
        <w:t xml:space="preserve">, so</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f>
            <m:fPr>
              <m:type m:val="bar"/>
            </m:fPr>
            <m:num>
              <m:r>
                <m:t>​</m:t>
              </m:r>
              <m:d>
                <m:dPr>
                  <m:begChr m:val="⟨"/>
                  <m:sepChr m:val=""/>
                  <m:endChr m:val="⟩"/>
                  <m:grow/>
                </m:dPr>
                <m:e>
                  <m:limLow>
                    <m:e>
                      <m:r>
                        <m:t>x</m:t>
                      </m:r>
                    </m:e>
                    <m:lim>
                      <m:r>
                        <m:rPr>
                          <m:sty m:val="p"/>
                        </m:rPr>
                        <m:t>∼</m:t>
                      </m:r>
                    </m:lim>
                  </m:limLow>
                  <m:r>
                    <m:rPr>
                      <m:sty m:val="p"/>
                    </m:rPr>
                    <m:t>,</m:t>
                  </m:r>
                  <m:limLow>
                    <m:e>
                      <m:r>
                        <m:t>y</m:t>
                      </m:r>
                    </m:e>
                    <m:lim>
                      <m:r>
                        <m:rPr>
                          <m:sty m:val="p"/>
                        </m:rPr>
                        <m:t>∼</m:t>
                      </m:r>
                    </m:lim>
                  </m:limLow>
                </m:e>
              </m:d>
              <m:r>
                <m:t>​</m:t>
              </m:r>
            </m:num>
            <m:den>
              <m:r>
                <m:t>1</m:t>
              </m:r>
              <m:r>
                <m:rPr>
                  <m:sty m:val="p"/>
                </m:rPr>
                <m:t>⋅</m:t>
              </m:r>
              <m:r>
                <m:t>1</m:t>
              </m:r>
            </m:den>
          </m:f>
          <m:r>
            <m:rPr>
              <m:sty m:val="p"/>
            </m:rPr>
            <m:t>=</m:t>
          </m:r>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oMath>
      </m:oMathPara>
    </w:p>
    <w:bookmarkStart w:id="384" w:name="thm-pearson-cosine-centered"/>
    <w:p>
      <w:pPr>
        <w:pStyle w:val="FirstParagraph"/>
      </w:pPr>
      <w:r>
        <w:rPr>
          <w:b/>
          <w:bCs/>
        </w:rPr>
        <w:t xml:space="preserve">Theorem 61 (Pearson correlation is the cosine similarity of the centered vectors)</w:t>
      </w:r>
      <w:r>
        <w:t xml:space="preserve"> </w:t>
      </w:r>
      <w:r>
        <w:t xml:space="preserve">Let</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n</m:t>
            </m:r>
          </m:sup>
        </m:sSup>
      </m:oMath>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m:oMath>
        <m:sSup>
          <m:e>
            <m:limLow>
              <m:e>
                <m:r>
                  <m:t>x</m:t>
                </m:r>
              </m:e>
              <m:lim>
                <m:r>
                  <m:rPr>
                    <m:sty m:val="p"/>
                  </m:rPr>
                  <m:t>∼</m:t>
                </m:r>
              </m:lim>
            </m:limLow>
          </m:e>
          <m:sup>
            <m:r>
              <m:rPr>
                <m:sty m:val="p"/>
              </m:rPr>
              <m:t>c</m:t>
            </m:r>
          </m:sup>
        </m:sSup>
        <m:r>
          <m:rPr>
            <m:sty m:val="p"/>
          </m:rPr>
          <m:t>=</m:t>
        </m:r>
        <m:limLow>
          <m:e>
            <m:r>
              <m:t>x</m:t>
            </m:r>
          </m:e>
          <m:lim>
            <m:r>
              <m:rPr>
                <m:sty m:val="p"/>
              </m:rPr>
              <m:t>∼</m:t>
            </m:r>
          </m:lim>
        </m:limLow>
        <m:r>
          <m:rPr>
            <m:sty m:val="p"/>
          </m:rPr>
          <m:t>−</m:t>
        </m:r>
        <m:acc>
          <m:accPr>
            <m:chr m:val="‾"/>
          </m:accPr>
          <m:e>
            <m:r>
              <m:t>x</m:t>
            </m:r>
          </m:e>
        </m:acc>
        <m:r>
          <m:t> </m:t>
        </m:r>
        <m:limLow>
          <m:e>
            <m:r>
              <m:t>1</m:t>
            </m:r>
          </m:e>
          <m:lim>
            <m:r>
              <m:rPr>
                <m:sty m:val="p"/>
              </m:rPr>
              <m:t>∼</m:t>
            </m:r>
          </m:lim>
        </m:limLow>
      </m:oMath>
      <w:r>
        <w:t xml:space="preserve"> </w:t>
      </w:r>
      <w:r>
        <w:t xml:space="preserve">and</w:t>
      </w:r>
      <w:r>
        <w:t xml:space="preserve"> </w:t>
      </w:r>
      <m:oMath>
        <m:sSup>
          <m:e>
            <m:limLow>
              <m:e>
                <m:r>
                  <m:t>y</m:t>
                </m:r>
              </m:e>
              <m:lim>
                <m:r>
                  <m:rPr>
                    <m:sty m:val="p"/>
                  </m:rPr>
                  <m:t>∼</m:t>
                </m:r>
              </m:lim>
            </m:limLow>
          </m:e>
          <m:sup>
            <m:r>
              <m:rPr>
                <m:sty m:val="p"/>
              </m:rPr>
              <m:t>c</m:t>
            </m:r>
          </m:sup>
        </m:sSup>
        <m:r>
          <m:rPr>
            <m:sty m:val="p"/>
          </m:rPr>
          <m:t>=</m:t>
        </m:r>
        <m:limLow>
          <m:e>
            <m:r>
              <m:t>y</m:t>
            </m:r>
          </m:e>
          <m:lim>
            <m:r>
              <m:rPr>
                <m:sty m:val="p"/>
              </m:rPr>
              <m:t>∼</m:t>
            </m:r>
          </m:lim>
        </m:limLow>
        <m:r>
          <m:rPr>
            <m:sty m:val="p"/>
          </m:rPr>
          <m:t>−</m:t>
        </m:r>
        <m:acc>
          <m:accPr>
            <m:chr m:val="‾"/>
          </m:accPr>
          <m:e>
            <m:r>
              <m:t>y</m:t>
            </m:r>
          </m:e>
        </m:acc>
        <m:r>
          <m:t> </m:t>
        </m:r>
        <m:limLow>
          <m:e>
            <m:r>
              <m:t>1</m:t>
            </m:r>
          </m:e>
          <m:lim>
            <m:r>
              <m:rPr>
                <m:sty m:val="p"/>
              </m:rPr>
              <m:t>∼</m:t>
            </m:r>
          </m:lim>
        </m:limLow>
      </m:oMath>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83">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75</w:t>
        </w:r>
      </w:hyperlink>
      <w:r>
        <w:t xml:space="preserve">) of the centered vectors:</w:t>
      </w:r>
    </w:p>
    <w:p>
      <w:pPr>
        <w:pStyle w:val="BodyText"/>
      </w:pPr>
      <m:oMathPara>
        <m:oMathParaPr>
          <m:jc m:val="center"/>
        </m:oMathParaPr>
        <m:oMath>
          <m:r>
            <m:t>r</m:t>
          </m:r>
          <m:r>
            <m:rPr>
              <m:sty m:val="p"/>
            </m:rPr>
            <m:t>=</m:t>
          </m:r>
          <m:r>
            <m:rPr>
              <m:sty m:val="p"/>
            </m:rPr>
            <m:t>cossim</m:t>
          </m:r>
          <m:r>
            <m:rPr>
              <m:sty m:val="p"/>
            </m:rPr>
            <m:t>(</m:t>
          </m:r>
          <m:sSup>
            <m:e>
              <m:limLow>
                <m:e>
                  <m:r>
                    <m:t>x</m:t>
                  </m:r>
                </m:e>
                <m:lim>
                  <m:r>
                    <m:rPr>
                      <m:sty m:val="p"/>
                    </m:rPr>
                    <m:t>∼</m:t>
                  </m:r>
                </m:lim>
              </m:limLow>
            </m:e>
            <m:sup>
              <m:r>
                <m:rPr>
                  <m:sty m:val="p"/>
                </m:rPr>
                <m:t>c</m:t>
              </m:r>
            </m:sup>
          </m:sSup>
          <m:r>
            <m:rPr>
              <m:sty m:val="p"/>
            </m:rPr>
            <m:t>,</m:t>
          </m:r>
          <m:sSup>
            <m:e>
              <m:limLow>
                <m:e>
                  <m:r>
                    <m:t>y</m:t>
                  </m:r>
                </m:e>
                <m:lim>
                  <m:r>
                    <m:rPr>
                      <m:sty m:val="p"/>
                    </m:rPr>
                    <m:t>∼</m:t>
                  </m:r>
                </m:lim>
              </m:limLow>
            </m:e>
            <m:sup>
              <m:r>
                <m:rPr>
                  <m:sty m:val="p"/>
                </m:rPr>
                <m:t>c</m:t>
              </m:r>
            </m:sup>
          </m:sSup>
          <m:r>
            <m:rPr>
              <m:sty m:val="p"/>
            </m:rPr>
            <m:t>)</m:t>
          </m:r>
          <m:r>
            <m:rPr>
              <m:sty m:val="p"/>
            </m:rPr>
            <m:t>.</m:t>
          </m:r>
        </m:oMath>
      </m:oMathPara>
    </w:p>
    <w:bookmarkEnd w:id="384"/>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p>
          <m:e>
            <m:limLow>
              <m:e>
                <m:r>
                  <m:t>x</m:t>
                </m:r>
              </m:e>
              <m:lim>
                <m:r>
                  <m:rPr>
                    <m:sty m:val="p"/>
                  </m:rPr>
                  <m:t>∼</m:t>
                </m:r>
              </m:lim>
            </m:limLow>
          </m:e>
          <m:sup>
            <m:r>
              <m:rPr>
                <m:sty m:val="p"/>
              </m:rPr>
              <m:t>c</m:t>
            </m:r>
          </m:sup>
        </m:sSup>
      </m:oMath>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m:oMath>
        <m:sSup>
          <m:e>
            <m:limLow>
              <m:e>
                <m:r>
                  <m:t>y</m:t>
                </m:r>
              </m:e>
              <m:lim>
                <m:r>
                  <m:rPr>
                    <m:sty m:val="p"/>
                  </m:rPr>
                  <m:t>∼</m:t>
                </m:r>
              </m:lim>
            </m:limLow>
          </m:e>
          <m:sup>
            <m:r>
              <m:rPr>
                <m:sty m:val="p"/>
              </m:rPr>
              <m:t>c</m:t>
            </m:r>
          </m:sup>
        </m:sSup>
      </m:oMath>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m:oMath>
        <m:limLow>
          <m:e>
            <m:r>
              <m:t>x</m:t>
            </m:r>
          </m:e>
          <m:lim>
            <m:r>
              <m:rPr>
                <m:sty m:val="p"/>
              </m:rPr>
              <m:t>∼</m:t>
            </m:r>
          </m:lim>
        </m:limLow>
      </m:oMath>
      <w:r>
        <w:t xml:space="preserve"> </w:t>
      </w:r>
      <w:r>
        <w:t xml:space="preserve">nor</w:t>
      </w:r>
      <w:r>
        <w:t xml:space="preserve"> </w:t>
      </w:r>
      <m:oMath>
        <m:limLow>
          <m:e>
            <m:r>
              <m:t>y</m:t>
            </m:r>
          </m:e>
          <m:lim>
            <m:r>
              <m:rPr>
                <m:sty m:val="p"/>
              </m:rPr>
              <m:t>∼</m:t>
            </m:r>
          </m:lim>
        </m:limLow>
      </m:oMath>
      <w:r>
        <w:t xml:space="preserve"> </w:t>
      </w:r>
      <w:r>
        <w:t xml:space="preserve">is constant, so the cosine similarity is defined.</w:t>
      </w:r>
      <w:r>
        <w:t xml:space="preserve"> </w:t>
      </w:r>
      <w:r>
        <w:t xml:space="preserve">The three pieces of the cosine similarity are</w:t>
      </w:r>
    </w:p>
    <w:p>
      <w:pPr>
        <w:pStyle w:val="BodyText"/>
      </w:pPr>
      <m:oMathPara>
        <m:oMathParaPr>
          <m:jc m:val="center"/>
        </m:oMathParaPr>
        <m:oMath>
          <m:eqArr>
            <m:e>
              <m:sSup>
                <m:e>
                  <m:limLow>
                    <m:e>
                      <m:r>
                        <m:t>x</m:t>
                      </m:r>
                    </m:e>
                    <m:lim>
                      <m:r>
                        <m:rPr>
                          <m:sty m:val="p"/>
                        </m:rPr>
                        <m:t>∼</m:t>
                      </m:r>
                    </m:lim>
                  </m:limLow>
                </m:e>
                <m:sup>
                  <m:r>
                    <m:rPr>
                      <m:sty m:val="p"/>
                    </m:rPr>
                    <m:t>c</m:t>
                  </m:r>
                </m:sup>
              </m:sSup>
              <m:r>
                <m:rPr>
                  <m:sty m:val="p"/>
                </m:rPr>
                <m:t>⋅</m:t>
              </m:r>
              <m:sSup>
                <m:e>
                  <m:limLow>
                    <m:e>
                      <m:r>
                        <m:t>y</m:t>
                      </m:r>
                    </m:e>
                    <m:lim>
                      <m:r>
                        <m:rPr>
                          <m:sty m:val="p"/>
                        </m:rPr>
                        <m:t>∼</m:t>
                      </m:r>
                    </m:lim>
                  </m:limLow>
                </m:e>
                <m:sup>
                  <m:r>
                    <m:rPr>
                      <m:sty m:val="p"/>
                    </m:rPr>
                    <m:t>c</m:t>
                  </m:r>
                </m:sup>
              </m:sSup>
              <m:r>
                <m:t>&amp;</m:t>
              </m:r>
              <m:r>
                <m:rPr>
                  <m:sty m:val="p"/>
                </m:rPr>
                <m:t>=</m:t>
              </m:r>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r>
                <m:rPr>
                  <m:sty m:val="p"/>
                </m:rPr>
                <m:t>)</m:t>
              </m:r>
              <m:r>
                <m:rPr>
                  <m:sty m:val="p"/>
                </m:rPr>
                <m:t>(</m:t>
              </m:r>
              <m:sSub>
                <m:e>
                  <m:r>
                    <m:t>y</m:t>
                  </m:r>
                </m:e>
                <m:sub>
                  <m:r>
                    <m:t>i</m:t>
                  </m:r>
                </m:sub>
              </m:sSub>
              <m:r>
                <m:rPr>
                  <m:sty m:val="p"/>
                </m:rPr>
                <m:t>−</m:t>
              </m:r>
              <m:acc>
                <m:accPr>
                  <m:chr m:val="‾"/>
                </m:accPr>
                <m:e>
                  <m:r>
                    <m:t>y</m:t>
                  </m:r>
                </m:e>
              </m:acc>
              <m:r>
                <m:rPr>
                  <m:sty m:val="p"/>
                </m:rPr>
                <m:t>)</m:t>
              </m:r>
              <m:r>
                <m:rPr>
                  <m:sty m:val="p"/>
                </m:rPr>
                <m:t>,</m:t>
              </m:r>
            </m:e>
            <m:e>
              <m:r>
                <m:t>​</m:t>
              </m:r>
              <m:d>
                <m:dPr>
                  <m:begChr m:val="∥"/>
                  <m:sepChr m:val=""/>
                  <m:endChr m:val="∥"/>
                  <m:grow/>
                </m:dPr>
                <m:e>
                  <m:sSup>
                    <m:e>
                      <m:limLow>
                        <m:e>
                          <m:r>
                            <m:t>x</m:t>
                          </m:r>
                        </m:e>
                        <m:lim>
                          <m:r>
                            <m:rPr>
                              <m:sty m:val="p"/>
                            </m:rPr>
                            <m:t>∼</m:t>
                          </m:r>
                        </m:lim>
                      </m:limLow>
                    </m:e>
                    <m:sup>
                      <m:r>
                        <m:rPr>
                          <m:sty m:val="p"/>
                        </m:rPr>
                        <m:t>c</m:t>
                      </m:r>
                    </m:sup>
                  </m:sSup>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sSup>
                    <m:e>
                      <m:r>
                        <m:rPr>
                          <m:sty m:val="p"/>
                        </m:rPr>
                        <m:t>)</m:t>
                      </m:r>
                    </m:e>
                    <m:sup>
                      <m:r>
                        <m:t>2</m:t>
                      </m:r>
                    </m:sup>
                  </m:sSup>
                </m:e>
              </m:rad>
              <m:r>
                <m:rPr>
                  <m:sty m:val="p"/>
                </m:rPr>
                <m:t>,</m:t>
              </m:r>
            </m:e>
            <m:e>
              <m:r>
                <m:t>​</m:t>
              </m:r>
              <m:d>
                <m:dPr>
                  <m:begChr m:val="∥"/>
                  <m:sepChr m:val=""/>
                  <m:endChr m:val="∥"/>
                  <m:grow/>
                </m:dPr>
                <m:e>
                  <m:sSup>
                    <m:e>
                      <m:limLow>
                        <m:e>
                          <m:r>
                            <m:t>y</m:t>
                          </m:r>
                        </m:e>
                        <m:lim>
                          <m:r>
                            <m:rPr>
                              <m:sty m:val="p"/>
                            </m:rPr>
                            <m:t>∼</m:t>
                          </m:r>
                        </m:lim>
                      </m:limLow>
                    </m:e>
                    <m:sup>
                      <m:r>
                        <m:rPr>
                          <m:sty m:val="p"/>
                        </m:rPr>
                        <m:t>c</m:t>
                      </m:r>
                    </m:sup>
                  </m:sSup>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acc>
                    <m:accPr>
                      <m:chr m:val="‾"/>
                    </m:accPr>
                    <m:e>
                      <m:r>
                        <m:t>y</m:t>
                      </m:r>
                    </m:e>
                  </m:acc>
                  <m:sSup>
                    <m:e>
                      <m:r>
                        <m:rPr>
                          <m:sty m:val="p"/>
                        </m:rPr>
                        <m:t>)</m:t>
                      </m:r>
                    </m:e>
                    <m:sup>
                      <m:r>
                        <m:t>2</m:t>
                      </m:r>
                    </m:sup>
                  </m:sSup>
                </m:e>
              </m:rad>
              <m:r>
                <m:rPr>
                  <m:sty m:val="p"/>
                </m:rPr>
                <m:t>,</m:t>
              </m:r>
            </m:e>
          </m:eqArr>
        </m:oMath>
      </m:oMathPara>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85" w:name="exm-pearson-cosine-centered"/>
    <w:p>
      <w:pPr>
        <w:pStyle w:val="BodyText"/>
      </w:pPr>
      <w:r>
        <w:rPr>
          <w:b/>
          <w:bCs/>
        </w:rPr>
        <w:t xml:space="preserve">Example 111 (Centering changes the cosine similarity)</w:t>
      </w:r>
      <w:r>
        <w:t xml:space="preserve"> </w:t>
      </w:r>
      <w:r>
        <w:t xml:space="preserve">Take</w:t>
      </w:r>
      <w:r>
        <w:t xml:space="preserve"> </w:t>
      </w:r>
      <m:oMath>
        <m:limLow>
          <m:e>
            <m:r>
              <m:t>x</m:t>
            </m:r>
          </m:e>
          <m:lim>
            <m:r>
              <m:rPr>
                <m:sty m:val="p"/>
              </m:rPr>
              <m:t>∼</m:t>
            </m:r>
          </m:lim>
        </m:limLow>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1</m:t>
        </m:r>
        <m:r>
          <m:rPr>
            <m:sty m:val="p"/>
          </m:rPr>
          <m:t>,</m:t>
        </m:r>
        <m:r>
          <m:t>3</m:t>
        </m:r>
        <m:r>
          <m:rPr>
            <m:sty m:val="p"/>
          </m:rPr>
          <m:t>,</m:t>
        </m:r>
        <m:r>
          <m:t>2</m:t>
        </m:r>
        <m:r>
          <m:rPr>
            <m:sty m:val="p"/>
          </m:rPr>
          <m:t>)</m:t>
        </m:r>
      </m:oMath>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m:oMath>
        <m:sSup>
          <m:e>
            <m:limLow>
              <m:e>
                <m:r>
                  <m:t>x</m:t>
                </m:r>
              </m:e>
              <m:lim>
                <m:r>
                  <m:rPr>
                    <m:sty m:val="p"/>
                  </m:rPr>
                  <m:t>∼</m:t>
                </m:r>
              </m:lim>
            </m:limLow>
          </m:e>
          <m:sup>
            <m:r>
              <m:rPr>
                <m:sty m:val="p"/>
              </m:rPr>
              <m:t>c</m:t>
            </m:r>
          </m:sup>
        </m:sSup>
        <m:r>
          <m:rPr>
            <m:sty m:val="p"/>
          </m:rPr>
          <m:t>=</m:t>
        </m:r>
        <m:r>
          <m:rPr>
            <m:sty m:val="p"/>
          </m:rPr>
          <m:t>(</m:t>
        </m:r>
        <m:r>
          <m:rPr>
            <m:sty m:val="p"/>
          </m:rPr>
          <m:t>−</m:t>
        </m:r>
        <m:r>
          <m:t>1</m:t>
        </m:r>
        <m:r>
          <m:rPr>
            <m:sty m:val="p"/>
          </m:rPr>
          <m:t>,</m:t>
        </m:r>
        <m:r>
          <m:t>0</m:t>
        </m:r>
        <m:r>
          <m:rPr>
            <m:sty m:val="p"/>
          </m:rPr>
          <m:t>,</m:t>
        </m:r>
        <m:r>
          <m:t>1</m:t>
        </m:r>
        <m:r>
          <m:rPr>
            <m:sty m:val="p"/>
          </m:rPr>
          <m:t>)</m:t>
        </m:r>
      </m:oMath>
      <w:r>
        <w:t xml:space="preserve"> </w:t>
      </w:r>
      <w:r>
        <w:t xml:space="preserve">and</w:t>
      </w:r>
      <w:r>
        <w:t xml:space="preserve"> </w:t>
      </w:r>
      <m:oMath>
        <m:sSup>
          <m:e>
            <m:limLow>
              <m:e>
                <m:r>
                  <m:t>y</m:t>
                </m:r>
              </m:e>
              <m:lim>
                <m:r>
                  <m:rPr>
                    <m:sty m:val="p"/>
                  </m:rPr>
                  <m:t>∼</m:t>
                </m:r>
              </m:lim>
            </m:limLow>
          </m:e>
          <m:sup>
            <m:r>
              <m:rPr>
                <m:sty m:val="p"/>
              </m:rPr>
              <m:t>c</m:t>
            </m:r>
          </m:sup>
        </m:sSup>
        <m:r>
          <m:rPr>
            <m:sty m:val="p"/>
          </m:rPr>
          <m:t>=</m:t>
        </m:r>
        <m:r>
          <m:rPr>
            <m:sty m:val="p"/>
          </m:rPr>
          <m:t>(</m:t>
        </m:r>
        <m:r>
          <m:rPr>
            <m:sty m:val="p"/>
          </m:rPr>
          <m:t>−</m:t>
        </m:r>
        <m:r>
          <m:t>1</m:t>
        </m:r>
        <m:r>
          <m:rPr>
            <m:sty m:val="p"/>
          </m:rPr>
          <m:t>,</m:t>
        </m:r>
        <m:r>
          <m:t>1</m:t>
        </m:r>
        <m:r>
          <m:rPr>
            <m:sty m:val="p"/>
          </m:rPr>
          <m:t>,</m:t>
        </m:r>
        <m:r>
          <m:t>0</m:t>
        </m:r>
        <m:r>
          <m:rPr>
            <m:sty m:val="p"/>
          </m:rPr>
          <m:t>)</m:t>
        </m:r>
      </m:oMath>
      <w:r>
        <w:t xml:space="preserve">.</w:t>
      </w:r>
      <w:r>
        <w:t xml:space="preserve"> </w:t>
      </w:r>
      <w:r>
        <w:t xml:space="preserve">Then</w:t>
      </w:r>
    </w:p>
    <w:p>
      <w:pPr>
        <w:pStyle w:val="BodyText"/>
      </w:pPr>
      <m:oMathPara>
        <m:oMathParaPr>
          <m:jc m:val="center"/>
        </m:oMathParaPr>
        <m:oMath>
          <m:eqArr>
            <m:e>
              <m:sSup>
                <m:e>
                  <m:limLow>
                    <m:e>
                      <m:r>
                        <m:t>x</m:t>
                      </m:r>
                    </m:e>
                    <m:lim>
                      <m:r>
                        <m:rPr>
                          <m:sty m:val="p"/>
                        </m:rPr>
                        <m:t>∼</m:t>
                      </m:r>
                    </m:lim>
                  </m:limLow>
                </m:e>
                <m:sup>
                  <m:r>
                    <m:rPr>
                      <m:sty m:val="p"/>
                    </m:rPr>
                    <m:t>c</m:t>
                  </m:r>
                </m:sup>
              </m:sSup>
              <m:r>
                <m:rPr>
                  <m:sty m:val="p"/>
                </m:rPr>
                <m:t>⋅</m:t>
              </m:r>
              <m:sSup>
                <m:e>
                  <m:limLow>
                    <m:e>
                      <m:r>
                        <m:t>y</m:t>
                      </m:r>
                    </m:e>
                    <m:lim>
                      <m:r>
                        <m:rPr>
                          <m:sty m:val="p"/>
                        </m:rPr>
                        <m:t>∼</m:t>
                      </m:r>
                    </m:lim>
                  </m:limLow>
                </m:e>
                <m:sup>
                  <m:r>
                    <m:rPr>
                      <m:sty m:val="p"/>
                    </m:rPr>
                    <m:t>c</m:t>
                  </m:r>
                </m:sup>
              </m:sSup>
              <m:r>
                <m:t>&amp;</m:t>
              </m:r>
              <m:r>
                <m:rPr>
                  <m:sty m:val="p"/>
                </m:rPr>
                <m:t>=</m:t>
              </m:r>
              <m:r>
                <m:t>1</m:t>
              </m:r>
              <m:r>
                <m:rPr>
                  <m:sty m:val="p"/>
                </m:rPr>
                <m:t>+</m:t>
              </m:r>
              <m:r>
                <m:t>0</m:t>
              </m:r>
              <m:r>
                <m:rPr>
                  <m:sty m:val="p"/>
                </m:rPr>
                <m:t>+</m:t>
              </m:r>
              <m:r>
                <m:t>0</m:t>
              </m:r>
              <m:r>
                <m:rPr>
                  <m:sty m:val="p"/>
                </m:rPr>
                <m:t>=</m:t>
              </m:r>
              <m:r>
                <m:t>1</m:t>
              </m:r>
              <m:r>
                <m:rPr>
                  <m:sty m:val="p"/>
                </m:rPr>
                <m:t>,</m:t>
              </m:r>
            </m:e>
            <m:e>
              <m:r>
                <m:t>​</m:t>
              </m:r>
              <m:d>
                <m:dPr>
                  <m:begChr m:val="∥"/>
                  <m:sepChr m:val=""/>
                  <m:endChr m:val="∥"/>
                  <m:grow/>
                </m:dPr>
                <m:e>
                  <m:sSup>
                    <m:e>
                      <m:limLow>
                        <m:e>
                          <m:r>
                            <m:t>x</m:t>
                          </m:r>
                        </m:e>
                        <m:lim>
                          <m:r>
                            <m:rPr>
                              <m:sty m:val="p"/>
                            </m:rPr>
                            <m:t>∼</m:t>
                          </m:r>
                        </m:lim>
                      </m:limLow>
                    </m:e>
                    <m:sup>
                      <m:r>
                        <m:rPr>
                          <m:sty m:val="p"/>
                        </m:rPr>
                        <m:t>c</m:t>
                      </m:r>
                    </m:sup>
                  </m:sSup>
                </m:e>
              </m:d>
              <m:r>
                <m:t>​</m:t>
              </m:r>
              <m:r>
                <m:t>&amp;</m:t>
              </m:r>
              <m:r>
                <m:rPr>
                  <m:sty m:val="p"/>
                </m:rPr>
                <m:t>=</m:t>
              </m:r>
              <m:r>
                <m:t>​</m:t>
              </m:r>
              <m:d>
                <m:dPr>
                  <m:begChr m:val="∥"/>
                  <m:sepChr m:val=""/>
                  <m:endChr m:val="∥"/>
                  <m:grow/>
                </m:dPr>
                <m:e>
                  <m:sSup>
                    <m:e>
                      <m:limLow>
                        <m:e>
                          <m:r>
                            <m:t>y</m:t>
                          </m:r>
                        </m:e>
                        <m:lim>
                          <m:r>
                            <m:rPr>
                              <m:sty m:val="p"/>
                            </m:rPr>
                            <m:t>∼</m:t>
                          </m:r>
                        </m:lim>
                      </m:limLow>
                    </m:e>
                    <m:sup>
                      <m:r>
                        <m:rPr>
                          <m:sty m:val="p"/>
                        </m:rPr>
                        <m:t>c</m:t>
                      </m:r>
                    </m:sup>
                  </m:sSup>
                </m:e>
              </m:d>
              <m:r>
                <m:t>​</m:t>
              </m:r>
              <m:r>
                <m:rPr>
                  <m:sty m:val="p"/>
                </m:rPr>
                <m:t>=</m:t>
              </m:r>
              <m:rad>
                <m:radPr>
                  <m:degHide m:val="on"/>
                </m:radPr>
                <m:deg/>
                <m:e>
                  <m:r>
                    <m:t>2</m:t>
                  </m:r>
                </m:e>
              </m:rad>
              <m:r>
                <m:rPr>
                  <m:sty m:val="p"/>
                </m:rPr>
                <m:t>,</m:t>
              </m:r>
            </m:e>
          </m:eqArr>
        </m:oMath>
      </m:oMathPara>
    </w:p>
    <w:p>
      <w:pPr>
        <w:pStyle w:val="FirstParagraph"/>
      </w:pPr>
      <w:r>
        <w:t xml:space="preserve">so</w:t>
      </w:r>
      <w:r>
        <w:t xml:space="preserve"> </w:t>
      </w:r>
      <m:oMath>
        <m:r>
          <m:t>r</m:t>
        </m:r>
        <m:r>
          <m:rPr>
            <m:sty m:val="p"/>
          </m:rPr>
          <m:t>=</m:t>
        </m:r>
        <m:r>
          <m:rPr>
            <m:sty m:val="p"/>
          </m:rPr>
          <m:t>cossim</m:t>
        </m:r>
        <m:r>
          <m:rPr>
            <m:sty m:val="p"/>
          </m:rPr>
          <m:t>(</m:t>
        </m:r>
        <m:sSup>
          <m:e>
            <m:limLow>
              <m:e>
                <m:r>
                  <m:t>x</m:t>
                </m:r>
              </m:e>
              <m:lim>
                <m:r>
                  <m:rPr>
                    <m:sty m:val="p"/>
                  </m:rPr>
                  <m:t>∼</m:t>
                </m:r>
              </m:lim>
            </m:limLow>
          </m:e>
          <m:sup>
            <m:r>
              <m:rPr>
                <m:sty m:val="p"/>
              </m:rPr>
              <m:t>c</m:t>
            </m:r>
          </m:sup>
        </m:sSup>
        <m:r>
          <m:rPr>
            <m:sty m:val="p"/>
          </m:rPr>
          <m:t>,</m:t>
        </m:r>
        <m:sSup>
          <m:e>
            <m:limLow>
              <m:e>
                <m:r>
                  <m:t>y</m:t>
                </m:r>
              </m:e>
              <m:lim>
                <m:r>
                  <m:rPr>
                    <m:sty m:val="p"/>
                  </m:rPr>
                  <m:t>∼</m:t>
                </m:r>
              </m:lim>
            </m:limLow>
          </m:e>
          <m:sup>
            <m:r>
              <m:rPr>
                <m:sty m:val="p"/>
              </m:rPr>
              <m:t>c</m:t>
            </m:r>
          </m:sup>
        </m:sSup>
        <m:r>
          <m:rPr>
            <m:sty m:val="p"/>
          </m:rPr>
          <m:t>)</m:t>
        </m:r>
        <m:r>
          <m:rPr>
            <m:sty m:val="p"/>
          </m:rPr>
          <m:t>=</m:t>
        </m:r>
        <m:r>
          <m:t>1</m:t>
        </m:r>
        <m:r>
          <m:rPr>
            <m:sty m:val="p"/>
          </m:rPr>
          <m:t>/</m:t>
        </m:r>
        <m:r>
          <m:t>2</m:t>
        </m:r>
      </m:oMath>
      <w:r>
        <w:t xml:space="preserve">.</w:t>
      </w:r>
    </w:p>
    <w:p>
      <w:pPr>
        <w:pStyle w:val="BodyText"/>
      </w:pPr>
      <w:r>
        <w:t xml:space="preserve">Without centering,</w:t>
      </w:r>
      <w:r>
        <w:t xml:space="preserve"> </w:t>
      </w:r>
      <m:oMath>
        <m:limLow>
          <m:e>
            <m:r>
              <m:t>x</m:t>
            </m:r>
          </m:e>
          <m:lim>
            <m:r>
              <m:rPr>
                <m:sty m:val="p"/>
              </m:rPr>
              <m:t>∼</m:t>
            </m:r>
          </m:lim>
        </m:limLow>
        <m:r>
          <m:rPr>
            <m:sty m:val="p"/>
          </m:rPr>
          <m:t>⋅</m:t>
        </m:r>
        <m:limLow>
          <m:e>
            <m:r>
              <m:t>y</m:t>
            </m:r>
          </m:e>
          <m:lim>
            <m:r>
              <m:rPr>
                <m:sty m:val="p"/>
              </m:rPr>
              <m:t>∼</m:t>
            </m:r>
          </m:lim>
        </m:limLow>
        <m:r>
          <m:rPr>
            <m:sty m:val="p"/>
          </m:rPr>
          <m:t>=</m:t>
        </m:r>
        <m:r>
          <m:t>1</m:t>
        </m:r>
        <m:r>
          <m:rPr>
            <m:sty m:val="p"/>
          </m:rPr>
          <m:t>+</m:t>
        </m:r>
        <m:r>
          <m:t>6</m:t>
        </m:r>
        <m:r>
          <m:rPr>
            <m:sty m:val="p"/>
          </m:rPr>
          <m:t>+</m:t>
        </m:r>
        <m:r>
          <m:t>6</m:t>
        </m:r>
        <m:r>
          <m:rPr>
            <m:sty m:val="p"/>
          </m:rPr>
          <m:t>=</m:t>
        </m:r>
        <m:r>
          <m:t>13</m:t>
        </m:r>
      </m:oMath>
      <w:r>
        <w:t xml:space="preserve"> </w:t>
      </w:r>
      <w:r>
        <w:t xml:space="preserve">and</w:t>
      </w:r>
      <w:r>
        <w:t xml:space="preserve"> </w:t>
      </w:r>
      <m:oMath>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r>
          <m:rPr>
            <m:sty m:val="p"/>
          </m:rPr>
          <m:t>=</m:t>
        </m:r>
        <m:rad>
          <m:radPr>
            <m:degHide m:val="on"/>
          </m:radPr>
          <m:deg/>
          <m:e>
            <m:r>
              <m:t>14</m:t>
            </m:r>
          </m:e>
        </m:rad>
      </m:oMath>
      <w:r>
        <w:t xml:space="preserve">,</w:t>
      </w:r>
      <w:r>
        <w:t xml:space="preserve"> </w:t>
      </w:r>
      <w:r>
        <w:t xml:space="preserve">so</w:t>
      </w:r>
      <w:r>
        <w:t xml:space="preserve"> </w:t>
      </w: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13</m:t>
        </m:r>
        <m:r>
          <m:rPr>
            <m:sty m:val="p"/>
          </m:rPr>
          <m:t>/</m:t>
        </m:r>
        <m:r>
          <m:t>14</m:t>
        </m:r>
      </m:oMath>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85"/>
    <w:bookmarkEnd w:id="386"/>
    <w:bookmarkStart w:id="405"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87" name="Picture"/>
                  <a:graphic>
                    <a:graphicData uri="http://schemas.openxmlformats.org/drawingml/2006/picture">
                      <pic:pic>
                        <pic:nvPicPr>
                          <pic:cNvPr descr="/opt/quarto/share/formats/docx/note.png" id="38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89" w:name="thm-dot-linear-sum"/>
    <w:p>
      <w:pPr>
        <w:pStyle w:val="BodyText"/>
      </w:pPr>
      <w:r>
        <w:rPr>
          <w:b/>
          <w:bCs/>
        </w:rPr>
        <w:t xml:space="preserve">Theorem 62 (The dot product of a vector with a linear combination)</w:t>
      </w:r>
      <w:r>
        <w:t xml:space="preserve"> </w:t>
      </w:r>
      <w:r>
        <w:t xml:space="preserve">For vectors</w:t>
      </w:r>
      <w:r>
        <w:t xml:space="preserve"> </w:t>
      </w:r>
      <m:oMath>
        <m:limLow>
          <m:e>
            <m:r>
              <m:t>x</m:t>
            </m:r>
          </m:e>
          <m:lim>
            <m:r>
              <m:rPr>
                <m:sty m:val="p"/>
              </m:rPr>
              <m:t>∼</m:t>
            </m:r>
          </m:lim>
        </m:limLow>
        <m:r>
          <m:rPr>
            <m:sty m:val="p"/>
          </m:rPr>
          <m:t>,</m:t>
        </m:r>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limLow>
            <m:e>
              <m:r>
                <m:t>x</m:t>
              </m:r>
            </m:e>
            <m:lim>
              <m:r>
                <m:rPr>
                  <m:sty m:val="p"/>
                </m:rPr>
                <m:t>∼</m:t>
              </m:r>
            </m:lim>
          </m:limLow>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u</m:t>
                      </m:r>
                    </m:e>
                    <m:lim>
                      <m:r>
                        <m:rPr>
                          <m:sty m:val="p"/>
                        </m:rPr>
                        <m:t>∼</m:t>
                      </m:r>
                    </m:lim>
                  </m:limLow>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limLow>
            <m:e>
              <m:r>
                <m:t>x</m:t>
              </m:r>
            </m:e>
            <m:lim>
              <m:r>
                <m:rPr>
                  <m:sty m:val="p"/>
                </m:rPr>
                <m:t>∼</m:t>
              </m:r>
            </m:lim>
          </m:limLow>
          <m:r>
            <m:rPr>
              <m:sty m:val="p"/>
            </m:rPr>
            <m:t>⋅</m:t>
          </m:r>
          <m:sSub>
            <m:e>
              <m:limLow>
                <m:e>
                  <m:r>
                    <m:t>u</m:t>
                  </m:r>
                </m:e>
                <m:lim>
                  <m:r>
                    <m:rPr>
                      <m:sty m:val="p"/>
                    </m:rPr>
                    <m:t>∼</m:t>
                  </m:r>
                </m:lim>
              </m:limLow>
            </m:e>
            <m:sub>
              <m:r>
                <m:t>j</m:t>
              </m:r>
            </m:sub>
          </m:sSub>
          <m:r>
            <m:rPr>
              <m:sty m:val="p"/>
            </m:rPr>
            <m:t>)</m:t>
          </m:r>
          <m:r>
            <m:rPr>
              <m:sty m:val="p"/>
            </m:rPr>
            <m:t>.</m:t>
          </m:r>
        </m:oMath>
      </m:oMathPara>
    </w:p>
    <w:bookmarkEnd w:id="389"/>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limLow>
              <m:e>
                <m:r>
                  <m:t>u</m:t>
                </m:r>
              </m:e>
              <m:lim>
                <m:r>
                  <m:rPr>
                    <m:sty m:val="p"/>
                  </m:rPr>
                  <m:t>∼</m:t>
                </m:r>
              </m:lim>
            </m:limLow>
          </m:e>
          <m:sub>
            <m:r>
              <m:t>j</m:t>
            </m:r>
          </m:sub>
        </m:sSub>
      </m:oMath>
      <w:r>
        <w:t xml:space="preserve">. Then</w:t>
      </w:r>
    </w:p>
    <w:p>
      <w:pPr>
        <w:pStyle w:val="BodyText"/>
      </w:pPr>
      <m:oMathPara>
        <m:oMathParaPr>
          <m:jc m:val="center"/>
        </m:oMathParaPr>
        <m:oMath>
          <m:eqArr>
            <m:e>
              <m:limLow>
                <m:e>
                  <m:r>
                    <m:t>x</m:t>
                  </m:r>
                </m:e>
                <m:lim>
                  <m:r>
                    <m:rPr>
                      <m:sty m:val="p"/>
                    </m:rPr>
                    <m:t>∼</m:t>
                  </m:r>
                </m:lim>
              </m:limLow>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u</m:t>
                          </m:r>
                        </m:e>
                        <m:lim>
                          <m:r>
                            <m:rPr>
                              <m:sty m:val="p"/>
                            </m:rPr>
                            <m:t>∼</m:t>
                          </m:r>
                        </m:lim>
                      </m:limLow>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8</m:t>
              </m:r>
              <m:r>
                <m:rPr>
                  <m:nor/>
                  <m:sty m:val="p"/>
                </m:rPr>
                <m:t>, </m:t>
              </m:r>
              <m:r>
                <m:rPr>
                  <m:nor/>
                  <m:sty m:val="p"/>
                </m:rPr>
                <m:t>Definition 9</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limLow>
                <m:e>
                  <m:r>
                    <m:t>x</m:t>
                  </m:r>
                </m:e>
                <m:lim>
                  <m:r>
                    <m:rPr>
                      <m:sty m:val="p"/>
                    </m:rPr>
                    <m:t>∼</m:t>
                  </m:r>
                </m:lim>
              </m:limLow>
              <m:r>
                <m:rPr>
                  <m:sty m:val="p"/>
                </m:rPr>
                <m:t>⋅</m:t>
              </m:r>
              <m:sSub>
                <m:e>
                  <m:limLow>
                    <m:e>
                      <m:r>
                        <m:t>u</m:t>
                      </m:r>
                    </m:e>
                    <m:lim>
                      <m:r>
                        <m:rPr>
                          <m:sty m:val="p"/>
                        </m:rPr>
                        <m:t>∼</m:t>
                      </m:r>
                    </m:lim>
                  </m:limLow>
                </m:e>
                <m:sub>
                  <m:r>
                    <m:t>j</m:t>
                  </m:r>
                </m:sub>
              </m:sSub>
              <m:r>
                <m:rPr>
                  <m:sty m:val="p"/>
                </m:rPr>
                <m:t>)</m:t>
              </m:r>
              <m:r>
                <m:rPr>
                  <m:sty m:val="p"/>
                </m:rPr>
                <m:t>.</m:t>
              </m:r>
              <m:r>
                <m:t>&amp;</m:t>
              </m:r>
              <m:r>
                <m:t>&amp;</m:t>
              </m:r>
              <m:r>
                <m:rPr>
                  <m:nor/>
                  <m:sty m:val="p"/>
                </m:rPr>
                <m:t>(</m:t>
              </m:r>
              <m:r>
                <m:rPr>
                  <m:nor/>
                  <m:sty m:val="p"/>
                </m:rPr>
                <m:t>Definition 8</m:t>
              </m:r>
              <m:r>
                <m:rPr>
                  <m:nor/>
                  <m:sty m:val="p"/>
                </m:rPr>
                <m:t>)</m:t>
              </m:r>
            </m:e>
          </m:eqArr>
        </m:oMath>
      </m:oMathPara>
    </w:p>
    <w:bookmarkStart w:id="390" w:name="exm-dot-linear-sum"/>
    <w:p>
      <w:pPr>
        <w:pStyle w:val="FirstParagraph"/>
      </w:pPr>
      <w:r>
        <w:rPr>
          <w:b/>
          <w:bCs/>
        </w:rPr>
        <w:t xml:space="preserve">Example 112 (Dotting with a combination of three vectors)</w:t>
      </w:r>
      <w:r>
        <w:t xml:space="preserve"> </w:t>
      </w:r>
      <w:r>
        <w:t xml:space="preserve">Let</w:t>
      </w:r>
      <w:r>
        <w:t xml:space="preserve"> </w:t>
      </w:r>
      <m:oMath>
        <m:limLow>
          <m:e>
            <m:r>
              <m:t>x</m:t>
            </m:r>
          </m:e>
          <m:lim>
            <m:r>
              <m:rPr>
                <m:sty m:val="p"/>
              </m:rPr>
              <m:t>∼</m:t>
            </m:r>
          </m:lim>
        </m:limLow>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limLow>
                <m:e>
                  <m:r>
                    <m:t>x</m:t>
                  </m:r>
                </m:e>
                <m:lim>
                  <m:r>
                    <m:rPr>
                      <m:sty m:val="p"/>
                    </m:rPr>
                    <m:t>∼</m:t>
                  </m:r>
                </m:lim>
              </m:limLow>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62</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90"/>
    <w:bookmarkStart w:id="391" w:name="thm-orthonormal-independent"/>
    <w:p>
      <w:pPr>
        <w:pStyle w:val="BodyText"/>
      </w:pPr>
      <w:r>
        <w:rPr>
          <w:b/>
          <w:bCs/>
        </w:rPr>
        <w:t xml:space="preserve">Theorem 63 (Orthonormal vectors are linearly independent)</w:t>
      </w:r>
      <w:r>
        <w:t xml:space="preserve"> </w:t>
      </w:r>
      <w:r>
        <w:t xml:space="preserve">If</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k</m:t>
            </m:r>
          </m:sub>
        </m:sSub>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then they are linearly independent (</w:t>
      </w:r>
      <w:hyperlink w:anchor="def-linearly-independent">
        <w:r>
          <w:rPr>
            <w:rStyle w:val="Hyperlink"/>
          </w:rPr>
          <w:t xml:space="preserve">Definition 43</w:t>
        </w:r>
      </w:hyperlink>
      <w:r>
        <w:t xml:space="preserve">).</w:t>
      </w:r>
    </w:p>
    <w:bookmarkEnd w:id="391"/>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limLow>
              <m:e>
                <m:r>
                  <m:t>q</m:t>
                </m:r>
              </m:e>
              <m:lim>
                <m:r>
                  <m:rPr>
                    <m:sty m:val="p"/>
                  </m:rPr>
                  <m:t>∼</m:t>
                </m:r>
              </m:lim>
            </m:limLow>
          </m:e>
          <m:sub>
            <m:r>
              <m:t>j</m:t>
            </m:r>
          </m:sub>
        </m:sSub>
        <m:r>
          <m:rPr>
            <m:sty m:val="p"/>
          </m:rPr>
          <m:t>=</m:t>
        </m:r>
        <m:limLow>
          <m:e>
            <m:r>
              <m:t>0</m:t>
            </m:r>
          </m:e>
          <m:lim>
            <m:r>
              <m:rPr>
                <m:sty m:val="p"/>
              </m:rPr>
              <m:t>∼</m:t>
            </m:r>
          </m:lim>
        </m:limLow>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limLow>
                    <m:e>
                      <m:r>
                        <m:t>q</m:t>
                      </m:r>
                    </m:e>
                    <m:lim>
                      <m:r>
                        <m:rPr>
                          <m:sty m:val="p"/>
                        </m:rPr>
                        <m:t>∼</m:t>
                      </m:r>
                    </m:lim>
                  </m:limLow>
                </m:e>
                <m:sub>
                  <m:r>
                    <m:t>i</m:t>
                  </m:r>
                </m:sub>
              </m:sSub>
              <m:r>
                <m:rPr>
                  <m:sty m:val="p"/>
                </m:rPr>
                <m:t>⋅</m:t>
              </m:r>
              <m:limLow>
                <m:e>
                  <m:r>
                    <m:t>0</m:t>
                  </m:r>
                </m:e>
                <m:lim>
                  <m:r>
                    <m:rPr>
                      <m:sty m:val="p"/>
                    </m:rPr>
                    <m:t>∼</m:t>
                  </m:r>
                </m:lim>
              </m:limLow>
              <m:r>
                <m:t>&amp;</m:t>
              </m:r>
              <m:r>
                <m:t>&amp;</m:t>
              </m:r>
              <m:r>
                <m:rPr>
                  <m:nor/>
                  <m:sty m:val="p"/>
                </m:rPr>
                <m:t>(every term of the dot product is </m:t>
              </m:r>
              <m:r>
                <m:t>0</m:t>
              </m:r>
              <m:r>
                <m:rPr>
                  <m:nor/>
                  <m:sty m:val="p"/>
                </m:rPr>
                <m:t>)</m:t>
              </m:r>
            </m:e>
            <m:e>
              <m:r>
                <m:t>&amp;</m:t>
              </m:r>
              <m:r>
                <m:rPr>
                  <m:sty m:val="p"/>
                </m:rPr>
                <m:t>=</m:t>
              </m:r>
              <m:sSub>
                <m:e>
                  <m:limLow>
                    <m:e>
                      <m:r>
                        <m:t>q</m:t>
                      </m:r>
                    </m:e>
                    <m:lim>
                      <m:r>
                        <m:rPr>
                          <m:sty m:val="p"/>
                        </m:rPr>
                        <m:t>∼</m:t>
                      </m:r>
                    </m:lim>
                  </m:limLow>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q</m:t>
                          </m:r>
                        </m:e>
                        <m:lim>
                          <m:r>
                            <m:rPr>
                              <m:sty m:val="p"/>
                            </m:rPr>
                            <m:t>∼</m:t>
                          </m:r>
                        </m:lim>
                      </m:limLow>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limLow>
                    <m:e>
                      <m:r>
                        <m:t>q</m:t>
                      </m:r>
                    </m:e>
                    <m:lim>
                      <m:r>
                        <m:rPr>
                          <m:sty m:val="p"/>
                        </m:rPr>
                        <m:t>∼</m:t>
                      </m:r>
                    </m:lim>
                  </m:limLow>
                </m:e>
                <m:sub>
                  <m:r>
                    <m:t>i</m:t>
                  </m:r>
                </m:sub>
              </m:sSub>
              <m:r>
                <m:rPr>
                  <m:sty m:val="p"/>
                </m:rPr>
                <m:t>⋅</m:t>
              </m:r>
              <m:sSub>
                <m:e>
                  <m:limLow>
                    <m:e>
                      <m:r>
                        <m:t>q</m:t>
                      </m:r>
                    </m:e>
                    <m:lim>
                      <m:r>
                        <m:rPr>
                          <m:sty m:val="p"/>
                        </m:rPr>
                        <m:t>∼</m:t>
                      </m:r>
                    </m:lim>
                  </m:limLow>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sSub>
                <m:e>
                  <m:limLow>
                    <m:e>
                      <m:r>
                        <m:t>q</m:t>
                      </m:r>
                    </m:e>
                    <m:lim>
                      <m:r>
                        <m:rPr>
                          <m:sty m:val="p"/>
                        </m:rPr>
                        <m:t>∼</m:t>
                      </m:r>
                    </m:lim>
                  </m:limLow>
                </m:e>
                <m:sub>
                  <m:r>
                    <m:t>i</m:t>
                  </m:r>
                </m:sub>
              </m:sSub>
              <m:r>
                <m:rPr>
                  <m:sty m:val="p"/>
                </m:rPr>
                <m:t>⋅</m:t>
              </m:r>
              <m:sSub>
                <m:e>
                  <m:limLow>
                    <m:e>
                      <m:r>
                        <m:t>q</m:t>
                      </m:r>
                    </m:e>
                    <m:lim>
                      <m:r>
                        <m:rPr>
                          <m:sty m:val="p"/>
                        </m:rPr>
                        <m:t>∼</m:t>
                      </m:r>
                    </m:lim>
                  </m:limLow>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92" w:name="exm-orthonormal-independent"/>
    <w:p>
      <w:pPr>
        <w:pStyle w:val="BodyText"/>
      </w:pPr>
      <w:r>
        <w:rPr>
          <w:b/>
          <w:bCs/>
        </w:rPr>
        <w:t xml:space="preserve">Example 113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limLow>
                <m:e>
                  <m:r>
                    <m:t>q</m:t>
                  </m:r>
                </m:e>
                <m:lim>
                  <m:r>
                    <m:rPr>
                      <m:sty m:val="p"/>
                    </m:rPr>
                    <m:t>∼</m:t>
                  </m:r>
                </m:lim>
              </m:limLow>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limLow>
                <m:e>
                  <m:r>
                    <m:t>q</m:t>
                  </m:r>
                </m:e>
                <m:lim>
                  <m:r>
                    <m:rPr>
                      <m:sty m:val="p"/>
                    </m:rPr>
                    <m:t>∼</m:t>
                  </m:r>
                </m:lim>
              </m:limLow>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limLow>
                <m:e>
                  <m:r>
                    <m:t>q</m:t>
                  </m:r>
                </m:e>
                <m:lim>
                  <m:r>
                    <m:rPr>
                      <m:sty m:val="p"/>
                    </m:rPr>
                    <m:t>∼</m:t>
                  </m:r>
                </m:lim>
              </m:limLow>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limLow>
                        <m:e>
                          <m:r>
                            <m:t>q</m:t>
                          </m:r>
                        </m:e>
                        <m:lim>
                          <m:r>
                            <m:rPr>
                              <m:sty m:val="p"/>
                            </m:rPr>
                            <m:t>∼</m:t>
                          </m:r>
                        </m:lim>
                      </m:limLow>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limLow>
              <m:e>
                <m:r>
                  <m:t>q</m:t>
                </m:r>
              </m:e>
              <m:lim>
                <m:r>
                  <m:rPr>
                    <m:sty m:val="p"/>
                  </m:rPr>
                  <m:t>∼</m:t>
                </m:r>
              </m:lim>
            </m:limLow>
          </m:e>
          <m:sub>
            <m:r>
              <m:t>1</m:t>
            </m:r>
          </m:sub>
        </m:sSub>
        <m:r>
          <m:rPr>
            <m:sty m:val="p"/>
          </m:rPr>
          <m:t>⋅</m:t>
        </m:r>
        <m:sSub>
          <m:e>
            <m:limLow>
              <m:e>
                <m:r>
                  <m:t>q</m:t>
                </m:r>
              </m:e>
              <m:lim>
                <m:r>
                  <m:rPr>
                    <m:sty m:val="p"/>
                  </m:rPr>
                  <m:t>∼</m:t>
                </m:r>
              </m:lim>
            </m:limLow>
          </m:e>
          <m:sub>
            <m:r>
              <m:t>2</m:t>
            </m:r>
          </m:sub>
        </m:sSub>
        <m:r>
          <m:rPr>
            <m:sty m:val="p"/>
          </m:rPr>
          <m:t>=</m:t>
        </m:r>
        <m:r>
          <m:t>0</m:t>
        </m:r>
      </m:oMath>
      <w:r>
        <w:t xml:space="preserve"> </w:t>
      </w:r>
      <w:r>
        <w:t xml:space="preserve">and</w:t>
      </w:r>
      <w:r>
        <w:t xml:space="preserve"> </w:t>
      </w:r>
      <m:oMath>
        <m:sSub>
          <m:e>
            <m:limLow>
              <m:e>
                <m:r>
                  <m:t>q</m:t>
                </m:r>
              </m:e>
              <m:lim>
                <m:r>
                  <m:rPr>
                    <m:sty m:val="p"/>
                  </m:rPr>
                  <m:t>∼</m:t>
                </m:r>
              </m:lim>
            </m:limLow>
          </m:e>
          <m:sub>
            <m:r>
              <m:t>1</m:t>
            </m:r>
          </m:sub>
        </m:sSub>
        <m:r>
          <m:rPr>
            <m:sty m:val="p"/>
          </m:rPr>
          <m:t>⋅</m:t>
        </m:r>
        <m:sSub>
          <m:e>
            <m:limLow>
              <m:e>
                <m:r>
                  <m:t>q</m:t>
                </m:r>
              </m:e>
              <m:lim>
                <m:r>
                  <m:rPr>
                    <m:sty m:val="p"/>
                  </m:rPr>
                  <m:t>∼</m:t>
                </m:r>
              </m:lim>
            </m:limLow>
          </m:e>
          <m:sub>
            <m:r>
              <m:t>3</m:t>
            </m:r>
          </m:sub>
        </m:sSub>
        <m:r>
          <m:rPr>
            <m:sty m:val="p"/>
          </m:rPr>
          <m:t>=</m:t>
        </m:r>
        <m:r>
          <m:t>0</m:t>
        </m:r>
      </m:oMath>
      <w:r>
        <w:t xml:space="preserve">,</w:t>
      </w:r>
      <w:r>
        <w:t xml:space="preserve"> </w:t>
      </w:r>
      <w:r>
        <w:t xml:space="preserve">because</w:t>
      </w:r>
      <w:r>
        <w:t xml:space="preserve"> </w:t>
      </w:r>
      <m:oMath>
        <m:sSub>
          <m:e>
            <m:limLow>
              <m:e>
                <m:r>
                  <m:t>q</m:t>
                </m:r>
              </m:e>
              <m:lim>
                <m:r>
                  <m:rPr>
                    <m:sty m:val="p"/>
                  </m:rPr>
                  <m:t>∼</m:t>
                </m:r>
              </m:lim>
            </m:limLow>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limLow>
                    <m:e>
                      <m:r>
                        <m:t>q</m:t>
                      </m:r>
                    </m:e>
                    <m:lim>
                      <m:r>
                        <m:rPr>
                          <m:sty m:val="p"/>
                        </m:rPr>
                        <m:t>∼</m:t>
                      </m:r>
                    </m:lim>
                  </m:limLow>
                </m:e>
                <m:sub>
                  <m:r>
                    <m:t>2</m:t>
                  </m:r>
                </m:sub>
              </m:sSub>
              <m:r>
                <m:rPr>
                  <m:sty m:val="p"/>
                </m:rPr>
                <m:t>⋅</m:t>
              </m:r>
              <m:sSub>
                <m:e>
                  <m:limLow>
                    <m:e>
                      <m:r>
                        <m:t>q</m:t>
                      </m:r>
                    </m:e>
                    <m:lim>
                      <m:r>
                        <m:rPr>
                          <m:sty m:val="p"/>
                        </m:rPr>
                        <m:t>∼</m:t>
                      </m:r>
                    </m:lim>
                  </m:limLow>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63</w:t>
        </w:r>
      </w:hyperlink>
      <w:r>
        <w:t xml:space="preserve"> </w:t>
      </w:r>
      <w:r>
        <w:t xml:space="preserve">they are linearly independent,</w:t>
      </w:r>
      <w:r>
        <w:t xml:space="preserve"> </w:t>
      </w:r>
      <w:r>
        <w:t xml:space="preserve">with no need to solve</w:t>
      </w:r>
      <w:r>
        <w:t xml:space="preserve"> </w:t>
      </w:r>
      <m:oMath>
        <m:sSub>
          <m:e>
            <m:r>
              <m:t>c</m:t>
            </m:r>
          </m:e>
          <m:sub>
            <m:r>
              <m:t>1</m:t>
            </m:r>
          </m:sub>
        </m:sSub>
        <m:sSub>
          <m:e>
            <m:limLow>
              <m:e>
                <m:r>
                  <m:t>q</m:t>
                </m:r>
              </m:e>
              <m:lim>
                <m:r>
                  <m:rPr>
                    <m:sty m:val="p"/>
                  </m:rPr>
                  <m:t>∼</m:t>
                </m:r>
              </m:lim>
            </m:limLow>
          </m:e>
          <m:sub>
            <m:r>
              <m:t>1</m:t>
            </m:r>
          </m:sub>
        </m:sSub>
        <m:r>
          <m:rPr>
            <m:sty m:val="p"/>
          </m:rPr>
          <m:t>+</m:t>
        </m:r>
        <m:sSub>
          <m:e>
            <m:r>
              <m:t>c</m:t>
            </m:r>
          </m:e>
          <m:sub>
            <m:r>
              <m:t>2</m:t>
            </m:r>
          </m:sub>
        </m:sSub>
        <m:sSub>
          <m:e>
            <m:limLow>
              <m:e>
                <m:r>
                  <m:t>q</m:t>
                </m:r>
              </m:e>
              <m:lim>
                <m:r>
                  <m:rPr>
                    <m:sty m:val="p"/>
                  </m:rPr>
                  <m:t>∼</m:t>
                </m:r>
              </m:lim>
            </m:limLow>
          </m:e>
          <m:sub>
            <m:r>
              <m:t>2</m:t>
            </m:r>
          </m:sub>
        </m:sSub>
        <m:r>
          <m:rPr>
            <m:sty m:val="p"/>
          </m:rPr>
          <m:t>+</m:t>
        </m:r>
        <m:sSub>
          <m:e>
            <m:r>
              <m:t>c</m:t>
            </m:r>
          </m:e>
          <m:sub>
            <m:r>
              <m:t>3</m:t>
            </m:r>
          </m:sub>
        </m:sSub>
        <m:sSub>
          <m:e>
            <m:limLow>
              <m:e>
                <m:r>
                  <m:t>q</m:t>
                </m:r>
              </m:e>
              <m:lim>
                <m:r>
                  <m:rPr>
                    <m:sty m:val="p"/>
                  </m:rPr>
                  <m:t>∼</m:t>
                </m:r>
              </m:lim>
            </m:limLow>
          </m:e>
          <m:sub>
            <m:r>
              <m:t>3</m:t>
            </m:r>
          </m:sub>
        </m:sSub>
        <m:r>
          <m:rPr>
            <m:sty m:val="p"/>
          </m:rPr>
          <m:t>=</m:t>
        </m:r>
        <m:limLow>
          <m:e>
            <m:r>
              <m:t>0</m:t>
            </m:r>
          </m:e>
          <m:lim>
            <m:r>
              <m:rPr>
                <m:sty m:val="p"/>
              </m:rPr>
              <m:t>∼</m:t>
            </m:r>
          </m:lim>
        </m:limLow>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limLow>
          <m:e>
            <m:r>
              <m:t>0</m:t>
            </m:r>
          </m:e>
          <m:lim>
            <m:r>
              <m:rPr>
                <m:sty m:val="p"/>
              </m:rPr>
              <m:t>∼</m:t>
            </m:r>
          </m:lim>
        </m:limLow>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92"/>
    <w:bookmarkStart w:id="393" w:name="def-orthonormal-basis"/>
    <w:p>
      <w:pPr>
        <w:pStyle w:val="BodyText"/>
      </w:pPr>
      <w:r>
        <w:rPr>
          <w:b/>
          <w:bCs/>
        </w:rPr>
        <w:t xml:space="preserve">Definition 77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whose vectors are orthonormal (</w:t>
      </w:r>
      <w:hyperlink w:anchor="def-orthonormal-vectors">
        <w:r>
          <w:rPr>
            <w:rStyle w:val="Hyperlink"/>
          </w:rPr>
          <w:t xml:space="preserve">Definition 19</w:t>
        </w:r>
      </w:hyperlink>
      <w:r>
        <w:t xml:space="preserve">).</w:t>
      </w:r>
    </w:p>
    <w:bookmarkEnd w:id="393"/>
    <w:bookmarkStart w:id="394" w:name="exm-orthonormal-basis"/>
    <w:p>
      <w:pPr>
        <w:pStyle w:val="BodyText"/>
      </w:pPr>
      <w:r>
        <w:rPr>
          <w:b/>
          <w:bCs/>
        </w:rPr>
        <w:t xml:space="preserve">Example 114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4"/>
        </w:numPr>
      </w:pPr>
      <w:r>
        <w:t xml:space="preserve">The indicator vectors</w:t>
      </w:r>
      <w:r>
        <w:t xml:space="preserve"> </w:t>
      </w:r>
      <m:oMath>
        <m:sSub>
          <m:e>
            <m:limLow>
              <m:e>
                <m:r>
                  <m:t>e</m:t>
                </m:r>
              </m:e>
              <m:lim>
                <m:r>
                  <m:rPr>
                    <m:sty m:val="p"/>
                  </m:rPr>
                  <m:t>∼</m:t>
                </m:r>
              </m:lim>
            </m:limLow>
          </m:e>
          <m:sub>
            <m:r>
              <m:t>1</m:t>
            </m:r>
          </m:sub>
        </m:sSub>
        <m:r>
          <m:rPr>
            <m:sty m:val="p"/>
          </m:rPr>
          <m:t>,</m:t>
        </m:r>
        <m:sSub>
          <m:e>
            <m:limLow>
              <m:e>
                <m:r>
                  <m:t>e</m:t>
                </m:r>
              </m:e>
              <m:lim>
                <m:r>
                  <m:rPr>
                    <m:sty m:val="p"/>
                  </m:rPr>
                  <m:t>∼</m:t>
                </m:r>
              </m:lim>
            </m:limLow>
          </m:e>
          <m:sub>
            <m:r>
              <m:t>2</m:t>
            </m:r>
          </m:sub>
        </m:sSub>
        <m:r>
          <m:rPr>
            <m:sty m:val="p"/>
          </m:rPr>
          <m:t>,</m:t>
        </m:r>
        <m:sSub>
          <m:e>
            <m:limLow>
              <m:e>
                <m:r>
                  <m:t>e</m:t>
                </m:r>
              </m:e>
              <m:lim>
                <m:r>
                  <m:rPr>
                    <m:sty m:val="p"/>
                  </m:rPr>
                  <m:t>∼</m:t>
                </m:r>
              </m:lim>
            </m:limLow>
          </m:e>
          <m:sub>
            <m:r>
              <m:t>3</m:t>
            </m:r>
          </m:sub>
        </m:sSub>
      </m:oMath>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50</w:t>
        </w:r>
      </w:hyperlink>
      <w:r>
        <w:t xml:space="preserve">).</w:t>
      </w:r>
    </w:p>
    <w:p>
      <w:pPr>
        <w:pStyle w:val="Compact"/>
        <w:numPr>
          <w:ilvl w:val="0"/>
          <w:numId w:val="1064"/>
        </w:numPr>
      </w:pPr>
      <w:r>
        <w:t xml:space="preserve">The vectors</w:t>
      </w:r>
      <w:r>
        <w:t xml:space="preserve"> </w:t>
      </w:r>
      <m:oMath>
        <m:sSub>
          <m:e>
            <m:limLow>
              <m:e>
                <m:r>
                  <m:t>q</m:t>
                </m:r>
              </m:e>
              <m:lim>
                <m:r>
                  <m:rPr>
                    <m:sty m:val="p"/>
                  </m:rPr>
                  <m:t>∼</m:t>
                </m:r>
              </m:lim>
            </m:limLow>
          </m:e>
          <m:sub>
            <m:r>
              <m:t>1</m:t>
            </m:r>
          </m:sub>
        </m:sSub>
        <m:r>
          <m:rPr>
            <m:sty m:val="p"/>
          </m:rPr>
          <m:t>,</m:t>
        </m:r>
        <m:sSub>
          <m:e>
            <m:limLow>
              <m:e>
                <m:r>
                  <m:t>q</m:t>
                </m:r>
              </m:e>
              <m:lim>
                <m:r>
                  <m:rPr>
                    <m:sty m:val="p"/>
                  </m:rPr>
                  <m:t>∼</m:t>
                </m:r>
              </m:lim>
            </m:limLow>
          </m:e>
          <m:sub>
            <m:r>
              <m:t>2</m:t>
            </m:r>
          </m:sub>
        </m:sSub>
        <m:r>
          <m:rPr>
            <m:sty m:val="p"/>
          </m:rPr>
          <m:t>,</m:t>
        </m:r>
        <m:sSub>
          <m:e>
            <m:limLow>
              <m:e>
                <m:r>
                  <m:t>q</m:t>
                </m:r>
              </m:e>
              <m:lim>
                <m:r>
                  <m:rPr>
                    <m:sty m:val="p"/>
                  </m:rPr>
                  <m:t>∼</m:t>
                </m:r>
              </m:lim>
            </m:limLow>
          </m:e>
          <m:sub>
            <m:r>
              <m:t>3</m:t>
            </m:r>
          </m:sub>
        </m:sSub>
      </m:oMath>
      <w:r>
        <w:t xml:space="preserve"> </w:t>
      </w:r>
      <w:r>
        <w:t xml:space="preserve">of</w:t>
      </w:r>
      <w:r>
        <w:t xml:space="preserve"> </w:t>
      </w:r>
      <w:hyperlink w:anchor="exm-orthonormal-independent">
        <w:r>
          <w:rPr>
            <w:rStyle w:val="Hyperlink"/>
          </w:rPr>
          <w:t xml:space="preserve">Example 113</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48</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94"/>
    <w:bookmarkStart w:id="395" w:name="exm-not-orthonormal-basis"/>
    <w:p>
      <w:pPr>
        <w:pStyle w:val="FirstParagraph"/>
      </w:pPr>
      <w:r>
        <w:rPr>
          <w:b/>
          <w:bCs/>
        </w:rPr>
        <w:t xml:space="preserve">Example 115 (Bases that are not orthonormal, and orthonormal lists that are not bases)</w:t>
      </w:r>
      <w:r>
        <w:t xml:space="preserve"> </w:t>
      </w:r>
      <w:r>
        <w:t xml:space="preserve"> </w:t>
      </w:r>
    </w:p>
    <w:p>
      <w:pPr>
        <w:pStyle w:val="Compact"/>
        <w:numPr>
          <w:ilvl w:val="0"/>
          <w:numId w:val="1065"/>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45</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5"/>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95"/>
    <w:bookmarkStart w:id="396" w:name="thm-orthonormal-expansion"/>
    <w:p>
      <w:pPr>
        <w:pStyle w:val="FirstParagraph"/>
      </w:pPr>
      <w:r>
        <w:rPr>
          <w:b/>
          <w:bCs/>
        </w:rPr>
        <w:t xml:space="preserve">Theorem 64 (Coordinates in an orthonormal basis are dot products)</w:t>
      </w:r>
      <w:r>
        <w:t xml:space="preserve"> </w:t>
      </w:r>
      <w:r>
        <w:t xml:space="preserve">If</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 then every</w:t>
      </w:r>
      <w:r>
        <w:t xml:space="preserve"> </w:t>
      </w:r>
      <m:oMath>
        <m:limLow>
          <m:e>
            <m:r>
              <m:t>x</m:t>
            </m:r>
          </m:e>
          <m:lim>
            <m:r>
              <m:rPr>
                <m:sty m:val="p"/>
              </m:rPr>
              <m:t>∼</m:t>
            </m:r>
          </m:lim>
        </m:limLow>
        <m:r>
          <m:rPr>
            <m:sty m:val="p"/>
          </m:rPr>
          <m:t>∈</m:t>
        </m:r>
        <m:r>
          <m:rPr>
            <m:scr m:val="script"/>
            <m:sty m:val="p"/>
          </m:rPr>
          <m:t>S</m:t>
        </m:r>
      </m:oMath>
      <w:r>
        <w:t xml:space="preserve"> </w:t>
      </w:r>
      <w:r>
        <w:t xml:space="preserve">satisfies</w:t>
      </w:r>
    </w:p>
    <w:p>
      <w:pPr>
        <w:pStyle w:val="BodyText"/>
      </w:pPr>
      <m:oMathPara>
        <m:oMathParaPr>
          <m:jc m:val="center"/>
        </m:oMathParaPr>
        <m:oMath>
          <m:limLow>
            <m:e>
              <m:r>
                <m:t>x</m:t>
              </m:r>
            </m:e>
            <m:lim>
              <m:r>
                <m:rPr>
                  <m:sty m:val="p"/>
                </m:rPr>
                <m:t>∼</m:t>
              </m:r>
            </m:lim>
          </m:limLow>
          <m:r>
            <m:rPr>
              <m:sty m:val="p"/>
            </m:rPr>
            <m:t>=</m:t>
          </m:r>
          <m:nary>
            <m:naryPr>
              <m:chr m:val="∑"/>
              <m:limLoc m:val="undOvr"/>
              <m:subHide m:val="off"/>
              <m:supHide m:val="off"/>
            </m:naryPr>
            <m:sub>
              <m:r>
                <m:t>i</m:t>
              </m:r>
              <m:r>
                <m:rPr>
                  <m:sty m:val="p"/>
                </m:rPr>
                <m:t>=</m:t>
              </m:r>
              <m:r>
                <m:t>1</m:t>
              </m:r>
            </m:sub>
            <m:sup>
              <m:r>
                <m:t>k</m:t>
              </m:r>
            </m:sup>
            <m:e>
              <m:r>
                <m:rPr>
                  <m:sty m:val="p"/>
                </m:rPr>
                <m:t>(</m:t>
              </m:r>
            </m:e>
          </m:nary>
          <m:sSub>
            <m:e>
              <m:limLow>
                <m:e>
                  <m:r>
                    <m:t>q</m:t>
                  </m:r>
                </m:e>
                <m:lim>
                  <m:r>
                    <m:rPr>
                      <m:sty m:val="p"/>
                    </m:rPr>
                    <m:t>∼</m:t>
                  </m:r>
                </m:lim>
              </m:limLow>
            </m:e>
            <m:sub>
              <m:r>
                <m:t>i</m:t>
              </m:r>
            </m:sub>
          </m:sSub>
          <m:r>
            <m:rPr>
              <m:sty m:val="p"/>
            </m:rPr>
            <m:t>⋅</m:t>
          </m:r>
          <m:limLow>
            <m:e>
              <m:r>
                <m:t>x</m:t>
              </m:r>
            </m:e>
            <m:lim>
              <m:r>
                <m:rPr>
                  <m:sty m:val="p"/>
                </m:rPr>
                <m:t>∼</m:t>
              </m:r>
            </m:lim>
          </m:limLow>
          <m:r>
            <m:rPr>
              <m:sty m:val="p"/>
            </m:rPr>
            <m:t>)</m:t>
          </m:r>
          <m:r>
            <m:t> </m:t>
          </m:r>
          <m:sSub>
            <m:e>
              <m:limLow>
                <m:e>
                  <m:r>
                    <m:t>q</m:t>
                  </m:r>
                </m:e>
                <m:lim>
                  <m:r>
                    <m:rPr>
                      <m:sty m:val="p"/>
                    </m:rPr>
                    <m:t>∼</m:t>
                  </m:r>
                </m:lim>
              </m:limLow>
            </m:e>
            <m:sub>
              <m:r>
                <m:t>i</m:t>
              </m:r>
            </m:sub>
          </m:sSub>
          <m:r>
            <m:rPr>
              <m:sty m:val="p"/>
            </m:rPr>
            <m:t>.</m:t>
          </m:r>
        </m:oMath>
      </m:oMathPara>
    </w:p>
    <w:bookmarkEnd w:id="396"/>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limLow>
          <m:e>
            <m:r>
              <m:t>x</m:t>
            </m:r>
          </m:e>
          <m:lim>
            <m:r>
              <m:rPr>
                <m:sty m:val="p"/>
              </m:rPr>
              <m:t>∼</m:t>
            </m:r>
          </m:lim>
        </m:limLow>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limLow>
              <m:e>
                <m:r>
                  <m:t>q</m:t>
                </m:r>
              </m:e>
              <m:lim>
                <m:r>
                  <m:rPr>
                    <m:sty m:val="p"/>
                  </m:rPr>
                  <m:t>∼</m:t>
                </m:r>
              </m:lim>
            </m:limLow>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limLow>
                    <m:e>
                      <m:r>
                        <m:t>q</m:t>
                      </m:r>
                    </m:e>
                    <m:lim>
                      <m:r>
                        <m:rPr>
                          <m:sty m:val="p"/>
                        </m:rPr>
                        <m:t>∼</m:t>
                      </m:r>
                    </m:lim>
                  </m:limLow>
                </m:e>
                <m:sub>
                  <m:r>
                    <m:t>i</m:t>
                  </m:r>
                </m:sub>
              </m:sSub>
              <m:r>
                <m:rPr>
                  <m:sty m:val="p"/>
                </m:rPr>
                <m:t>⋅</m:t>
              </m:r>
              <m:limLow>
                <m:e>
                  <m:r>
                    <m:t>x</m:t>
                  </m:r>
                </m:e>
                <m:lim>
                  <m:r>
                    <m:rPr>
                      <m:sty m:val="p"/>
                    </m:rPr>
                    <m:t>∼</m:t>
                  </m:r>
                </m:lim>
              </m:limLow>
              <m:r>
                <m:t>&amp;</m:t>
              </m:r>
              <m:r>
                <m:rPr>
                  <m:sty m:val="p"/>
                </m:rPr>
                <m:t>=</m:t>
              </m:r>
              <m:sSub>
                <m:e>
                  <m:limLow>
                    <m:e>
                      <m:r>
                        <m:t>q</m:t>
                      </m:r>
                    </m:e>
                    <m:lim>
                      <m:r>
                        <m:rPr>
                          <m:sty m:val="p"/>
                        </m:rPr>
                        <m:t>∼</m:t>
                      </m:r>
                    </m:lim>
                  </m:limLow>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q</m:t>
                          </m:r>
                        </m:e>
                        <m:lim>
                          <m:r>
                            <m:rPr>
                              <m:sty m:val="p"/>
                            </m:rPr>
                            <m:t>∼</m:t>
                          </m:r>
                        </m:lim>
                      </m:limLow>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limLow>
                    <m:e>
                      <m:r>
                        <m:t>q</m:t>
                      </m:r>
                    </m:e>
                    <m:lim>
                      <m:r>
                        <m:rPr>
                          <m:sty m:val="p"/>
                        </m:rPr>
                        <m:t>∼</m:t>
                      </m:r>
                    </m:lim>
                  </m:limLow>
                </m:e>
                <m:sub>
                  <m:r>
                    <m:t>i</m:t>
                  </m:r>
                </m:sub>
              </m:sSub>
              <m:r>
                <m:rPr>
                  <m:sty m:val="p"/>
                </m:rPr>
                <m:t>⋅</m:t>
              </m:r>
              <m:sSub>
                <m:e>
                  <m:limLow>
                    <m:e>
                      <m:r>
                        <m:t>q</m:t>
                      </m:r>
                    </m:e>
                    <m:lim>
                      <m:r>
                        <m:rPr>
                          <m:sty m:val="p"/>
                        </m:rPr>
                        <m:t>∼</m:t>
                      </m:r>
                    </m:lim>
                  </m:limLow>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19</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limLow>
              <m:e>
                <m:r>
                  <m:t>q</m:t>
                </m:r>
              </m:e>
              <m:lim>
                <m:r>
                  <m:rPr>
                    <m:sty m:val="p"/>
                  </m:rPr>
                  <m:t>∼</m:t>
                </m:r>
              </m:lim>
            </m:limLow>
          </m:e>
          <m:sub>
            <m:r>
              <m:t>i</m:t>
            </m:r>
          </m:sub>
        </m:sSub>
        <m:r>
          <m:rPr>
            <m:sty m:val="p"/>
          </m:rPr>
          <m:t>⋅</m:t>
        </m:r>
        <m:limLow>
          <m:e>
            <m:r>
              <m:t>x</m:t>
            </m:r>
          </m:e>
          <m:lim>
            <m:r>
              <m:rPr>
                <m:sty m:val="p"/>
              </m:rPr>
              <m:t>∼</m:t>
            </m:r>
          </m:lim>
        </m:limLow>
      </m:oMath>
      <w:r>
        <w:t xml:space="preserve">.</w:t>
      </w:r>
    </w:p>
    <w:bookmarkStart w:id="397" w:name="exm-orthonormal-expansion"/>
    <w:p>
      <w:pPr>
        <w:pStyle w:val="BodyText"/>
      </w:pPr>
      <w:r>
        <w:rPr>
          <w:b/>
          <w:bCs/>
        </w:rPr>
        <w:t xml:space="preserve">Example 116 (Expanding a vector in an orthonormal basis)</w:t>
      </w:r>
      <w:r>
        <w:t xml:space="preserve"> </w:t>
      </w:r>
      <w:r>
        <w:t xml:space="preserve">With the orthonormal basis</w:t>
      </w:r>
      <w:r>
        <w:t xml:space="preserve"> </w:t>
      </w:r>
      <m:oMath>
        <m:sSub>
          <m:e>
            <m:limLow>
              <m:e>
                <m:r>
                  <m:t>q</m:t>
                </m:r>
              </m:e>
              <m:lim>
                <m:r>
                  <m:rPr>
                    <m:sty m:val="p"/>
                  </m:rPr>
                  <m:t>∼</m:t>
                </m:r>
              </m:lim>
            </m:limLow>
          </m:e>
          <m:sub>
            <m:r>
              <m:t>1</m:t>
            </m:r>
          </m:sub>
        </m:sSub>
        <m:r>
          <m:rPr>
            <m:sty m:val="p"/>
          </m:rPr>
          <m:t>,</m:t>
        </m:r>
        <m:sSub>
          <m:e>
            <m:limLow>
              <m:e>
                <m:r>
                  <m:t>q</m:t>
                </m:r>
              </m:e>
              <m:lim>
                <m:r>
                  <m:rPr>
                    <m:sty m:val="p"/>
                  </m:rPr>
                  <m:t>∼</m:t>
                </m:r>
              </m:lim>
            </m:limLow>
          </m:e>
          <m:sub>
            <m:r>
              <m:t>2</m:t>
            </m:r>
          </m:sub>
        </m:sSub>
        <m:r>
          <m:rPr>
            <m:sty m:val="p"/>
          </m:rPr>
          <m:t>,</m:t>
        </m:r>
        <m:sSub>
          <m:e>
            <m:limLow>
              <m:e>
                <m:r>
                  <m:t>q</m:t>
                </m:r>
              </m:e>
              <m:lim>
                <m:r>
                  <m:rPr>
                    <m:sty m:val="p"/>
                  </m:rPr>
                  <m:t>∼</m:t>
                </m:r>
              </m:lim>
            </m:limLow>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114</w:t>
        </w:r>
      </w:hyperlink>
      <w:r>
        <w:t xml:space="preserve"> </w:t>
      </w:r>
      <w:r>
        <w:t xml:space="preserve">and</w:t>
      </w:r>
      <w:r>
        <w:t xml:space="preserve"> </w:t>
      </w:r>
      <m:oMath>
        <m:limLow>
          <m:e>
            <m:r>
              <m:t>x</m:t>
            </m:r>
          </m:e>
          <m:lim>
            <m:r>
              <m:rPr>
                <m:sty m:val="p"/>
              </m:rPr>
              <m:t>∼</m:t>
            </m:r>
          </m:lim>
        </m:limLow>
        <m:r>
          <m:rPr>
            <m:sty m:val="p"/>
          </m:rPr>
          <m:t>=</m:t>
        </m:r>
        <m:r>
          <m:rPr>
            <m:sty m:val="p"/>
          </m:rPr>
          <m:t>(</m:t>
        </m:r>
        <m:r>
          <m:t>1</m:t>
        </m:r>
        <m:r>
          <m:rPr>
            <m:sty m:val="p"/>
          </m:rPr>
          <m:t>,</m:t>
        </m:r>
        <m:r>
          <m:t>2</m:t>
        </m:r>
        <m:r>
          <m:rPr>
            <m:sty m:val="p"/>
          </m:rPr>
          <m:t>,</m:t>
        </m:r>
        <m:r>
          <m:t>3</m:t>
        </m:r>
        <m:r>
          <m:rPr>
            <m:sty m:val="p"/>
          </m:rPr>
          <m:t>)</m:t>
        </m:r>
      </m:oMath>
      <w:r>
        <w:t xml:space="preserve">:</w:t>
      </w:r>
      <w:r>
        <w:t xml:space="preserve"> </w:t>
      </w:r>
      <m:oMath>
        <m:sSub>
          <m:e>
            <m:limLow>
              <m:e>
                <m:r>
                  <m:t>q</m:t>
                </m:r>
              </m:e>
              <m:lim>
                <m:r>
                  <m:rPr>
                    <m:sty m:val="p"/>
                  </m:rPr>
                  <m:t>∼</m:t>
                </m:r>
              </m:lim>
            </m:limLow>
          </m:e>
          <m:sub>
            <m:r>
              <m:t>1</m:t>
            </m:r>
          </m:sub>
        </m:sSub>
        <m:r>
          <m:rPr>
            <m:sty m:val="p"/>
          </m:rPr>
          <m:t>⋅</m:t>
        </m:r>
        <m:limLow>
          <m:e>
            <m:r>
              <m:t>x</m:t>
            </m:r>
          </m:e>
          <m:lim>
            <m:r>
              <m:rPr>
                <m:sty m:val="p"/>
              </m:rPr>
              <m:t>∼</m:t>
            </m:r>
          </m:lim>
        </m:limLow>
        <m:r>
          <m:rPr>
            <m:sty m:val="p"/>
          </m:rPr>
          <m:t>=</m:t>
        </m:r>
        <m:r>
          <m:t>3</m:t>
        </m:r>
      </m:oMath>
      <w:r>
        <w:t xml:space="preserve">,</w:t>
      </w:r>
    </w:p>
    <w:p>
      <w:pPr>
        <w:pStyle w:val="BodyText"/>
      </w:pPr>
      <m:oMathPara>
        <m:oMathParaPr>
          <m:jc m:val="center"/>
        </m:oMathParaPr>
        <m:oMath>
          <m:eqArr>
            <m:e>
              <m:sSub>
                <m:e>
                  <m:limLow>
                    <m:e>
                      <m:r>
                        <m:t>q</m:t>
                      </m:r>
                    </m:e>
                    <m:lim>
                      <m:r>
                        <m:rPr>
                          <m:sty m:val="p"/>
                        </m:rPr>
                        <m:t>∼</m:t>
                      </m:r>
                    </m:lim>
                  </m:limLow>
                </m:e>
                <m:sub>
                  <m:r>
                    <m:t>2</m:t>
                  </m:r>
                </m:sub>
              </m:sSub>
              <m:r>
                <m:rPr>
                  <m:sty m:val="p"/>
                </m:rPr>
                <m:t>⋅</m:t>
              </m:r>
              <m:limLow>
                <m:e>
                  <m:r>
                    <m:t>x</m:t>
                  </m:r>
                </m:e>
                <m:lim>
                  <m:r>
                    <m:rPr>
                      <m:sty m:val="p"/>
                    </m:rPr>
                    <m:t>∼</m:t>
                  </m:r>
                </m:lim>
              </m:limLow>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limLow>
                    <m:e>
                      <m:r>
                        <m:t>q</m:t>
                      </m:r>
                    </m:e>
                    <m:lim>
                      <m:r>
                        <m:rPr>
                          <m:sty m:val="p"/>
                        </m:rPr>
                        <m:t>∼</m:t>
                      </m:r>
                    </m:lim>
                  </m:limLow>
                </m:e>
                <m:sub>
                  <m:r>
                    <m:t>3</m:t>
                  </m:r>
                </m:sub>
              </m:sSub>
              <m:r>
                <m:rPr>
                  <m:sty m:val="p"/>
                </m:rPr>
                <m:t>⋅</m:t>
              </m:r>
              <m:limLow>
                <m:e>
                  <m:r>
                    <m:t>x</m:t>
                  </m:r>
                </m:e>
                <m:lim>
                  <m:r>
                    <m:rPr>
                      <m:sty m:val="p"/>
                    </m:rPr>
                    <m:t>∼</m:t>
                  </m:r>
                </m:lim>
              </m:limLow>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limLow>
                    <m:e>
                      <m:r>
                        <m:t>q</m:t>
                      </m:r>
                    </m:e>
                    <m:lim>
                      <m:r>
                        <m:rPr>
                          <m:sty m:val="p"/>
                        </m:rPr>
                        <m:t>∼</m:t>
                      </m:r>
                    </m:lim>
                  </m:limLow>
                </m:e>
                <m:sub>
                  <m:r>
                    <m:t>i</m:t>
                  </m:r>
                </m:sub>
              </m:sSub>
              <m:r>
                <m:rPr>
                  <m:sty m:val="p"/>
                </m:rPr>
                <m:t>⋅</m:t>
              </m:r>
              <m:limLow>
                <m:e>
                  <m:r>
                    <m:t>x</m:t>
                  </m:r>
                </m:e>
                <m:lim>
                  <m:r>
                    <m:rPr>
                      <m:sty m:val="p"/>
                    </m:rPr>
                    <m:t>∼</m:t>
                  </m:r>
                </m:lim>
              </m:limLow>
              <m:r>
                <m:rPr>
                  <m:sty m:val="p"/>
                </m:rPr>
                <m:t>)</m:t>
              </m:r>
              <m:r>
                <m:t> </m:t>
              </m:r>
              <m:sSub>
                <m:e>
                  <m:limLow>
                    <m:e>
                      <m:r>
                        <m:t>q</m:t>
                      </m:r>
                    </m:e>
                    <m:lim>
                      <m:r>
                        <m:rPr>
                          <m:sty m:val="p"/>
                        </m:rPr>
                        <m:t>∼</m:t>
                      </m:r>
                    </m:lim>
                  </m:limLow>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limLow>
          <m:e>
            <m:r>
              <m:t>x</m:t>
            </m:r>
          </m:e>
          <m:lim>
            <m:r>
              <m:rPr>
                <m:sty m:val="p"/>
              </m:rPr>
              <m:t>∼</m:t>
            </m:r>
          </m:lim>
        </m:limLow>
      </m:oMath>
      <w:r>
        <w:t xml:space="preserve">, as</w:t>
      </w:r>
      <w:r>
        <w:t xml:space="preserve"> </w:t>
      </w:r>
      <w:hyperlink w:anchor="thm-orthonormal-expansion">
        <w:r>
          <w:rPr>
            <w:rStyle w:val="Hyperlink"/>
          </w:rPr>
          <w:t xml:space="preserve">Theorem 64</w:t>
        </w:r>
      </w:hyperlink>
      <w:r>
        <w:t xml:space="preserve"> </w:t>
      </w:r>
      <w:r>
        <w:t xml:space="preserve">says.</w:t>
      </w:r>
    </w:p>
    <w:bookmarkEnd w:id="397"/>
    <w:bookmarkStart w:id="398" w:name="def-gram-schmidt"/>
    <w:p>
      <w:pPr>
        <w:pStyle w:val="BodyText"/>
      </w:pPr>
      <w:r>
        <w:rPr>
          <w:b/>
          <w:bCs/>
        </w:rPr>
        <w:t xml:space="preserve">Definition 78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6"/>
        </w:numPr>
      </w:pPr>
      <w:r>
        <w:rPr>
          <w:b/>
          <w:bCs/>
        </w:rPr>
        <w:t xml:space="preserve">Orthogonalize:</w:t>
      </w:r>
      <w:r>
        <w:t xml:space="preserve"> </w:t>
      </w:r>
      <m:oMath>
        <m:sSubSup>
          <m:e>
            <m:limLow>
              <m:e>
                <m:r>
                  <m:t>q</m:t>
                </m:r>
              </m:e>
              <m:lim>
                <m:r>
                  <m:rPr>
                    <m:sty m:val="p"/>
                  </m:rPr>
                  <m:t>∼</m:t>
                </m:r>
              </m:lim>
            </m:limLow>
          </m:e>
          <m:sub>
            <m:r>
              <m:t>i</m:t>
            </m:r>
          </m:sub>
          <m:sup>
            <m:r>
              <m:rPr>
                <m:sty m:val="p"/>
              </m:rPr>
              <m:t>′</m:t>
            </m:r>
          </m:sup>
        </m:sSubSup>
        <m:limUpp>
          <m:e>
            <m:r>
              <m:rPr>
                <m:sty m:val="p"/>
              </m:rPr>
              <m:t>=</m:t>
            </m:r>
          </m:e>
          <m:lim>
            <m:r>
              <m:rPr>
                <m:nor/>
                <m:sty m:val="p"/>
              </m:rPr>
              <m:t>def</m:t>
            </m:r>
          </m:lim>
        </m:limUpp>
        <m:sSub>
          <m:e>
            <m:limLow>
              <m:e>
                <m:r>
                  <m:t>a</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Sup>
          <m:e>
            <m:limLow>
              <m:e>
                <m:r>
                  <m:t>q</m:t>
                </m:r>
              </m:e>
              <m:lim>
                <m:r>
                  <m:rPr>
                    <m:sty m:val="p"/>
                  </m:rPr>
                  <m:t>∼</m:t>
                </m:r>
              </m:lim>
            </m:limLow>
          </m:e>
          <m:sub>
            <m:r>
              <m:t>1</m:t>
            </m:r>
          </m:sub>
          <m:sup>
            <m:r>
              <m:rPr>
                <m:sty m:val="p"/>
              </m:rPr>
              <m:t>′</m:t>
            </m:r>
          </m:sup>
        </m:sSubSup>
        <m:r>
          <m:rPr>
            <m:sty m:val="p"/>
          </m:rPr>
          <m:t>=</m:t>
        </m:r>
        <m:sSub>
          <m:e>
            <m:limLow>
              <m:e>
                <m:r>
                  <m:t>a</m:t>
                </m:r>
              </m:e>
              <m:lim>
                <m:r>
                  <m:rPr>
                    <m:sty m:val="p"/>
                  </m:rPr>
                  <m:t>∼</m:t>
                </m:r>
              </m:lim>
            </m:limLow>
          </m:e>
          <m:sub>
            <m:r>
              <m:t>1</m:t>
            </m:r>
          </m:sub>
        </m:sSub>
      </m:oMath>
      <w:r>
        <w:t xml:space="preserve">);</w:t>
      </w:r>
    </w:p>
    <w:p>
      <w:pPr>
        <w:pStyle w:val="Compact"/>
        <w:numPr>
          <w:ilvl w:val="0"/>
          <w:numId w:val="1066"/>
        </w:numPr>
      </w:pPr>
      <w:r>
        <w:rPr>
          <w:b/>
          <w:bCs/>
        </w:rPr>
        <w:t xml:space="preserve">Test:</w:t>
      </w:r>
      <w:r>
        <w:t xml:space="preserve"> </w:t>
      </w:r>
      <w:r>
        <w:t xml:space="preserve">if</w:t>
      </w:r>
      <w:r>
        <w:t xml:space="preserve"> </w:t>
      </w:r>
      <m:oMath>
        <m:sSubSup>
          <m:e>
            <m:limLow>
              <m:e>
                <m:r>
                  <m:t>q</m:t>
                </m:r>
              </m:e>
              <m:lim>
                <m:r>
                  <m:rPr>
                    <m:sty m:val="p"/>
                  </m:rPr>
                  <m:t>∼</m:t>
                </m:r>
              </m:lim>
            </m:limLow>
          </m:e>
          <m:sub>
            <m:r>
              <m:t>i</m:t>
            </m:r>
          </m:sub>
          <m:sup>
            <m:r>
              <m:rPr>
                <m:sty m:val="p"/>
              </m:rPr>
              <m:t>′</m:t>
            </m:r>
          </m:sup>
        </m:sSubSup>
        <m:r>
          <m:rPr>
            <m:sty m:val="p"/>
          </m:rPr>
          <m:t>=</m:t>
        </m:r>
        <m:limLow>
          <m:e>
            <m:r>
              <m:t>0</m:t>
            </m:r>
          </m:e>
          <m:lim>
            <m:r>
              <m:rPr>
                <m:sty m:val="p"/>
              </m:rPr>
              <m:t>∼</m:t>
            </m:r>
          </m:lim>
        </m:limLow>
      </m:oMath>
      <w:r>
        <w:t xml:space="preserve">, stop;</w:t>
      </w:r>
    </w:p>
    <w:p>
      <w:pPr>
        <w:pStyle w:val="Compact"/>
        <w:numPr>
          <w:ilvl w:val="0"/>
          <w:numId w:val="1066"/>
        </w:numPr>
      </w:pPr>
      <w:r>
        <w:rPr>
          <w:b/>
          <w:bCs/>
        </w:rPr>
        <w:t xml:space="preserve">Normalize:</w:t>
      </w:r>
      <w:r>
        <w:t xml:space="preserve"> </w:t>
      </w:r>
      <m:oMath>
        <m:sSub>
          <m:e>
            <m:limLow>
              <m:e>
                <m:r>
                  <m:t>q</m:t>
                </m:r>
              </m:e>
              <m:lim>
                <m:r>
                  <m:rPr>
                    <m:sty m:val="p"/>
                  </m:rPr>
                  <m:t>∼</m:t>
                </m:r>
              </m:lim>
            </m:limLow>
          </m:e>
          <m:sub>
            <m:r>
              <m:t>i</m:t>
            </m:r>
          </m:sub>
        </m:sSub>
        <m:limUpp>
          <m:e>
            <m:r>
              <m:rPr>
                <m:sty m:val="p"/>
              </m:rPr>
              <m:t>=</m:t>
            </m:r>
          </m:e>
          <m:lim>
            <m:r>
              <m:rPr>
                <m:nor/>
                <m:sty m:val="p"/>
              </m:rPr>
              <m:t>def</m:t>
            </m:r>
          </m:lim>
        </m:limUpp>
        <m:sSubSup>
          <m:e>
            <m:limLow>
              <m:e>
                <m:r>
                  <m:t>q</m:t>
                </m:r>
              </m:e>
              <m:lim>
                <m:r>
                  <m:rPr>
                    <m:sty m:val="p"/>
                  </m:rPr>
                  <m:t>∼</m:t>
                </m:r>
              </m:lim>
            </m:limLow>
          </m:e>
          <m:sub>
            <m:r>
              <m:t>i</m:t>
            </m:r>
          </m:sub>
          <m:sup>
            <m:r>
              <m:rPr>
                <m:sty m:val="p"/>
              </m:rPr>
              <m:t>′</m:t>
            </m:r>
          </m:sup>
        </m:sSubSup>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oMath>
      <w:r>
        <w:t xml:space="preserve">.</w:t>
      </w:r>
    </w:p>
    <w:p>
      <w:pPr>
        <w:pStyle w:val="FirstParagraph"/>
      </w:pPr>
      <w:r>
        <w:t xml:space="preserve">The output is the list</w:t>
      </w:r>
      <w:r>
        <w:t xml:space="preserve"> </w:t>
      </w:r>
      <m:oMath>
        <m:sSub>
          <m:e>
            <m:limLow>
              <m:e>
                <m:r>
                  <m:t>q</m:t>
                </m:r>
              </m:e>
              <m:lim>
                <m:r>
                  <m:rPr>
                    <m:sty m:val="p"/>
                  </m:rPr>
                  <m:t>∼</m:t>
                </m:r>
              </m:lim>
            </m:limLow>
          </m:e>
          <m:sub>
            <m:r>
              <m:t>1</m:t>
            </m:r>
          </m:sub>
        </m:sSub>
        <m:r>
          <m:rPr>
            <m:sty m:val="p"/>
          </m:rPr>
          <m:t>,</m:t>
        </m:r>
        <m:sSub>
          <m:e>
            <m:limLow>
              <m:e>
                <m:r>
                  <m:t>q</m:t>
                </m:r>
              </m:e>
              <m:lim>
                <m:r>
                  <m:rPr>
                    <m:sty m:val="p"/>
                  </m:rPr>
                  <m:t>∼</m:t>
                </m:r>
              </m:lim>
            </m:limLow>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98"/>
    <w:bookmarkStart w:id="399" w:name="exm-gram-schmidt"/>
    <w:p>
      <w:pPr>
        <w:pStyle w:val="BodyText"/>
      </w:pPr>
      <w:r>
        <w:rPr>
          <w:b/>
          <w:bCs/>
        </w:rPr>
        <w:t xml:space="preserve">Example 117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limLow>
              <m:e>
                <m:r>
                  <m:t>a</m:t>
                </m:r>
              </m:e>
              <m:lim>
                <m:r>
                  <m:rPr>
                    <m:sty m:val="p"/>
                  </m:rPr>
                  <m:t>∼</m:t>
                </m:r>
              </m:lim>
            </m:limLow>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limLow>
              <m:e>
                <m:r>
                  <m:t>a</m:t>
                </m:r>
              </m:e>
              <m:lim>
                <m:r>
                  <m:rPr>
                    <m:sty m:val="p"/>
                  </m:rPr>
                  <m:t>∼</m:t>
                </m:r>
              </m:lim>
            </m:limLow>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7"/>
        </w:numPr>
      </w:pPr>
      <w:r>
        <w:rPr>
          <w:b/>
          <w:bCs/>
        </w:rPr>
        <w:t xml:space="preserve">Step 1.</w:t>
      </w:r>
      <w:r>
        <w:t xml:space="preserve"> </w:t>
      </w:r>
      <m:oMath>
        <m:sSubSup>
          <m:e>
            <m:limLow>
              <m:e>
                <m:r>
                  <m:t>q</m:t>
                </m:r>
              </m:e>
              <m:lim>
                <m:r>
                  <m:rPr>
                    <m:sty m:val="p"/>
                  </m:rPr>
                  <m:t>∼</m:t>
                </m:r>
              </m:lim>
            </m:limLow>
          </m:e>
          <m:sub>
            <m:r>
              <m:t>1</m:t>
            </m:r>
          </m:sub>
          <m:sup>
            <m:r>
              <m:rPr>
                <m:sty m:val="p"/>
              </m:rPr>
              <m:t>′</m:t>
            </m:r>
          </m:sup>
        </m:sSubSup>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limLow>
              <m:e>
                <m:r>
                  <m:t>q</m:t>
                </m:r>
              </m:e>
              <m:lim>
                <m:r>
                  <m:rPr>
                    <m:sty m:val="p"/>
                  </m:rPr>
                  <m:t>∼</m:t>
                </m:r>
              </m:lim>
            </m:limLow>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7"/>
        </w:numPr>
      </w:pPr>
      <w:r>
        <w:rPr>
          <w:b/>
          <w:bCs/>
        </w:rPr>
        <w:t xml:space="preserve">Step 2.</w:t>
      </w:r>
    </w:p>
    <w:p>
      <w:pPr>
        <w:pStyle w:val="BodyText"/>
      </w:pPr>
      <m:oMathPara>
        <m:oMathParaPr>
          <m:jc m:val="center"/>
        </m:oMathParaPr>
        <m:oMath>
          <m:eqArr>
            <m:e>
              <m:sSub>
                <m:e>
                  <m:limLow>
                    <m:e>
                      <m:r>
                        <m:t>q</m:t>
                      </m:r>
                    </m:e>
                    <m:lim>
                      <m:r>
                        <m:rPr>
                          <m:sty m:val="p"/>
                        </m:rPr>
                        <m:t>∼</m:t>
                      </m:r>
                    </m:lim>
                  </m:limLow>
                </m:e>
                <m:sub>
                  <m:r>
                    <m:t>1</m:t>
                  </m:r>
                </m:sub>
              </m:sSub>
              <m:r>
                <m:rPr>
                  <m:sty m:val="p"/>
                </m:rPr>
                <m:t>⋅</m:t>
              </m:r>
              <m:sSub>
                <m:e>
                  <m:limLow>
                    <m:e>
                      <m:r>
                        <m:t>a</m:t>
                      </m:r>
                    </m:e>
                    <m:lim>
                      <m:r>
                        <m:rPr>
                          <m:sty m:val="p"/>
                        </m:rPr>
                        <m:t>∼</m:t>
                      </m:r>
                    </m:lim>
                  </m:limLow>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Sup>
                <m:e>
                  <m:limLow>
                    <m:e>
                      <m:r>
                        <m:t>q</m:t>
                      </m:r>
                    </m:e>
                    <m:lim>
                      <m:r>
                        <m:rPr>
                          <m:sty m:val="p"/>
                        </m:rPr>
                        <m:t>∼</m:t>
                      </m:r>
                    </m:lim>
                  </m:limLow>
                </m:e>
                <m:sub>
                  <m:r>
                    <m:t>2</m:t>
                  </m:r>
                </m:sub>
                <m:sup>
                  <m:r>
                    <m:rPr>
                      <m:sty m:val="p"/>
                    </m:rPr>
                    <m:t>′</m:t>
                  </m:r>
                </m:sup>
              </m:sSubSup>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limLow>
                    <m:e>
                      <m:r>
                        <m:t>q</m:t>
                      </m:r>
                    </m:e>
                    <m:lim>
                      <m:r>
                        <m:rPr>
                          <m:sty m:val="p"/>
                        </m:rPr>
                        <m:t>∼</m:t>
                      </m:r>
                    </m:lim>
                  </m:limLow>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limLow>
                    <m:e>
                      <m:r>
                        <m:t>q</m:t>
                      </m:r>
                    </m:e>
                    <m:lim>
                      <m:r>
                        <m:rPr>
                          <m:sty m:val="p"/>
                        </m:rPr>
                        <m:t>∼</m:t>
                      </m:r>
                    </m:lim>
                  </m:limLow>
                </m:e>
                <m:sub>
                  <m:r>
                    <m:t>1</m:t>
                  </m:r>
                </m:sub>
              </m:sSub>
              <m:r>
                <m:rPr>
                  <m:sty m:val="p"/>
                </m:rPr>
                <m:t>⋅</m:t>
              </m:r>
              <m:sSub>
                <m:e>
                  <m:limLow>
                    <m:e>
                      <m:r>
                        <m:t>q</m:t>
                      </m:r>
                    </m:e>
                    <m:lim>
                      <m:r>
                        <m:rPr>
                          <m:sty m:val="p"/>
                        </m:rPr>
                        <m:t>∼</m:t>
                      </m:r>
                    </m:lim>
                  </m:limLow>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99"/>
    <w:bookmarkStart w:id="400" w:name="exm-gram-schmidt-stops"/>
    <w:p>
      <w:pPr>
        <w:pStyle w:val="FirstParagraph"/>
      </w:pPr>
      <w:r>
        <w:rPr>
          <w:b/>
          <w:bCs/>
        </w:rPr>
        <w:t xml:space="preserve">Example 118 (Gram-Schmidt stops on dependent vectors)</w:t>
      </w:r>
      <w:r>
        <w:t xml:space="preserve"> </w:t>
      </w:r>
      <w:r>
        <w:t xml:space="preserve">Let</w:t>
      </w:r>
      <w:r>
        <w:t xml:space="preserve"> </w:t>
      </w:r>
      <m:oMath>
        <m:sSub>
          <m:e>
            <m:limLow>
              <m:e>
                <m:r>
                  <m:t>a</m:t>
                </m:r>
              </m:e>
              <m:lim>
                <m:r>
                  <m:rPr>
                    <m:sty m:val="p"/>
                  </m:rPr>
                  <m:t>∼</m:t>
                </m:r>
              </m:lim>
            </m:limLow>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limLow>
              <m:e>
                <m:r>
                  <m:t>a</m:t>
                </m:r>
              </m:e>
              <m:lim>
                <m:r>
                  <m:rPr>
                    <m:sty m:val="p"/>
                  </m:rPr>
                  <m:t>∼</m:t>
                </m:r>
              </m:lim>
            </m:limLow>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limLow>
              <m:e>
                <m:r>
                  <m:t>q</m:t>
                </m:r>
              </m:e>
              <m:lim>
                <m:r>
                  <m:rPr>
                    <m:sty m:val="p"/>
                  </m:rPr>
                  <m:t>∼</m:t>
                </m:r>
              </m:lim>
            </m:limLow>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limLow>
                    <m:e>
                      <m:r>
                        <m:t>q</m:t>
                      </m:r>
                    </m:e>
                    <m:lim>
                      <m:r>
                        <m:rPr>
                          <m:sty m:val="p"/>
                        </m:rPr>
                        <m:t>∼</m:t>
                      </m:r>
                    </m:lim>
                  </m:limLow>
                </m:e>
                <m:sub>
                  <m:r>
                    <m:t>1</m:t>
                  </m:r>
                </m:sub>
              </m:sSub>
              <m:r>
                <m:rPr>
                  <m:sty m:val="p"/>
                </m:rPr>
                <m:t>⋅</m:t>
              </m:r>
              <m:sSub>
                <m:e>
                  <m:limLow>
                    <m:e>
                      <m:r>
                        <m:t>a</m:t>
                      </m:r>
                    </m:e>
                    <m:lim>
                      <m:r>
                        <m:rPr>
                          <m:sty m:val="p"/>
                        </m:rPr>
                        <m:t>∼</m:t>
                      </m:r>
                    </m:lim>
                  </m:limLow>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Sup>
                <m:e>
                  <m:limLow>
                    <m:e>
                      <m:r>
                        <m:t>q</m:t>
                      </m:r>
                    </m:e>
                    <m:lim>
                      <m:r>
                        <m:rPr>
                          <m:sty m:val="p"/>
                        </m:rPr>
                        <m:t>∼</m:t>
                      </m:r>
                    </m:lim>
                  </m:limLow>
                </m:e>
                <m:sub>
                  <m:r>
                    <m:t>2</m:t>
                  </m:r>
                </m:sub>
                <m:sup>
                  <m:r>
                    <m:rPr>
                      <m:sty m:val="p"/>
                    </m:rPr>
                    <m:t>′</m:t>
                  </m:r>
                </m:sup>
              </m:sSubSup>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limLow>
                <m:e>
                  <m:r>
                    <m:t>0</m:t>
                  </m:r>
                </m:e>
                <m:lim>
                  <m:r>
                    <m:rPr>
                      <m:sty m:val="p"/>
                    </m:rPr>
                    <m:t>∼</m:t>
                  </m:r>
                </m:lim>
              </m:limLow>
              <m:r>
                <m:rPr>
                  <m:sty m:val="p"/>
                </m:rPr>
                <m:t>,</m:t>
              </m:r>
            </m:e>
          </m:eqArr>
        </m:oMath>
      </m:oMathPara>
    </w:p>
    <w:p>
      <w:pPr>
        <w:pStyle w:val="FirstParagraph"/>
      </w:pPr>
      <w:r>
        <w:t xml:space="preserve">so the process stops:</w:t>
      </w:r>
      <w:r>
        <w:t xml:space="preserve"> </w:t>
      </w:r>
      <m:oMath>
        <m:sSub>
          <m:e>
            <m:limLow>
              <m:e>
                <m:r>
                  <m:t>a</m:t>
                </m:r>
              </m:e>
              <m:lim>
                <m:r>
                  <m:rPr>
                    <m:sty m:val="p"/>
                  </m:rPr>
                  <m:t>∼</m:t>
                </m:r>
              </m:lim>
            </m:limLow>
          </m:e>
          <m:sub>
            <m:r>
              <m:t>2</m:t>
            </m:r>
          </m:sub>
        </m:sSub>
      </m:oMath>
      <w:r>
        <w:t xml:space="preserve"> </w:t>
      </w:r>
      <w:r>
        <w:t xml:space="preserve">is a multiple of</w:t>
      </w:r>
      <w:r>
        <w:t xml:space="preserve"> </w:t>
      </w:r>
      <m:oMath>
        <m:sSub>
          <m:e>
            <m:limLow>
              <m:e>
                <m:r>
                  <m:t>a</m:t>
                </m:r>
              </m:e>
              <m:lim>
                <m:r>
                  <m:rPr>
                    <m:sty m:val="p"/>
                  </m:rPr>
                  <m:t>∼</m:t>
                </m:r>
              </m:lim>
            </m:limLow>
          </m:e>
          <m:sub>
            <m:r>
              <m:t>1</m:t>
            </m:r>
          </m:sub>
        </m:sSub>
      </m:oMath>
      <w:r>
        <w:t xml:space="preserve">.</w:t>
      </w:r>
    </w:p>
    <w:bookmarkEnd w:id="400"/>
    <w:bookmarkStart w:id="401" w:name="thm-gram-schmidt"/>
    <w:p>
      <w:pPr>
        <w:pStyle w:val="BodyText"/>
      </w:pPr>
      <w:r>
        <w:rPr>
          <w:b/>
          <w:bCs/>
        </w:rPr>
        <w:t xml:space="preserve">Theorem 65 (What Gram-Schmidt produces)</w:t>
      </w:r>
      <w:r>
        <w:t xml:space="preserve"> </w:t>
      </w:r>
      <w:r>
        <w:t xml:space="preserve">Run the Gram-Schmidt process (</w:t>
      </w:r>
      <w:hyperlink w:anchor="def-gram-schmidt">
        <w:r>
          <w:rPr>
            <w:rStyle w:val="Hyperlink"/>
          </w:rPr>
          <w:t xml:space="preserve">Definition 78</w:t>
        </w:r>
      </w:hyperlink>
      <w:r>
        <w:t xml:space="preserve">) on</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r>
          <m:rPr>
            <m:sty m:val="p"/>
          </m:rPr>
          <m:t>∈</m:t>
        </m:r>
        <m:sSup>
          <m:e>
            <m:r>
              <m:rPr>
                <m:scr m:val="double-struck"/>
                <m:sty m:val="p"/>
              </m:rPr>
              <m:t>R</m:t>
            </m:r>
          </m:e>
          <m:sup>
            <m:r>
              <m:t>p</m:t>
            </m:r>
          </m:sup>
        </m:sSup>
      </m:oMath>
      <w:r>
        <w:t xml:space="preserve">.</w:t>
      </w:r>
    </w:p>
    <w:p>
      <w:pPr>
        <w:pStyle w:val="Compact"/>
        <w:numPr>
          <w:ilvl w:val="0"/>
          <w:numId w:val="1068"/>
        </w:numPr>
      </w:pPr>
      <w:r>
        <w:t xml:space="preserve">If it has produced</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oMath>
      <w:r>
        <w:t xml:space="preserve"> </w:t>
      </w:r>
      <w:r>
        <w:t xml:space="preserve">without stopping,</w:t>
      </w:r>
      <w:r>
        <w:t xml:space="preserve"> </w:t>
      </w:r>
      <w:r>
        <w:t xml:space="preserve">then</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e>
        </m:d>
        <m:r>
          <m:t>​</m:t>
        </m:r>
        <m:r>
          <m:rPr>
            <m:sty m:val="p"/>
          </m:rPr>
          <m:t>=</m:t>
        </m:r>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sub>
            </m:sSub>
          </m:e>
        </m:d>
        <m:r>
          <m:t>​</m:t>
        </m:r>
      </m:oMath>
      <w:r>
        <w:t xml:space="preserve">.</w:t>
      </w:r>
    </w:p>
    <w:p>
      <w:pPr>
        <w:pStyle w:val="Compact"/>
        <w:numPr>
          <w:ilvl w:val="0"/>
          <w:numId w:val="1068"/>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limLow>
              <m:e>
                <m:r>
                  <m:t>a</m:t>
                </m:r>
              </m:e>
              <m:lim>
                <m:r>
                  <m:rPr>
                    <m:sty m:val="p"/>
                  </m:rPr>
                  <m:t>∼</m:t>
                </m:r>
              </m:lim>
            </m:limLow>
          </m:e>
          <m:sub>
            <m:r>
              <m:t>i</m:t>
            </m:r>
          </m:sub>
        </m:sSub>
        <m:r>
          <m:rPr>
            <m:sty m:val="p"/>
          </m:rPr>
          <m:t>∈</m:t>
        </m:r>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r>
                  <m:rPr>
                    <m:sty m:val="p"/>
                  </m:rPr>
                  <m:t>−</m:t>
                </m:r>
                <m:r>
                  <m:t>1</m:t>
                </m:r>
              </m:sub>
            </m:sSub>
          </m:e>
        </m:d>
        <m:r>
          <m:t>​</m:t>
        </m:r>
      </m:oMath>
      <w:r>
        <w:t xml:space="preserve">.</w:t>
      </w:r>
    </w:p>
    <w:p>
      <w:pPr>
        <w:pStyle w:val="Compact"/>
        <w:numPr>
          <w:ilvl w:val="0"/>
          <w:numId w:val="1068"/>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 </w:t>
      </w:r>
      <w:r>
        <w:t xml:space="preserve">are linearly independent;</w:t>
      </w:r>
      <w:r>
        <w:t xml:space="preserve"> </w:t>
      </w:r>
      <w:r>
        <w:t xml:space="preserve">then</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e>
        </m:d>
        <m:r>
          <m:t>​</m:t>
        </m:r>
      </m:oMath>
      <w:r>
        <w:t xml:space="preserve"> </w:t>
      </w:r>
      <w:r>
        <w:t xml:space="preserve">(</w:t>
      </w:r>
      <w:hyperlink w:anchor="def-orthonormal-basis">
        <w:r>
          <w:rPr>
            <w:rStyle w:val="Hyperlink"/>
          </w:rPr>
          <w:t xml:space="preserve">Definition 77</w:t>
        </w:r>
      </w:hyperlink>
      <w:r>
        <w:t xml:space="preserve">).</w:t>
      </w:r>
    </w:p>
    <w:bookmarkEnd w:id="401"/>
    <w:p>
      <w:pPr>
        <w:pStyle w:val="FirstParagraph"/>
      </w:pPr>
      <w:r>
        <w:rPr>
          <w:i/>
          <w:iCs/>
        </w:rPr>
        <w:t xml:space="preserve">Proof</w:t>
      </w:r>
      <w:r>
        <w:t xml:space="preserve">. </w:t>
      </w:r>
      <w:r>
        <w:rPr>
          <w:b/>
          <w:bCs/>
        </w:rPr>
        <w:t xml:space="preserve">Parts 1 and 2,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limLow>
          <m:e>
            <m:r>
              <m:t>q</m:t>
            </m:r>
          </m:e>
          <m:lim>
            <m:r>
              <m:rPr>
                <m:sty m:val="p"/>
              </m:rPr>
              <m:t>∼</m:t>
            </m:r>
          </m:lim>
        </m:limLow>
      </m:oMath>
      <w:r>
        <w:t xml:space="preserve">’s is empty,</w:t>
      </w:r>
      <w:r>
        <w:t xml:space="preserve"> </w:t>
      </w:r>
      <w:r>
        <w:t xml:space="preserve">which is orthonormal, and both spans are</w:t>
      </w:r>
      <w:r>
        <w:t xml:space="preserve"> </w:t>
      </w:r>
      <m:oMath>
        <m:r>
          <m:t>​</m:t>
        </m:r>
        <m:d>
          <m:dPr>
            <m:begChr m:val="{"/>
            <m:sepChr m:val=""/>
            <m:endChr m:val="}"/>
            <m:grow/>
          </m:dPr>
          <m:e>
            <m:limLow>
              <m:e>
                <m:r>
                  <m:t>0</m:t>
                </m:r>
              </m:e>
              <m:lim>
                <m:r>
                  <m:rPr>
                    <m:sty m:val="p"/>
                  </m:rPr>
                  <m:t>∼</m:t>
                </m:r>
              </m:lim>
            </m:limLow>
          </m:e>
        </m:d>
        <m:r>
          <m:t>​</m:t>
        </m:r>
      </m:oMath>
      <w:r>
        <w:t xml:space="preserve"> </w:t>
      </w:r>
      <w:r>
        <w:t xml:space="preserve">(</w:t>
      </w:r>
      <w:hyperlink w:anchor="def-span">
        <w:r>
          <w:rPr>
            <w:rStyle w:val="Hyperlink"/>
          </w:rPr>
          <w:t xml:space="preserve">Definition 47</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r>
                        <m:rPr>
                          <m:sty m:val="p"/>
                        </m:rPr>
                        <m:t>−</m:t>
                      </m:r>
                      <m:r>
                        <m:t>1</m:t>
                      </m:r>
                    </m:sub>
                  </m:sSub>
                </m:e>
              </m:d>
              <m:r>
                <m:t>​</m:t>
              </m:r>
            </m:e>
            <m:e>
              <m:r>
                <m:t>&amp;</m:t>
              </m:r>
              <m:r>
                <m:rPr>
                  <m:sty m:val="p"/>
                </m:rPr>
                <m:t>=</m:t>
              </m:r>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63</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Sup>
          <m:e>
            <m:limLow>
              <m:e>
                <m:r>
                  <m:t>q</m:t>
                </m:r>
              </m:e>
              <m:lim>
                <m:r>
                  <m:rPr>
                    <m:sty m:val="p"/>
                  </m:rPr>
                  <m:t>∼</m:t>
                </m:r>
              </m:lim>
            </m:limLow>
          </m:e>
          <m:sub>
            <m:r>
              <m:t>i</m:t>
            </m:r>
          </m:sub>
          <m:sup>
            <m:r>
              <m:rPr>
                <m:sty m:val="p"/>
              </m:rPr>
              <m:t>′</m:t>
            </m:r>
          </m:sup>
        </m:sSubSup>
      </m:oMath>
      <w:r>
        <w:rPr>
          <w:i/>
          <w:iCs/>
        </w:rPr>
        <w:t xml:space="preserve"> </w:t>
      </w:r>
      <w:r>
        <w:rPr>
          <w:i/>
          <w:iCs/>
        </w:rPr>
        <w:t xml:space="preserve">is orthogonal to the earlier</w:t>
      </w:r>
      <w:r>
        <w:rPr>
          <w:i/>
          <w:iCs/>
        </w:rPr>
        <w:t xml:space="preserve"> </w:t>
      </w:r>
      <m:oMath>
        <m:limLow>
          <m:e>
            <m:r>
              <m:t>q</m:t>
            </m:r>
          </m:e>
          <m:lim>
            <m:r>
              <m:rPr>
                <m:sty m:val="p"/>
              </m:rPr>
              <m:t>∼</m:t>
            </m:r>
          </m:lim>
        </m:limLow>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limLow>
                    <m:e>
                      <m:r>
                        <m:t>q</m:t>
                      </m:r>
                    </m:e>
                    <m:lim>
                      <m:r>
                        <m:rPr>
                          <m:sty m:val="p"/>
                        </m:rPr>
                        <m:t>∼</m:t>
                      </m:r>
                    </m:lim>
                  </m:limLow>
                </m:e>
                <m:sub>
                  <m:r>
                    <m:t>l</m:t>
                  </m:r>
                </m:sub>
              </m:sSub>
              <m:r>
                <m:rPr>
                  <m:sty m:val="p"/>
                </m:rPr>
                <m:t>⋅</m:t>
              </m:r>
              <m:sSubSup>
                <m:e>
                  <m:limLow>
                    <m:e>
                      <m:r>
                        <m:t>q</m:t>
                      </m:r>
                    </m:e>
                    <m:lim>
                      <m:r>
                        <m:rPr>
                          <m:sty m:val="p"/>
                        </m:rPr>
                        <m:t>∼</m:t>
                      </m:r>
                    </m:lim>
                  </m:limLow>
                </m:e>
                <m:sub>
                  <m:r>
                    <m:t>i</m:t>
                  </m:r>
                </m:sub>
                <m:sup>
                  <m:r>
                    <m:rPr>
                      <m:sty m:val="p"/>
                    </m:rPr>
                    <m:t>′</m:t>
                  </m:r>
                </m:sup>
              </m:sSubSup>
              <m:r>
                <m:t>&amp;</m:t>
              </m:r>
              <m:r>
                <m:rPr>
                  <m:sty m:val="p"/>
                </m:rPr>
                <m:t>=</m:t>
              </m:r>
              <m:sSub>
                <m:e>
                  <m:limLow>
                    <m:e>
                      <m:r>
                        <m:t>q</m:t>
                      </m:r>
                    </m:e>
                    <m:lim>
                      <m:r>
                        <m:rPr>
                          <m:sty m:val="p"/>
                        </m:rPr>
                        <m:t>∼</m:t>
                      </m:r>
                    </m:lim>
                  </m:limLow>
                </m:e>
                <m:sub>
                  <m:r>
                    <m:t>l</m:t>
                  </m:r>
                </m:sub>
              </m:sSub>
              <m:r>
                <m:rPr>
                  <m:sty m:val="p"/>
                </m:rPr>
                <m:t>⋅</m:t>
              </m:r>
              <m:r>
                <m:t>​</m:t>
              </m:r>
              <m:d>
                <m:dPr>
                  <m:begChr m:val="("/>
                  <m:sepChr m:val=""/>
                  <m:endChr m:val=")"/>
                  <m:grow/>
                </m:dPr>
                <m:e>
                  <m:r>
                    <m:t>1</m:t>
                  </m:r>
                  <m:r>
                    <m:t> </m:t>
                  </m:r>
                  <m:sSub>
                    <m:e>
                      <m:limLow>
                        <m:e>
                          <m:r>
                            <m:t>a</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limLow>
                            <m:e>
                              <m:r>
                                <m:t>q</m:t>
                              </m:r>
                            </m:e>
                            <m:lim>
                              <m:r>
                                <m:rPr>
                                  <m:sty m:val="p"/>
                                </m:rPr>
                                <m:t>∼</m:t>
                              </m:r>
                            </m:lim>
                          </m:limLow>
                        </m:e>
                        <m:sub>
                          <m:r>
                            <m:t>j</m:t>
                          </m:r>
                        </m:sub>
                      </m:sSub>
                      <m:r>
                        <m:rPr>
                          <m:sty m:val="p"/>
                        </m:rPr>
                        <m:t>⋅</m:t>
                      </m:r>
                      <m:sSub>
                        <m:e>
                          <m:limLow>
                            <m:e>
                              <m:r>
                                <m:t>a</m:t>
                              </m:r>
                            </m:e>
                            <m:lim>
                              <m:r>
                                <m:rPr>
                                  <m:sty m:val="p"/>
                                </m:rPr>
                                <m:t>∼</m:t>
                              </m:r>
                            </m:lim>
                          </m:limLow>
                        </m:e>
                        <m:sub>
                          <m:r>
                            <m:t>i</m:t>
                          </m:r>
                        </m:sub>
                      </m:sSub>
                    </m:e>
                  </m:d>
                  <m:r>
                    <m:t>​</m:t>
                  </m:r>
                  <m:r>
                    <m:t> </m:t>
                  </m:r>
                  <m:sSub>
                    <m:e>
                      <m:limLow>
                        <m:e>
                          <m:r>
                            <m:t>q</m:t>
                          </m:r>
                        </m:e>
                        <m:lim>
                          <m:r>
                            <m:rPr>
                              <m:sty m:val="p"/>
                            </m:rPr>
                            <m:t>∼</m:t>
                          </m:r>
                        </m:lim>
                      </m:limLow>
                    </m:e>
                    <m:sub>
                      <m:r>
                        <m:t>j</m:t>
                      </m:r>
                    </m:sub>
                  </m:sSub>
                </m:e>
              </m:d>
              <m:r>
                <m:t>​</m:t>
              </m:r>
              <m:r>
                <m:t>&amp;</m:t>
              </m:r>
              <m:r>
                <m:t>&amp;</m:t>
              </m:r>
              <m:r>
                <m:rPr>
                  <m:nor/>
                  <m:sty m:val="p"/>
                </m:rPr>
                <m:t>(</m:t>
              </m:r>
              <m:r>
                <m:rPr>
                  <m:nor/>
                  <m:sty m:val="p"/>
                </m:rPr>
                <m:t>Definition 78</m:t>
              </m:r>
              <m:r>
                <m:rPr>
                  <m:nor/>
                  <m:sty m:val="p"/>
                </m:rPr>
                <m:t>, as a linear combination)</m:t>
              </m:r>
            </m:e>
            <m:e>
              <m:r>
                <m:t>&amp;</m:t>
              </m:r>
              <m:r>
                <m:rPr>
                  <m:sty m:val="p"/>
                </m:rPr>
                <m:t>=</m:t>
              </m:r>
              <m:r>
                <m:t>1</m:t>
              </m:r>
              <m:r>
                <m:t> </m:t>
              </m:r>
              <m:r>
                <m:rPr>
                  <m:sty m:val="p"/>
                </m:rPr>
                <m:t>(</m:t>
              </m:r>
              <m:sSub>
                <m:e>
                  <m:limLow>
                    <m:e>
                      <m:r>
                        <m:t>q</m:t>
                      </m:r>
                    </m:e>
                    <m:lim>
                      <m:r>
                        <m:rPr>
                          <m:sty m:val="p"/>
                        </m:rPr>
                        <m:t>∼</m:t>
                      </m:r>
                    </m:lim>
                  </m:limLow>
                </m:e>
                <m:sub>
                  <m:r>
                    <m:t>l</m:t>
                  </m:r>
                </m:sub>
              </m:sSub>
              <m:r>
                <m:rPr>
                  <m:sty m:val="p"/>
                </m:rPr>
                <m:t>⋅</m:t>
              </m:r>
              <m:sSub>
                <m:e>
                  <m:limLow>
                    <m:e>
                      <m:r>
                        <m:t>a</m:t>
                      </m:r>
                    </m:e>
                    <m:lim>
                      <m:r>
                        <m:rPr>
                          <m:sty m:val="p"/>
                        </m:rPr>
                        <m:t>∼</m:t>
                      </m:r>
                    </m:lim>
                  </m:limLow>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limLow>
                        <m:e>
                          <m:r>
                            <m:t>q</m:t>
                          </m:r>
                        </m:e>
                        <m:lim>
                          <m:r>
                            <m:rPr>
                              <m:sty m:val="p"/>
                            </m:rPr>
                            <m:t>∼</m:t>
                          </m:r>
                        </m:lim>
                      </m:limLow>
                    </m:e>
                    <m:sub>
                      <m:r>
                        <m:t>j</m:t>
                      </m:r>
                    </m:sub>
                  </m:sSub>
                  <m:r>
                    <m:rPr>
                      <m:sty m:val="p"/>
                    </m:rPr>
                    <m:t>⋅</m:t>
                  </m:r>
                  <m:sSub>
                    <m:e>
                      <m:limLow>
                        <m:e>
                          <m:r>
                            <m:t>a</m:t>
                          </m:r>
                        </m:e>
                        <m:lim>
                          <m:r>
                            <m:rPr>
                              <m:sty m:val="p"/>
                            </m:rPr>
                            <m:t>∼</m:t>
                          </m:r>
                        </m:lim>
                      </m:limLow>
                    </m:e>
                    <m:sub>
                      <m:r>
                        <m:t>i</m:t>
                      </m:r>
                    </m:sub>
                  </m:sSub>
                </m:e>
              </m:d>
              <m:r>
                <m:t>​</m:t>
              </m:r>
              <m:r>
                <m:t> </m:t>
              </m:r>
              <m:r>
                <m:rPr>
                  <m:sty m:val="p"/>
                </m:rPr>
                <m:t>(</m:t>
              </m:r>
              <m:sSub>
                <m:e>
                  <m:limLow>
                    <m:e>
                      <m:r>
                        <m:t>q</m:t>
                      </m:r>
                    </m:e>
                    <m:lim>
                      <m:r>
                        <m:rPr>
                          <m:sty m:val="p"/>
                        </m:rPr>
                        <m:t>∼</m:t>
                      </m:r>
                    </m:lim>
                  </m:limLow>
                </m:e>
                <m:sub>
                  <m:r>
                    <m:t>l</m:t>
                  </m:r>
                </m:sub>
              </m:sSub>
              <m:r>
                <m:rPr>
                  <m:sty m:val="p"/>
                </m:rPr>
                <m:t>⋅</m:t>
              </m:r>
              <m:sSub>
                <m:e>
                  <m:limLow>
                    <m:e>
                      <m:r>
                        <m:t>q</m:t>
                      </m:r>
                    </m:e>
                    <m:lim>
                      <m:r>
                        <m:rPr>
                          <m:sty m:val="p"/>
                        </m:rPr>
                        <m:t>∼</m:t>
                      </m:r>
                    </m:lim>
                  </m:limLow>
                </m:e>
                <m:sub>
                  <m:r>
                    <m:t>j</m:t>
                  </m:r>
                </m:sub>
              </m:sSub>
              <m:r>
                <m:rPr>
                  <m:sty m:val="p"/>
                </m:rPr>
                <m:t>)</m:t>
              </m:r>
              <m:r>
                <m:t>&amp;</m:t>
              </m:r>
              <m:r>
                <m:t>&amp;</m:t>
              </m:r>
              <m:r>
                <m:rPr>
                  <m:nor/>
                  <m:sty m:val="p"/>
                </m:rPr>
                <m:t>(</m:t>
              </m:r>
              <m:r>
                <m:rPr>
                  <m:nor/>
                  <m:sty m:val="p"/>
                </m:rPr>
                <m:t>Theorem 62</m:t>
              </m:r>
              <m:r>
                <m:rPr>
                  <m:nor/>
                  <m:sty m:val="p"/>
                </m:rPr>
                <m:t>)</m:t>
              </m:r>
            </m:e>
            <m:e>
              <m:r>
                <m:t>&amp;</m:t>
              </m:r>
              <m:r>
                <m:rPr>
                  <m:sty m:val="p"/>
                </m:rPr>
                <m:t>=</m:t>
              </m:r>
              <m:sSub>
                <m:e>
                  <m:limLow>
                    <m:e>
                      <m:r>
                        <m:t>q</m:t>
                      </m:r>
                    </m:e>
                    <m:lim>
                      <m:r>
                        <m:rPr>
                          <m:sty m:val="p"/>
                        </m:rPr>
                        <m:t>∼</m:t>
                      </m:r>
                    </m:lim>
                  </m:limLow>
                </m:e>
                <m:sub>
                  <m:r>
                    <m:t>l</m:t>
                  </m:r>
                </m:sub>
              </m:sSub>
              <m:r>
                <m:rPr>
                  <m:sty m:val="p"/>
                </m:rPr>
                <m:t>⋅</m:t>
              </m:r>
              <m:sSub>
                <m:e>
                  <m:limLow>
                    <m:e>
                      <m:r>
                        <m:t>a</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r>
                <m:rPr>
                  <m:sty m:val="p"/>
                </m:rPr>
                <m:t>(</m:t>
              </m:r>
              <m:sSub>
                <m:e>
                  <m:limLow>
                    <m:e>
                      <m:r>
                        <m:t>q</m:t>
                      </m:r>
                    </m:e>
                    <m:lim>
                      <m:r>
                        <m:rPr>
                          <m:sty m:val="p"/>
                        </m:rPr>
                        <m:t>∼</m:t>
                      </m:r>
                    </m:lim>
                  </m:limLow>
                </m:e>
                <m:sub>
                  <m:r>
                    <m:t>l</m:t>
                  </m:r>
                </m:sub>
              </m:sSub>
              <m:r>
                <m:rPr>
                  <m:sty m:val="p"/>
                </m:rPr>
                <m:t>⋅</m:t>
              </m:r>
              <m:sSub>
                <m:e>
                  <m:limLow>
                    <m:e>
                      <m:r>
                        <m:t>q</m:t>
                      </m:r>
                    </m:e>
                    <m:lim>
                      <m:r>
                        <m:rPr>
                          <m:sty m:val="p"/>
                        </m:rPr>
                        <m:t>∼</m:t>
                      </m:r>
                    </m:lim>
                  </m:limLow>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limLow>
                    <m:e>
                      <m:r>
                        <m:t>q</m:t>
                      </m:r>
                    </m:e>
                    <m:lim>
                      <m:r>
                        <m:rPr>
                          <m:sty m:val="p"/>
                        </m:rPr>
                        <m:t>∼</m:t>
                      </m:r>
                    </m:lim>
                  </m:limLow>
                </m:e>
                <m:sub>
                  <m:r>
                    <m:t>l</m:t>
                  </m:r>
                </m:sub>
              </m:sSub>
              <m:r>
                <m:rPr>
                  <m:sty m:val="p"/>
                </m:rPr>
                <m:t>⋅</m:t>
              </m:r>
              <m:sSub>
                <m:e>
                  <m:limLow>
                    <m:e>
                      <m:r>
                        <m:t>a</m:t>
                      </m:r>
                    </m:e>
                    <m:lim>
                      <m:r>
                        <m:rPr>
                          <m:sty m:val="p"/>
                        </m:rPr>
                        <m:t>∼</m:t>
                      </m:r>
                    </m:lim>
                  </m:limLow>
                </m:e>
                <m:sub>
                  <m:r>
                    <m:t>i</m:t>
                  </m:r>
                </m:sub>
              </m:sSub>
              <m:r>
                <m:rPr>
                  <m:sty m:val="p"/>
                </m:rPr>
                <m:t>−</m:t>
              </m:r>
              <m:sSub>
                <m:e>
                  <m:limLow>
                    <m:e>
                      <m:r>
                        <m:t>q</m:t>
                      </m:r>
                    </m:e>
                    <m:lim>
                      <m:r>
                        <m:rPr>
                          <m:sty m:val="p"/>
                        </m:rPr>
                        <m:t>∼</m:t>
                      </m:r>
                    </m:lim>
                  </m:limLow>
                </m:e>
                <m:sub>
                  <m:r>
                    <m:t>l</m:t>
                  </m:r>
                </m:sub>
              </m:sSub>
              <m:r>
                <m:rPr>
                  <m:sty m:val="p"/>
                </m:rPr>
                <m:t>⋅</m:t>
              </m:r>
              <m:sSub>
                <m:e>
                  <m:limLow>
                    <m:e>
                      <m:r>
                        <m:t>a</m:t>
                      </m:r>
                    </m:e>
                    <m:lim>
                      <m:r>
                        <m:rPr>
                          <m:sty m:val="p"/>
                        </m:rPr>
                        <m:t>∼</m:t>
                      </m:r>
                    </m:lim>
                  </m:limLow>
                </m:e>
                <m:sub>
                  <m:r>
                    <m:t>i</m:t>
                  </m:r>
                </m:sub>
              </m:sSub>
              <m:r>
                <m:t>&amp;</m:t>
              </m:r>
              <m:r>
                <m:t>&amp;</m:t>
              </m:r>
              <m:r>
                <m:rPr>
                  <m:nor/>
                  <m:sty m:val="p"/>
                </m:rPr>
                <m:t>(only the </m:t>
              </m:r>
              <m:r>
                <m:t>j</m:t>
              </m:r>
              <m:r>
                <m:rPr>
                  <m:sty m:val="p"/>
                </m:rPr>
                <m:t>=</m:t>
              </m:r>
              <m:r>
                <m:t>l</m:t>
              </m:r>
              <m:r>
                <m:rPr>
                  <m:nor/>
                  <m:sty m:val="p"/>
                </m:rPr>
                <m:t> term survives, </m:t>
              </m:r>
              <m:r>
                <m:rPr>
                  <m:nor/>
                  <m:sty m:val="p"/>
                </m:rPr>
                <m:t>Definition 19</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Sup>
          <m:e>
            <m:limLow>
              <m:e>
                <m:r>
                  <m:t>q</m:t>
                </m:r>
              </m:e>
              <m:lim>
                <m:r>
                  <m:rPr>
                    <m:sty m:val="p"/>
                  </m:rPr>
                  <m:t>∼</m:t>
                </m:r>
              </m:lim>
            </m:limLow>
          </m:e>
          <m:sub>
            <m:r>
              <m:t>i</m:t>
            </m:r>
          </m:sub>
          <m:sup>
            <m:r>
              <m:rPr>
                <m:sty m:val="p"/>
              </m:rPr>
              <m:t>′</m:t>
            </m:r>
          </m:sup>
        </m:sSubSup>
        <m:r>
          <m:rPr>
            <m:sty m:val="p"/>
          </m:rPr>
          <m:t>=</m:t>
        </m:r>
        <m:limLow>
          <m:e>
            <m:r>
              <m:t>0</m:t>
            </m:r>
          </m:e>
          <m:lim>
            <m:r>
              <m:rPr>
                <m:sty m:val="p"/>
              </m:rPr>
              <m:t>∼</m:t>
            </m:r>
          </m:lim>
        </m:limLow>
      </m:oMath>
      <w:r>
        <w:t xml:space="preserve">, then</w:t>
      </w:r>
      <w:r>
        <w:t xml:space="preserve"> </w:t>
      </w:r>
      <m:oMath>
        <m:sSub>
          <m:e>
            <m:limLow>
              <m:e>
                <m:r>
                  <m:t>a</m:t>
                </m:r>
              </m:e>
              <m:lim>
                <m:r>
                  <m:rPr>
                    <m:sty m:val="p"/>
                  </m:rPr>
                  <m:t>∼</m:t>
                </m:r>
              </m:lim>
            </m:limLow>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limLow>
              <m:e>
                <m:r>
                  <m:t>a</m:t>
                </m:r>
              </m:e>
              <m:lim>
                <m:r>
                  <m:rPr>
                    <m:sty m:val="p"/>
                  </m:rPr>
                  <m:t>∼</m:t>
                </m:r>
              </m:lim>
            </m:limLow>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limLow>
              <m:e>
                <m:r>
                  <m:t>a</m:t>
                </m:r>
              </m:e>
              <m:lim>
                <m:r>
                  <m:rPr>
                    <m:sty m:val="p"/>
                  </m:rPr>
                  <m:t>∼</m:t>
                </m:r>
              </m:lim>
            </m:limLow>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oMath>
      <w:r>
        <w:t xml:space="preserve"> </w:t>
      </w:r>
      <w:r>
        <w:t xml:space="preserve">(</w:t>
      </w:r>
      <w:hyperlink w:anchor="thm-orthonormal-expansion">
        <w:r>
          <w:rPr>
            <w:rStyle w:val="Hyperlink"/>
          </w:rPr>
          <w:t xml:space="preserve">Theorem 64</w:t>
        </w:r>
      </w:hyperlink>
      <w:r>
        <w:t xml:space="preserve">), so</w:t>
      </w:r>
      <w:r>
        <w:t xml:space="preserve"> </w:t>
      </w:r>
      <m:oMath>
        <m:sSubSup>
          <m:e>
            <m:limLow>
              <m:e>
                <m:r>
                  <m:t>q</m:t>
                </m:r>
              </m:e>
              <m:lim>
                <m:r>
                  <m:rPr>
                    <m:sty m:val="p"/>
                  </m:rPr>
                  <m:t>∼</m:t>
                </m:r>
              </m:lim>
            </m:limLow>
          </m:e>
          <m:sub>
            <m:r>
              <m:t>i</m:t>
            </m:r>
          </m:sub>
          <m:sup>
            <m:r>
              <m:rPr>
                <m:sty m:val="p"/>
              </m:rPr>
              <m:t>′</m:t>
            </m:r>
          </m:sup>
        </m:sSubSup>
        <m:r>
          <m:rPr>
            <m:sty m:val="p"/>
          </m:rPr>
          <m:t>=</m:t>
        </m:r>
        <m:limLow>
          <m:e>
            <m:r>
              <m:t>0</m:t>
            </m:r>
          </m:e>
          <m:lim>
            <m:r>
              <m:rPr>
                <m:sty m:val="p"/>
              </m:rPr>
              <m:t>∼</m:t>
            </m:r>
          </m:lim>
        </m:limLow>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Sup>
          <m:e>
            <m:limLow>
              <m:e>
                <m:r>
                  <m:t>q</m:t>
                </m:r>
              </m:e>
              <m:lim>
                <m:r>
                  <m:rPr>
                    <m:sty m:val="p"/>
                  </m:rPr>
                  <m:t>∼</m:t>
                </m:r>
              </m:lim>
            </m:limLow>
          </m:e>
          <m:sub>
            <m:r>
              <m:t>i</m:t>
            </m:r>
          </m:sub>
          <m:sup>
            <m:r>
              <m:rPr>
                <m:sty m:val="p"/>
              </m:rPr>
              <m:t>′</m:t>
            </m:r>
          </m:sup>
        </m:sSubSup>
        <m:r>
          <m:rPr>
            <m:sty m:val="p"/>
          </m:rPr>
          <m:t>≠</m:t>
        </m:r>
        <m:limLow>
          <m:e>
            <m:r>
              <m:t>0</m:t>
            </m:r>
          </m:e>
          <m:lim>
            <m:r>
              <m:rPr>
                <m:sty m:val="p"/>
              </m:rPr>
              <m:t>∼</m:t>
            </m:r>
          </m:lim>
        </m:limLow>
      </m:oMath>
      <w:r>
        <w:t xml:space="preserve">, so</w:t>
      </w:r>
      <w:r>
        <w:t xml:space="preserve"> </w:t>
      </w:r>
      <m:oMath>
        <m:r>
          <m:t>​</m:t>
        </m:r>
        <m:d>
          <m:dPr>
            <m:begChr m:val="∥"/>
            <m:sepChr m:val=""/>
            <m:endChr m:val="∥"/>
            <m:grow/>
          </m:dPr>
          <m:e>
            <m:sSubSup>
              <m:e>
                <m:limLow>
                  <m:e>
                    <m:r>
                      <m:t>q</m:t>
                    </m:r>
                  </m:e>
                  <m:lim>
                    <m:r>
                      <m:rPr>
                        <m:sty m:val="p"/>
                      </m:rPr>
                      <m:t>∼</m:t>
                    </m:r>
                  </m:lim>
                </m:limLow>
              </m:e>
              <m:sub>
                <m:r>
                  <m:t>i</m:t>
                </m:r>
              </m:sub>
              <m:sup>
                <m:r>
                  <m:rPr>
                    <m:sty m:val="p"/>
                  </m:rPr>
                  <m:t>′</m:t>
                </m:r>
              </m:sup>
            </m:sSubSup>
          </m:e>
        </m:d>
        <m:r>
          <m:t>​</m:t>
        </m:r>
        <m:r>
          <m:rPr>
            <m:sty m:val="p"/>
          </m:rPr>
          <m:t>&gt;</m:t>
        </m:r>
        <m:r>
          <m:t>0</m:t>
        </m:r>
      </m:oMath>
      <w:r>
        <w:t xml:space="preserve">,</w:t>
      </w:r>
      <w:r>
        <w:t xml:space="preserve"> </w:t>
      </w:r>
      <w:r>
        <w:t xml:space="preserve">and</w:t>
      </w:r>
      <w:r>
        <w:t xml:space="preserve"> </w:t>
      </w:r>
      <m:oMath>
        <m:sSub>
          <m:e>
            <m:limLow>
              <m:e>
                <m:r>
                  <m:t>q</m:t>
                </m:r>
              </m:e>
              <m:lim>
                <m:r>
                  <m:rPr>
                    <m:sty m:val="p"/>
                  </m:rPr>
                  <m:t>∼</m:t>
                </m:r>
              </m:lim>
            </m:limLow>
          </m:e>
          <m:sub>
            <m:r>
              <m:t>i</m:t>
            </m:r>
          </m:sub>
        </m:sSub>
        <m:r>
          <m:rPr>
            <m:sty m:val="p"/>
          </m:rPr>
          <m:t>=</m:t>
        </m:r>
        <m:sSubSup>
          <m:e>
            <m:limLow>
              <m:e>
                <m:r>
                  <m:t>q</m:t>
                </m:r>
              </m:e>
              <m:lim>
                <m:r>
                  <m:rPr>
                    <m:sty m:val="p"/>
                  </m:rPr>
                  <m:t>∼</m:t>
                </m:r>
              </m:lim>
            </m:limLow>
          </m:e>
          <m:sub>
            <m:r>
              <m:t>i</m:t>
            </m:r>
          </m:sub>
          <m:sup>
            <m:r>
              <m:rPr>
                <m:sty m:val="p"/>
              </m:rPr>
              <m:t>′</m:t>
            </m:r>
          </m:sup>
        </m:sSubSup>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oMath>
      <w:r>
        <w:t xml:space="preserve"> </w:t>
      </w:r>
      <w:r>
        <w:t xml:space="preserve">has</w:t>
      </w:r>
      <w:r>
        <w:t xml:space="preserve"> </w:t>
      </w:r>
      <w:r>
        <w:t xml:space="preserve">norm</w:t>
      </w:r>
      <w:r>
        <w:t xml:space="preserve"> </w:t>
      </w:r>
      <m:oMath>
        <m:r>
          <m:t>​</m:t>
        </m:r>
        <m:d>
          <m:dPr>
            <m:begChr m:val="∥"/>
            <m:sepChr m:val=""/>
            <m:endChr m:val="∥"/>
            <m:grow/>
          </m:dPr>
          <m:e>
            <m:sSubSup>
              <m:e>
                <m:limLow>
                  <m:e>
                    <m:r>
                      <m:t>q</m:t>
                    </m:r>
                  </m:e>
                  <m:lim>
                    <m:r>
                      <m:rPr>
                        <m:sty m:val="p"/>
                      </m:rPr>
                      <m:t>∼</m:t>
                    </m:r>
                  </m:lim>
                </m:limLow>
              </m:e>
              <m:sub>
                <m:r>
                  <m:t>i</m:t>
                </m:r>
              </m:sub>
              <m:sup>
                <m:r>
                  <m:rPr>
                    <m:sty m:val="p"/>
                  </m:rPr>
                  <m:t>′</m:t>
                </m:r>
              </m:sup>
            </m:sSubSup>
          </m:e>
        </m:d>
        <m:r>
          <m:t>​</m:t>
        </m:r>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rPr>
            <m:sty m:val="p"/>
          </m:rPr>
          <m:t>=</m:t>
        </m:r>
        <m:r>
          <m:t>1</m:t>
        </m:r>
      </m:oMath>
      <w:r>
        <w:t xml:space="preserve"> </w:t>
      </w:r>
      <w:r>
        <w:t xml:space="preserve">(</w:t>
      </w:r>
      <w:hyperlink w:anchor="thm-norm-properties">
        <w:r>
          <w:rPr>
            <w:rStyle w:val="Hyperlink"/>
          </w:rPr>
          <w:t xml:space="preserve">Theorem 56</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limLow>
                    <m:e>
                      <m:r>
                        <m:t>q</m:t>
                      </m:r>
                    </m:e>
                    <m:lim>
                      <m:r>
                        <m:rPr>
                          <m:sty m:val="p"/>
                        </m:rPr>
                        <m:t>∼</m:t>
                      </m:r>
                    </m:lim>
                  </m:limLow>
                </m:e>
                <m:sub>
                  <m:r>
                    <m:t>l</m:t>
                  </m:r>
                </m:sub>
              </m:sSub>
              <m:r>
                <m:rPr>
                  <m:sty m:val="p"/>
                </m:rPr>
                <m:t>⋅</m:t>
              </m:r>
              <m:sSub>
                <m:e>
                  <m:limLow>
                    <m:e>
                      <m:r>
                        <m:t>q</m:t>
                      </m:r>
                    </m:e>
                    <m:lim>
                      <m:r>
                        <m:rPr>
                          <m:sty m:val="p"/>
                        </m:rPr>
                        <m:t>∼</m:t>
                      </m:r>
                    </m:lim>
                  </m:limLow>
                </m:e>
                <m:sub>
                  <m:r>
                    <m:t>i</m:t>
                  </m:r>
                </m:sub>
              </m:sSub>
              <m:r>
                <m:t>&amp;</m:t>
              </m:r>
              <m:r>
                <m:rPr>
                  <m:sty m:val="p"/>
                </m:rPr>
                <m:t>=</m:t>
              </m:r>
              <m:f>
                <m:fPr>
                  <m:type m:val="bar"/>
                </m:fPr>
                <m:num>
                  <m:r>
                    <m:t>1</m:t>
                  </m:r>
                </m:num>
                <m:den>
                  <m:r>
                    <m:t>​</m:t>
                  </m:r>
                  <m:d>
                    <m:dPr>
                      <m:begChr m:val="∥"/>
                      <m:sepChr m:val=""/>
                      <m:endChr m:val="∥"/>
                      <m:grow/>
                    </m:dPr>
                    <m:e>
                      <m:sSubSup>
                        <m:e>
                          <m:limLow>
                            <m:e>
                              <m:r>
                                <m:t>q</m:t>
                              </m:r>
                            </m:e>
                            <m:lim>
                              <m:r>
                                <m:rPr>
                                  <m:sty m:val="p"/>
                                </m:rPr>
                                <m:t>∼</m:t>
                              </m:r>
                            </m:lim>
                          </m:limLow>
                        </m:e>
                        <m:sub>
                          <m:r>
                            <m:t>i</m:t>
                          </m:r>
                        </m:sub>
                        <m:sup>
                          <m:r>
                            <m:rPr>
                              <m:sty m:val="p"/>
                            </m:rPr>
                            <m:t>′</m:t>
                          </m:r>
                        </m:sup>
                      </m:sSubSup>
                    </m:e>
                  </m:d>
                  <m:r>
                    <m:t>​</m:t>
                  </m:r>
                </m:den>
              </m:f>
              <m:r>
                <m:t> </m:t>
              </m:r>
              <m:r>
                <m:rPr>
                  <m:sty m:val="p"/>
                </m:rPr>
                <m:t>(</m:t>
              </m:r>
              <m:sSub>
                <m:e>
                  <m:limLow>
                    <m:e>
                      <m:r>
                        <m:t>q</m:t>
                      </m:r>
                    </m:e>
                    <m:lim>
                      <m:r>
                        <m:rPr>
                          <m:sty m:val="p"/>
                        </m:rPr>
                        <m:t>∼</m:t>
                      </m:r>
                    </m:lim>
                  </m:limLow>
                </m:e>
                <m:sub>
                  <m:r>
                    <m:t>l</m:t>
                  </m:r>
                </m:sub>
              </m:sSub>
              <m:r>
                <m:rPr>
                  <m:sty m:val="p"/>
                </m:rPr>
                <m:t>⋅</m:t>
              </m:r>
              <m:sSubSup>
                <m:e>
                  <m:limLow>
                    <m:e>
                      <m:r>
                        <m:t>q</m:t>
                      </m:r>
                    </m:e>
                    <m:lim>
                      <m:r>
                        <m:rPr>
                          <m:sty m:val="p"/>
                        </m:rPr>
                        <m:t>∼</m:t>
                      </m:r>
                    </m:lim>
                  </m:limLow>
                </m:e>
                <m:sub>
                  <m:r>
                    <m:t>i</m:t>
                  </m:r>
                </m:sub>
                <m:sup>
                  <m:r>
                    <m:rPr>
                      <m:sty m:val="p"/>
                    </m:rPr>
                    <m:t>′</m:t>
                  </m:r>
                </m:sup>
              </m:sSubSup>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Sup>
                <m:e>
                  <m:limLow>
                    <m:e>
                      <m:r>
                        <m:t>q</m:t>
                      </m:r>
                    </m:e>
                    <m:lim>
                      <m:r>
                        <m:rPr>
                          <m:sty m:val="p"/>
                        </m:rPr>
                        <m:t>∼</m:t>
                      </m:r>
                    </m:lim>
                  </m:limLow>
                </m:e>
                <m:sub>
                  <m:r>
                    <m:t>i</m:t>
                  </m:r>
                </m:sub>
                <m:sup>
                  <m:r>
                    <m:rPr>
                      <m:sty m:val="p"/>
                    </m:rPr>
                    <m:t>′</m:t>
                  </m:r>
                </m:sup>
              </m:sSubSup>
              <m:r>
                <m:rPr>
                  <m:nor/>
                  <m:sty m:val="p"/>
                </m:rPr>
                <m:t> is orthogonal to </m:t>
              </m:r>
              <m:sSub>
                <m:e>
                  <m:limLow>
                    <m:e>
                      <m:r>
                        <m:t>q</m:t>
                      </m:r>
                    </m:e>
                    <m:lim>
                      <m:r>
                        <m:rPr>
                          <m:sty m:val="p"/>
                        </m:rPr>
                        <m:t>∼</m:t>
                      </m:r>
                    </m:lim>
                  </m:limLow>
                </m:e>
                <m:sub>
                  <m:r>
                    <m:t>l</m:t>
                  </m:r>
                </m:sub>
              </m:sSub>
              <m:r>
                <m:rPr>
                  <m:nor/>
                  <m:sty m:val="p"/>
                </m:rPr>
                <m:t>)</m:t>
              </m:r>
            </m:e>
          </m:eqArr>
        </m:oMath>
      </m:oMathPara>
    </w:p>
    <w:p>
      <w:pPr>
        <w:pStyle w:val="FirstParagraph"/>
      </w:pPr>
      <w:r>
        <w:t xml:space="preserve">and</w:t>
      </w:r>
      <w:r>
        <w:t xml:space="preserve"> </w:t>
      </w:r>
      <m:oMath>
        <m:sSub>
          <m:e>
            <m:limLow>
              <m:e>
                <m:r>
                  <m:t>q</m:t>
                </m:r>
              </m:e>
              <m:lim>
                <m:r>
                  <m:rPr>
                    <m:sty m:val="p"/>
                  </m:rPr>
                  <m:t>∼</m:t>
                </m:r>
              </m:lim>
            </m:limLow>
          </m:e>
          <m:sub>
            <m:r>
              <m:t>i</m:t>
            </m:r>
          </m:sub>
        </m:sSub>
        <m:r>
          <m:rPr>
            <m:sty m:val="p"/>
          </m:rPr>
          <m:t>⋅</m:t>
        </m:r>
        <m:sSub>
          <m:e>
            <m:limLow>
              <m:e>
                <m:r>
                  <m:t>q</m:t>
                </m:r>
              </m:e>
              <m:lim>
                <m:r>
                  <m:rPr>
                    <m:sty m:val="p"/>
                  </m:rPr>
                  <m:t>∼</m:t>
                </m:r>
              </m:lim>
            </m:limLow>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oMath>
      <w:r>
        <w:t xml:space="preserve"> </w:t>
      </w:r>
      <w:r>
        <w:t xml:space="preserve">are orthonormal.</w:t>
      </w:r>
      <w:r>
        <w:t xml:space="preserve"> </w:t>
      </w:r>
      <w:r>
        <w:t xml:space="preserve">For the spans:</w:t>
      </w:r>
    </w:p>
    <w:p>
      <w:pPr>
        <w:pStyle w:val="Compact"/>
        <w:numPr>
          <w:ilvl w:val="0"/>
          <w:numId w:val="1069"/>
        </w:numPr>
      </w:pPr>
      <m:oMath>
        <m:sSub>
          <m:e>
            <m:limLow>
              <m:e>
                <m:r>
                  <m:t>a</m:t>
                </m:r>
              </m:e>
              <m:lim>
                <m:r>
                  <m:rPr>
                    <m:sty m:val="p"/>
                  </m:rPr>
                  <m:t>∼</m:t>
                </m:r>
              </m:lim>
            </m:limLow>
          </m:e>
          <m:sub>
            <m:r>
              <m:t>i</m:t>
            </m:r>
          </m:sub>
        </m:sSub>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t> </m:t>
        </m:r>
        <m:sSub>
          <m:e>
            <m:limLow>
              <m:e>
                <m:r>
                  <m:t>q</m:t>
                </m:r>
              </m:e>
              <m:lim>
                <m:r>
                  <m:rPr>
                    <m:sty m:val="p"/>
                  </m:rPr>
                  <m:t>∼</m:t>
                </m:r>
              </m:lim>
            </m:limLow>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oMath>
      <w:r>
        <w:t xml:space="preserve"> </w:t>
      </w:r>
      <w:r>
        <w:t xml:space="preserve">is in</w:t>
      </w:r>
      <w:r>
        <w:t xml:space="preserve"> </w:t>
      </w:r>
      <m:oMath>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e>
        </m:d>
        <m:r>
          <m:t>​</m:t>
        </m:r>
      </m:oMath>
      <w:r>
        <w:t xml:space="preserve">,</w:t>
      </w:r>
      <w:r>
        <w:t xml:space="preserve"> </w:t>
      </w:r>
      <w:r>
        <w:t xml:space="preserve">and so is each of</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r>
                  <m:rPr>
                    <m:sty m:val="p"/>
                  </m:rPr>
                  <m:t>−</m:t>
                </m:r>
                <m:r>
                  <m:t>1</m:t>
                </m:r>
              </m:sub>
            </m:sSub>
          </m:e>
        </m:d>
        <m:r>
          <m:t>​</m:t>
        </m:r>
        <m:r>
          <m:rPr>
            <m:sty m:val="p"/>
          </m:rPr>
          <m:t>⊆</m:t>
        </m:r>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e>
        </m:d>
        <m:r>
          <m:t>​</m:t>
        </m:r>
      </m:oMath>
      <w:r>
        <w:t xml:space="preserve">.</w:t>
      </w:r>
    </w:p>
    <w:p>
      <w:pPr>
        <w:pStyle w:val="Compact"/>
        <w:numPr>
          <w:ilvl w:val="0"/>
          <w:numId w:val="1069"/>
        </w:numPr>
      </w:pPr>
      <m:oMath>
        <m:sSub>
          <m:e>
            <m:limLow>
              <m:e>
                <m:r>
                  <m:t>q</m:t>
                </m:r>
              </m:e>
              <m:lim>
                <m:r>
                  <m:rPr>
                    <m:sty m:val="p"/>
                  </m:rPr>
                  <m:t>∼</m:t>
                </m:r>
              </m:lim>
            </m:limLow>
          </m:e>
          <m:sub>
            <m:r>
              <m:t>i</m:t>
            </m:r>
          </m:sub>
        </m:sSub>
        <m:r>
          <m:rPr>
            <m:sty m:val="p"/>
          </m:rPr>
          <m:t>=</m:t>
        </m:r>
        <m:r>
          <m:t>​</m:t>
        </m:r>
        <m:d>
          <m:dPr>
            <m:begChr m:val="("/>
            <m:sepChr m:val=""/>
            <m:endChr m:val=")"/>
            <m:grow/>
          </m:dPr>
          <m:e>
            <m:sSub>
              <m:e>
                <m:limLow>
                  <m:e>
                    <m:r>
                      <m:t>a</m:t>
                    </m:r>
                  </m:e>
                  <m:lim>
                    <m:r>
                      <m:rPr>
                        <m:sty m:val="p"/>
                      </m:rPr>
                      <m:t>∼</m:t>
                    </m:r>
                  </m:lim>
                </m:limLow>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e>
        </m:d>
        <m:r>
          <m:t>​</m:t>
        </m:r>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oMath>
      <w:r>
        <w:t xml:space="preserve"> </w:t>
      </w:r>
      <w:r>
        <w:t xml:space="preserve">is in</w:t>
      </w:r>
      <w:r>
        <w:t xml:space="preserve"> </w:t>
      </w:r>
      <m:oMath>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sub>
            </m:sSub>
          </m:e>
        </m:d>
        <m:r>
          <m:t>​</m:t>
        </m:r>
      </m:oMath>
      <w:r>
        <w:t xml:space="preserve">,</w:t>
      </w:r>
      <w:r>
        <w:t xml:space="preserve"> </w:t>
      </w:r>
      <w:r>
        <w:t xml:space="preserve">because each</w:t>
      </w:r>
      <w:r>
        <w:t xml:space="preserve"> </w:t>
      </w:r>
      <m:oMath>
        <m:sSub>
          <m:e>
            <m:limLow>
              <m:e>
                <m:r>
                  <m:t>q</m:t>
                </m:r>
              </m:e>
              <m:lim>
                <m:r>
                  <m:rPr>
                    <m:sty m:val="p"/>
                  </m:rPr>
                  <m:t>∼</m:t>
                </m:r>
              </m:lim>
            </m:limLow>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22</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limLow>
              <m:e>
                <m:r>
                  <m:t>a</m:t>
                </m:r>
              </m:e>
              <m:lim>
                <m:r>
                  <m:rPr>
                    <m:sty m:val="p"/>
                  </m:rPr>
                  <m:t>∼</m:t>
                </m:r>
              </m:lim>
            </m:limLow>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limLow>
              <m:e>
                <m:r>
                  <m:t>a</m:t>
                </m:r>
              </m:e>
              <m:lim>
                <m:r>
                  <m:rPr>
                    <m:sty m:val="p"/>
                  </m:rPr>
                  <m:t>∼</m:t>
                </m:r>
              </m:lim>
            </m:limLow>
          </m:e>
          <m:sub>
            <m:r>
              <m:t>i</m:t>
            </m:r>
          </m:sub>
        </m:sSub>
        <m:r>
          <m:rPr>
            <m:sty m:val="p"/>
          </m:rPr>
          <m:t>∉</m:t>
        </m:r>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28</w:t>
        </w:r>
      </w:hyperlink>
      <w:r>
        <w:t xml:space="preserve"> </w:t>
      </w:r>
      <m:oMath>
        <m:r>
          <m:t>k</m:t>
        </m:r>
      </m:oMath>
      <w:r>
        <w:t xml:space="preserve"> </w:t>
      </w:r>
      <w:r>
        <w:t xml:space="preserve">times, starting from the empty list,</w:t>
      </w:r>
      <w:r>
        <w:t xml:space="preserve"> </w:t>
      </w:r>
      <w:r>
        <w:t xml:space="preserve">shows that</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limLow>
              <m:e>
                <m:r>
                  <m:t>a</m:t>
                </m:r>
              </m:e>
              <m:lim>
                <m:r>
                  <m:rPr>
                    <m:sty m:val="p"/>
                  </m:rPr>
                  <m:t>∼</m:t>
                </m:r>
              </m:lim>
            </m:limLow>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limLow>
              <m:e>
                <m:r>
                  <m:t>a</m:t>
                </m:r>
              </m:e>
              <m:lim>
                <m:r>
                  <m:rPr>
                    <m:sty m:val="p"/>
                  </m:rPr>
                  <m:t>∼</m:t>
                </m:r>
              </m:lim>
            </m:limLow>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limLow>
              <m:e>
                <m:r>
                  <m:t>a</m:t>
                </m:r>
              </m:e>
              <m:lim>
                <m:r>
                  <m:rPr>
                    <m:sty m:val="p"/>
                  </m:rPr>
                  <m:t>∼</m:t>
                </m:r>
              </m:lim>
            </m:limLow>
          </m:e>
          <m:sub>
            <m:r>
              <m:t>j</m:t>
            </m:r>
          </m:sub>
        </m:sSub>
        <m:r>
          <m:rPr>
            <m:sty m:val="p"/>
          </m:rPr>
          <m:t>−</m:t>
        </m:r>
        <m:sSub>
          <m:e>
            <m:limLow>
              <m:e>
                <m:r>
                  <m:t>a</m:t>
                </m:r>
              </m:e>
              <m:lim>
                <m:r>
                  <m:rPr>
                    <m:sty m:val="p"/>
                  </m:rPr>
                  <m:t>∼</m:t>
                </m:r>
              </m:lim>
            </m:limLow>
          </m:e>
          <m:sub>
            <m:r>
              <m:t>i</m:t>
            </m:r>
          </m:sub>
        </m:sSub>
        <m:r>
          <m:rPr>
            <m:sty m:val="p"/>
          </m:rPr>
          <m:t>=</m:t>
        </m:r>
        <m:limLow>
          <m:e>
            <m:r>
              <m:t>0</m:t>
            </m:r>
          </m:e>
          <m:lim>
            <m:r>
              <m:rPr>
                <m:sty m:val="p"/>
              </m:rPr>
              <m:t>∼</m:t>
            </m:r>
          </m:lim>
        </m:limLow>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63</w:t>
        </w:r>
      </w:hyperlink>
      <w:r>
        <w:t xml:space="preserve">),</w:t>
      </w:r>
      <w:r>
        <w:t xml:space="preserve"> </w:t>
      </w:r>
      <w:r>
        <w:t xml:space="preserve">and span</w:t>
      </w:r>
      <w:r>
        <w:t xml:space="preserve"> </w:t>
      </w:r>
      <m:oMath>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e>
        </m:d>
        <m:r>
          <m:t>​</m:t>
        </m:r>
      </m:oMath>
      <w:r>
        <w:t xml:space="preserve"> </w:t>
      </w:r>
      <w:r>
        <w:t xml:space="preserve">(part 1),</w:t>
      </w:r>
      <w:r>
        <w:t xml:space="preserve"> </w:t>
      </w:r>
      <w:r>
        <w:t xml:space="preserve">so they are an orthonormal basis of it.</w:t>
      </w:r>
    </w:p>
    <w:bookmarkStart w:id="402" w:name="exm-thm-gram-schmidt"/>
    <w:p>
      <w:pPr>
        <w:pStyle w:val="BodyText"/>
      </w:pPr>
      <w:r>
        <w:rPr>
          <w:b/>
          <w:bCs/>
        </w:rPr>
        <w:t xml:space="preserve">Example 119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117</w:t>
        </w:r>
      </w:hyperlink>
      <w:r>
        <w:t xml:space="preserve"> </w:t>
      </w:r>
      <w:r>
        <w:t xml:space="preserve">with</w:t>
      </w:r>
      <w:r>
        <w:t xml:space="preserve"> </w:t>
      </w:r>
      <m:oMath>
        <m:sSub>
          <m:e>
            <m:limLow>
              <m:e>
                <m:r>
                  <m:t>a</m:t>
                </m:r>
              </m:e>
              <m:lim>
                <m:r>
                  <m:rPr>
                    <m:sty m:val="p"/>
                  </m:rPr>
                  <m:t>∼</m:t>
                </m:r>
              </m:lim>
            </m:limLow>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limLow>
              <m:e>
                <m:r>
                  <m:t>q</m:t>
                </m:r>
              </m:e>
              <m:lim>
                <m:r>
                  <m:rPr>
                    <m:sty m:val="p"/>
                  </m:rPr>
                  <m:t>∼</m:t>
                </m:r>
              </m:lim>
            </m:limLow>
          </m:e>
          <m:sub>
            <m:r>
              <m:t>1</m:t>
            </m:r>
          </m:sub>
        </m:sSub>
        <m:r>
          <m:rPr>
            <m:sty m:val="p"/>
          </m:rPr>
          <m:t>⋅</m:t>
        </m:r>
        <m:sSub>
          <m:e>
            <m:limLow>
              <m:e>
                <m:r>
                  <m:t>a</m:t>
                </m:r>
              </m:e>
              <m:lim>
                <m:r>
                  <m:rPr>
                    <m:sty m:val="p"/>
                  </m:rPr>
                  <m:t>∼</m:t>
                </m:r>
              </m:lim>
            </m:limLow>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limLow>
                    <m:e>
                      <m:r>
                        <m:t>q</m:t>
                      </m:r>
                    </m:e>
                    <m:lim>
                      <m:r>
                        <m:rPr>
                          <m:sty m:val="p"/>
                        </m:rPr>
                        <m:t>∼</m:t>
                      </m:r>
                    </m:lim>
                  </m:limLow>
                </m:e>
                <m:sub>
                  <m:r>
                    <m:t>2</m:t>
                  </m:r>
                </m:sub>
              </m:sSub>
              <m:r>
                <m:rPr>
                  <m:sty m:val="p"/>
                </m:rPr>
                <m:t>⋅</m:t>
              </m:r>
              <m:sSub>
                <m:e>
                  <m:limLow>
                    <m:e>
                      <m:r>
                        <m:t>a</m:t>
                      </m:r>
                    </m:e>
                    <m:lim>
                      <m:r>
                        <m:rPr>
                          <m:sty m:val="p"/>
                        </m:rPr>
                        <m:t>∼</m:t>
                      </m:r>
                    </m:lim>
                  </m:limLow>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Sup>
                <m:e>
                  <m:limLow>
                    <m:e>
                      <m:r>
                        <m:t>q</m:t>
                      </m:r>
                    </m:e>
                    <m:lim>
                      <m:r>
                        <m:rPr>
                          <m:sty m:val="p"/>
                        </m:rPr>
                        <m:t>∼</m:t>
                      </m:r>
                    </m:lim>
                  </m:limLow>
                </m:e>
                <m:sub>
                  <m:r>
                    <m:t>3</m:t>
                  </m:r>
                </m:sub>
                <m:sup>
                  <m:r>
                    <m:rPr>
                      <m:sty m:val="p"/>
                    </m:rPr>
                    <m:t>′</m:t>
                  </m:r>
                </m:sup>
              </m:sSubSup>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limLow>
              <m:e>
                <m:r>
                  <m:t>q</m:t>
                </m:r>
              </m:e>
              <m:lim>
                <m:r>
                  <m:rPr>
                    <m:sty m:val="p"/>
                  </m:rPr>
                  <m:t>∼</m:t>
                </m:r>
              </m:lim>
            </m:limLow>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65</w:t>
        </w:r>
      </w:hyperlink>
      <w:r>
        <w:t xml:space="preserve"> </w:t>
      </w:r>
      <m:oMath>
        <m:sSub>
          <m:e>
            <m:limLow>
              <m:e>
                <m:r>
                  <m:t>a</m:t>
                </m:r>
              </m:e>
              <m:lim>
                <m:r>
                  <m:rPr>
                    <m:sty m:val="p"/>
                  </m:rPr>
                  <m:t>∼</m:t>
                </m:r>
              </m:lim>
            </m:limLow>
          </m:e>
          <m:sub>
            <m:r>
              <m:t>1</m:t>
            </m:r>
          </m:sub>
        </m:sSub>
        <m:r>
          <m:rPr>
            <m:sty m:val="p"/>
          </m:rPr>
          <m:t>,</m:t>
        </m:r>
        <m:sSub>
          <m:e>
            <m:limLow>
              <m:e>
                <m:r>
                  <m:t>a</m:t>
                </m:r>
              </m:e>
              <m:lim>
                <m:r>
                  <m:rPr>
                    <m:sty m:val="p"/>
                  </m:rPr>
                  <m:t>∼</m:t>
                </m:r>
              </m:lim>
            </m:limLow>
          </m:e>
          <m:sub>
            <m:r>
              <m:t>2</m:t>
            </m:r>
          </m:sub>
        </m:sSub>
        <m:r>
          <m:rPr>
            <m:sty m:val="p"/>
          </m:rPr>
          <m:t>,</m:t>
        </m:r>
        <m:sSub>
          <m:e>
            <m:limLow>
              <m:e>
                <m:r>
                  <m:t>a</m:t>
                </m:r>
              </m:e>
              <m:lim>
                <m:r>
                  <m:rPr>
                    <m:sty m:val="p"/>
                  </m:rPr>
                  <m:t>∼</m:t>
                </m:r>
              </m:lim>
            </m:limLow>
          </m:e>
          <m:sub>
            <m:r>
              <m:t>3</m:t>
            </m:r>
          </m:sub>
        </m:sSub>
      </m:oMath>
      <w:r>
        <w:t xml:space="preserve"> </w:t>
      </w:r>
      <w:r>
        <w:t xml:space="preserve">are linearly independent</w:t>
      </w:r>
      <w:r>
        <w:t xml:space="preserve"> </w:t>
      </w:r>
      <w:r>
        <w:t xml:space="preserve">and</w:t>
      </w:r>
      <w:r>
        <w:t xml:space="preserve"> </w:t>
      </w:r>
      <m:oMath>
        <m:sSub>
          <m:e>
            <m:limLow>
              <m:e>
                <m:r>
                  <m:t>q</m:t>
                </m:r>
              </m:e>
              <m:lim>
                <m:r>
                  <m:rPr>
                    <m:sty m:val="p"/>
                  </m:rPr>
                  <m:t>∼</m:t>
                </m:r>
              </m:lim>
            </m:limLow>
          </m:e>
          <m:sub>
            <m:r>
              <m:t>1</m:t>
            </m:r>
          </m:sub>
        </m:sSub>
        <m:r>
          <m:rPr>
            <m:sty m:val="p"/>
          </m:rPr>
          <m:t>,</m:t>
        </m:r>
        <m:sSub>
          <m:e>
            <m:limLow>
              <m:e>
                <m:r>
                  <m:t>q</m:t>
                </m:r>
              </m:e>
              <m:lim>
                <m:r>
                  <m:rPr>
                    <m:sty m:val="p"/>
                  </m:rPr>
                  <m:t>∼</m:t>
                </m:r>
              </m:lim>
            </m:limLow>
          </m:e>
          <m:sub>
            <m:r>
              <m:t>2</m:t>
            </m:r>
          </m:sub>
        </m:sSub>
        <m:r>
          <m:rPr>
            <m:sty m:val="p"/>
          </m:rPr>
          <m:t>,</m:t>
        </m:r>
        <m:sSub>
          <m:e>
            <m:limLow>
              <m:e>
                <m:r>
                  <m:t>q</m:t>
                </m:r>
              </m:e>
              <m:lim>
                <m:r>
                  <m:rPr>
                    <m:sty m:val="p"/>
                  </m:rPr>
                  <m:t>∼</m:t>
                </m:r>
              </m:lim>
            </m:limLow>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As a check,</w:t>
      </w:r>
    </w:p>
    <w:p>
      <w:pPr>
        <w:pStyle w:val="BodyText"/>
      </w:pPr>
      <m:oMathPara>
        <m:oMathParaPr>
          <m:jc m:val="center"/>
        </m:oMathParaPr>
        <m:oMath>
          <m:eqArr>
            <m:e>
              <m:sSub>
                <m:e>
                  <m:limLow>
                    <m:e>
                      <m:r>
                        <m:t>q</m:t>
                      </m:r>
                    </m:e>
                    <m:lim>
                      <m:r>
                        <m:rPr>
                          <m:sty m:val="p"/>
                        </m:rPr>
                        <m:t>∼</m:t>
                      </m:r>
                    </m:lim>
                  </m:limLow>
                </m:e>
                <m:sub>
                  <m:r>
                    <m:t>1</m:t>
                  </m:r>
                </m:sub>
              </m:sSub>
              <m:r>
                <m:rPr>
                  <m:sty m:val="p"/>
                </m:rPr>
                <m:t>⋅</m:t>
              </m:r>
              <m:sSub>
                <m:e>
                  <m:limLow>
                    <m:e>
                      <m:r>
                        <m:t>q</m:t>
                      </m:r>
                    </m:e>
                    <m:lim>
                      <m:r>
                        <m:rPr>
                          <m:sty m:val="p"/>
                        </m:rPr>
                        <m:t>∼</m:t>
                      </m:r>
                    </m:lim>
                  </m:limLow>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limLow>
                    <m:e>
                      <m:r>
                        <m:t>q</m:t>
                      </m:r>
                    </m:e>
                    <m:lim>
                      <m:r>
                        <m:rPr>
                          <m:sty m:val="p"/>
                        </m:rPr>
                        <m:t>∼</m:t>
                      </m:r>
                    </m:lim>
                  </m:limLow>
                </m:e>
                <m:sub>
                  <m:r>
                    <m:t>2</m:t>
                  </m:r>
                </m:sub>
              </m:sSub>
              <m:r>
                <m:rPr>
                  <m:sty m:val="p"/>
                </m:rPr>
                <m:t>⋅</m:t>
              </m:r>
              <m:sSub>
                <m:e>
                  <m:limLow>
                    <m:e>
                      <m:r>
                        <m:t>q</m:t>
                      </m:r>
                    </m:e>
                    <m:lim>
                      <m:r>
                        <m:rPr>
                          <m:sty m:val="p"/>
                        </m:rPr>
                        <m:t>∼</m:t>
                      </m:r>
                    </m:lim>
                  </m:limLow>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402"/>
    <w:bookmarkStart w:id="403" w:name="cor-orthonormal-basis-exists"/>
    <w:p>
      <w:pPr>
        <w:pStyle w:val="FirstParagraph"/>
      </w:pPr>
      <w:r>
        <w:rPr>
          <w:b/>
          <w:bCs/>
        </w:rPr>
        <w:t xml:space="preserve">Corollary 8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403"/>
    <w:p>
      <w:pPr>
        <w:pStyle w:val="BodyText"/>
      </w:pPr>
      <w:r>
        <w:rPr>
          <w:i/>
          <w:iCs/>
        </w:rPr>
        <w:t xml:space="preserve">Proof</w:t>
      </w:r>
      <w:r>
        <w:t xml:space="preserve">. </w:t>
      </w:r>
      <w:r>
        <w:t xml:space="preserve">Let</w:t>
      </w:r>
      <w:r>
        <w:t xml:space="preserve"> </w:t>
      </w:r>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63</w:t>
        </w:r>
      </w:hyperlink>
      <w:r>
        <w:t xml:space="preserve">),</w:t>
      </w:r>
      <w:r>
        <w:t xml:space="preserve"> </w:t>
      </w:r>
      <w:r>
        <w:t xml:space="preserve">so they extend to a basis</w:t>
      </w:r>
      <w:r>
        <w:t xml:space="preserve"> </w:t>
      </w:r>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r</m:t>
            </m:r>
          </m:sub>
        </m:sSub>
        <m:r>
          <m:rPr>
            <m:sty m:val="p"/>
          </m:rPr>
          <m:t>,</m:t>
        </m:r>
        <m:sSub>
          <m:e>
            <m:limLow>
              <m:e>
                <m:r>
                  <m:t>a</m:t>
                </m:r>
              </m:e>
              <m:lim>
                <m:r>
                  <m:rPr>
                    <m:sty m:val="p"/>
                  </m:rPr>
                  <m:t>∼</m:t>
                </m:r>
              </m:lim>
            </m:limLow>
          </m:e>
          <m:sub>
            <m:r>
              <m:t>r</m:t>
            </m:r>
            <m:r>
              <m:rPr>
                <m:sty m:val="p"/>
              </m:rPr>
              <m:t>+</m:t>
            </m:r>
            <m:r>
              <m:t>1</m:t>
            </m:r>
          </m:sub>
        </m:sSub>
        <m:r>
          <m:rPr>
            <m:sty m:val="p"/>
          </m:rPr>
          <m:t>,</m:t>
        </m:r>
        <m:r>
          <m:rPr>
            <m:sty m:val="p"/>
          </m:rPr>
          <m:t>…</m:t>
        </m:r>
        <m:r>
          <m:rPr>
            <m:sty m:val="p"/>
          </m:rPr>
          <m:t>,</m:t>
        </m:r>
        <m:sSub>
          <m:e>
            <m:limLow>
              <m:e>
                <m:r>
                  <m:t>a</m:t>
                </m:r>
              </m:e>
              <m:lim>
                <m:r>
                  <m:rPr>
                    <m:sty m:val="p"/>
                  </m:rPr>
                  <m:t>∼</m:t>
                </m:r>
              </m:lim>
            </m:limLow>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65</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r</m:t>
            </m:r>
          </m:sub>
        </m:sSub>
      </m:oMath>
      <w:r>
        <w:t xml:space="preserve"> </w:t>
      </w:r>
      <w:r>
        <w:t xml:space="preserve">themselves,</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Sup>
                <m:e>
                  <m:limLow>
                    <m:e>
                      <m:r>
                        <m:t>q</m:t>
                      </m:r>
                    </m:e>
                    <m:lim>
                      <m:r>
                        <m:rPr>
                          <m:sty m:val="p"/>
                        </m:rPr>
                        <m:t>∼</m:t>
                      </m:r>
                    </m:lim>
                  </m:limLow>
                </m:e>
                <m:sub>
                  <m:r>
                    <m:t>i</m:t>
                  </m:r>
                </m:sub>
                <m:sup>
                  <m:r>
                    <m:rPr>
                      <m:sty m:val="p"/>
                    </m:rPr>
                    <m:t>′</m:t>
                  </m:r>
                </m:sup>
              </m:sSubSup>
              <m:r>
                <m:t>&amp;</m:t>
              </m:r>
              <m:r>
                <m:rPr>
                  <m:sty m:val="p"/>
                </m:rPr>
                <m:t>=</m:t>
              </m:r>
              <m:sSub>
                <m:e>
                  <m:limLow>
                    <m:e>
                      <m:r>
                        <m:t>u</m:t>
                      </m:r>
                    </m:e>
                    <m:lim>
                      <m:r>
                        <m:rPr>
                          <m:sty m:val="p"/>
                        </m:rPr>
                        <m:t>∼</m:t>
                      </m:r>
                    </m:lim>
                  </m:limLow>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limLow>
                    <m:e>
                      <m:r>
                        <m:t>u</m:t>
                      </m:r>
                    </m:e>
                    <m:lim>
                      <m:r>
                        <m:rPr>
                          <m:sty m:val="p"/>
                        </m:rPr>
                        <m:t>∼</m:t>
                      </m:r>
                    </m:lim>
                  </m:limLow>
                </m:e>
                <m:sub>
                  <m:r>
                    <m:t>j</m:t>
                  </m:r>
                </m:sub>
              </m:sSub>
              <m:r>
                <m:rPr>
                  <m:sty m:val="p"/>
                </m:rPr>
                <m:t>⋅</m:t>
              </m:r>
              <m:sSub>
                <m:e>
                  <m:limLow>
                    <m:e>
                      <m:r>
                        <m:t>u</m:t>
                      </m:r>
                    </m:e>
                    <m:lim>
                      <m:r>
                        <m:rPr>
                          <m:sty m:val="p"/>
                        </m:rPr>
                        <m:t>∼</m:t>
                      </m:r>
                    </m:lim>
                  </m:limLow>
                </m:e>
                <m:sub>
                  <m:r>
                    <m:t>i</m:t>
                  </m:r>
                </m:sub>
              </m:sSub>
              <m:r>
                <m:rPr>
                  <m:sty m:val="p"/>
                </m:rPr>
                <m:t>)</m:t>
              </m:r>
              <m:r>
                <m:t> </m:t>
              </m:r>
              <m:sSub>
                <m:e>
                  <m:limLow>
                    <m:e>
                      <m:r>
                        <m:t>u</m:t>
                      </m:r>
                    </m:e>
                    <m:lim>
                      <m:r>
                        <m:rPr>
                          <m:sty m:val="p"/>
                        </m:rPr>
                        <m:t>∼</m:t>
                      </m:r>
                    </m:lim>
                  </m:limLow>
                </m:e>
                <m:sub>
                  <m:r>
                    <m:t>j</m:t>
                  </m:r>
                </m:sub>
              </m:sSub>
            </m:e>
            <m:e>
              <m:r>
                <m:t>&amp;</m:t>
              </m:r>
              <m:r>
                <m:rPr>
                  <m:sty m:val="p"/>
                </m:rPr>
                <m:t>=</m:t>
              </m:r>
              <m:sSub>
                <m:e>
                  <m:limLow>
                    <m:e>
                      <m:r>
                        <m:t>u</m:t>
                      </m:r>
                    </m:e>
                    <m:lim>
                      <m:r>
                        <m:rPr>
                          <m:sty m:val="p"/>
                        </m:rPr>
                        <m:t>∼</m:t>
                      </m:r>
                    </m:lim>
                  </m:limLow>
                </m:e>
                <m:sub>
                  <m:r>
                    <m:t>i</m:t>
                  </m:r>
                </m:sub>
              </m:sSub>
              <m:r>
                <m:rPr>
                  <m:sty m:val="p"/>
                </m:rPr>
                <m:t>,</m:t>
              </m:r>
            </m:e>
          </m:eqArr>
        </m:oMath>
      </m:oMathPara>
    </w:p>
    <w:p>
      <w:pPr>
        <w:pStyle w:val="FirstParagraph"/>
      </w:pPr>
      <w:r>
        <w:t xml:space="preserve">because each</w:t>
      </w:r>
      <w:r>
        <w:t xml:space="preserve"> </w:t>
      </w:r>
      <m:oMath>
        <m:sSub>
          <m:e>
            <m:limLow>
              <m:e>
                <m:r>
                  <m:t>u</m:t>
                </m:r>
              </m:e>
              <m:lim>
                <m:r>
                  <m:rPr>
                    <m:sty m:val="p"/>
                  </m:rPr>
                  <m:t>∼</m:t>
                </m:r>
              </m:lim>
            </m:limLow>
          </m:e>
          <m:sub>
            <m:r>
              <m:t>j</m:t>
            </m:r>
          </m:sub>
        </m:sSub>
        <m:r>
          <m:rPr>
            <m:sty m:val="p"/>
          </m:rPr>
          <m:t>⋅</m:t>
        </m:r>
        <m:sSub>
          <m:e>
            <m:limLow>
              <m:e>
                <m:r>
                  <m:t>u</m:t>
                </m:r>
              </m:e>
              <m:lim>
                <m:r>
                  <m:rPr>
                    <m:sty m:val="p"/>
                  </m:rPr>
                  <m:t>∼</m:t>
                </m:r>
              </m:lim>
            </m:limLow>
          </m:e>
          <m:sub>
            <m:r>
              <m:t>i</m:t>
            </m:r>
          </m:sub>
        </m:sSub>
        <m:r>
          <m:rPr>
            <m:sty m:val="p"/>
          </m:rPr>
          <m:t>=</m:t>
        </m:r>
        <m:r>
          <m:t>0</m:t>
        </m:r>
      </m:oMath>
      <w:r>
        <w:t xml:space="preserve">;</w:t>
      </w:r>
      <w:r>
        <w:t xml:space="preserve"> </w:t>
      </w:r>
      <m:oMath>
        <m:sSubSup>
          <m:e>
            <m:limLow>
              <m:e>
                <m:r>
                  <m:t>q</m:t>
                </m:r>
              </m:e>
              <m:lim>
                <m:r>
                  <m:rPr>
                    <m:sty m:val="p"/>
                  </m:rPr>
                  <m:t>∼</m:t>
                </m:r>
              </m:lim>
            </m:limLow>
          </m:e>
          <m:sub>
            <m:r>
              <m:t>i</m:t>
            </m:r>
          </m:sub>
          <m:sup>
            <m:r>
              <m:rPr>
                <m:sty m:val="p"/>
              </m:rPr>
              <m:t>′</m:t>
            </m:r>
          </m:sup>
        </m:sSubSup>
        <m:r>
          <m:rPr>
            <m:sty m:val="p"/>
          </m:rPr>
          <m:t>=</m:t>
        </m:r>
        <m:sSub>
          <m:e>
            <m:limLow>
              <m:e>
                <m:r>
                  <m:t>u</m:t>
                </m:r>
              </m:e>
              <m:lim>
                <m:r>
                  <m:rPr>
                    <m:sty m:val="p"/>
                  </m:rPr>
                  <m:t>∼</m:t>
                </m:r>
              </m:lim>
            </m:limLow>
          </m:e>
          <m:sub>
            <m:r>
              <m:t>i</m:t>
            </m:r>
          </m:sub>
        </m:sSub>
        <m:r>
          <m:rPr>
            <m:sty m:val="p"/>
          </m:rPr>
          <m:t>≠</m:t>
        </m:r>
        <m:limLow>
          <m:e>
            <m:r>
              <m:t>0</m:t>
            </m:r>
          </m:e>
          <m:lim>
            <m:r>
              <m:rPr>
                <m:sty m:val="p"/>
              </m:rPr>
              <m:t>∼</m:t>
            </m:r>
          </m:lim>
        </m:limLow>
      </m:oMath>
      <w:r>
        <w:t xml:space="preserve">, because</w:t>
      </w:r>
      <w:r>
        <w:t xml:space="preserve"> </w:t>
      </w:r>
      <m:oMath>
        <m:r>
          <m:t>​</m:t>
        </m:r>
        <m:d>
          <m:dPr>
            <m:begChr m:val="∥"/>
            <m:sepChr m:val=""/>
            <m:endChr m:val="∥"/>
            <m:grow/>
          </m:dPr>
          <m:e>
            <m:sSub>
              <m:e>
                <m:limLow>
                  <m:e>
                    <m:r>
                      <m:t>u</m:t>
                    </m:r>
                  </m:e>
                  <m:lim>
                    <m:r>
                      <m:rPr>
                        <m:sty m:val="p"/>
                      </m:rPr>
                      <m:t>∼</m:t>
                    </m:r>
                  </m:lim>
                </m:limLow>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limLow>
                    <m:e>
                      <m:r>
                        <m:t>q</m:t>
                      </m:r>
                    </m:e>
                    <m:lim>
                      <m:r>
                        <m:rPr>
                          <m:sty m:val="p"/>
                        </m:rPr>
                        <m:t>∼</m:t>
                      </m:r>
                    </m:lim>
                  </m:limLow>
                </m:e>
                <m:sub>
                  <m:r>
                    <m:t>i</m:t>
                  </m:r>
                </m:sub>
              </m:sSub>
              <m:r>
                <m:t>&amp;</m:t>
              </m:r>
              <m:r>
                <m:rPr>
                  <m:sty m:val="p"/>
                </m:rPr>
                <m:t>=</m:t>
              </m:r>
              <m:sSub>
                <m:e>
                  <m:limLow>
                    <m:e>
                      <m:r>
                        <m:t>u</m:t>
                      </m:r>
                    </m:e>
                    <m:lim>
                      <m:r>
                        <m:rPr>
                          <m:sty m:val="p"/>
                        </m:rPr>
                        <m:t>∼</m:t>
                      </m:r>
                    </m:lim>
                  </m:limLow>
                </m:e>
                <m:sub>
                  <m:r>
                    <m:t>i</m:t>
                  </m:r>
                </m:sub>
              </m:sSub>
              <m:r>
                <m:rPr>
                  <m:sty m:val="p"/>
                </m:rPr>
                <m:t>/</m:t>
              </m:r>
              <m:r>
                <m:t>​</m:t>
              </m:r>
              <m:d>
                <m:dPr>
                  <m:begChr m:val="∥"/>
                  <m:sepChr m:val=""/>
                  <m:endChr m:val="∥"/>
                  <m:grow/>
                </m:dPr>
                <m:e>
                  <m:sSub>
                    <m:e>
                      <m:limLow>
                        <m:e>
                          <m:r>
                            <m:t>u</m:t>
                          </m:r>
                        </m:e>
                        <m:lim>
                          <m:r>
                            <m:rPr>
                              <m:sty m:val="p"/>
                            </m:rPr>
                            <m:t>∼</m:t>
                          </m:r>
                        </m:lim>
                      </m:limLow>
                    </m:e>
                    <m:sub>
                      <m:r>
                        <m:t>i</m:t>
                      </m:r>
                    </m:sub>
                  </m:sSub>
                </m:e>
              </m:d>
              <m:r>
                <m:t>​</m:t>
              </m:r>
            </m:e>
            <m:e>
              <m:r>
                <m:t>&amp;</m:t>
              </m:r>
              <m:r>
                <m:rPr>
                  <m:sty m:val="p"/>
                </m:rPr>
                <m:t>=</m:t>
              </m:r>
              <m:sSub>
                <m:e>
                  <m:limLow>
                    <m:e>
                      <m:r>
                        <m:t>u</m:t>
                      </m:r>
                    </m:e>
                    <m:lim>
                      <m:r>
                        <m:rPr>
                          <m:sty m:val="p"/>
                        </m:rPr>
                        <m:t>∼</m:t>
                      </m:r>
                    </m:lim>
                  </m:limLow>
                </m:e>
                <m:sub>
                  <m:r>
                    <m:t>i</m:t>
                  </m:r>
                </m:sub>
              </m:sSub>
              <m:r>
                <m:rPr>
                  <m:sty m:val="p"/>
                </m:rPr>
                <m:t>.</m:t>
              </m:r>
            </m:e>
          </m:eqArr>
        </m:oMath>
      </m:oMathPara>
    </w:p>
    <w:p>
      <w:pPr>
        <w:pStyle w:val="FirstParagraph"/>
      </w:pPr>
      <w:r>
        <w:t xml:space="preserve">So the orthonormal basis contains the starting list.</w:t>
      </w:r>
    </w:p>
    <w:bookmarkStart w:id="404" w:name="exm-orthonormal-basis-exists"/>
    <w:p>
      <w:pPr>
        <w:pStyle w:val="BodyText"/>
      </w:pPr>
      <w:r>
        <w:rPr>
          <w:b/>
          <w:bCs/>
        </w:rPr>
        <w:t xml:space="preserve">Example 120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limLow>
              <m:e>
                <m:r>
                  <m:t>u</m:t>
                </m:r>
              </m:e>
              <m:lim>
                <m:r>
                  <m:rPr>
                    <m:sty m:val="p"/>
                  </m:rPr>
                  <m:t>∼</m:t>
                </m:r>
              </m:lim>
            </m:limLow>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52</w:t>
        </w:r>
      </w:hyperlink>
      <w:r>
        <w:t xml:space="preserve">,</w:t>
      </w:r>
      <w:r>
        <w:t xml:space="preserve"> </w:t>
      </w:r>
      <w:r>
        <w:t xml:space="preserve">starting from the empty list:</w:t>
      </w:r>
      <w:r>
        <w:t xml:space="preserve"> </w:t>
      </w:r>
      <m:oMath>
        <m:sSub>
          <m:e>
            <m:limLow>
              <m:e>
                <m:r>
                  <m:t>u</m:t>
                </m:r>
              </m:e>
              <m:lim>
                <m:r>
                  <m:rPr>
                    <m:sty m:val="p"/>
                  </m:rPr>
                  <m:t>∼</m:t>
                </m:r>
              </m:lim>
            </m:limLow>
          </m:e>
          <m:sub>
            <m:r>
              <m:t>1</m:t>
            </m:r>
          </m:sub>
        </m:sSub>
      </m:oMath>
      <w:r>
        <w:t xml:space="preserve"> </w:t>
      </w:r>
      <w:r>
        <w:t xml:space="preserve">is not in the span of the empty list,</w:t>
      </w:r>
      <w:r>
        <w:t xml:space="preserve"> </w:t>
      </w:r>
      <m:oMath>
        <m:r>
          <m:t>​</m:t>
        </m:r>
        <m:d>
          <m:dPr>
            <m:begChr m:val="{"/>
            <m:sepChr m:val=""/>
            <m:endChr m:val="}"/>
            <m:grow/>
          </m:dPr>
          <m:e>
            <m:limLow>
              <m:e>
                <m:r>
                  <m:t>0</m:t>
                </m:r>
              </m:e>
              <m:lim>
                <m:r>
                  <m:rPr>
                    <m:sty m:val="p"/>
                  </m:rPr>
                  <m:t>∼</m:t>
                </m:r>
              </m:lim>
            </m:limLow>
          </m:e>
        </m:d>
        <m:r>
          <m:t>​</m:t>
        </m:r>
      </m:oMath>
      <w:r>
        <w:t xml:space="preserve">, because</w:t>
      </w:r>
      <w:r>
        <w:t xml:space="preserve"> </w:t>
      </w:r>
      <m:oMath>
        <m:r>
          <m:t>​</m:t>
        </m:r>
        <m:d>
          <m:dPr>
            <m:begChr m:val="∥"/>
            <m:sepChr m:val=""/>
            <m:endChr m:val="∥"/>
            <m:grow/>
          </m:dPr>
          <m:e>
            <m:sSub>
              <m:e>
                <m:limLow>
                  <m:e>
                    <m:r>
                      <m:t>u</m:t>
                    </m:r>
                  </m:e>
                  <m:lim>
                    <m:r>
                      <m:rPr>
                        <m:sty m:val="p"/>
                      </m:rPr>
                      <m:t>∼</m:t>
                    </m:r>
                  </m:lim>
                </m:limLow>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limLow>
                  <m:e>
                    <m:r>
                      <m:t>u</m:t>
                    </m:r>
                  </m:e>
                  <m:lim>
                    <m:r>
                      <m:rPr>
                        <m:sty m:val="p"/>
                      </m:rPr>
                      <m:t>∼</m:t>
                    </m:r>
                  </m:lim>
                </m:limLow>
              </m:e>
              <m:sub>
                <m:r>
                  <m:t>1</m:t>
                </m:r>
              </m:sub>
            </m:sSub>
          </m:e>
        </m:d>
        <m:r>
          <m:t>​</m:t>
        </m:r>
      </m:oMath>
      <w:r>
        <w:t xml:space="preserve">,</w:t>
      </w:r>
      <w:r>
        <w:t xml:space="preserve"> </w:t>
      </w:r>
      <w:r>
        <w:t xml:space="preserve">because every multiple of</w:t>
      </w:r>
      <w:r>
        <w:t xml:space="preserve"> </w:t>
      </w:r>
      <m:oMath>
        <m:sSub>
          <m:e>
            <m:limLow>
              <m:e>
                <m:r>
                  <m:t>u</m:t>
                </m:r>
              </m:e>
              <m:lim>
                <m:r>
                  <m:rPr>
                    <m:sty m:val="p"/>
                  </m:rPr>
                  <m:t>∼</m:t>
                </m:r>
              </m:lim>
            </m:limLow>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limLow>
                  <m:e>
                    <m:r>
                      <m:t>u</m:t>
                    </m:r>
                  </m:e>
                  <m:lim>
                    <m:r>
                      <m:rPr>
                        <m:sty m:val="p"/>
                      </m:rPr>
                      <m:t>∼</m:t>
                    </m:r>
                  </m:lim>
                </m:limLow>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limLow>
              <m:e>
                <m:r>
                  <m:t>u</m:t>
                </m:r>
              </m:e>
              <m:lim>
                <m:r>
                  <m:rPr>
                    <m:sty m:val="p"/>
                  </m:rPr>
                  <m:t>∼</m:t>
                </m:r>
              </m:lim>
            </m:limLow>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28</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Gram-Schmidt on</w:t>
      </w:r>
      <w:r>
        <w:t xml:space="preserve"> </w:t>
      </w:r>
      <m:oMath>
        <m:sSub>
          <m:e>
            <m:limLow>
              <m:e>
                <m:r>
                  <m:t>u</m:t>
                </m:r>
              </m:e>
              <m:lim>
                <m:r>
                  <m:rPr>
                    <m:sty m:val="p"/>
                  </m:rPr>
                  <m:t>∼</m:t>
                </m:r>
              </m:lim>
            </m:limLow>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70"/>
        </w:numPr>
      </w:pPr>
      <m:oMath>
        <m:sSub>
          <m:e>
            <m:limLow>
              <m:e>
                <m:r>
                  <m:t>q</m:t>
                </m:r>
              </m:e>
              <m:lim>
                <m:r>
                  <m:rPr>
                    <m:sty m:val="p"/>
                  </m:rPr>
                  <m:t>∼</m:t>
                </m:r>
              </m:lim>
            </m:limLow>
          </m:e>
          <m:sub>
            <m:r>
              <m:t>1</m:t>
            </m:r>
          </m:sub>
        </m:sSub>
        <m:r>
          <m:rPr>
            <m:sty m:val="p"/>
          </m:rPr>
          <m:t>=</m:t>
        </m:r>
        <m:sSub>
          <m:e>
            <m:limLow>
              <m:e>
                <m:r>
                  <m:t>u</m:t>
                </m:r>
              </m:e>
              <m:lim>
                <m:r>
                  <m:rPr>
                    <m:sty m:val="p"/>
                  </m:rPr>
                  <m:t>∼</m:t>
                </m:r>
              </m:lim>
            </m:limLow>
          </m:e>
          <m:sub>
            <m:r>
              <m:t>1</m:t>
            </m:r>
          </m:sub>
        </m:sSub>
      </m:oMath>
      <w:r>
        <w:t xml:space="preserve">.</w:t>
      </w:r>
    </w:p>
    <w:p>
      <w:pPr>
        <w:numPr>
          <w:ilvl w:val="0"/>
          <w:numId w:val="1070"/>
        </w:numPr>
      </w:pPr>
      <m:oMath>
        <m:sSub>
          <m:e>
            <m:limLow>
              <m:e>
                <m:r>
                  <m:t>q</m:t>
                </m:r>
              </m:e>
              <m:lim>
                <m:r>
                  <m:rPr>
                    <m:sty m:val="p"/>
                  </m:rPr>
                  <m:t>∼</m:t>
                </m:r>
              </m:lim>
            </m:limLow>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Sup>
                <m:e>
                  <m:limLow>
                    <m:e>
                      <m:r>
                        <m:t>q</m:t>
                      </m:r>
                    </m:e>
                    <m:lim>
                      <m:r>
                        <m:rPr>
                          <m:sty m:val="p"/>
                        </m:rPr>
                        <m:t>∼</m:t>
                      </m:r>
                    </m:lim>
                  </m:limLow>
                </m:e>
                <m:sub>
                  <m:r>
                    <m:t>2</m:t>
                  </m:r>
                </m:sub>
                <m:sup>
                  <m:r>
                    <m:rPr>
                      <m:sty m:val="p"/>
                    </m:rPr>
                    <m:t>′</m:t>
                  </m:r>
                </m:sup>
              </m:sSubSup>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limLow>
              <m:e>
                <m:r>
                  <m:t>q</m:t>
                </m:r>
              </m:e>
              <m:lim>
                <m:r>
                  <m:rPr>
                    <m:sty m:val="p"/>
                  </m:rPr>
                  <m:t>∼</m:t>
                </m:r>
              </m:lim>
            </m:limLow>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70"/>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limLow>
              <m:e>
                <m:r>
                  <m:t>q</m:t>
                </m:r>
              </m:e>
              <m:lim>
                <m:r>
                  <m:rPr>
                    <m:sty m:val="p"/>
                  </m:rPr>
                  <m:t>∼</m:t>
                </m:r>
              </m:lim>
            </m:limLow>
          </m:e>
          <m:sub>
            <m:r>
              <m:t>1</m:t>
            </m:r>
          </m:sub>
        </m:sSub>
      </m:oMath>
      <w:r>
        <w:t xml:space="preserve"> </w:t>
      </w:r>
      <w:r>
        <w:t xml:space="preserve">and</w:t>
      </w:r>
      <w:r>
        <w:t xml:space="preserve"> </w:t>
      </w:r>
      <m:oMath>
        <m:sSub>
          <m:e>
            <m:limLow>
              <m:e>
                <m:r>
                  <m:t>q</m:t>
                </m:r>
              </m:e>
              <m:lim>
                <m:r>
                  <m:rPr>
                    <m:sty m:val="p"/>
                  </m:rPr>
                  <m:t>∼</m:t>
                </m:r>
              </m:lim>
            </m:limLow>
          </m:e>
          <m:sub>
            <m:r>
              <m:t>2</m:t>
            </m:r>
          </m:sub>
        </m:sSub>
      </m:oMath>
      <w:r>
        <w:t xml:space="preserve">, so</w:t>
      </w:r>
      <w:r>
        <w:t xml:space="preserve"> </w:t>
      </w:r>
      <m:oMath>
        <m:sSubSup>
          <m:e>
            <m:limLow>
              <m:e>
                <m:r>
                  <m:t>q</m:t>
                </m:r>
              </m:e>
              <m:lim>
                <m:r>
                  <m:rPr>
                    <m:sty m:val="p"/>
                  </m:rPr>
                  <m:t>∼</m:t>
                </m:r>
              </m:lim>
            </m:limLow>
          </m:e>
          <m:sub>
            <m:r>
              <m:t>3</m:t>
            </m:r>
          </m:sub>
          <m:sup>
            <m:r>
              <m:rPr>
                <m:sty m:val="p"/>
              </m:rPr>
              <m:t>′</m:t>
            </m:r>
          </m:sup>
        </m:sSubSup>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limLow>
              <m:e>
                <m:r>
                  <m:t>q</m:t>
                </m:r>
              </m:e>
              <m:lim>
                <m:r>
                  <m:rPr>
                    <m:sty m:val="p"/>
                  </m:rPr>
                  <m:t>∼</m:t>
                </m:r>
              </m:lim>
            </m:limLow>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114</w:t>
        </w:r>
      </w:hyperlink>
      <w:r>
        <w:t xml:space="preserve">, in a different order.</w:t>
      </w:r>
    </w:p>
    <w:bookmarkEnd w:id="404"/>
    <w:bookmarkEnd w:id="405"/>
    <w:bookmarkStart w:id="411" w:name="outer-product"/>
    <w:p>
      <w:pPr>
        <w:pStyle w:val="Heading2"/>
      </w:pPr>
      <w:r>
        <w:t xml:space="preserve">13 Outer product</w:t>
      </w:r>
    </w:p>
    <w:bookmarkStart w:id="406" w:name="def-outer-product"/>
    <w:p>
      <w:pPr>
        <w:pStyle w:val="FirstParagraph"/>
      </w:pPr>
      <w:r>
        <w:rPr>
          <w:b/>
          <w:bCs/>
        </w:rPr>
        <w:t xml:space="preserve">Definition 79 (Outer product)</w:t>
      </w:r>
      <w:r>
        <w:t xml:space="preserve"> </w:t>
      </w:r>
      <w:r>
        <w:t xml:space="preserve">The</w:t>
      </w:r>
      <w:r>
        <w:t xml:space="preserve"> </w:t>
      </w:r>
      <w:r>
        <w:rPr>
          <w:b/>
          <w:bCs/>
        </w:rPr>
        <w:t xml:space="preserve">outer product</w:t>
      </w:r>
      <w:r>
        <w:t xml:space="preserve"> </w:t>
      </w:r>
      <w:r>
        <w:t xml:space="preserve">of a vector</w:t>
      </w:r>
      <w:r>
        <w:t xml:space="preserve"> </w:t>
      </w:r>
      <m:oMath>
        <m:limLow>
          <m:e>
            <m:r>
              <m:t>u</m:t>
            </m:r>
          </m:e>
          <m:lim>
            <m:r>
              <m:rPr>
                <m:sty m:val="p"/>
              </m:rPr>
              <m:t>∼</m:t>
            </m:r>
          </m:lim>
        </m:limLow>
      </m:oMath>
      <w:r>
        <w:t xml:space="preserve"> </w:t>
      </w:r>
      <w:r>
        <w:t xml:space="preserve">of length</w:t>
      </w:r>
      <w:r>
        <w:t xml:space="preserve"> </w:t>
      </w:r>
      <m:oMath>
        <m:r>
          <m:t>m</m:t>
        </m:r>
      </m:oMath>
      <w:r>
        <w:t xml:space="preserve"> </w:t>
      </w:r>
      <w:r>
        <w:t xml:space="preserve">and a vector</w:t>
      </w:r>
      <w:r>
        <w:t xml:space="preserve"> </w:t>
      </w:r>
      <m:oMath>
        <m:limLow>
          <m:e>
            <m:r>
              <m:t>v</m:t>
            </m:r>
          </m:e>
          <m:lim>
            <m:r>
              <m:rPr>
                <m:sty m:val="p"/>
              </m:rPr>
              <m:t>∼</m:t>
            </m:r>
          </m:lim>
        </m:limLow>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limLow>
          <m:e>
            <m:r>
              <m:t>u</m:t>
            </m:r>
          </m:e>
          <m:lim>
            <m:r>
              <m:rPr>
                <m:sty m:val="p"/>
              </m:rPr>
              <m:t>∼</m:t>
            </m:r>
          </m:lim>
        </m:limLow>
        <m:r>
          <m:t> </m:t>
        </m:r>
        <m:sSup>
          <m:e>
            <m:limLow>
              <m:e>
                <m:r>
                  <m:t>v</m:t>
                </m:r>
              </m:e>
              <m:lim>
                <m:r>
                  <m:rPr>
                    <m:sty m:val="p"/>
                  </m:rPr>
                  <m:t>∼</m:t>
                </m:r>
              </m:lim>
            </m:limLow>
          </m:e>
          <m:sup>
            <m:r>
              <m:rPr>
                <m:sty m:val="p"/>
              </m:rPr>
              <m:t>⊤</m:t>
            </m:r>
          </m:sup>
        </m:sSup>
      </m:oMath>
      <w:r>
        <w:t xml:space="preserve"> </w:t>
      </w:r>
      <w:r>
        <w:t xml:space="preserve">of the column vector</w:t>
      </w:r>
      <w:r>
        <w:t xml:space="preserve"> </w:t>
      </w:r>
      <m:oMath>
        <m:limLow>
          <m:e>
            <m:r>
              <m:t>u</m:t>
            </m:r>
          </m:e>
          <m:lim>
            <m:r>
              <m:rPr>
                <m:sty m:val="p"/>
              </m:rPr>
              <m:t>∼</m:t>
            </m:r>
          </m:lim>
        </m:limLow>
      </m:oMath>
      <w:r>
        <w:t xml:space="preserve"> </w:t>
      </w:r>
      <w:r>
        <w:t xml:space="preserve">with the row vector</w:t>
      </w:r>
      <w:r>
        <w:t xml:space="preserve"> </w:t>
      </w:r>
      <m:oMath>
        <m:sSup>
          <m:e>
            <m:limLow>
              <m:e>
                <m:r>
                  <m:t>v</m:t>
                </m:r>
              </m:e>
              <m:lim>
                <m:r>
                  <m:rPr>
                    <m:sty m:val="p"/>
                  </m:rPr>
                  <m:t>∼</m:t>
                </m:r>
              </m:lim>
            </m:limLow>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limLow>
                        <m:e>
                          <m:r>
                            <m:t>u</m:t>
                          </m:r>
                        </m:e>
                        <m:lim>
                          <m:r>
                            <m:rPr>
                              <m:sty m:val="p"/>
                            </m:rPr>
                            <m:t>∼</m:t>
                          </m:r>
                        </m:lim>
                      </m:limLow>
                    </m:e>
                    <m:lim>
                      <m:r>
                        <m:rPr>
                          <m:sty m:val="p"/>
                        </m:rPr>
                        <m:t>⏟</m:t>
                      </m:r>
                    </m:lim>
                  </m:limLow>
                </m:e>
                <m:lim>
                  <m:r>
                    <m:t>m</m:t>
                  </m:r>
                  <m:r>
                    <m:rPr>
                      <m:sty m:val="p"/>
                    </m:rPr>
                    <m:t>×</m:t>
                  </m:r>
                  <m:r>
                    <m:t>1</m:t>
                  </m:r>
                </m:lim>
              </m:limLow>
              <m:r>
                <m:t> </m:t>
              </m:r>
              <m:limLow>
                <m:e>
                  <m:limLow>
                    <m:e>
                      <m:sSup>
                        <m:e>
                          <m:limLow>
                            <m:e>
                              <m:r>
                                <m:t>v</m:t>
                              </m:r>
                            </m:e>
                            <m:lim>
                              <m:r>
                                <m:rPr>
                                  <m:sty m:val="p"/>
                                </m:rPr>
                                <m:t>∼</m:t>
                              </m:r>
                            </m:lim>
                          </m:limLow>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406"/>
    <w:bookmarkStart w:id="407" w:name="exm-outer-product"/>
    <w:p>
      <w:pPr>
        <w:pStyle w:val="FirstParagraph"/>
      </w:pPr>
      <w:r>
        <w:rPr>
          <w:b/>
          <w:bCs/>
        </w:rPr>
        <w:t xml:space="preserve">Example 121 (An outer product)</w:t>
      </w:r>
      <w:r>
        <w:t xml:space="preserve"> </w:t>
      </w:r>
      <w:r>
        <w:t xml:space="preserve">For</w:t>
      </w:r>
      <w:r>
        <w:t xml:space="preserve"> </w:t>
      </w:r>
      <m:oMath>
        <m:limLow>
          <m:e>
            <m:r>
              <m:t>u</m:t>
            </m:r>
          </m:e>
          <m:lim>
            <m:r>
              <m:rPr>
                <m:sty m:val="p"/>
              </m:rPr>
              <m:t>∼</m:t>
            </m:r>
          </m:lim>
        </m:limLow>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limLow>
          <m:e>
            <m:r>
              <m:t>v</m:t>
            </m:r>
          </m:e>
          <m:lim>
            <m:r>
              <m:rPr>
                <m:sty m:val="p"/>
              </m:rPr>
              <m:t>∼</m:t>
            </m:r>
          </m:lim>
        </m:limLow>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limLow>
                <m:e>
                  <m:r>
                    <m:t>u</m:t>
                  </m:r>
                </m:e>
                <m:lim>
                  <m:r>
                    <m:rPr>
                      <m:sty m:val="p"/>
                    </m:rPr>
                    <m:t>∼</m:t>
                  </m:r>
                </m:lim>
              </m:limLow>
              <m:r>
                <m:t> </m:t>
              </m:r>
              <m:sSup>
                <m:e>
                  <m:limLow>
                    <m:e>
                      <m:r>
                        <m:t>v</m:t>
                      </m:r>
                    </m:e>
                    <m:lim>
                      <m:r>
                        <m:rPr>
                          <m:sty m:val="p"/>
                        </m:rPr>
                        <m:t>∼</m:t>
                      </m:r>
                    </m:lim>
                  </m:limLow>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407"/>
    <w:bookmarkStart w:id="408" w:name="rem-outer-vs-dot-product"/>
    <w:p>
      <w:pPr>
        <w:pStyle w:val="FirstParagraph"/>
      </w:pPr>
      <w:r>
        <w:rPr>
          <w:i/>
          <w:iCs/>
        </w:rPr>
        <w:t xml:space="preserve">Remark 25</w:t>
      </w:r>
      <w:r>
        <w:t xml:space="preserve"> (Outer product and dot product). </w:t>
      </w:r>
      <w:r>
        <w:t xml:space="preserve">The dot product</w:t>
      </w:r>
      <w:r>
        <w:t xml:space="preserve"> </w:t>
      </w:r>
      <m:oMath>
        <m:sSup>
          <m:e>
            <m:limLow>
              <m:e>
                <m:r>
                  <m:t>u</m:t>
                </m:r>
              </m:e>
              <m:lim>
                <m:r>
                  <m:rPr>
                    <m:sty m:val="p"/>
                  </m:rPr>
                  <m:t>∼</m:t>
                </m:r>
              </m:lim>
            </m:limLow>
          </m:e>
          <m:sup>
            <m:r>
              <m:rPr>
                <m:sty m:val="p"/>
              </m:rPr>
              <m:t>⊤</m:t>
            </m:r>
          </m:sup>
        </m:sSup>
        <m:limLow>
          <m:e>
            <m:r>
              <m:t>v</m:t>
            </m:r>
          </m:e>
          <m:lim>
            <m:r>
              <m:rPr>
                <m:sty m:val="p"/>
              </m:rPr>
              <m:t>∼</m:t>
            </m:r>
          </m:lim>
        </m:limLow>
      </m:oMath>
      <w:r>
        <w:t xml:space="preserve"> </w:t>
      </w:r>
      <w:r>
        <w:t xml:space="preserve">(</w:t>
      </w:r>
      <w:hyperlink w:anchor="exm-dot-product-matmul">
        <w:r>
          <w:rPr>
            <w:rStyle w:val="Hyperlink"/>
          </w:rPr>
          <w:t xml:space="preserve">Example 20</w:t>
        </w:r>
      </w:hyperlink>
      <w:r>
        <w:t xml:space="preserve">)</w:t>
      </w:r>
      <w:r>
        <w:t xml:space="preserve"> </w:t>
      </w:r>
      <w:r>
        <w:t xml:space="preserve">needs two vectors of the same length and gives a number.</w:t>
      </w:r>
      <w:r>
        <w:t xml:space="preserve"> </w:t>
      </w:r>
      <w:r>
        <w:t xml:space="preserve">The outer product</w:t>
      </w:r>
      <w:r>
        <w:t xml:space="preserve"> </w:t>
      </w:r>
      <m:oMath>
        <m:limLow>
          <m:e>
            <m:r>
              <m:t>u</m:t>
            </m:r>
          </m:e>
          <m:lim>
            <m:r>
              <m:rPr>
                <m:sty m:val="p"/>
              </m:rPr>
              <m:t>∼</m:t>
            </m:r>
          </m:lim>
        </m:limLow>
        <m:r>
          <m:t> </m:t>
        </m:r>
        <m:sSup>
          <m:e>
            <m:limLow>
              <m:e>
                <m:r>
                  <m:t>v</m:t>
                </m:r>
              </m:e>
              <m:lim>
                <m:r>
                  <m:rPr>
                    <m:sty m:val="p"/>
                  </m:rPr>
                  <m:t>∼</m:t>
                </m:r>
              </m:lim>
            </m:limLow>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limLow>
          <m:e>
            <m:r>
              <m:t>u</m:t>
            </m:r>
          </m:e>
          <m:lim>
            <m:r>
              <m:rPr>
                <m:sty m:val="p"/>
              </m:rPr>
              <m:t>∼</m:t>
            </m:r>
          </m:lim>
        </m:limLow>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limLow>
          <m:e>
            <m:r>
              <m:t>v</m:t>
            </m:r>
          </m:e>
          <m:lim>
            <m:r>
              <m:rPr>
                <m:sty m:val="p"/>
              </m:rPr>
              <m:t>∼</m:t>
            </m:r>
          </m:lim>
        </m:limLow>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121</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limLow>
          <m:e>
            <m:r>
              <m:t>a</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b</m:t>
            </m:r>
          </m:e>
          <m:lim>
            <m:r>
              <m:rPr>
                <m:sty m:val="p"/>
              </m:rPr>
              <m:t>∼</m:t>
            </m:r>
          </m:lim>
        </m:limLow>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limLow>
                    <m:e>
                      <m:r>
                        <m:t>a</m:t>
                      </m:r>
                    </m:e>
                    <m:lim>
                      <m:r>
                        <m:rPr>
                          <m:sty m:val="p"/>
                        </m:rPr>
                        <m:t>∼</m:t>
                      </m:r>
                    </m:lim>
                  </m:limLow>
                </m:e>
                <m:sup>
                  <m:r>
                    <m:rPr>
                      <m:sty m:val="p"/>
                    </m:rPr>
                    <m:t>⊤</m:t>
                  </m:r>
                </m:sup>
              </m:sSup>
              <m:limLow>
                <m:e>
                  <m:r>
                    <m:t>b</m:t>
                  </m:r>
                </m:e>
                <m:lim>
                  <m:r>
                    <m:rPr>
                      <m:sty m:val="p"/>
                    </m:rPr>
                    <m:t>∼</m:t>
                  </m:r>
                </m:lim>
              </m:limLow>
              <m:r>
                <m:t>&amp;</m:t>
              </m:r>
              <m:r>
                <m:rPr>
                  <m:sty m:val="p"/>
                </m:rPr>
                <m:t>=</m:t>
              </m:r>
              <m:r>
                <m:t>1</m:t>
              </m:r>
              <m:r>
                <m:rPr>
                  <m:sty m:val="p"/>
                </m:rPr>
                <m:t>⋅</m:t>
              </m:r>
              <m:r>
                <m:t>3</m:t>
              </m:r>
              <m:r>
                <m:rPr>
                  <m:sty m:val="p"/>
                </m:rPr>
                <m:t>+</m:t>
              </m:r>
              <m:r>
                <m:t>2</m:t>
              </m:r>
              <m:r>
                <m:rPr>
                  <m:sty m:val="p"/>
                </m:rPr>
                <m:t>⋅</m:t>
              </m:r>
              <m:r>
                <m:t>4</m:t>
              </m:r>
            </m:e>
            <m:e>
              <m:r>
                <m:t>&amp;</m:t>
              </m:r>
              <m:r>
                <m:rPr>
                  <m:sty m:val="p"/>
                </m:rPr>
                <m:t>=</m:t>
              </m:r>
              <m:r>
                <m:t>11</m:t>
              </m:r>
            </m:e>
            <m:e>
              <m:limLow>
                <m:e>
                  <m:r>
                    <m:t>a</m:t>
                  </m:r>
                </m:e>
                <m:lim>
                  <m:r>
                    <m:rPr>
                      <m:sty m:val="p"/>
                    </m:rPr>
                    <m:t>∼</m:t>
                  </m:r>
                </m:lim>
              </m:limLow>
              <m:r>
                <m:t> </m:t>
              </m:r>
              <m:sSup>
                <m:e>
                  <m:limLow>
                    <m:e>
                      <m:r>
                        <m:t>b</m:t>
                      </m:r>
                    </m:e>
                    <m:lim>
                      <m:r>
                        <m:rPr>
                          <m:sty m:val="p"/>
                        </m:rPr>
                        <m:t>∼</m:t>
                      </m:r>
                    </m:lim>
                  </m:limLow>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408"/>
    <w:bookmarkStart w:id="409" w:name="thm-outer-product-rank"/>
    <w:p>
      <w:pPr>
        <w:pStyle w:val="FirstParagraph"/>
      </w:pPr>
      <w:r>
        <w:rPr>
          <w:b/>
          <w:bCs/>
        </w:rPr>
        <w:t xml:space="preserve">Theorem 66 (An outer product has rank one)</w:t>
      </w:r>
      <w:r>
        <w:t xml:space="preserve"> </w:t>
      </w:r>
      <w:r>
        <w:t xml:space="preserve">If</w:t>
      </w:r>
      <w:r>
        <w:t xml:space="preserve"> </w:t>
      </w:r>
      <m:oMath>
        <m:limLow>
          <m:e>
            <m:r>
              <m:t>u</m:t>
            </m:r>
          </m:e>
          <m:lim>
            <m:r>
              <m:rPr>
                <m:sty m:val="p"/>
              </m:rPr>
              <m:t>∼</m:t>
            </m:r>
          </m:lim>
        </m:limLow>
      </m:oMath>
      <w:r>
        <w:t xml:space="preserve"> </w:t>
      </w:r>
      <w:r>
        <w:t xml:space="preserve">is a nonzero vector of length</w:t>
      </w:r>
      <w:r>
        <w:t xml:space="preserve"> </w:t>
      </w:r>
      <m:oMath>
        <m:r>
          <m:t>m</m:t>
        </m:r>
      </m:oMath>
      <w:r>
        <w:t xml:space="preserve"> </w:t>
      </w:r>
      <w:r>
        <w:t xml:space="preserve">and</w:t>
      </w:r>
      <w:r>
        <w:t xml:space="preserve"> </w:t>
      </w:r>
      <m:oMath>
        <m:limLow>
          <m:e>
            <m:r>
              <m:t>v</m:t>
            </m:r>
          </m:e>
          <m:lim>
            <m:r>
              <m:rPr>
                <m:sty m:val="p"/>
              </m:rPr>
              <m:t>∼</m:t>
            </m:r>
          </m:lim>
        </m:limLow>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limLow>
          <m:e>
            <m:r>
              <m:t>u</m:t>
            </m:r>
          </m:e>
          <m:lim>
            <m:r>
              <m:rPr>
                <m:sty m:val="p"/>
              </m:rPr>
              <m:t>∼</m:t>
            </m:r>
          </m:lim>
        </m:limLow>
        <m:r>
          <m:t> </m:t>
        </m:r>
        <m:sSup>
          <m:e>
            <m:limLow>
              <m:e>
                <m:r>
                  <m:t>v</m:t>
                </m:r>
              </m:e>
              <m:lim>
                <m:r>
                  <m:rPr>
                    <m:sty m:val="p"/>
                  </m:rPr>
                  <m:t>∼</m:t>
                </m:r>
              </m:lim>
            </m:limLow>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bookmarkEnd w:id="409"/>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limLow>
          <m:e>
            <m:r>
              <m:t>u</m:t>
            </m:r>
          </m:e>
          <m:lim>
            <m:r>
              <m:rPr>
                <m:sty m:val="p"/>
              </m:rPr>
              <m:t>∼</m:t>
            </m:r>
          </m:lim>
        </m:limLow>
        <m:r>
          <m:t> </m:t>
        </m:r>
        <m:sSup>
          <m:e>
            <m:limLow>
              <m:e>
                <m:r>
                  <m:t>v</m:t>
                </m:r>
              </m:e>
              <m:lim>
                <m:r>
                  <m:rPr>
                    <m:sty m:val="p"/>
                  </m:rPr>
                  <m:t>∼</m:t>
                </m:r>
              </m:lim>
            </m:limLow>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limLow>
          <m:e>
            <m:r>
              <m:t>u</m:t>
            </m:r>
          </m:e>
          <m:lim>
            <m:r>
              <m:rPr>
                <m:sty m:val="p"/>
              </m:rPr>
              <m:t>∼</m:t>
            </m:r>
          </m:lim>
        </m:limLow>
      </m:oMath>
      <w:r>
        <w:t xml:space="preserve">.</w:t>
      </w:r>
    </w:p>
    <w:p>
      <w:pPr>
        <w:pStyle w:val="BodyText"/>
      </w:pPr>
      <w:r>
        <w:rPr>
          <w:b/>
          <w:bCs/>
        </w:rPr>
        <w:t xml:space="preserve">The rank is at least one.</w:t>
      </w:r>
      <w:r>
        <w:t xml:space="preserve"> </w:t>
      </w:r>
      <w:r>
        <w:t xml:space="preserve">Because</w:t>
      </w:r>
      <w:r>
        <w:t xml:space="preserve"> </w:t>
      </w:r>
      <m:oMath>
        <m:limLow>
          <m:e>
            <m:r>
              <m:t>v</m:t>
            </m:r>
          </m:e>
          <m:lim>
            <m:r>
              <m:rPr>
                <m:sty m:val="p"/>
              </m:rPr>
              <m:t>∼</m:t>
            </m:r>
          </m:lim>
        </m:limLow>
        <m:r>
          <m:rPr>
            <m:sty m:val="p"/>
          </m:rPr>
          <m:t>≠</m:t>
        </m:r>
        <m:limLow>
          <m:e>
            <m:r>
              <m:t>0</m:t>
            </m:r>
          </m:e>
          <m:lim>
            <m:r>
              <m:rPr>
                <m:sty m:val="p"/>
              </m:rPr>
              <m:t>∼</m:t>
            </m:r>
          </m:lim>
        </m:limLow>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limLow>
          <m:e>
            <m:r>
              <m:t>u</m:t>
            </m:r>
          </m:e>
          <m:lim>
            <m:r>
              <m:rPr>
                <m:sty m:val="p"/>
              </m:rPr>
              <m:t>∼</m:t>
            </m:r>
          </m:lim>
        </m:limLow>
      </m:oMath>
      <w:r>
        <w:t xml:space="preserve">, is a nonzero vector,</w:t>
      </w:r>
      <w:r>
        <w:t xml:space="preserve"> </w:t>
      </w:r>
      <w:r>
        <w:t xml:space="preserve">and a single nonzero vector is linearly independent (</w:t>
      </w:r>
      <w:hyperlink w:anchor="def-linearly-independent">
        <w:r>
          <w:rPr>
            <w:rStyle w:val="Hyperlink"/>
          </w:rPr>
          <w:t xml:space="preserve">Definition 43</w:t>
        </w:r>
      </w:hyperlink>
      <w:r>
        <w:t xml:space="preserve">):</w:t>
      </w:r>
      <w:r>
        <w:t xml:space="preserve"> </w:t>
      </w:r>
      <m:oMath>
        <m:r>
          <m:t>c</m:t>
        </m:r>
        <m:r>
          <m:t> </m:t>
        </m:r>
        <m:r>
          <m:rPr>
            <m:sty m:val="p"/>
          </m:rPr>
          <m:t>(</m:t>
        </m:r>
        <m:sSub>
          <m:e>
            <m:r>
              <m:t>v</m:t>
            </m:r>
          </m:e>
          <m:sub>
            <m:r>
              <m:t>j</m:t>
            </m:r>
          </m:sub>
        </m:sSub>
        <m:limLow>
          <m:e>
            <m:r>
              <m:t>u</m:t>
            </m:r>
          </m:e>
          <m:lim>
            <m:r>
              <m:rPr>
                <m:sty m:val="p"/>
              </m:rPr>
              <m:t>∼</m:t>
            </m:r>
          </m:lim>
        </m:limLow>
        <m:r>
          <m:rPr>
            <m:sty m:val="p"/>
          </m:rPr>
          <m:t>)</m:t>
        </m:r>
        <m:r>
          <m:rPr>
            <m:sty m:val="p"/>
          </m:rPr>
          <m:t>=</m:t>
        </m:r>
        <m:limLow>
          <m:e>
            <m:r>
              <m:t>0</m:t>
            </m:r>
          </m:e>
          <m:lim>
            <m:r>
              <m:rPr>
                <m:sty m:val="p"/>
              </m:rPr>
              <m:t>∼</m:t>
            </m:r>
          </m:lim>
        </m:limLow>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limLow>
          <m:e>
            <m:r>
              <m:t>0</m:t>
            </m:r>
          </m:e>
          <m:lim>
            <m:r>
              <m:rPr>
                <m:sty m:val="p"/>
              </m:rPr>
              <m:t>∼</m:t>
            </m:r>
          </m:lim>
        </m:limLow>
      </m:oMath>
      <w:r>
        <w:t xml:space="preserve">,</w:t>
      </w:r>
      <w:r>
        <w:t xml:space="preserve"> </w:t>
      </w:r>
      <w:r>
        <w:t xml:space="preserve">and</w:t>
      </w:r>
      <w:r>
        <w:t xml:space="preserve"> </w:t>
      </w:r>
      <m:oMath>
        <m:r>
          <m:t>1</m:t>
        </m:r>
        <m:r>
          <m:rPr>
            <m:sty m:val="p"/>
          </m:rPr>
          <m:t>⋅</m:t>
        </m:r>
        <m:r>
          <m:rPr>
            <m:sty m:val="p"/>
          </m:rPr>
          <m:t>(</m:t>
        </m:r>
        <m:sSub>
          <m:e>
            <m:r>
              <m:t>v</m:t>
            </m:r>
          </m:e>
          <m:sub>
            <m:r>
              <m:t>j</m:t>
            </m:r>
          </m:sub>
        </m:sSub>
        <m:limLow>
          <m:e>
            <m:r>
              <m:t>u</m:t>
            </m:r>
          </m:e>
          <m:lim>
            <m:r>
              <m:rPr>
                <m:sty m:val="p"/>
              </m:rPr>
              <m:t>∼</m:t>
            </m:r>
          </m:lim>
        </m:limLow>
        <m:r>
          <m:rPr>
            <m:sty m:val="p"/>
          </m:rPr>
          <m:t>)</m:t>
        </m:r>
        <m:r>
          <m:rPr>
            <m:sty m:val="p"/>
          </m:rPr>
          <m:t>+</m:t>
        </m:r>
        <m:r>
          <m:t>1</m:t>
        </m:r>
        <m:r>
          <m:rPr>
            <m:sty m:val="p"/>
          </m:rPr>
          <m:t>⋅</m:t>
        </m:r>
        <m:r>
          <m:rPr>
            <m:sty m:val="p"/>
          </m:rPr>
          <m:t>(</m:t>
        </m:r>
        <m:sSub>
          <m:e>
            <m:r>
              <m:t>v</m:t>
            </m:r>
          </m:e>
          <m:sub>
            <m:r>
              <m:t>k</m:t>
            </m:r>
          </m:sub>
        </m:sSub>
        <m:limLow>
          <m:e>
            <m:r>
              <m:t>u</m:t>
            </m:r>
          </m:e>
          <m:lim>
            <m:r>
              <m:rPr>
                <m:sty m:val="p"/>
              </m:rPr>
              <m:t>∼</m:t>
            </m:r>
          </m:lim>
        </m:limLow>
        <m:r>
          <m:rPr>
            <m:sty m:val="p"/>
          </m:rPr>
          <m:t>)</m:t>
        </m:r>
        <m:r>
          <m:rPr>
            <m:sty m:val="p"/>
          </m:rPr>
          <m:t>=</m:t>
        </m:r>
        <m:limLow>
          <m:e>
            <m:r>
              <m:t>0</m:t>
            </m:r>
          </m:e>
          <m:lim>
            <m:r>
              <m:rPr>
                <m:sty m:val="p"/>
              </m:rPr>
              <m:t>∼</m:t>
            </m:r>
          </m:lim>
        </m:limLow>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limLow>
                <m:e>
                  <m:r>
                    <m:t>u</m:t>
                  </m:r>
                </m:e>
                <m:lim>
                  <m:r>
                    <m:rPr>
                      <m:sty m:val="p"/>
                    </m:rPr>
                    <m:t>∼</m:t>
                  </m:r>
                </m:lim>
              </m:limLow>
              <m:r>
                <m:rPr>
                  <m:sty m:val="p"/>
                </m:rPr>
                <m:t>)</m:t>
              </m:r>
              <m:r>
                <m:rPr>
                  <m:sty m:val="p"/>
                </m:rPr>
                <m:t>−</m:t>
              </m:r>
              <m:sSub>
                <m:e>
                  <m:r>
                    <m:t>v</m:t>
                  </m:r>
                </m:e>
                <m:sub>
                  <m:r>
                    <m:t>j</m:t>
                  </m:r>
                </m:sub>
              </m:sSub>
              <m:r>
                <m:t> </m:t>
              </m:r>
              <m:r>
                <m:rPr>
                  <m:sty m:val="p"/>
                </m:rPr>
                <m:t>(</m:t>
              </m:r>
              <m:sSub>
                <m:e>
                  <m:r>
                    <m:t>v</m:t>
                  </m:r>
                </m:e>
                <m:sub>
                  <m:r>
                    <m:t>k</m:t>
                  </m:r>
                </m:sub>
              </m:sSub>
              <m:limLow>
                <m:e>
                  <m:r>
                    <m:t>u</m:t>
                  </m:r>
                </m:e>
                <m:lim>
                  <m:r>
                    <m:rPr>
                      <m:sty m:val="p"/>
                    </m:rPr>
                    <m:t>∼</m:t>
                  </m:r>
                </m:lim>
              </m:limLow>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limLow>
                <m:e>
                  <m:r>
                    <m:t>u</m:t>
                  </m:r>
                </m:e>
                <m:lim>
                  <m:r>
                    <m:rPr>
                      <m:sty m:val="p"/>
                    </m:rPr>
                    <m:t>∼</m:t>
                  </m:r>
                </m:lim>
              </m:limLow>
              <m:r>
                <m:t>&amp;</m:t>
              </m:r>
              <m:r>
                <m:t>&amp;</m:t>
              </m:r>
              <m:r>
                <m:rPr>
                  <m:nor/>
                  <m:sty m:val="p"/>
                </m:rPr>
                <m:t>(collect the scalar multiples of </m:t>
              </m:r>
              <m:limLow>
                <m:e>
                  <m:r>
                    <m:t>u</m:t>
                  </m:r>
                </m:e>
                <m:lim>
                  <m:r>
                    <m:rPr>
                      <m:sty m:val="p"/>
                    </m:rPr>
                    <m:t>∼</m:t>
                  </m:r>
                </m:lim>
              </m:limLow>
              <m:r>
                <m:rPr>
                  <m:nor/>
                  <m:sty m:val="p"/>
                </m:rPr>
                <m:t>)</m:t>
              </m:r>
            </m:e>
            <m:e>
              <m:r>
                <m:t>&amp;</m:t>
              </m:r>
              <m:r>
                <m:rPr>
                  <m:sty m:val="p"/>
                </m:rPr>
                <m:t>=</m:t>
              </m:r>
              <m:r>
                <m:t>0</m:t>
              </m:r>
              <m:r>
                <m:rPr>
                  <m:sty m:val="p"/>
                </m:rPr>
                <m:t>⋅</m:t>
              </m:r>
              <m:limLow>
                <m:e>
                  <m:r>
                    <m:t>u</m:t>
                  </m:r>
                </m:e>
                <m:lim>
                  <m:r>
                    <m:rPr>
                      <m:sty m:val="p"/>
                    </m:rPr>
                    <m:t>∼</m:t>
                  </m:r>
                </m:lim>
              </m:limLow>
              <m:r>
                <m:t>&amp;</m:t>
              </m:r>
              <m:r>
                <m:t>&amp;</m:t>
              </m:r>
              <m:r>
                <m:rPr>
                  <m:nor/>
                  <m:sty m:val="p"/>
                </m:rPr>
                <m:t>(multiplication of numbers is commutative)</m:t>
              </m:r>
            </m:e>
            <m:e>
              <m:r>
                <m:t>&amp;</m:t>
              </m:r>
              <m:r>
                <m:rPr>
                  <m:sty m:val="p"/>
                </m:rPr>
                <m:t>=</m:t>
              </m:r>
              <m:limLow>
                <m:e>
                  <m:r>
                    <m:t>0</m:t>
                  </m:r>
                </m:e>
                <m:lim>
                  <m:r>
                    <m:rPr>
                      <m:sty m:val="p"/>
                    </m:rPr>
                    <m:t>∼</m:t>
                  </m:r>
                </m:lim>
              </m:limLow>
              <m:r>
                <m:t>&amp;</m:t>
              </m:r>
              <m:r>
                <m:t>&amp;</m:t>
              </m:r>
              <m:r>
                <m:rPr>
                  <m:nor/>
                  <m:sty m:val="p"/>
                </m:rPr>
                <m:t>(a zero multiple of a vector is </m:t>
              </m:r>
              <m:limLow>
                <m:e>
                  <m:r>
                    <m:t>0</m:t>
                  </m:r>
                </m:e>
                <m:lim>
                  <m:r>
                    <m:rPr>
                      <m:sty m:val="p"/>
                    </m:rPr>
                    <m:t>∼</m:t>
                  </m:r>
                </m:lim>
              </m:limLow>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limLow>
          <m:e>
            <m:r>
              <m:t>0</m:t>
            </m:r>
          </m:e>
          <m:lim>
            <m:r>
              <m:rPr>
                <m:sty m:val="p"/>
              </m:rPr>
              <m:t>∼</m:t>
            </m:r>
          </m:lim>
        </m:limLow>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limLow>
          <m:e>
            <m:r>
              <m:t>0</m:t>
            </m:r>
          </m:e>
          <m:lim>
            <m:r>
              <m:rPr>
                <m:sty m:val="p"/>
              </m:rPr>
              <m:t>∼</m:t>
            </m:r>
          </m:lim>
        </m:limLow>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43</w:t>
        </w:r>
      </w:hyperlink>
      <w:r>
        <w:t xml:space="preserve">).</w:t>
      </w:r>
      <w:r>
        <w:t xml:space="preserve"> </w:t>
      </w:r>
      <w:r>
        <w:t xml:space="preserve">The largest linearly independent set of columns therefore has one column.</w:t>
      </w:r>
    </w:p>
    <w:bookmarkStart w:id="410" w:name="exm-outer-product-rank"/>
    <w:p>
      <w:pPr>
        <w:pStyle w:val="BodyText"/>
      </w:pPr>
      <w:r>
        <w:rPr>
          <w:b/>
          <w:bCs/>
        </w:rPr>
        <w:t xml:space="preserve">Example 122 (The rank of an outer product)</w:t>
      </w:r>
      <w:r>
        <w:t xml:space="preserve"> </w:t>
      </w:r>
      <w:r>
        <w:t xml:space="preserve">In</w:t>
      </w:r>
      <w:r>
        <w:t xml:space="preserve"> </w:t>
      </w:r>
      <w:hyperlink w:anchor="exm-outer-product">
        <w:r>
          <w:rPr>
            <w:rStyle w:val="Hyperlink"/>
          </w:rPr>
          <w:t xml:space="preserve">Example 121</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limLow>
          <m:e>
            <m:r>
              <m:t>u</m:t>
            </m:r>
          </m:e>
          <m:lim>
            <m:r>
              <m:rPr>
                <m:sty m:val="p"/>
              </m:rPr>
              <m:t>∼</m:t>
            </m:r>
          </m:lim>
        </m:limLow>
        <m:r>
          <m:t> </m:t>
        </m:r>
        <m:sSup>
          <m:e>
            <m:limLow>
              <m:e>
                <m:r>
                  <m:t>v</m:t>
                </m:r>
              </m:e>
              <m:lim>
                <m:r>
                  <m:rPr>
                    <m:sty m:val="p"/>
                  </m:rPr>
                  <m:t>∼</m:t>
                </m:r>
              </m:lim>
            </m:limLow>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limLow>
          <m:e>
            <m:r>
              <m:t>u</m:t>
            </m:r>
          </m:e>
          <m:lim>
            <m:r>
              <m:rPr>
                <m:sty m:val="p"/>
              </m:rPr>
              <m:t>∼</m:t>
            </m:r>
          </m:lim>
        </m:limLow>
        <m:r>
          <m:rPr>
            <m:sty m:val="p"/>
          </m:rPr>
          <m:t>=</m:t>
        </m:r>
        <m:r>
          <m:t>4</m:t>
        </m:r>
        <m:limLow>
          <m:e>
            <m:r>
              <m:t>u</m:t>
            </m:r>
          </m:e>
          <m:lim>
            <m:r>
              <m:rPr>
                <m:sty m:val="p"/>
              </m:rPr>
              <m:t>∼</m:t>
            </m:r>
          </m:lim>
        </m:limLow>
      </m:oMath>
      <w:r>
        <w:t xml:space="preserve"> </w:t>
      </w:r>
      <w:r>
        <w:t xml:space="preserve">and</w:t>
      </w:r>
      <w:r>
        <w:t xml:space="preserve"> </w:t>
      </w:r>
      <m:oMath>
        <m:sSub>
          <m:e>
            <m:r>
              <m:t>v</m:t>
            </m:r>
          </m:e>
          <m:sub>
            <m:r>
              <m:t>2</m:t>
            </m:r>
          </m:sub>
        </m:sSub>
        <m:limLow>
          <m:e>
            <m:r>
              <m:t>u</m:t>
            </m:r>
          </m:e>
          <m:lim>
            <m:r>
              <m:rPr>
                <m:sty m:val="p"/>
              </m:rPr>
              <m:t>∼</m:t>
            </m:r>
          </m:lim>
        </m:limLow>
        <m:r>
          <m:rPr>
            <m:sty m:val="p"/>
          </m:rPr>
          <m:t>=</m:t>
        </m:r>
        <m:r>
          <m:t>5</m:t>
        </m:r>
        <m:limLow>
          <m:e>
            <m:r>
              <m:t>u</m:t>
            </m:r>
          </m:e>
          <m:lim>
            <m:r>
              <m:rPr>
                <m:sty m:val="p"/>
              </m:rPr>
              <m:t>∼</m:t>
            </m:r>
          </m:lim>
        </m:limLow>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410"/>
    <w:bookmarkEnd w:id="411"/>
    <w:bookmarkStart w:id="446" w:name="special-matrices"/>
    <w:p>
      <w:pPr>
        <w:pStyle w:val="Heading2"/>
      </w:pPr>
      <w:r>
        <w:t xml:space="preserve">14 Special Matrices</w:t>
      </w:r>
    </w:p>
    <w:p>
      <w:pPr>
        <w:pStyle w:val="FirstParagraph"/>
      </w:pPr>
      <w:r>
        <w:t xml:space="preserve">Some special matrices appeared earlier:</w:t>
      </w:r>
    </w:p>
    <w:p>
      <w:pPr>
        <w:pStyle w:val="Compact"/>
        <w:numPr>
          <w:ilvl w:val="0"/>
          <w:numId w:val="1071"/>
        </w:numPr>
      </w:pPr>
      <w:r>
        <w:t xml:space="preserve">the zero matrix (</w:t>
      </w:r>
      <w:hyperlink w:anchor="def-zero-matrix">
        <w:r>
          <w:rPr>
            <w:rStyle w:val="Hyperlink"/>
          </w:rPr>
          <w:t xml:space="preserve">Definition 23</w:t>
        </w:r>
      </w:hyperlink>
      <w:r>
        <w:t xml:space="preserve">), in the section on matrix addition</w:t>
      </w:r>
    </w:p>
    <w:p>
      <w:pPr>
        <w:pStyle w:val="Compact"/>
        <w:numPr>
          <w:ilvl w:val="0"/>
          <w:numId w:val="1071"/>
        </w:numPr>
      </w:pPr>
      <w:r>
        <w:t xml:space="preserve">square matrices (</w:t>
      </w:r>
      <w:hyperlink w:anchor="def-square-matrix">
        <w:r>
          <w:rPr>
            <w:rStyle w:val="Hyperlink"/>
          </w:rPr>
          <w:t xml:space="preserve">Definition 27</w:t>
        </w:r>
      </w:hyperlink>
      <w:r>
        <w:t xml:space="preserve">), in the section on square and identity matrices</w:t>
      </w:r>
    </w:p>
    <w:p>
      <w:pPr>
        <w:pStyle w:val="Compact"/>
        <w:numPr>
          <w:ilvl w:val="0"/>
          <w:numId w:val="1071"/>
        </w:numPr>
      </w:pPr>
      <w:r>
        <w:t xml:space="preserve">the identity matrix (</w:t>
      </w:r>
      <w:hyperlink w:anchor="def-identity-matrix">
        <w:r>
          <w:rPr>
            <w:rStyle w:val="Hyperlink"/>
          </w:rPr>
          <w:t xml:space="preserve">Definition 31</w:t>
        </w:r>
      </w:hyperlink>
      <w:r>
        <w:t xml:space="preserve">), in that same section</w:t>
      </w:r>
    </w:p>
    <w:bookmarkStart w:id="412" w:name="def-matrix-order"/>
    <w:p>
      <w:pPr>
        <w:pStyle w:val="FirstParagraph"/>
      </w:pPr>
      <w:r>
        <w:rPr>
          <w:b/>
          <w:bCs/>
        </w:rPr>
        <w:t xml:space="preserve">Definition 80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27</w:t>
        </w:r>
      </w:hyperlink>
      <w:r>
        <w:t xml:space="preserve">)</w:t>
      </w:r>
      <w:r>
        <w:t xml:space="preserve"> </w:t>
      </w:r>
      <w:r>
        <w:t xml:space="preserve">is its number of rows, which equals its number of columns.</w:t>
      </w:r>
    </w:p>
    <w:bookmarkEnd w:id="412"/>
    <w:bookmarkStart w:id="413" w:name="exm-matrix-order"/>
    <w:p>
      <w:pPr>
        <w:pStyle w:val="BodyText"/>
      </w:pPr>
      <w:r>
        <w:rPr>
          <w:b/>
          <w:bCs/>
        </w:rPr>
        <w:t xml:space="preserve">Example 123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21</w:t>
        </w:r>
      </w:hyperlink>
      <w:r>
        <w:t xml:space="preserve">).</w:t>
      </w:r>
    </w:p>
    <w:bookmarkEnd w:id="413"/>
    <w:bookmarkStart w:id="414" w:name="def-matrix-power"/>
    <w:p>
      <w:pPr>
        <w:pStyle w:val="BodyText"/>
      </w:pPr>
      <w:r>
        <w:rPr>
          <w:b/>
          <w:bCs/>
        </w:rPr>
        <w:t xml:space="preserve">Definition 81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14"/>
    <w:bookmarkStart w:id="415" w:name="exm-matrix-power"/>
    <w:p>
      <w:pPr>
        <w:pStyle w:val="BodyText"/>
      </w:pPr>
      <w:r>
        <w:rPr>
          <w:b/>
          <w:bCs/>
        </w:rPr>
        <w:t xml:space="preserve">Example 124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27</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15"/>
    <w:bookmarkStart w:id="416" w:name="def-symmetric-matrix"/>
    <w:p>
      <w:pPr>
        <w:pStyle w:val="BodyText"/>
      </w:pPr>
      <w:r>
        <w:rPr>
          <w:b/>
          <w:bCs/>
        </w:rPr>
        <w:t xml:space="preserve">Definition 82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16"/>
    <w:bookmarkStart w:id="417" w:name="rem-symmetric-in-statistics"/>
    <w:p>
      <w:pPr>
        <w:pStyle w:val="BodyText"/>
      </w:pPr>
      <w:r>
        <w:rPr>
          <w:i/>
          <w:iCs/>
        </w:rPr>
        <w:t xml:space="preserve">Remark 26</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limLow>
          <m:e>
            <m:r>
              <m:t>Y</m:t>
            </m:r>
          </m:e>
          <m:lim>
            <m:r>
              <m:rPr>
                <m:sty m:val="p"/>
              </m:rPr>
              <m:t>∼</m:t>
            </m:r>
          </m:lim>
        </m:limLow>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17"/>
    <w:bookmarkStart w:id="418" w:name="exm-not-symmetric"/>
    <w:p>
      <w:pPr>
        <w:pStyle w:val="FirstParagraph"/>
      </w:pPr>
      <w:r>
        <w:rPr>
          <w:b/>
          <w:bCs/>
        </w:rPr>
        <w:t xml:space="preserve">Example 125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18"/>
    <w:bookmarkStart w:id="419" w:name="def-diagonal-matrix"/>
    <w:p>
      <w:pPr>
        <w:pStyle w:val="FirstParagraph"/>
      </w:pPr>
      <w:r>
        <w:rPr>
          <w:b/>
          <w:bCs/>
        </w:rPr>
        <w:t xml:space="preserve">Definition 83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19"/>
    <w:bookmarkStart w:id="420" w:name="rem-diag-notation"/>
    <w:p>
      <w:pPr>
        <w:pStyle w:val="FirstParagraph"/>
      </w:pPr>
      <w:r>
        <w:rPr>
          <w:i/>
          <w:iCs/>
        </w:rPr>
        <w:t xml:space="preserve">Remark 27</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20"/>
    <w:bookmarkStart w:id="421" w:name="exm-not-diagonal"/>
    <w:p>
      <w:pPr>
        <w:pStyle w:val="BodyText"/>
      </w:pPr>
      <w:r>
        <w:rPr>
          <w:b/>
          <w:bCs/>
        </w:rPr>
        <w:t xml:space="preserve">Example 126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21"/>
    <w:bookmarkStart w:id="422" w:name="def-matrix-inverse"/>
    <w:p>
      <w:pPr>
        <w:pStyle w:val="BodyText"/>
      </w:pPr>
      <w:r>
        <w:rPr>
          <w:b/>
          <w:bCs/>
        </w:rPr>
        <w:t xml:space="preserve">Definition 84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22"/>
    <w:bookmarkStart w:id="423" w:name="def-invertible-matrix"/>
    <w:p>
      <w:pPr>
        <w:pStyle w:val="FirstParagraph"/>
      </w:pPr>
      <w:r>
        <w:rPr>
          <w:b/>
          <w:bCs/>
        </w:rPr>
        <w:t xml:space="preserve">Definition 85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31</w:t>
        </w:r>
      </w:hyperlink>
      <w:r>
        <w:t xml:space="preserve">).</w:t>
      </w:r>
      <w:r>
        <w:t xml:space="preserve"> </w:t>
      </w:r>
      <w:r>
        <w:t xml:space="preserve">A square matrix that is not invertible is</w:t>
      </w:r>
      <w:r>
        <w:t xml:space="preserve"> </w:t>
      </w:r>
      <w:r>
        <w:rPr>
          <w:b/>
          <w:bCs/>
        </w:rPr>
        <w:t xml:space="preserve">singular</w:t>
      </w:r>
      <w:r>
        <w:t xml:space="preserve">.</w:t>
      </w:r>
    </w:p>
    <w:bookmarkEnd w:id="423"/>
    <w:bookmarkStart w:id="424" w:name="exm-invertible-matrix"/>
    <w:p>
      <w:pPr>
        <w:pStyle w:val="BodyText"/>
      </w:pPr>
      <w:r>
        <w:rPr>
          <w:b/>
          <w:bCs/>
        </w:rPr>
        <w:t xml:space="preserve">Example 127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24"/>
    <w:bookmarkStart w:id="425" w:name="rem-invertible-inverse"/>
    <w:p>
      <w:pPr>
        <w:pStyle w:val="BodyText"/>
      </w:pPr>
      <w:r>
        <w:rPr>
          <w:i/>
          <w:iCs/>
        </w:rPr>
        <w:t xml:space="preserve">Remark 28</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85</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127</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25"/>
    <w:bookmarkStart w:id="426" w:name="thm-inverse-product"/>
    <w:p>
      <w:pPr>
        <w:pStyle w:val="BodyText"/>
      </w:pPr>
      <w:r>
        <w:rPr>
          <w:b/>
          <w:bCs/>
        </w:rPr>
        <w:t xml:space="preserve">Theorem 67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26"/>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427" w:name="thm-inverse-transpose"/>
    <w:p>
      <w:pPr>
        <w:pStyle w:val="BodyText"/>
      </w:pPr>
      <w:r>
        <w:rPr>
          <w:b/>
          <w:bCs/>
        </w:rPr>
        <w:t xml:space="preserve">Theorem 68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sSup>
            <m:e>
              <m:r>
                <m:t>​</m:t>
              </m:r>
              <m:d>
                <m:dPr>
                  <m:begChr m:val="("/>
                  <m:sepChr m:val=""/>
                  <m:endChr m:val=")"/>
                  <m:grow/>
                </m:dPr>
                <m:e>
                  <m:sSup>
                    <m:e>
                      <m:r>
                        <m:rPr>
                          <m:sty m:val="bi"/>
                        </m:rPr>
                        <m:t>A</m:t>
                      </m:r>
                    </m:e>
                    <m:sup>
                      <m:r>
                        <m:rPr>
                          <m:sty m:val="p"/>
                        </m:rPr>
                        <m:t>⊤</m:t>
                      </m:r>
                    </m:sup>
                  </m:sSup>
                </m:e>
              </m:d>
              <m:r>
                <m:t>​</m:t>
              </m:r>
            </m:e>
            <m:sup>
              <m:r>
                <m:rPr>
                  <m:sty m:val="p"/>
                </m:rPr>
                <m:t>−</m:t>
              </m:r>
              <m:r>
                <m:t>1</m:t>
              </m:r>
            </m:sup>
          </m:sSup>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27"/>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428" w:name="exm-inverse-transpose"/>
    <w:p>
      <w:pPr>
        <w:pStyle w:val="BodyText"/>
      </w:pPr>
      <w:r>
        <w:rPr>
          <w:b/>
          <w:bCs/>
        </w:rPr>
        <w:t xml:space="preserve">Example 128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127</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68</w:t>
        </w:r>
      </w:hyperlink>
      <w:r>
        <w:t xml:space="preserve"> </w:t>
      </w:r>
      <w:r>
        <w:t xml:space="preserve">says</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e>
                  </m:d>
                  <m:r>
                    <m:t>​</m:t>
                  </m:r>
                </m:e>
                <m:sup>
                  <m:r>
                    <m:rPr>
                      <m:sty m:val="p"/>
                    </m:rPr>
                    <m:t>−</m:t>
                  </m:r>
                  <m:r>
                    <m:t>1</m:t>
                  </m:r>
                </m:sup>
              </m:sSup>
              <m:r>
                <m:t>&amp;</m:t>
              </m:r>
              <m:r>
                <m:rPr>
                  <m:sty m:val="p"/>
                </m:rPr>
                <m:t>=</m:t>
              </m:r>
              <m:sSup>
                <m:e>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r>
                    <m:t>​</m:t>
                  </m:r>
                </m:e>
                <m:sup>
                  <m:r>
                    <m:rPr>
                      <m:sty m:val="p"/>
                    </m:rPr>
                    <m:t>−</m:t>
                  </m:r>
                  <m:r>
                    <m:t>1</m:t>
                  </m:r>
                </m:sup>
              </m:sSup>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28"/>
    <w:bookmarkStart w:id="429" w:name="cor-inverse-symmetric"/>
    <w:p>
      <w:pPr>
        <w:pStyle w:val="BodyText"/>
      </w:pPr>
      <w:r>
        <w:rPr>
          <w:b/>
          <w:bCs/>
        </w:rPr>
        <w:t xml:space="preserve">Corollary 9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29"/>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sup>
                      </m:sSup>
                    </m:e>
                  </m:d>
                  <m:r>
                    <m:t>​</m:t>
                  </m:r>
                </m:e>
                <m:sup>
                  <m:r>
                    <m:rPr>
                      <m:sty m:val="p"/>
                    </m:rPr>
                    <m:t>−</m:t>
                  </m:r>
                  <m:r>
                    <m:t>1</m:t>
                  </m:r>
                </m:sup>
              </m:sSup>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68</w:t>
        </w:r>
      </w:hyperlink>
      <w:r>
        <w:t xml:space="preserve">.</w:t>
      </w:r>
    </w:p>
    <w:bookmarkStart w:id="430" w:name="exm-inverse-symmetric"/>
    <w:p>
      <w:pPr>
        <w:pStyle w:val="BodyText"/>
      </w:pPr>
      <w:r>
        <w:rPr>
          <w:b/>
          <w:bCs/>
        </w:rPr>
        <w:t xml:space="preserve">Example 129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9</w:t>
        </w:r>
      </w:hyperlink>
      <w:r>
        <w:t xml:space="preserve"> </w:t>
      </w:r>
      <w:r>
        <w:t xml:space="preserve">says.</w:t>
      </w:r>
    </w:p>
    <w:bookmarkEnd w:id="430"/>
    <w:bookmarkStart w:id="431" w:name="def-idempotent-matrix"/>
    <w:p>
      <w:pPr>
        <w:pStyle w:val="BodyText"/>
      </w:pPr>
      <w:r>
        <w:rPr>
          <w:b/>
          <w:bCs/>
        </w:rPr>
        <w:t xml:space="preserve">Definition 86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31"/>
    <w:bookmarkStart w:id="432" w:name="exm-idempotent"/>
    <w:p>
      <w:pPr>
        <w:pStyle w:val="FirstParagraph"/>
      </w:pPr>
      <w:r>
        <w:rPr>
          <w:b/>
          <w:bCs/>
        </w:rPr>
        <w:t xml:space="preserve">Example 130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32"/>
    <w:bookmarkStart w:id="433" w:name="exm-not-idempotent"/>
    <w:p>
      <w:pPr>
        <w:pStyle w:val="BodyText"/>
      </w:pPr>
      <w:r>
        <w:rPr>
          <w:b/>
          <w:bCs/>
        </w:rPr>
        <w:t xml:space="preserve">Example 131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33"/>
    <w:bookmarkStart w:id="434" w:name="def-projection-matrix"/>
    <w:p>
      <w:pPr>
        <w:pStyle w:val="BodyText"/>
      </w:pPr>
      <w:r>
        <w:rPr>
          <w:b/>
          <w:bCs/>
        </w:rPr>
        <w:t xml:space="preserve">Definition 87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82</w:t>
        </w:r>
      </w:hyperlink>
      <w:r>
        <w:t xml:space="preserve">)</w:t>
      </w:r>
      <w:r>
        <w:t xml:space="preserve"> </w:t>
      </w:r>
      <w:r>
        <w:t xml:space="preserve">and idempotent (</w:t>
      </w:r>
      <w:hyperlink w:anchor="def-idempotent-matrix">
        <w:r>
          <w:rPr>
            <w:rStyle w:val="Hyperlink"/>
          </w:rPr>
          <w:t xml:space="preserve">Definition 86</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34"/>
    <w:bookmarkStart w:id="435" w:name="def-oblique-projection"/>
    <w:p>
      <w:pPr>
        <w:pStyle w:val="FirstParagraph"/>
      </w:pPr>
      <w:r>
        <w:rPr>
          <w:b/>
          <w:bCs/>
        </w:rPr>
        <w:t xml:space="preserve">Definition 88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86</w:t>
        </w:r>
      </w:hyperlink>
      <w:r>
        <w:t xml:space="preserve">)</w:t>
      </w:r>
      <w:r>
        <w:t xml:space="preserve"> </w:t>
      </w:r>
      <w:r>
        <w:t xml:space="preserve">but not symmetric (</w:t>
      </w:r>
      <w:hyperlink w:anchor="def-symmetric-matrix">
        <w:r>
          <w:rPr>
            <w:rStyle w:val="Hyperlink"/>
          </w:rPr>
          <w:t xml:space="preserve">Definition 82</w:t>
        </w:r>
      </w:hyperlink>
      <w:r>
        <w:t xml:space="preserve">).</w:t>
      </w:r>
    </w:p>
    <w:bookmarkEnd w:id="435"/>
    <w:bookmarkStart w:id="436" w:name="exm-projection-matrix"/>
    <w:p>
      <w:pPr>
        <w:pStyle w:val="BodyText"/>
      </w:pPr>
      <w:r>
        <w:rPr>
          <w:b/>
          <w:bCs/>
        </w:rPr>
        <w:t xml:space="preserve">Example 132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36"/>
    <w:bookmarkStart w:id="437" w:name="rem-projection-matrix-terminology"/>
    <w:p>
      <w:pPr>
        <w:pStyle w:val="BodyText"/>
      </w:pPr>
      <w:r>
        <w:rPr>
          <w:i/>
          <w:iCs/>
        </w:rPr>
        <w:t xml:space="preserve">Remark 29</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132</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87</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132</w:t>
        </w:r>
      </w:hyperlink>
      <w:r>
        <w:t xml:space="preserve">,</w:t>
      </w:r>
      <w:r>
        <w:t xml:space="preserve"> </w:t>
      </w:r>
      <w:r>
        <w:t xml:space="preserve">and never an oblique projection (</w:t>
      </w:r>
      <w:hyperlink w:anchor="def-oblique-projection">
        <w:r>
          <w:rPr>
            <w:rStyle w:val="Hyperlink"/>
          </w:rPr>
          <w:t xml:space="preserve">Definition 88</w:t>
        </w:r>
      </w:hyperlink>
      <w:r>
        <w:t xml:space="preserve">)</w:t>
      </w:r>
      <w:r>
        <w:t xml:space="preserve"> </w:t>
      </w:r>
      <w:r>
        <w:t xml:space="preserve">such as</w:t>
      </w:r>
      <w:r>
        <w:t xml:space="preserve"> </w:t>
      </w:r>
      <m:oMath>
        <m:r>
          <m:rPr>
            <m:sty m:val="bi"/>
          </m:rPr>
          <m:t>Q</m:t>
        </m:r>
      </m:oMath>
      <w:r>
        <w:t xml:space="preserve">.</w:t>
      </w:r>
    </w:p>
    <w:bookmarkEnd w:id="437"/>
    <w:bookmarkStart w:id="438" w:name="thm-projection-complement"/>
    <w:p>
      <w:pPr>
        <w:pStyle w:val="BodyText"/>
      </w:pPr>
      <w:r>
        <w:rPr>
          <w:b/>
          <w:bCs/>
        </w:rPr>
        <w:t xml:space="preserve">Theorem 69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38"/>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39" w:name="thm-projection-orthogonal"/>
    <w:p>
      <w:pPr>
        <w:pStyle w:val="FirstParagraph"/>
      </w:pPr>
      <w:r>
        <w:rPr>
          <w:b/>
          <w:bCs/>
        </w:rPr>
        <w:t xml:space="preserve">Theorem 70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and</w:t>
      </w:r>
      <w:r>
        <w:t xml:space="preserve"> </w:t>
      </w:r>
      <m:oMath>
        <m:limLow>
          <m:e>
            <m:r>
              <m:t>v</m:t>
            </m:r>
          </m:e>
          <m:lim>
            <m:r>
              <m:rPr>
                <m:sty m:val="p"/>
              </m:rPr>
              <m:t>∼</m:t>
            </m:r>
          </m:lim>
        </m:limLow>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limLow>
            <m:e>
              <m:r>
                <m:t>v</m:t>
              </m:r>
            </m:e>
            <m:lim>
              <m:r>
                <m:rPr>
                  <m:sty m:val="p"/>
                </m:rPr>
                <m:t>∼</m:t>
              </m:r>
            </m:lim>
          </m:limLow>
          <m:r>
            <m:rPr>
              <m:sty m:val="p"/>
            </m:rPr>
            <m:t>=</m:t>
          </m:r>
          <m:limLow>
            <m:e>
              <m:limLow>
                <m:e>
                  <m:r>
                    <m:rPr>
                      <m:sty m:val="bi"/>
                    </m:rPr>
                    <m:t>P</m:t>
                  </m:r>
                  <m:limLow>
                    <m:e>
                      <m:r>
                        <m:t>v</m:t>
                      </m:r>
                    </m:e>
                    <m:lim>
                      <m:r>
                        <m:rPr>
                          <m:sty m:val="p"/>
                        </m:rPr>
                        <m:t>∼</m:t>
                      </m:r>
                    </m:lim>
                  </m:limLow>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limLow>
                    <m:e>
                      <m:r>
                        <m:t>v</m:t>
                      </m:r>
                    </m:e>
                    <m:lim>
                      <m:r>
                        <m:rPr>
                          <m:sty m:val="p"/>
                        </m:rPr>
                        <m:t>∼</m:t>
                      </m:r>
                    </m:lim>
                  </m:limLow>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limLow>
            <m:e>
              <m:r>
                <m:t>v</m:t>
              </m:r>
            </m:e>
            <m:lim>
              <m:r>
                <m:rPr>
                  <m:sty m:val="p"/>
                </m:rPr>
                <m:t>∼</m:t>
              </m:r>
            </m:lim>
          </m:limLow>
          <m:r>
            <m:t> </m:t>
          </m:r>
          <m:r>
            <m:rPr>
              <m:sty m:val="p"/>
            </m:rPr>
            <m:t>⟂</m:t>
          </m:r>
          <m:r>
            <m:t> </m:t>
          </m:r>
          <m:r>
            <m:rPr>
              <m:sty m:val="p"/>
            </m:rPr>
            <m:t>(</m:t>
          </m:r>
          <m:sSub>
            <m:e>
              <m:r>
                <m:rPr>
                  <m:sty m:val="bi"/>
                </m:rPr>
                <m:t>I</m:t>
              </m:r>
            </m:e>
            <m:sub>
              <m:r>
                <m:t>p</m:t>
              </m:r>
            </m:sub>
          </m:sSub>
          <m:r>
            <m:rPr>
              <m:sty m:val="p"/>
            </m:rPr>
            <m:t>−</m:t>
          </m:r>
          <m:r>
            <m:rPr>
              <m:sty m:val="bi"/>
            </m:rPr>
            <m:t>P</m:t>
          </m:r>
          <m:r>
            <m:rPr>
              <m:sty m:val="p"/>
            </m:rPr>
            <m:t>)</m:t>
          </m:r>
          <m:limLow>
            <m:e>
              <m:r>
                <m:t>v</m:t>
              </m:r>
            </m:e>
            <m:lim>
              <m:r>
                <m:rPr>
                  <m:sty m:val="p"/>
                </m:rPr>
                <m:t>∼</m:t>
              </m:r>
            </m:lim>
          </m:limLow>
        </m:oMath>
      </m:oMathPara>
    </w:p>
    <w:bookmarkEnd w:id="439"/>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limLow>
                    <m:e>
                      <m:r>
                        <m:t>v</m:t>
                      </m:r>
                    </m:e>
                    <m:lim>
                      <m:r>
                        <m:rPr>
                          <m:sty m:val="p"/>
                        </m:rPr>
                        <m:t>∼</m:t>
                      </m:r>
                    </m:lim>
                  </m:limLow>
                  <m:r>
                    <m:rPr>
                      <m:sty m:val="p"/>
                    </m:rPr>
                    <m:t>)</m:t>
                  </m:r>
                </m:e>
                <m:sup>
                  <m:r>
                    <m:rPr>
                      <m:sty m:val="p"/>
                    </m:rPr>
                    <m:t>⊤</m:t>
                  </m:r>
                </m:sup>
              </m:sSup>
              <m:r>
                <m:t> </m:t>
              </m:r>
              <m:r>
                <m:rPr>
                  <m:sty m:val="p"/>
                </m:rPr>
                <m:t>(</m:t>
              </m:r>
              <m:r>
                <m:rPr>
                  <m:sty m:val="bi"/>
                </m:rPr>
                <m:t>I</m:t>
              </m:r>
              <m:r>
                <m:rPr>
                  <m:sty m:val="p"/>
                </m:rPr>
                <m:t>−</m:t>
              </m:r>
              <m:r>
                <m:rPr>
                  <m:sty m:val="bi"/>
                </m:rPr>
                <m:t>P</m:t>
              </m:r>
              <m:r>
                <m:rPr>
                  <m:sty m:val="p"/>
                </m:rPr>
                <m:t>)</m:t>
              </m:r>
              <m:limLow>
                <m:e>
                  <m:r>
                    <m:t>v</m:t>
                  </m:r>
                </m:e>
                <m:lim>
                  <m:r>
                    <m:rPr>
                      <m:sty m:val="p"/>
                    </m:rPr>
                    <m:t>∼</m:t>
                  </m:r>
                </m:lim>
              </m:limLow>
              <m:r>
                <m:t>&amp;</m:t>
              </m:r>
              <m:r>
                <m:rPr>
                  <m:sty m:val="p"/>
                </m:rPr>
                <m:t>=</m:t>
              </m:r>
              <m:sSup>
                <m:e>
                  <m:limLow>
                    <m:e>
                      <m:r>
                        <m:t>v</m:t>
                      </m:r>
                    </m:e>
                    <m:lim>
                      <m:r>
                        <m:rPr>
                          <m:sty m:val="p"/>
                        </m:rPr>
                        <m:t>∼</m:t>
                      </m:r>
                    </m:lim>
                  </m:limLow>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limLow>
                <m:e>
                  <m:r>
                    <m:t>v</m:t>
                  </m:r>
                </m:e>
                <m:lim>
                  <m:r>
                    <m:rPr>
                      <m:sty m:val="p"/>
                    </m:rPr>
                    <m:t>∼</m:t>
                  </m:r>
                </m:lim>
              </m:limLow>
            </m:e>
            <m:e>
              <m:r>
                <m:t>&amp;</m:t>
              </m:r>
              <m:r>
                <m:rPr>
                  <m:sty m:val="p"/>
                </m:rPr>
                <m:t>=</m:t>
              </m:r>
              <m:sSup>
                <m:e>
                  <m:limLow>
                    <m:e>
                      <m:r>
                        <m:t>v</m:t>
                      </m:r>
                    </m:e>
                    <m:lim>
                      <m:r>
                        <m:rPr>
                          <m:sty m:val="p"/>
                        </m:rPr>
                        <m:t>∼</m:t>
                      </m:r>
                    </m:lim>
                  </m:limLow>
                </m:e>
                <m:sup>
                  <m:r>
                    <m:rPr>
                      <m:sty m:val="p"/>
                    </m:rPr>
                    <m:t>⊤</m:t>
                  </m:r>
                </m:sup>
              </m:sSup>
              <m:r>
                <m:t> </m:t>
              </m:r>
              <m:r>
                <m:rPr>
                  <m:sty m:val="bi"/>
                </m:rPr>
                <m:t>P</m:t>
              </m:r>
              <m:r>
                <m:t> </m:t>
              </m:r>
              <m:r>
                <m:rPr>
                  <m:sty m:val="p"/>
                </m:rPr>
                <m:t>(</m:t>
              </m:r>
              <m:r>
                <m:rPr>
                  <m:sty m:val="bi"/>
                </m:rPr>
                <m:t>I</m:t>
              </m:r>
              <m:r>
                <m:rPr>
                  <m:sty m:val="p"/>
                </m:rPr>
                <m:t>−</m:t>
              </m:r>
              <m:r>
                <m:rPr>
                  <m:sty m:val="bi"/>
                </m:rPr>
                <m:t>P</m:t>
              </m:r>
              <m:r>
                <m:rPr>
                  <m:sty m:val="p"/>
                </m:rPr>
                <m:t>)</m:t>
              </m:r>
              <m:limLow>
                <m:e>
                  <m:r>
                    <m:t>v</m:t>
                  </m:r>
                </m:e>
                <m:lim>
                  <m:r>
                    <m:rPr>
                      <m:sty m:val="p"/>
                    </m:rPr>
                    <m:t>∼</m:t>
                  </m:r>
                </m:lim>
              </m:limLow>
            </m:e>
            <m:e>
              <m:r>
                <m:t>&amp;</m:t>
              </m:r>
              <m:r>
                <m:rPr>
                  <m:sty m:val="p"/>
                </m:rPr>
                <m:t>=</m:t>
              </m:r>
              <m:sSup>
                <m:e>
                  <m:limLow>
                    <m:e>
                      <m:r>
                        <m:t>v</m:t>
                      </m:r>
                    </m:e>
                    <m:lim>
                      <m:r>
                        <m:rPr>
                          <m:sty m:val="p"/>
                        </m:rPr>
                        <m:t>∼</m:t>
                      </m:r>
                    </m:lim>
                  </m:limLow>
                </m:e>
                <m:sup>
                  <m:r>
                    <m:rPr>
                      <m:sty m:val="p"/>
                    </m:rPr>
                    <m:t>⊤</m:t>
                  </m:r>
                </m:sup>
              </m:sSup>
              <m:r>
                <m:t> </m:t>
              </m:r>
              <m:r>
                <m:rPr>
                  <m:sty m:val="p"/>
                </m:rPr>
                <m:t>(</m:t>
              </m:r>
              <m:r>
                <m:rPr>
                  <m:sty m:val="bi"/>
                </m:rPr>
                <m:t>P</m:t>
              </m:r>
              <m:r>
                <m:rPr>
                  <m:sty m:val="p"/>
                </m:rPr>
                <m:t>−</m:t>
              </m:r>
              <m:sSup>
                <m:e>
                  <m:r>
                    <m:rPr>
                      <m:sty m:val="bi"/>
                    </m:rPr>
                    <m:t>P</m:t>
                  </m:r>
                </m:e>
                <m:sup>
                  <m:r>
                    <m:t>2</m:t>
                  </m:r>
                </m:sup>
              </m:sSup>
              <m:r>
                <m:rPr>
                  <m:sty m:val="p"/>
                </m:rPr>
                <m:t>)</m:t>
              </m:r>
              <m:limLow>
                <m:e>
                  <m:r>
                    <m:t>v</m:t>
                  </m:r>
                </m:e>
                <m:lim>
                  <m:r>
                    <m:rPr>
                      <m:sty m:val="p"/>
                    </m:rPr>
                    <m:t>∼</m:t>
                  </m:r>
                </m:lim>
              </m:limLow>
            </m:e>
            <m:e>
              <m:r>
                <m:t>&amp;</m:t>
              </m:r>
              <m:r>
                <m:rPr>
                  <m:sty m:val="p"/>
                </m:rPr>
                <m:t>=</m:t>
              </m:r>
              <m:sSup>
                <m:e>
                  <m:limLow>
                    <m:e>
                      <m:r>
                        <m:t>v</m:t>
                      </m:r>
                    </m:e>
                    <m:lim>
                      <m:r>
                        <m:rPr>
                          <m:sty m:val="p"/>
                        </m:rPr>
                        <m:t>∼</m:t>
                      </m:r>
                    </m:lim>
                  </m:limLow>
                </m:e>
                <m:sup>
                  <m:r>
                    <m:rPr>
                      <m:sty m:val="p"/>
                    </m:rPr>
                    <m:t>⊤</m:t>
                  </m:r>
                </m:sup>
              </m:sSup>
              <m:r>
                <m:t> </m:t>
              </m:r>
              <m:r>
                <m:rPr>
                  <m:sty m:val="p"/>
                </m:rPr>
                <m:t>(</m:t>
              </m:r>
              <m:r>
                <m:rPr>
                  <m:sty m:val="bi"/>
                </m:rPr>
                <m:t>P</m:t>
              </m:r>
              <m:r>
                <m:rPr>
                  <m:sty m:val="p"/>
                </m:rPr>
                <m:t>−</m:t>
              </m:r>
              <m:r>
                <m:rPr>
                  <m:sty m:val="bi"/>
                </m:rPr>
                <m:t>P</m:t>
              </m:r>
              <m:r>
                <m:rPr>
                  <m:sty m:val="p"/>
                </m:rPr>
                <m:t>)</m:t>
              </m:r>
              <m:limLow>
                <m:e>
                  <m:r>
                    <m:t>v</m:t>
                  </m:r>
                </m:e>
                <m:lim>
                  <m:r>
                    <m:rPr>
                      <m:sty m:val="p"/>
                    </m:rPr>
                    <m:t>∼</m:t>
                  </m:r>
                </m:lim>
              </m:limLow>
            </m:e>
            <m:e>
              <m:r>
                <m:t>&amp;</m:t>
              </m:r>
              <m:r>
                <m:rPr>
                  <m:sty m:val="p"/>
                </m:rPr>
                <m:t>=</m:t>
              </m:r>
              <m:sSup>
                <m:e>
                  <m:limLow>
                    <m:e>
                      <m:r>
                        <m:t>v</m:t>
                      </m:r>
                    </m:e>
                    <m:lim>
                      <m:r>
                        <m:rPr>
                          <m:sty m:val="p"/>
                        </m:rPr>
                        <m:t>∼</m:t>
                      </m:r>
                    </m:lim>
                  </m:limLow>
                </m:e>
                <m:sup>
                  <m:r>
                    <m:rPr>
                      <m:sty m:val="p"/>
                    </m:rPr>
                    <m:t>⊤</m:t>
                  </m:r>
                </m:sup>
              </m:sSup>
              <m:r>
                <m:t> </m:t>
              </m:r>
              <m:r>
                <m:rPr>
                  <m:sty m:val="b"/>
                </m:rPr>
                <m:t>0</m:t>
              </m:r>
              <m:r>
                <m:t> </m:t>
              </m:r>
              <m:limLow>
                <m:e>
                  <m:r>
                    <m:t>v</m:t>
                  </m:r>
                </m:e>
                <m:lim>
                  <m:r>
                    <m:rPr>
                      <m:sty m:val="p"/>
                    </m:rPr>
                    <m:t>∼</m:t>
                  </m:r>
                </m:lim>
              </m:limLow>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40" w:name="def-orthogonal-matrix"/>
    <w:p>
      <w:pPr>
        <w:pStyle w:val="BodyText"/>
      </w:pPr>
      <w:r>
        <w:rPr>
          <w:b/>
          <w:bCs/>
        </w:rPr>
        <w:t xml:space="preserve">Definition 89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40"/>
    <w:bookmarkStart w:id="441" w:name="exm-orthogonal-matrix"/>
    <w:p>
      <w:pPr>
        <w:pStyle w:val="FirstParagraph"/>
      </w:pPr>
      <w:r>
        <w:rPr>
          <w:b/>
          <w:bCs/>
        </w:rPr>
        <w:t xml:space="preserve">Example 133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41"/>
    <w:bookmarkStart w:id="442" w:name="exm-not-orthogonal-matrix"/>
    <w:p>
      <w:pPr>
        <w:pStyle w:val="FirstParagraph"/>
      </w:pPr>
      <w:r>
        <w:rPr>
          <w:b/>
          <w:bCs/>
        </w:rPr>
        <w:t xml:space="preserve">Example 134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42"/>
    <w:bookmarkStart w:id="443" w:name="rem-orthogonal-matrix-columns"/>
    <w:p>
      <w:pPr>
        <w:pStyle w:val="BodyText"/>
      </w:pPr>
      <w:r>
        <w:rPr>
          <w:i/>
          <w:iCs/>
        </w:rPr>
        <w:t xml:space="preserve">Remark 30</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133</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43"/>
    <w:bookmarkStart w:id="444" w:name="thm-orthogonal-norm"/>
    <w:p>
      <w:pPr>
        <w:pStyle w:val="BodyText"/>
      </w:pPr>
      <w:r>
        <w:rPr>
          <w:b/>
          <w:bCs/>
        </w:rPr>
        <w:t xml:space="preserve">Theorem 71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limLow>
          <m:e>
            <m:r>
              <m:t>x</m:t>
            </m:r>
          </m:e>
          <m:lim>
            <m:r>
              <m:rPr>
                <m:sty m:val="p"/>
              </m:rPr>
              <m:t>∼</m:t>
            </m:r>
          </m:lim>
        </m:limLow>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limLow>
                <m:e>
                  <m:r>
                    <m:t>x</m:t>
                  </m:r>
                </m:e>
                <m:lim>
                  <m:r>
                    <m:rPr>
                      <m:sty m:val="p"/>
                    </m:rPr>
                    <m:t>∼</m:t>
                  </m:r>
                </m:lim>
              </m:limLow>
            </m:e>
          </m:d>
          <m:r>
            <m:t>​</m:t>
          </m:r>
          <m:r>
            <m:rPr>
              <m:sty m:val="p"/>
            </m:rPr>
            <m:t>=</m:t>
          </m:r>
          <m:r>
            <m:t>​</m:t>
          </m:r>
          <m:d>
            <m:dPr>
              <m:begChr m:val="∥"/>
              <m:sepChr m:val=""/>
              <m:endChr m:val="∥"/>
              <m:grow/>
            </m:dPr>
            <m:e>
              <m:limLow>
                <m:e>
                  <m:r>
                    <m:t>x</m:t>
                  </m:r>
                </m:e>
                <m:lim>
                  <m:r>
                    <m:rPr>
                      <m:sty m:val="p"/>
                    </m:rPr>
                    <m:t>∼</m:t>
                  </m:r>
                </m:lim>
              </m:limLow>
            </m:e>
          </m:d>
          <m:r>
            <m:t>​</m:t>
          </m:r>
        </m:oMath>
      </m:oMathPara>
    </w:p>
    <w:bookmarkEnd w:id="444"/>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limLow>
                    <m:e>
                      <m:r>
                        <m:t>x</m:t>
                      </m:r>
                    </m:e>
                    <m:lim>
                      <m:r>
                        <m:rPr>
                          <m:sty m:val="p"/>
                        </m:rPr>
                        <m:t>∼</m:t>
                      </m:r>
                    </m:lim>
                  </m:limLow>
                </m:e>
              </m:d>
              <m:sSup>
                <m:e>
                  <m:r>
                    <m:t>​</m:t>
                  </m:r>
                </m:e>
                <m:sup>
                  <m:r>
                    <m:t>2</m:t>
                  </m:r>
                </m:sup>
              </m:sSup>
              <m:r>
                <m:t>&amp;</m:t>
              </m:r>
              <m:r>
                <m:rPr>
                  <m:sty m:val="p"/>
                </m:rPr>
                <m:t>=</m:t>
              </m:r>
              <m:r>
                <m:rPr>
                  <m:sty m:val="p"/>
                </m:rPr>
                <m:t>(</m:t>
              </m:r>
              <m:r>
                <m:rPr>
                  <m:sty m:val="bi"/>
                </m:rPr>
                <m:t>Q</m:t>
              </m:r>
              <m:limLow>
                <m:e>
                  <m:r>
                    <m:t>x</m:t>
                  </m:r>
                </m:e>
                <m:lim>
                  <m:r>
                    <m:rPr>
                      <m:sty m:val="p"/>
                    </m:rPr>
                    <m:t>∼</m:t>
                  </m:r>
                </m:lim>
              </m:limLow>
              <m:r>
                <m:rPr>
                  <m:sty m:val="p"/>
                </m:rPr>
                <m:t>)</m:t>
              </m:r>
              <m:r>
                <m:rPr>
                  <m:sty m:val="p"/>
                </m:rPr>
                <m:t>⋅</m:t>
              </m:r>
              <m:r>
                <m:rPr>
                  <m:sty m:val="p"/>
                </m:rPr>
                <m:t>(</m:t>
              </m:r>
              <m:r>
                <m:rPr>
                  <m:sty m:val="bi"/>
                </m:rPr>
                <m:t>Q</m:t>
              </m:r>
              <m:limLow>
                <m:e>
                  <m:r>
                    <m:t>x</m:t>
                  </m:r>
                </m:e>
                <m:lim>
                  <m:r>
                    <m:rPr>
                      <m:sty m:val="p"/>
                    </m:rPr>
                    <m:t>∼</m:t>
                  </m:r>
                </m:lim>
              </m:limLow>
              <m:r>
                <m:rPr>
                  <m:sty m:val="p"/>
                </m:rPr>
                <m:t>)</m:t>
              </m:r>
              <m:r>
                <m:t>&amp;</m:t>
              </m:r>
              <m:r>
                <m:t>&amp;</m:t>
              </m:r>
              <m:r>
                <m:rPr>
                  <m:nor/>
                  <m:sty m:val="p"/>
                </m:rPr>
                <m:t>(definition of the Euclidean norm)</m:t>
              </m:r>
            </m:e>
            <m:e>
              <m:r>
                <m:t>&amp;</m:t>
              </m:r>
              <m:r>
                <m:rPr>
                  <m:sty m:val="p"/>
                </m:rPr>
                <m:t>=</m:t>
              </m:r>
              <m:sSup>
                <m:e>
                  <m:r>
                    <m:rPr>
                      <m:sty m:val="p"/>
                    </m:rPr>
                    <m:t>(</m:t>
                  </m:r>
                  <m:r>
                    <m:rPr>
                      <m:sty m:val="bi"/>
                    </m:rPr>
                    <m:t>Q</m:t>
                  </m:r>
                  <m:limLow>
                    <m:e>
                      <m:r>
                        <m:t>x</m:t>
                      </m:r>
                    </m:e>
                    <m:lim>
                      <m:r>
                        <m:rPr>
                          <m:sty m:val="p"/>
                        </m:rPr>
                        <m:t>∼</m:t>
                      </m:r>
                    </m:lim>
                  </m:limLow>
                  <m:r>
                    <m:rPr>
                      <m:sty m:val="p"/>
                    </m:rPr>
                    <m:t>)</m:t>
                  </m:r>
                </m:e>
                <m:sup>
                  <m:r>
                    <m:rPr>
                      <m:sty m:val="p"/>
                    </m:rPr>
                    <m:t>⊤</m:t>
                  </m:r>
                </m:sup>
              </m:sSup>
              <m:r>
                <m:t> </m:t>
              </m:r>
              <m:r>
                <m:rPr>
                  <m:sty m:val="p"/>
                </m:rPr>
                <m:t>(</m:t>
              </m:r>
              <m:r>
                <m:rPr>
                  <m:sty m:val="bi"/>
                </m:rPr>
                <m:t>Q</m:t>
              </m:r>
              <m:limLow>
                <m:e>
                  <m:r>
                    <m:t>x</m:t>
                  </m:r>
                </m:e>
                <m:lim>
                  <m:r>
                    <m:rPr>
                      <m:sty m:val="p"/>
                    </m:rPr>
                    <m:t>∼</m:t>
                  </m:r>
                </m:lim>
              </m:limLow>
              <m:r>
                <m:rPr>
                  <m:sty m:val="p"/>
                </m:rPr>
                <m:t>)</m:t>
              </m:r>
              <m:r>
                <m:t>&amp;</m:t>
              </m:r>
              <m:r>
                <m:t>&amp;</m:t>
              </m:r>
              <m:r>
                <m:rPr>
                  <m:nor/>
                  <m:sty m:val="p"/>
                </m:rPr>
                <m:t>(dot product as a matrix product)</m:t>
              </m:r>
            </m:e>
            <m:e>
              <m:r>
                <m:t>&amp;</m:t>
              </m:r>
              <m:r>
                <m:rPr>
                  <m:sty m:val="p"/>
                </m:rPr>
                <m:t>=</m:t>
              </m:r>
              <m:sSup>
                <m:e>
                  <m:limLow>
                    <m:e>
                      <m:r>
                        <m:t>x</m:t>
                      </m:r>
                    </m:e>
                    <m:lim>
                      <m:r>
                        <m:rPr>
                          <m:sty m:val="p"/>
                        </m:rPr>
                        <m:t>∼</m:t>
                      </m:r>
                    </m:lim>
                  </m:limLow>
                </m:e>
                <m:sup>
                  <m:r>
                    <m:rPr>
                      <m:sty m:val="p"/>
                    </m:rPr>
                    <m:t>⊤</m:t>
                  </m:r>
                </m:sup>
              </m:sSup>
              <m:r>
                <m:t> </m:t>
              </m:r>
              <m:sSup>
                <m:e>
                  <m:r>
                    <m:rPr>
                      <m:sty m:val="bi"/>
                    </m:rPr>
                    <m:t>Q</m:t>
                  </m:r>
                </m:e>
                <m:sup>
                  <m:r>
                    <m:rPr>
                      <m:sty m:val="p"/>
                    </m:rPr>
                    <m:t>⊤</m:t>
                  </m:r>
                </m:sup>
              </m:sSup>
              <m:r>
                <m:t> </m:t>
              </m:r>
              <m:r>
                <m:rPr>
                  <m:sty m:val="p"/>
                </m:rPr>
                <m:t>(</m:t>
              </m:r>
              <m:r>
                <m:rPr>
                  <m:sty m:val="bi"/>
                </m:rPr>
                <m:t>Q</m:t>
              </m:r>
              <m:limLow>
                <m:e>
                  <m:r>
                    <m:t>x</m:t>
                  </m:r>
                </m:e>
                <m:lim>
                  <m:r>
                    <m:rPr>
                      <m:sty m:val="p"/>
                    </m:rPr>
                    <m:t>∼</m:t>
                  </m:r>
                </m:lim>
              </m:limLow>
              <m:r>
                <m:rPr>
                  <m:sty m:val="p"/>
                </m:rPr>
                <m:t>)</m:t>
              </m:r>
              <m:r>
                <m:t>&amp;</m:t>
              </m:r>
              <m:r>
                <m:t>&amp;</m:t>
              </m:r>
              <m:r>
                <m:rPr>
                  <m:nor/>
                  <m:sty m:val="p"/>
                </m:rPr>
                <m:t>(transpose of a product)</m:t>
              </m:r>
            </m:e>
            <m:e>
              <m:r>
                <m:t>&amp;</m:t>
              </m:r>
              <m:r>
                <m:rPr>
                  <m:sty m:val="p"/>
                </m:rPr>
                <m:t>=</m:t>
              </m:r>
              <m:sSup>
                <m:e>
                  <m:limLow>
                    <m:e>
                      <m:r>
                        <m:t>x</m:t>
                      </m:r>
                    </m:e>
                    <m:lim>
                      <m:r>
                        <m:rPr>
                          <m:sty m:val="p"/>
                        </m:rPr>
                        <m:t>∼</m:t>
                      </m:r>
                    </m:lim>
                  </m:limLow>
                </m:e>
                <m:sup>
                  <m:r>
                    <m:rPr>
                      <m:sty m:val="p"/>
                    </m:rPr>
                    <m:t>⊤</m:t>
                  </m:r>
                </m:sup>
              </m:sSup>
              <m:r>
                <m:t> </m:t>
              </m:r>
              <m:r>
                <m:rPr>
                  <m:sty m:val="p"/>
                </m:rPr>
                <m:t>(</m:t>
              </m:r>
              <m:sSup>
                <m:e>
                  <m:r>
                    <m:rPr>
                      <m:sty m:val="bi"/>
                    </m:rPr>
                    <m:t>Q</m:t>
                  </m:r>
                </m:e>
                <m:sup>
                  <m:r>
                    <m:rPr>
                      <m:sty m:val="p"/>
                    </m:rPr>
                    <m:t>⊤</m:t>
                  </m:r>
                </m:sup>
              </m:sSup>
              <m:r>
                <m:rPr>
                  <m:sty m:val="bi"/>
                </m:rPr>
                <m:t>Q</m:t>
              </m:r>
              <m:r>
                <m:rPr>
                  <m:sty m:val="p"/>
                </m:rPr>
                <m:t>)</m:t>
              </m:r>
              <m:r>
                <m:t> </m:t>
              </m:r>
              <m:limLow>
                <m:e>
                  <m:r>
                    <m:t>x</m:t>
                  </m:r>
                </m:e>
                <m:lim>
                  <m:r>
                    <m:rPr>
                      <m:sty m:val="p"/>
                    </m:rPr>
                    <m:t>∼</m:t>
                  </m:r>
                </m:lim>
              </m:limLow>
              <m:r>
                <m:t>&amp;</m:t>
              </m:r>
              <m:r>
                <m:t>&amp;</m:t>
              </m:r>
              <m:r>
                <m:rPr>
                  <m:nor/>
                  <m:sty m:val="p"/>
                </m:rPr>
                <m:t>(regroup; matrix multiplication is associative)</m:t>
              </m:r>
            </m:e>
            <m:e>
              <m:r>
                <m:t>&amp;</m:t>
              </m:r>
              <m:r>
                <m:rPr>
                  <m:sty m:val="p"/>
                </m:rPr>
                <m:t>=</m:t>
              </m:r>
              <m:sSup>
                <m:e>
                  <m:limLow>
                    <m:e>
                      <m:r>
                        <m:t>x</m:t>
                      </m:r>
                    </m:e>
                    <m:lim>
                      <m:r>
                        <m:rPr>
                          <m:sty m:val="p"/>
                        </m:rPr>
                        <m:t>∼</m:t>
                      </m:r>
                    </m:lim>
                  </m:limLow>
                </m:e>
                <m:sup>
                  <m:r>
                    <m:rPr>
                      <m:sty m:val="p"/>
                    </m:rPr>
                    <m:t>⊤</m:t>
                  </m:r>
                </m:sup>
              </m:sSup>
              <m:r>
                <m:t> </m:t>
              </m:r>
              <m:sSub>
                <m:e>
                  <m:r>
                    <m:rPr>
                      <m:sty m:val="bi"/>
                    </m:rPr>
                    <m:t>I</m:t>
                  </m:r>
                </m:e>
                <m:sub>
                  <m:r>
                    <m:t>p</m:t>
                  </m:r>
                </m:sub>
              </m:sSub>
              <m:r>
                <m:t> </m:t>
              </m:r>
              <m:limLow>
                <m:e>
                  <m:r>
                    <m:t>x</m:t>
                  </m:r>
                </m:e>
                <m:lim>
                  <m:r>
                    <m:rPr>
                      <m:sty m:val="p"/>
                    </m:rPr>
                    <m:t>∼</m:t>
                  </m:r>
                </m:lim>
              </m:limLow>
              <m:r>
                <m:t>&amp;</m:t>
              </m:r>
              <m:r>
                <m:t>&amp;</m:t>
              </m:r>
              <m:r>
                <m:rPr>
                  <m:nor/>
                  <m:sty m:val="p"/>
                </m:rPr>
                <m:t>(definition of an orthogonal matrix)</m:t>
              </m:r>
            </m:e>
            <m:e>
              <m:r>
                <m:t>&amp;</m:t>
              </m:r>
              <m:r>
                <m:rPr>
                  <m:sty m:val="p"/>
                </m:rPr>
                <m:t>=</m:t>
              </m:r>
              <m:sSup>
                <m:e>
                  <m:limLow>
                    <m:e>
                      <m:r>
                        <m:t>x</m:t>
                      </m:r>
                    </m:e>
                    <m:lim>
                      <m:r>
                        <m:rPr>
                          <m:sty m:val="p"/>
                        </m:rPr>
                        <m:t>∼</m:t>
                      </m:r>
                    </m:lim>
                  </m:limLow>
                </m:e>
                <m:sup>
                  <m:r>
                    <m:rPr>
                      <m:sty m:val="p"/>
                    </m:rPr>
                    <m:t>⊤</m:t>
                  </m:r>
                </m:sup>
              </m:sSup>
              <m:r>
                <m:t> </m:t>
              </m:r>
              <m:limLow>
                <m:e>
                  <m:r>
                    <m:t>x</m:t>
                  </m:r>
                </m:e>
                <m:lim>
                  <m:r>
                    <m:rPr>
                      <m:sty m:val="p"/>
                    </m:rPr>
                    <m:t>∼</m:t>
                  </m:r>
                </m:lim>
              </m:limLow>
              <m:r>
                <m:t>&amp;</m:t>
              </m:r>
              <m:r>
                <m:t>&amp;</m:t>
              </m:r>
              <m:r>
                <m:rPr>
                  <m:nor/>
                  <m:sty m:val="p"/>
                </m:rPr>
                <m:t>(identity matrix)</m:t>
              </m:r>
            </m:e>
            <m:e>
              <m:r>
                <m:t>&amp;</m:t>
              </m:r>
              <m:r>
                <m:rPr>
                  <m:sty m:val="p"/>
                </m:rPr>
                <m:t>=</m:t>
              </m:r>
              <m:r>
                <m:t>​</m:t>
              </m:r>
              <m:d>
                <m:dPr>
                  <m:begChr m:val="∥"/>
                  <m:sepChr m:val=""/>
                  <m:endChr m:val="∥"/>
                  <m:grow/>
                </m:dPr>
                <m:e>
                  <m:limLow>
                    <m:e>
                      <m:r>
                        <m:t>x</m:t>
                      </m:r>
                    </m:e>
                    <m:lim>
                      <m:r>
                        <m:rPr>
                          <m:sty m:val="p"/>
                        </m:rPr>
                        <m:t>∼</m:t>
                      </m:r>
                    </m:lim>
                  </m:limLow>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limLow>
              <m:e>
                <m:r>
                  <m:t>x</m:t>
                </m:r>
              </m:e>
              <m:lim>
                <m:r>
                  <m:rPr>
                    <m:sty m:val="p"/>
                  </m:rPr>
                  <m:t>∼</m:t>
                </m:r>
              </m:lim>
            </m:limLow>
          </m:e>
        </m:d>
        <m:r>
          <m:t>​</m:t>
        </m:r>
        <m:r>
          <m:rPr>
            <m:sty m:val="p"/>
          </m:rPr>
          <m:t>=</m:t>
        </m:r>
        <m:r>
          <m:t>​</m:t>
        </m:r>
        <m:d>
          <m:dPr>
            <m:begChr m:val="∥"/>
            <m:sepChr m:val=""/>
            <m:endChr m:val="∥"/>
            <m:grow/>
          </m:dPr>
          <m:e>
            <m:limLow>
              <m:e>
                <m:r>
                  <m:t>x</m:t>
                </m:r>
              </m:e>
              <m:lim>
                <m:r>
                  <m:rPr>
                    <m:sty m:val="p"/>
                  </m:rPr>
                  <m:t>∼</m:t>
                </m:r>
              </m:lim>
            </m:limLow>
          </m:e>
        </m:d>
        <m:r>
          <m:t>​</m:t>
        </m:r>
      </m:oMath>
      <w:r>
        <w:t xml:space="preserve">.</w:t>
      </w:r>
      <w:r>
        <w:t xml:space="preserve"> </w:t>
      </w:r>
      <w:r>
        <w:t xml:space="preserve">The second step is</w:t>
      </w:r>
      <w:r>
        <w:t xml:space="preserve"> </w:t>
      </w:r>
      <w:hyperlink w:anchor="exm-dot-product-matmul">
        <w:r>
          <w:rPr>
            <w:rStyle w:val="Hyperlink"/>
          </w:rPr>
          <w:t xml:space="preserve">Example 20</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45" w:name="exm-orthogonal-norm"/>
    <w:p>
      <w:pPr>
        <w:pStyle w:val="BodyText"/>
      </w:pPr>
      <w:r>
        <w:rPr>
          <w:b/>
          <w:bCs/>
        </w:rPr>
        <w:t xml:space="preserve">Example 135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133</w:t>
        </w:r>
      </w:hyperlink>
      <w:r>
        <w:t xml:space="preserve"> </w:t>
      </w:r>
      <w:r>
        <w:t xml:space="preserve">and</w:t>
      </w:r>
      <w:r>
        <w:t xml:space="preserve"> </w:t>
      </w:r>
      <m:oMath>
        <m:limLow>
          <m:e>
            <m:r>
              <m:t>x</m:t>
            </m:r>
          </m:e>
          <m:lim>
            <m:r>
              <m:rPr>
                <m:sty m:val="p"/>
              </m:rPr>
              <m:t>∼</m:t>
            </m:r>
          </m:lim>
        </m:limLow>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11</w:t>
        </w:r>
      </w:hyperlink>
      <w:r>
        <w:t xml:space="preserve">:</w:t>
      </w:r>
    </w:p>
    <w:p>
      <w:pPr>
        <w:pStyle w:val="BodyText"/>
      </w:pPr>
      <m:oMathPara>
        <m:oMathParaPr>
          <m:jc m:val="center"/>
        </m:oMathParaPr>
        <m:oMath>
          <m:eqArr>
            <m:e>
              <m:r>
                <m:rPr>
                  <m:sty m:val="bi"/>
                </m:rPr>
                <m:t>Q</m:t>
              </m:r>
              <m:limLow>
                <m:e>
                  <m:r>
                    <m:t>x</m:t>
                  </m:r>
                </m:e>
                <m:lim>
                  <m:r>
                    <m:rPr>
                      <m:sty m:val="p"/>
                    </m:rPr>
                    <m:t>∼</m:t>
                  </m:r>
                </m:lim>
              </m:limLow>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limLow>
                    <m:e>
                      <m:r>
                        <m:t>x</m:t>
                      </m:r>
                    </m:e>
                    <m:lim>
                      <m:r>
                        <m:rPr>
                          <m:sty m:val="p"/>
                        </m:rPr>
                        <m:t>∼</m:t>
                      </m:r>
                    </m:lim>
                  </m:limLow>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limLow>
              <m:e>
                <m:r>
                  <m:t>x</m:t>
                </m:r>
              </m:e>
              <m:lim>
                <m:r>
                  <m:rPr>
                    <m:sty m:val="p"/>
                  </m:rPr>
                  <m:t>∼</m:t>
                </m:r>
              </m:lim>
            </m:limLow>
          </m:e>
        </m:d>
        <m:r>
          <m:t>​</m:t>
        </m:r>
        <m:r>
          <m:rPr>
            <m:sty m:val="p"/>
          </m:rPr>
          <m:t>=</m:t>
        </m:r>
        <m:r>
          <m:t>5</m:t>
        </m:r>
      </m:oMath>
      <w:r>
        <w:t xml:space="preserve">.</w:t>
      </w:r>
    </w:p>
    <w:bookmarkEnd w:id="445"/>
    <w:bookmarkEnd w:id="446"/>
    <w:bookmarkStart w:id="457" w:name="quadratic-forms"/>
    <w:p>
      <w:pPr>
        <w:pStyle w:val="Heading2"/>
      </w:pPr>
      <w:r>
        <w:t xml:space="preserve">15 Quadratic Forms</w:t>
      </w:r>
    </w:p>
    <w:bookmarkStart w:id="447" w:name="def-quadratic-form"/>
    <w:p>
      <w:pPr>
        <w:pStyle w:val="FirstParagraph"/>
      </w:pPr>
      <w:r>
        <w:rPr>
          <w:b/>
          <w:bCs/>
        </w:rPr>
        <w:t xml:space="preserve">Definition 90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limLow>
                <m:e>
                  <m:r>
                    <m:t>x</m:t>
                  </m:r>
                </m:e>
                <m:lim>
                  <m:r>
                    <m:rPr>
                      <m:sty m:val="p"/>
                    </m:rPr>
                    <m:t>∼</m:t>
                  </m:r>
                </m:lim>
              </m:limLow>
            </m:e>
            <m:sup>
              <m:r>
                <m:rPr>
                  <m:sty m:val="p"/>
                </m:rPr>
                <m:t>⊤</m:t>
              </m:r>
            </m:sup>
          </m:sSup>
          <m:r>
            <m:t> </m:t>
          </m:r>
          <m:r>
            <m:rPr>
              <m:sty m:val="bi"/>
            </m:rPr>
            <m:t>S</m:t>
          </m:r>
          <m:r>
            <m:t> </m:t>
          </m:r>
          <m:limLow>
            <m:e>
              <m:r>
                <m:t>x</m:t>
              </m:r>
            </m:e>
            <m:lim>
              <m:r>
                <m:rPr>
                  <m:sty m:val="p"/>
                </m:rPr>
                <m:t>∼</m:t>
              </m:r>
            </m:lim>
          </m:limLow>
        </m:oMath>
      </m:oMathPara>
    </w:p>
    <w:p>
      <w:pPr>
        <w:pStyle w:val="FirstParagraph"/>
      </w:pPr>
      <w:r>
        <w:t xml:space="preserve">where</w:t>
      </w:r>
      <w:r>
        <w:t xml:space="preserve"> </w:t>
      </w:r>
      <m:oMath>
        <m:limLow>
          <m:e>
            <m:r>
              <m:t>x</m:t>
            </m:r>
          </m:e>
          <m:lim>
            <m:r>
              <m:rPr>
                <m:sty m:val="p"/>
              </m:rPr>
              <m:t>∼</m:t>
            </m:r>
          </m:lim>
        </m:limLow>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47"/>
    <w:bookmarkStart w:id="450" w:name="rem-quadratic-forms-in-statistics"/>
    <w:p>
      <w:pPr>
        <w:pStyle w:val="BodyText"/>
      </w:pPr>
      <w:r>
        <w:rPr>
          <w:i/>
          <w:iCs/>
        </w:rPr>
        <w:t xml:space="preserve">Remark 31</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limLow>
              <m:e>
                <m:r>
                  <m:t>x</m:t>
                </m:r>
              </m:e>
              <m:lim>
                <m:r>
                  <m:rPr>
                    <m:sty m:val="p"/>
                  </m:rPr>
                  <m:t>∼</m:t>
                </m:r>
              </m:lim>
            </m:limLow>
          </m:e>
          <m:sup>
            <m:r>
              <m:rPr>
                <m:sty m:val="p"/>
              </m:rPr>
              <m:t>⊤</m:t>
            </m:r>
          </m:sup>
        </m:sSup>
        <m:r>
          <m:t> </m:t>
        </m:r>
        <m:r>
          <m:rPr>
            <m:sty m:val="bi"/>
          </m:rPr>
          <m:t>S</m:t>
        </m:r>
        <m:r>
          <m:t> </m:t>
        </m:r>
        <m:limLow>
          <m:e>
            <m:r>
              <m:t>x</m:t>
            </m:r>
          </m:e>
          <m:lim>
            <m:r>
              <m:rPr>
                <m:sty m:val="p"/>
              </m:rPr>
              <m:t>∼</m:t>
            </m:r>
          </m:lim>
        </m:limLow>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limLow>
                <m:e>
                  <m:r>
                    <m:t>x</m:t>
                  </m:r>
                </m:e>
                <m:lim>
                  <m:r>
                    <m:rPr>
                      <m:sty m:val="p"/>
                    </m:rPr>
                    <m:t>∼</m:t>
                  </m:r>
                </m:lim>
              </m:limLow>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limLow>
            <m:e>
              <m:r>
                <m:t>x</m:t>
              </m:r>
            </m:e>
            <m:lim>
              <m:r>
                <m:rPr>
                  <m:sty m:val="p"/>
                </m:rPr>
                <m:t>∼</m:t>
              </m:r>
            </m:lim>
          </m:limLow>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2"/>
        </w:numPr>
      </w:pPr>
      <w:r>
        <w:t xml:space="preserve">The residual sum of squares in linear regression</w:t>
      </w:r>
      <w:r>
        <w:t xml:space="preserve"> </w:t>
      </w:r>
      <w:r>
        <w:t xml:space="preserve">(see</w:t>
      </w:r>
      <w:r>
        <w:t xml:space="preserve"> </w:t>
      </w:r>
      <w:hyperlink r:id="rId448">
        <w:r>
          <w:rPr>
            <w:rStyle w:val="Hyperlink"/>
          </w:rPr>
          <w:t xml:space="preserve">Vector Calculus</w:t>
        </w:r>
      </w:hyperlink>
      <w:r>
        <w:t xml:space="preserve">)</w:t>
      </w:r>
      <w:r>
        <w:t xml:space="preserve"> </w:t>
      </w:r>
      <w:r>
        <w:t xml:space="preserve">is a quadratic form.</w:t>
      </w:r>
    </w:p>
    <w:p>
      <w:pPr>
        <w:pStyle w:val="Compact"/>
        <w:numPr>
          <w:ilvl w:val="0"/>
          <w:numId w:val="1072"/>
        </w:numPr>
      </w:pPr>
      <w:r>
        <w:t xml:space="preserve">The variance of a linear combination of estimates</w:t>
      </w:r>
      <w:r>
        <w:t xml:space="preserve"> </w:t>
      </w:r>
      <w:r>
        <w:t xml:space="preserve">(see</w:t>
      </w:r>
      <w:r>
        <w:t xml:space="preserve"> </w:t>
      </w:r>
      <w:hyperlink r:id="rId449">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limLow>
              <m:e>
                <m:r>
                  <m:t>x</m:t>
                </m:r>
              </m:e>
              <m:lim>
                <m:r>
                  <m:rPr>
                    <m:sty m:val="p"/>
                  </m:rPr>
                  <m:t>∼</m:t>
                </m:r>
              </m:lim>
            </m:limLow>
            <m:r>
              <m:rPr>
                <m:sty m:val="p"/>
              </m:rPr>
              <m:t>⋅</m:t>
            </m:r>
            <m:acc>
              <m:accPr>
                <m:chr m:val="̂"/>
              </m:accPr>
              <m:e>
                <m:limLow>
                  <m:e>
                    <m:r>
                      <m:t>β</m:t>
                    </m:r>
                  </m:e>
                  <m:lim>
                    <m:r>
                      <m:rPr>
                        <m:sty m:val="p"/>
                      </m:rPr>
                      <m:t>∼</m:t>
                    </m:r>
                  </m:lim>
                </m:limLow>
              </m:e>
            </m:acc>
          </m:e>
        </m:d>
        <m:r>
          <m:t>​</m:t>
        </m:r>
        <m:r>
          <m:rPr>
            <m:sty m:val="p"/>
          </m:rPr>
          <m:t>=</m:t>
        </m:r>
        <m:sSup>
          <m:e>
            <m:limLow>
              <m:e>
                <m:r>
                  <m:t>x</m:t>
                </m:r>
              </m:e>
              <m:lim>
                <m:r>
                  <m:rPr>
                    <m:sty m:val="p"/>
                  </m:rPr>
                  <m:t>∼</m:t>
                </m:r>
              </m:lim>
            </m:limLow>
          </m:e>
          <m:sup>
            <m:r>
              <m:rPr>
                <m:sty m:val="p"/>
              </m:rPr>
              <m:t>⊤</m:t>
            </m:r>
          </m:sup>
        </m:sSup>
        <m:r>
          <m:t> </m:t>
        </m:r>
        <m:r>
          <m:rPr>
            <m:sty m:val="p"/>
          </m:rPr>
          <m:t>Var</m:t>
        </m:r>
        <m:r>
          <m:t>​</m:t>
        </m:r>
        <m:d>
          <m:dPr>
            <m:begChr m:val="("/>
            <m:sepChr m:val=""/>
            <m:endChr m:val=")"/>
            <m:grow/>
          </m:dPr>
          <m:e>
            <m:acc>
              <m:accPr>
                <m:chr m:val="̂"/>
              </m:accPr>
              <m:e>
                <m:limLow>
                  <m:e>
                    <m:r>
                      <m:t>β</m:t>
                    </m:r>
                  </m:e>
                  <m:lim>
                    <m:r>
                      <m:rPr>
                        <m:sty m:val="p"/>
                      </m:rPr>
                      <m:t>∼</m:t>
                    </m:r>
                  </m:lim>
                </m:limLow>
              </m:e>
            </m:acc>
          </m:e>
        </m:d>
        <m:r>
          <m:t>​</m:t>
        </m:r>
        <m:r>
          <m:t> </m:t>
        </m:r>
        <m:limLow>
          <m:e>
            <m:r>
              <m:t>x</m:t>
            </m:r>
          </m:e>
          <m:lim>
            <m:r>
              <m:rPr>
                <m:sty m:val="p"/>
              </m:rPr>
              <m:t>∼</m:t>
            </m:r>
          </m:lim>
        </m:limLow>
      </m:oMath>
      <w:r>
        <w:t xml:space="preserve">.</w:t>
      </w:r>
    </w:p>
    <w:bookmarkEnd w:id="450"/>
    <w:bookmarkStart w:id="451" w:name="thm-quadratic-form-additive"/>
    <w:p>
      <w:pPr>
        <w:pStyle w:val="FirstParagraph"/>
      </w:pPr>
      <w:r>
        <w:rPr>
          <w:b/>
          <w:bCs/>
        </w:rPr>
        <w:t xml:space="preserve">Theorem 72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m:oMath>
        <m:limLow>
          <m:e>
            <m:r>
              <m:t>x</m:t>
            </m:r>
          </m:e>
          <m:lim>
            <m:r>
              <m:rPr>
                <m:sty m:val="p"/>
              </m:rPr>
              <m:t>∼</m:t>
            </m:r>
          </m:lim>
        </m:limLow>
      </m:oMath>
      <w:r>
        <w:t xml:space="preserve"> </w:t>
      </w:r>
      <w:r>
        <w:t xml:space="preserve">is a vector of length</w:t>
      </w:r>
      <w:r>
        <w:t xml:space="preserve"> </w:t>
      </w:r>
      <m:oMath>
        <m:r>
          <m:t>p</m:t>
        </m:r>
      </m:oMath>
      <w:r>
        <w:t xml:space="preserve">, then</w:t>
      </w:r>
    </w:p>
    <w:p>
      <w:pPr>
        <w:pStyle w:val="BodyText"/>
      </w:pPr>
      <m:oMathPara>
        <m:oMathParaPr>
          <m:jc m:val="center"/>
        </m:oMathParaPr>
        <m:oMath>
          <m:eqArr>
            <m:e>
              <m:sSup>
                <m:e>
                  <m:limLow>
                    <m:e>
                      <m:r>
                        <m:t>x</m:t>
                      </m:r>
                    </m:e>
                    <m:lim>
                      <m:r>
                        <m:rPr>
                          <m:sty m:val="p"/>
                        </m:rPr>
                        <m:t>∼</m:t>
                      </m:r>
                    </m:lim>
                  </m:limLow>
                </m:e>
                <m:sup>
                  <m:r>
                    <m:rPr>
                      <m:sty m:val="p"/>
                    </m:rPr>
                    <m:t>⊤</m:t>
                  </m:r>
                </m:sup>
              </m:sSup>
              <m:r>
                <m:rPr>
                  <m:sty m:val="p"/>
                </m:rPr>
                <m:t>(</m:t>
              </m:r>
              <m:r>
                <m:rPr>
                  <m:sty m:val="bi"/>
                </m:rPr>
                <m:t>A</m:t>
              </m:r>
              <m:r>
                <m:rPr>
                  <m:sty m:val="p"/>
                </m:rPr>
                <m:t>+</m:t>
              </m:r>
              <m:r>
                <m:rPr>
                  <m:sty m:val="bi"/>
                </m:rPr>
                <m:t>B</m:t>
              </m:r>
              <m:r>
                <m:rPr>
                  <m:sty m:val="p"/>
                </m:rPr>
                <m:t>)</m:t>
              </m:r>
              <m:limLow>
                <m:e>
                  <m:r>
                    <m:t>x</m:t>
                  </m:r>
                </m:e>
                <m:lim>
                  <m:r>
                    <m:rPr>
                      <m:sty m:val="p"/>
                    </m:rPr>
                    <m:t>∼</m:t>
                  </m:r>
                </m:lim>
              </m:limLow>
              <m:r>
                <m:t>&amp;</m:t>
              </m:r>
              <m:r>
                <m:rPr>
                  <m:sty m:val="p"/>
                </m:rPr>
                <m:t>=</m:t>
              </m:r>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sSup>
                <m:e>
                  <m:limLow>
                    <m:e>
                      <m:r>
                        <m:t>x</m:t>
                      </m:r>
                    </m:e>
                    <m:lim>
                      <m:r>
                        <m:rPr>
                          <m:sty m:val="p"/>
                        </m:rPr>
                        <m:t>∼</m:t>
                      </m:r>
                    </m:lim>
                  </m:limLow>
                </m:e>
                <m:sup>
                  <m:r>
                    <m:rPr>
                      <m:sty m:val="p"/>
                    </m:rPr>
                    <m:t>⊤</m:t>
                  </m:r>
                </m:sup>
              </m:sSup>
              <m:r>
                <m:rPr>
                  <m:sty m:val="bi"/>
                </m:rPr>
                <m:t>B</m:t>
              </m:r>
              <m:limLow>
                <m:e>
                  <m:r>
                    <m:t>x</m:t>
                  </m:r>
                </m:e>
                <m:lim>
                  <m:r>
                    <m:rPr>
                      <m:sty m:val="p"/>
                    </m:rPr>
                    <m:t>∼</m:t>
                  </m:r>
                </m:lim>
              </m:limLow>
              <m:r>
                <m:rPr>
                  <m:sty m:val="p"/>
                </m:rPr>
                <m:t>,</m:t>
              </m:r>
            </m:e>
            <m:e>
              <m:sSup>
                <m:e>
                  <m:limLow>
                    <m:e>
                      <m:r>
                        <m:t>x</m:t>
                      </m:r>
                    </m:e>
                    <m:lim>
                      <m:r>
                        <m:rPr>
                          <m:sty m:val="p"/>
                        </m:rPr>
                        <m:t>∼</m:t>
                      </m:r>
                    </m:lim>
                  </m:limLow>
                </m:e>
                <m:sup>
                  <m:r>
                    <m:rPr>
                      <m:sty m:val="p"/>
                    </m:rPr>
                    <m:t>⊤</m:t>
                  </m:r>
                </m:sup>
              </m:sSup>
              <m:r>
                <m:rPr>
                  <m:sty m:val="p"/>
                </m:rPr>
                <m:t>(</m:t>
              </m:r>
              <m:r>
                <m:t>c</m:t>
              </m:r>
              <m:r>
                <m:t> </m:t>
              </m:r>
              <m:r>
                <m:rPr>
                  <m:sty m:val="bi"/>
                </m:rPr>
                <m:t>A</m:t>
              </m:r>
              <m:r>
                <m:rPr>
                  <m:sty m:val="p"/>
                </m:rPr>
                <m:t>)</m:t>
              </m:r>
              <m:limLow>
                <m:e>
                  <m:r>
                    <m:t>x</m:t>
                  </m:r>
                </m:e>
                <m:lim>
                  <m:r>
                    <m:rPr>
                      <m:sty m:val="p"/>
                    </m:rPr>
                    <m:t>∼</m:t>
                  </m:r>
                </m:lim>
              </m:limLow>
              <m:r>
                <m:t>&amp;</m:t>
              </m:r>
              <m:r>
                <m:rPr>
                  <m:sty m:val="p"/>
                </m:rPr>
                <m:t>=</m:t>
              </m:r>
              <m:r>
                <m:t>c</m:t>
              </m:r>
              <m:r>
                <m:t> </m:t>
              </m:r>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e>
          </m:eqArr>
        </m:oMath>
      </m:oMathPara>
    </w:p>
    <w:p>
      <w:pPr>
        <w:pStyle w:val="FirstParagraph"/>
      </w:pPr>
      <w:r>
        <w:t xml:space="preserve">So for a fixed</w:t>
      </w:r>
      <w:r>
        <w:t xml:space="preserve"> </w:t>
      </w:r>
      <m:oMath>
        <m:limLow>
          <m:e>
            <m:r>
              <m:t>x</m:t>
            </m:r>
          </m:e>
          <m:lim>
            <m:r>
              <m:rPr>
                <m:sty m:val="p"/>
              </m:rPr>
              <m:t>∼</m:t>
            </m:r>
          </m:lim>
        </m:limLow>
      </m:oMath>
      <w:r>
        <w:t xml:space="preserve">, the map</w:t>
      </w:r>
      <w:r>
        <w:t xml:space="preserve"> </w:t>
      </w:r>
      <m:oMath>
        <m:r>
          <m:rPr>
            <m:sty m:val="bi"/>
          </m:rPr>
          <m:t>S</m:t>
        </m:r>
        <m:r>
          <m:rPr>
            <m:sty m:val="p"/>
          </m:rPr>
          <m:t>↦</m:t>
        </m:r>
        <m:sSup>
          <m:e>
            <m:limLow>
              <m:e>
                <m:r>
                  <m:t>x</m:t>
                </m:r>
              </m:e>
              <m:lim>
                <m:r>
                  <m:rPr>
                    <m:sty m:val="p"/>
                  </m:rPr>
                  <m:t>∼</m:t>
                </m:r>
              </m:lim>
            </m:limLow>
          </m:e>
          <m:sup>
            <m:r>
              <m:rPr>
                <m:sty m:val="p"/>
              </m:rPr>
              <m:t>⊤</m:t>
            </m:r>
          </m:sup>
        </m:sSup>
        <m:r>
          <m:rPr>
            <m:sty m:val="bi"/>
          </m:rPr>
          <m:t>S</m:t>
        </m:r>
        <m:limLow>
          <m:e>
            <m:r>
              <m:t>x</m:t>
            </m:r>
          </m:e>
          <m:lim>
            <m:r>
              <m:rPr>
                <m:sty m:val="p"/>
              </m:rPr>
              <m:t>∼</m:t>
            </m:r>
          </m:lim>
        </m:limLow>
      </m:oMath>
      <w:r>
        <w:t xml:space="preserve"> </w:t>
      </w:r>
      <w:r>
        <w:t xml:space="preserve">is linear in</w:t>
      </w:r>
      <w:r>
        <w:t xml:space="preserve"> </w:t>
      </w:r>
      <m:oMath>
        <m:r>
          <m:rPr>
            <m:sty m:val="bi"/>
          </m:rPr>
          <m:t>S</m:t>
        </m:r>
      </m:oMath>
      <w:r>
        <w:t xml:space="preserve">.</w:t>
      </w:r>
    </w:p>
    <w:bookmarkEnd w:id="451"/>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m:oMathPara>
        <m:oMathParaPr>
          <m:jc m:val="center"/>
        </m:oMathParaPr>
        <m:oMath>
          <m:eqArr>
            <m:e>
              <m:sSup>
                <m:e>
                  <m:limLow>
                    <m:e>
                      <m:r>
                        <m:t>x</m:t>
                      </m:r>
                    </m:e>
                    <m:lim>
                      <m:r>
                        <m:rPr>
                          <m:sty m:val="p"/>
                        </m:rPr>
                        <m:t>∼</m:t>
                      </m:r>
                    </m:lim>
                  </m:limLow>
                </m:e>
                <m:sup>
                  <m:r>
                    <m:rPr>
                      <m:sty m:val="p"/>
                    </m:rPr>
                    <m:t>⊤</m:t>
                  </m:r>
                </m:sup>
              </m:sSup>
              <m:r>
                <m:rPr>
                  <m:sty m:val="p"/>
                </m:rPr>
                <m:t>(</m:t>
              </m:r>
              <m:r>
                <m:rPr>
                  <m:sty m:val="bi"/>
                </m:rPr>
                <m:t>A</m:t>
              </m:r>
              <m:r>
                <m:rPr>
                  <m:sty m:val="p"/>
                </m:rPr>
                <m:t>+</m:t>
              </m:r>
              <m:r>
                <m:rPr>
                  <m:sty m:val="bi"/>
                </m:rPr>
                <m:t>B</m:t>
              </m:r>
              <m:r>
                <m:rPr>
                  <m:sty m:val="p"/>
                </m:rPr>
                <m:t>)</m:t>
              </m:r>
              <m:limLow>
                <m:e>
                  <m:r>
                    <m:t>x</m:t>
                  </m:r>
                </m:e>
                <m:lim>
                  <m:r>
                    <m:rPr>
                      <m:sty m:val="p"/>
                    </m:rPr>
                    <m:t>∼</m:t>
                  </m:r>
                </m:lim>
              </m:limLow>
              <m:r>
                <m:t>&amp;</m:t>
              </m:r>
              <m:r>
                <m:rPr>
                  <m:sty m:val="p"/>
                </m:rPr>
                <m:t>=</m:t>
              </m:r>
              <m:r>
                <m:t>​</m:t>
              </m:r>
              <m:d>
                <m:dPr>
                  <m:begChr m:val="("/>
                  <m:sepChr m:val=""/>
                  <m:endChr m:val=")"/>
                  <m:grow/>
                </m:dPr>
                <m:e>
                  <m:sSup>
                    <m:e>
                      <m:limLow>
                        <m:e>
                          <m:r>
                            <m:t>x</m:t>
                          </m:r>
                        </m:e>
                        <m:lim>
                          <m:r>
                            <m:rPr>
                              <m:sty m:val="p"/>
                            </m:rPr>
                            <m:t>∼</m:t>
                          </m:r>
                        </m:lim>
                      </m:limLow>
                    </m:e>
                    <m:sup>
                      <m:r>
                        <m:rPr>
                          <m:sty m:val="p"/>
                        </m:rPr>
                        <m:t>⊤</m:t>
                      </m:r>
                    </m:sup>
                  </m:sSup>
                  <m:r>
                    <m:rPr>
                      <m:sty m:val="bi"/>
                    </m:rPr>
                    <m:t>A</m:t>
                  </m:r>
                  <m:r>
                    <m:rPr>
                      <m:sty m:val="p"/>
                    </m:rPr>
                    <m:t>+</m:t>
                  </m:r>
                  <m:sSup>
                    <m:e>
                      <m:limLow>
                        <m:e>
                          <m:r>
                            <m:t>x</m:t>
                          </m:r>
                        </m:e>
                        <m:lim>
                          <m:r>
                            <m:rPr>
                              <m:sty m:val="p"/>
                            </m:rPr>
                            <m:t>∼</m:t>
                          </m:r>
                        </m:lim>
                      </m:limLow>
                    </m:e>
                    <m:sup>
                      <m:r>
                        <m:rPr>
                          <m:sty m:val="p"/>
                        </m:rPr>
                        <m:t>⊤</m:t>
                      </m:r>
                    </m:sup>
                  </m:sSup>
                  <m:r>
                    <m:rPr>
                      <m:sty m:val="bi"/>
                    </m:rPr>
                    <m:t>B</m:t>
                  </m:r>
                </m:e>
              </m:d>
              <m:r>
                <m:t>​</m:t>
              </m:r>
              <m:limLow>
                <m:e>
                  <m:r>
                    <m:t>x</m:t>
                  </m:r>
                </m:e>
                <m:lim>
                  <m:r>
                    <m:rPr>
                      <m:sty m:val="p"/>
                    </m:rPr>
                    <m:t>∼</m:t>
                  </m:r>
                </m:lim>
              </m:limLow>
              <m:r>
                <m:t>&amp;</m:t>
              </m:r>
              <m:r>
                <m:t>&amp;</m:t>
              </m:r>
              <m:r>
                <m:rPr>
                  <m:nor/>
                  <m:sty m:val="p"/>
                </m:rPr>
                <m:t>(distribute </m:t>
              </m:r>
              <m:sSup>
                <m:e>
                  <m:limLow>
                    <m:e>
                      <m:r>
                        <m:t>x</m:t>
                      </m:r>
                    </m:e>
                    <m:lim>
                      <m:r>
                        <m:rPr>
                          <m:sty m:val="p"/>
                        </m:rPr>
                        <m:t>∼</m:t>
                      </m:r>
                    </m:lim>
                  </m:limLow>
                </m:e>
                <m:sup>
                  <m:r>
                    <m:rPr>
                      <m:sty m:val="p"/>
                    </m:rPr>
                    <m:t>⊤</m:t>
                  </m:r>
                </m:sup>
              </m:sSup>
              <m:r>
                <m:rPr>
                  <m:nor/>
                  <m:sty m:val="p"/>
                </m:rPr>
                <m:t> over the sum)</m:t>
              </m:r>
            </m:e>
            <m:e>
              <m:r>
                <m:t>&amp;</m:t>
              </m:r>
              <m:r>
                <m:rPr>
                  <m:sty m:val="p"/>
                </m:rPr>
                <m:t>=</m:t>
              </m:r>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sSup>
                <m:e>
                  <m:limLow>
                    <m:e>
                      <m:r>
                        <m:t>x</m:t>
                      </m:r>
                    </m:e>
                    <m:lim>
                      <m:r>
                        <m:rPr>
                          <m:sty m:val="p"/>
                        </m:rPr>
                        <m:t>∼</m:t>
                      </m:r>
                    </m:lim>
                  </m:limLow>
                </m:e>
                <m:sup>
                  <m:r>
                    <m:rPr>
                      <m:sty m:val="p"/>
                    </m:rPr>
                    <m:t>⊤</m:t>
                  </m:r>
                </m:sup>
              </m:sSup>
              <m:r>
                <m:rPr>
                  <m:sty m:val="bi"/>
                </m:rPr>
                <m:t>B</m:t>
              </m:r>
              <m:limLow>
                <m:e>
                  <m:r>
                    <m:t>x</m:t>
                  </m:r>
                </m:e>
                <m:lim>
                  <m:r>
                    <m:rPr>
                      <m:sty m:val="p"/>
                    </m:rPr>
                    <m:t>∼</m:t>
                  </m:r>
                </m:lim>
              </m:limLow>
              <m:r>
                <m:t>&amp;</m:t>
              </m:r>
              <m:r>
                <m:t>&amp;</m:t>
              </m:r>
              <m:r>
                <m:rPr>
                  <m:nor/>
                  <m:sty m:val="p"/>
                </m:rPr>
                <m:t>(distribute </m:t>
              </m:r>
              <m:limLow>
                <m:e>
                  <m:r>
                    <m:t>x</m:t>
                  </m:r>
                </m:e>
                <m:lim>
                  <m:r>
                    <m:rPr>
                      <m:sty m:val="p"/>
                    </m:rPr>
                    <m:t>∼</m:t>
                  </m:r>
                </m:lim>
              </m:limLow>
              <m:r>
                <m:rPr>
                  <m:nor/>
                  <m:sty m:val="p"/>
                </m:rPr>
                <m:t> over the sum)</m:t>
              </m:r>
            </m:e>
          </m:eqArr>
        </m:oMath>
      </m:oMathPara>
    </w:p>
    <w:p>
      <w:pPr>
        <w:pStyle w:val="FirstParagraph"/>
      </w:pPr>
      <w:r>
        <w:t xml:space="preserve">For the scalar, a number can be moved out of any product, so</w:t>
      </w:r>
      <w:r>
        <w:t xml:space="preserve"> </w:t>
      </w:r>
      <m:oMath>
        <m:sSup>
          <m:e>
            <m:limLow>
              <m:e>
                <m:r>
                  <m:t>x</m:t>
                </m:r>
              </m:e>
              <m:lim>
                <m:r>
                  <m:rPr>
                    <m:sty m:val="p"/>
                  </m:rPr>
                  <m:t>∼</m:t>
                </m:r>
              </m:lim>
            </m:limLow>
          </m:e>
          <m:sup>
            <m:r>
              <m:rPr>
                <m:sty m:val="p"/>
              </m:rPr>
              <m:t>⊤</m:t>
            </m:r>
          </m:sup>
        </m:sSup>
        <m:r>
          <m:rPr>
            <m:sty m:val="p"/>
          </m:rPr>
          <m:t>(</m:t>
        </m:r>
        <m:r>
          <m:t>c</m:t>
        </m:r>
        <m:r>
          <m:t> </m:t>
        </m:r>
        <m:r>
          <m:rPr>
            <m:sty m:val="bi"/>
          </m:rPr>
          <m:t>A</m:t>
        </m:r>
        <m:r>
          <m:rPr>
            <m:sty m:val="p"/>
          </m:rPr>
          <m:t>)</m:t>
        </m:r>
        <m:limLow>
          <m:e>
            <m:r>
              <m:t>x</m:t>
            </m:r>
          </m:e>
          <m:lim>
            <m:r>
              <m:rPr>
                <m:sty m:val="p"/>
              </m:rPr>
              <m:t>∼</m:t>
            </m:r>
          </m:lim>
        </m:limLow>
        <m:r>
          <m:rPr>
            <m:sty m:val="p"/>
          </m:rPr>
          <m:t>=</m:t>
        </m:r>
        <m:r>
          <m:t>c</m:t>
        </m:r>
        <m:r>
          <m:t> </m:t>
        </m:r>
        <m:sSup>
          <m:e>
            <m:limLow>
              <m:e>
                <m:r>
                  <m:t>x</m:t>
                </m:r>
              </m:e>
              <m:lim>
                <m:r>
                  <m:rPr>
                    <m:sty m:val="p"/>
                  </m:rPr>
                  <m:t>∼</m:t>
                </m:r>
              </m:lim>
            </m:limLow>
          </m:e>
          <m:sup>
            <m:r>
              <m:rPr>
                <m:sty m:val="p"/>
              </m:rPr>
              <m:t>⊤</m:t>
            </m:r>
          </m:sup>
        </m:sSup>
        <m:r>
          <m:rPr>
            <m:sty m:val="bi"/>
          </m:rPr>
          <m:t>A</m:t>
        </m:r>
        <m:limLow>
          <m:e>
            <m:r>
              <m:t>x</m:t>
            </m:r>
          </m:e>
          <m:lim>
            <m:r>
              <m:rPr>
                <m:sty m:val="p"/>
              </m:rPr>
              <m:t>∼</m:t>
            </m:r>
          </m:lim>
        </m:limLow>
      </m:oMath>
      <w:r>
        <w:t xml:space="preserve">.</w:t>
      </w:r>
    </w:p>
    <w:bookmarkStart w:id="452" w:name="exm-quadratic-form-additive"/>
    <w:p>
      <w:pPr>
        <w:pStyle w:val="BodyText"/>
      </w:pPr>
      <w:r>
        <w:rPr>
          <w:b/>
          <w:bCs/>
        </w:rPr>
        <w:t xml:space="preserve">Example 136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w:t>
      </w:r>
      <w:r>
        <w:t xml:space="preserve"> </w:t>
      </w:r>
      <w:r>
        <w:t xml:space="preserve">Then</w:t>
      </w:r>
    </w:p>
    <w:p>
      <w:pPr>
        <w:pStyle w:val="BodyText"/>
      </w:pPr>
      <m:oMathPara>
        <m:oMathParaPr>
          <m:jc m:val="center"/>
        </m:oMathParaPr>
        <m:oMath>
          <m:eqArr>
            <m:e>
              <m:sSup>
                <m:e>
                  <m:limLow>
                    <m:e>
                      <m:r>
                        <m:t>x</m:t>
                      </m:r>
                    </m:e>
                    <m:lim>
                      <m:r>
                        <m:rPr>
                          <m:sty m:val="p"/>
                        </m:rPr>
                        <m:t>∼</m:t>
                      </m:r>
                    </m:lim>
                  </m:limLow>
                </m:e>
                <m:sup>
                  <m:r>
                    <m:rPr>
                      <m:sty m:val="p"/>
                    </m:rPr>
                    <m:t>⊤</m:t>
                  </m:r>
                </m:sup>
              </m:sSup>
              <m:r>
                <m:rPr>
                  <m:sty m:val="bi"/>
                </m:rPr>
                <m:t>A</m:t>
              </m:r>
              <m:limLow>
                <m:e>
                  <m:r>
                    <m:t>x</m:t>
                  </m:r>
                </m:e>
                <m:lim>
                  <m:r>
                    <m:rPr>
                      <m:sty m:val="p"/>
                    </m:rPr>
                    <m:t>∼</m:t>
                  </m:r>
                </m:lim>
              </m:limLow>
              <m:r>
                <m:t>&amp;</m:t>
              </m:r>
              <m:r>
                <m:rPr>
                  <m:sty m:val="p"/>
                </m:rPr>
                <m:t>=</m:t>
              </m:r>
              <m:r>
                <m:t>1</m:t>
              </m:r>
              <m:r>
                <m:rPr>
                  <m:sty m:val="p"/>
                </m:rPr>
                <m:t>+</m:t>
              </m:r>
              <m:r>
                <m:t>4</m:t>
              </m:r>
              <m:r>
                <m:rPr>
                  <m:sty m:val="p"/>
                </m:rPr>
                <m:t>+</m:t>
              </m:r>
              <m:r>
                <m:t>12</m:t>
              </m:r>
              <m:r>
                <m:rPr>
                  <m:sty m:val="p"/>
                </m:rPr>
                <m:t>=</m:t>
              </m:r>
              <m:r>
                <m:t>17</m:t>
              </m:r>
              <m:r>
                <m:rPr>
                  <m:sty m:val="p"/>
                </m:rPr>
                <m:t>,</m:t>
              </m:r>
            </m:e>
            <m:e>
              <m:sSup>
                <m:e>
                  <m:limLow>
                    <m:e>
                      <m:r>
                        <m:t>x</m:t>
                      </m:r>
                    </m:e>
                    <m:lim>
                      <m:r>
                        <m:rPr>
                          <m:sty m:val="p"/>
                        </m:rPr>
                        <m:t>∼</m:t>
                      </m:r>
                    </m:lim>
                  </m:limLow>
                </m:e>
                <m:sup>
                  <m:r>
                    <m:rPr>
                      <m:sty m:val="p"/>
                    </m:rPr>
                    <m:t>⊤</m:t>
                  </m:r>
                </m:sup>
              </m:sSup>
              <m:r>
                <m:rPr>
                  <m:sty m:val="bi"/>
                </m:rPr>
                <m:t>I</m:t>
              </m:r>
              <m:limLow>
                <m:e>
                  <m:r>
                    <m:t>x</m:t>
                  </m:r>
                </m:e>
                <m:lim>
                  <m:r>
                    <m:rPr>
                      <m:sty m:val="p"/>
                    </m:rPr>
                    <m:t>∼</m:t>
                  </m:r>
                </m:lim>
              </m:limLow>
              <m:r>
                <m:t>&amp;</m:t>
              </m:r>
              <m:r>
                <m:rPr>
                  <m:sty m:val="p"/>
                </m:rPr>
                <m:t>=</m:t>
              </m:r>
              <m:r>
                <m:t>1</m:t>
              </m:r>
              <m:r>
                <m:rPr>
                  <m:sty m:val="p"/>
                </m:rPr>
                <m:t>+</m:t>
              </m:r>
              <m:r>
                <m:t>4</m:t>
              </m:r>
              <m:r>
                <m:rPr>
                  <m:sty m:val="p"/>
                </m:rPr>
                <m:t>=</m:t>
              </m:r>
              <m:r>
                <m:t>5</m:t>
              </m:r>
              <m:r>
                <m:rPr>
                  <m:sty m:val="p"/>
                </m:rPr>
                <m:t>,</m:t>
              </m:r>
            </m:e>
            <m:e>
              <m:sSup>
                <m:e>
                  <m:limLow>
                    <m:e>
                      <m:r>
                        <m:t>x</m:t>
                      </m:r>
                    </m:e>
                    <m:lim>
                      <m:r>
                        <m:rPr>
                          <m:sty m:val="p"/>
                        </m:rPr>
                        <m:t>∼</m:t>
                      </m:r>
                    </m:lim>
                  </m:limLow>
                </m:e>
                <m:sup>
                  <m:r>
                    <m:rPr>
                      <m:sty m:val="p"/>
                    </m:rPr>
                    <m:t>⊤</m:t>
                  </m:r>
                </m:sup>
              </m:sSup>
              <m:r>
                <m:rPr>
                  <m:sty m:val="p"/>
                </m:rPr>
                <m:t>(</m:t>
              </m:r>
              <m:r>
                <m:rPr>
                  <m:sty m:val="bi"/>
                </m:rPr>
                <m:t>A</m:t>
              </m:r>
              <m:r>
                <m:rPr>
                  <m:sty m:val="p"/>
                </m:rPr>
                <m:t>+</m:t>
              </m:r>
              <m:r>
                <m:rPr>
                  <m:sty m:val="bi"/>
                </m:rPr>
                <m:t>I</m:t>
              </m:r>
              <m:r>
                <m:rPr>
                  <m:sty m:val="p"/>
                </m:rPr>
                <m:t>)</m:t>
              </m:r>
              <m:limLow>
                <m:e>
                  <m:r>
                    <m:t>x</m:t>
                  </m:r>
                </m:e>
                <m:lim>
                  <m:r>
                    <m:rPr>
                      <m:sty m:val="p"/>
                    </m:rPr>
                    <m:t>∼</m:t>
                  </m:r>
                </m:lim>
              </m:limLow>
              <m:r>
                <m:t>&amp;</m:t>
              </m:r>
              <m:r>
                <m:rPr>
                  <m:sty m:val="p"/>
                </m:rPr>
                <m:t>=</m:t>
              </m:r>
              <m:sSup>
                <m:e>
                  <m:limLow>
                    <m:e>
                      <m:r>
                        <m:t>x</m:t>
                      </m:r>
                    </m:e>
                    <m:lim>
                      <m:r>
                        <m:rPr>
                          <m:sty m:val="p"/>
                        </m:rPr>
                        <m:t>∼</m:t>
                      </m:r>
                    </m:lim>
                  </m:limLow>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2</m:t>
                        </m:r>
                      </m:e>
                      <m:e>
                        <m:r>
                          <m:t>2</m:t>
                        </m:r>
                      </m:e>
                    </m:mr>
                    <m:mr>
                      <m:e>
                        <m:r>
                          <m:t>0</m:t>
                        </m:r>
                      </m:e>
                      <m:e>
                        <m:r>
                          <m:t>4</m:t>
                        </m:r>
                      </m:e>
                    </m:mr>
                  </m:m>
                </m:e>
              </m:d>
              <m:limLow>
                <m:e>
                  <m:r>
                    <m:t>x</m:t>
                  </m:r>
                </m:e>
                <m:lim>
                  <m:r>
                    <m:rPr>
                      <m:sty m:val="p"/>
                    </m:rPr>
                    <m:t>∼</m:t>
                  </m:r>
                </m:lim>
              </m:limLow>
            </m:e>
            <m:e>
              <m:r>
                <m:t>&amp;</m:t>
              </m:r>
              <m:r>
                <m:rPr>
                  <m:sty m:val="p"/>
                </m:rPr>
                <m:t>=</m:t>
              </m:r>
              <m:r>
                <m:t>2</m:t>
              </m:r>
              <m:r>
                <m:rPr>
                  <m:sty m:val="p"/>
                </m:rPr>
                <m:t>+</m:t>
              </m:r>
              <m:r>
                <m:t>4</m:t>
              </m:r>
              <m:r>
                <m:rPr>
                  <m:sty m:val="p"/>
                </m:rPr>
                <m:t>+</m:t>
              </m:r>
              <m:r>
                <m:t>16</m:t>
              </m:r>
            </m:e>
            <m:e>
              <m:r>
                <m:t>&amp;</m:t>
              </m:r>
              <m:r>
                <m:rPr>
                  <m:sty m:val="p"/>
                </m:rPr>
                <m:t>=</m:t>
              </m:r>
              <m:r>
                <m:t>22</m:t>
              </m:r>
              <m:r>
                <m:rPr>
                  <m:sty m:val="p"/>
                </m:rPr>
                <m:t>,</m:t>
              </m:r>
            </m:e>
          </m:eqArr>
        </m:oMath>
      </m:oMathPara>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m:oMath>
        <m:sSup>
          <m:e>
            <m:limLow>
              <m:e>
                <m:r>
                  <m:t>x</m:t>
                </m:r>
              </m:e>
              <m:lim>
                <m:r>
                  <m:rPr>
                    <m:sty m:val="p"/>
                  </m:rPr>
                  <m:t>∼</m:t>
                </m:r>
              </m:lim>
            </m:limLow>
          </m:e>
          <m:sup>
            <m:r>
              <m:rPr>
                <m:sty m:val="p"/>
              </m:rPr>
              <m:t>⊤</m:t>
            </m:r>
          </m:sup>
        </m:sSup>
        <m:r>
          <m:rPr>
            <m:sty m:val="p"/>
          </m:rPr>
          <m:t>(</m:t>
        </m:r>
        <m:r>
          <m:rPr>
            <m:sty m:val="bi"/>
          </m:rPr>
          <m:t>A</m:t>
        </m:r>
        <m:r>
          <m:rPr>
            <m:sty m:val="p"/>
          </m:rPr>
          <m:t>+</m:t>
        </m:r>
        <m:r>
          <m:t>c</m:t>
        </m:r>
        <m:r>
          <m:t> </m:t>
        </m:r>
        <m:r>
          <m:rPr>
            <m:sty m:val="bi"/>
          </m:rPr>
          <m:t>I</m:t>
        </m:r>
        <m:r>
          <m:rPr>
            <m:sty m:val="p"/>
          </m:rPr>
          <m:t>)</m:t>
        </m:r>
        <m:limLow>
          <m:e>
            <m:r>
              <m:t>x</m:t>
            </m:r>
          </m:e>
          <m:lim>
            <m:r>
              <m:rPr>
                <m:sty m:val="p"/>
              </m:rPr>
              <m:t>∼</m:t>
            </m:r>
          </m:lim>
        </m:limLow>
        <m:r>
          <m:rPr>
            <m:sty m:val="p"/>
          </m:rPr>
          <m:t>=</m:t>
        </m:r>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r>
          <m:t>c</m:t>
        </m:r>
        <m:r>
          <m:t> </m:t>
        </m:r>
        <m:r>
          <m:t>​</m:t>
        </m:r>
        <m:d>
          <m:dPr>
            <m:begChr m:val="∥"/>
            <m:sepChr m:val=""/>
            <m:endChr m:val="∥"/>
            <m:grow/>
          </m:dPr>
          <m:e>
            <m:limLow>
              <m:e>
                <m:r>
                  <m:t>x</m:t>
                </m:r>
              </m:e>
              <m:lim>
                <m:r>
                  <m:rPr>
                    <m:sty m:val="p"/>
                  </m:rPr>
                  <m:t>∼</m:t>
                </m:r>
              </m:lim>
            </m:limLow>
          </m:e>
        </m:d>
        <m:sSup>
          <m:e>
            <m:r>
              <m:t>​</m:t>
            </m:r>
          </m:e>
          <m:sup>
            <m:r>
              <m:t>2</m:t>
            </m:r>
          </m:sup>
        </m:sSup>
      </m:oMath>
      <w:r>
        <w:t xml:space="preserve"> </w:t>
      </w:r>
      <w:r>
        <w:t xml:space="preserve">for every number</w:t>
      </w:r>
      <w:r>
        <w:t xml:space="preserve"> </w:t>
      </w:r>
      <m:oMath>
        <m:r>
          <m:t>c</m:t>
        </m:r>
      </m:oMath>
      <w:r>
        <w:t xml:space="preserve">, because</w:t>
      </w:r>
      <w:r>
        <w:t xml:space="preserve"> </w:t>
      </w:r>
      <m:oMath>
        <m:sSup>
          <m:e>
            <m:limLow>
              <m:e>
                <m:r>
                  <m:t>x</m:t>
                </m:r>
              </m:e>
              <m:lim>
                <m:r>
                  <m:rPr>
                    <m:sty m:val="p"/>
                  </m:rPr>
                  <m:t>∼</m:t>
                </m:r>
              </m:lim>
            </m:limLow>
          </m:e>
          <m:sup>
            <m:r>
              <m:rPr>
                <m:sty m:val="p"/>
              </m:rPr>
              <m:t>⊤</m:t>
            </m:r>
          </m:sup>
        </m:sSup>
        <m:r>
          <m:rPr>
            <m:sty m:val="bi"/>
          </m:rPr>
          <m:t>I</m:t>
        </m:r>
        <m:limLow>
          <m:e>
            <m:r>
              <m:t>x</m:t>
            </m:r>
          </m:e>
          <m:lim>
            <m:r>
              <m:rPr>
                <m:sty m:val="p"/>
              </m:rPr>
              <m:t>∼</m:t>
            </m:r>
          </m:lim>
        </m:limLow>
        <m:r>
          <m:rPr>
            <m:sty m:val="p"/>
          </m:rPr>
          <m:t>=</m:t>
        </m:r>
        <m:sSup>
          <m:e>
            <m:limLow>
              <m:e>
                <m:r>
                  <m:t>x</m:t>
                </m:r>
              </m:e>
              <m:lim>
                <m:r>
                  <m:rPr>
                    <m:sty m:val="p"/>
                  </m:rPr>
                  <m:t>∼</m:t>
                </m:r>
              </m:lim>
            </m:limLow>
          </m:e>
          <m:sup>
            <m:r>
              <m:rPr>
                <m:sty m:val="p"/>
              </m:rPr>
              <m:t>⊤</m:t>
            </m:r>
          </m:sup>
        </m:sSup>
        <m:limLow>
          <m:e>
            <m:r>
              <m:t>x</m:t>
            </m:r>
          </m:e>
          <m:lim>
            <m:r>
              <m:rPr>
                <m:sty m:val="p"/>
              </m:rPr>
              <m:t>∼</m:t>
            </m:r>
          </m:lim>
        </m:limLow>
        <m:r>
          <m:rPr>
            <m:sty m:val="p"/>
          </m:rPr>
          <m:t>=</m:t>
        </m:r>
        <m:r>
          <m:t>​</m:t>
        </m:r>
        <m:d>
          <m:dPr>
            <m:begChr m:val="∥"/>
            <m:sepChr m:val=""/>
            <m:endChr m:val="∥"/>
            <m:grow/>
          </m:dPr>
          <m:e>
            <m:limLow>
              <m:e>
                <m:r>
                  <m:t>x</m:t>
                </m:r>
              </m:e>
              <m:lim>
                <m:r>
                  <m:rPr>
                    <m:sty m:val="p"/>
                  </m:rPr>
                  <m:t>∼</m:t>
                </m:r>
              </m:lim>
            </m:limLow>
          </m:e>
        </m:d>
        <m:sSup>
          <m:e>
            <m:r>
              <m:t>​</m:t>
            </m:r>
          </m:e>
          <m:sup>
            <m:r>
              <m:t>2</m:t>
            </m:r>
          </m:sup>
        </m:sSup>
      </m:oMath>
      <w:r>
        <w:t xml:space="preserve">.</w:t>
      </w:r>
      <w:r>
        <w:t xml:space="preserve"> </w:t>
      </w:r>
      <w:r>
        <w:t xml:space="preserve">This is how two quadratic terms in the same vector combine into a single quadratic form.</w:t>
      </w:r>
    </w:p>
    <w:bookmarkEnd w:id="452"/>
    <w:bookmarkStart w:id="453" w:name="def-symmetric-part"/>
    <w:p>
      <w:pPr>
        <w:pStyle w:val="BodyText"/>
      </w:pPr>
      <w:r>
        <w:rPr>
          <w:b/>
          <w:bCs/>
        </w:rPr>
        <w:t xml:space="preserve">Definition 91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53"/>
    <w:bookmarkStart w:id="454" w:name="exm-symmetric-part"/>
    <w:p>
      <w:pPr>
        <w:pStyle w:val="FirstParagraph"/>
      </w:pPr>
      <w:r>
        <w:rPr>
          <w:b/>
          <w:bCs/>
        </w:rPr>
        <w:t xml:space="preserve">Example 137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54"/>
    <w:bookmarkStart w:id="455" w:name="thm-quadratic-form-symmetric"/>
    <w:p>
      <w:pPr>
        <w:pStyle w:val="BodyText"/>
      </w:pPr>
      <w:r>
        <w:rPr>
          <w:b/>
          <w:bCs/>
        </w:rPr>
        <w:t xml:space="preserve">Theorem 73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limLow>
          <m:e>
            <m:r>
              <m:t>x</m:t>
            </m:r>
          </m:e>
          <m:lim>
            <m:r>
              <m:rPr>
                <m:sty m:val="p"/>
              </m:rPr>
              <m:t>∼</m:t>
            </m:r>
          </m:lim>
        </m:limLow>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limLow>
                <m:e>
                  <m:r>
                    <m:t>x</m:t>
                  </m:r>
                </m:e>
                <m:lim>
                  <m:r>
                    <m:rPr>
                      <m:sty m:val="p"/>
                    </m:rPr>
                    <m:t>∼</m:t>
                  </m:r>
                </m:lim>
              </m:limLow>
            </m:e>
            <m:sup>
              <m:r>
                <m:rPr>
                  <m:sty m:val="p"/>
                </m:rPr>
                <m:t>⊤</m:t>
              </m:r>
            </m:sup>
          </m:sSup>
          <m:r>
            <m:rPr>
              <m:sty m:val="bi"/>
            </m:rPr>
            <m:t>S</m:t>
          </m:r>
          <m:limLow>
            <m:e>
              <m:r>
                <m:t>x</m:t>
              </m:r>
            </m:e>
            <m:lim>
              <m:r>
                <m:rPr>
                  <m:sty m:val="p"/>
                </m:rPr>
                <m:t>∼</m:t>
              </m:r>
            </m:lim>
          </m:limLow>
          <m:r>
            <m:rPr>
              <m:sty m:val="p"/>
            </m:rPr>
            <m:t>=</m:t>
          </m:r>
          <m:sSup>
            <m:e>
              <m:limLow>
                <m:e>
                  <m:r>
                    <m:t>x</m:t>
                  </m:r>
                </m:e>
                <m:lim>
                  <m:r>
                    <m:rPr>
                      <m:sty m:val="p"/>
                    </m:rPr>
                    <m:t>∼</m:t>
                  </m:r>
                </m:lim>
              </m:limLow>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limLow>
            <m:e>
              <m:r>
                <m:t>x</m:t>
              </m:r>
            </m:e>
            <m:lim>
              <m:r>
                <m:rPr>
                  <m:sty m:val="p"/>
                </m:rPr>
                <m:t>∼</m:t>
              </m:r>
            </m:lim>
          </m:limLow>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91</w:t>
        </w:r>
      </w:hyperlink>
      <w:r>
        <w:t xml:space="preserve">) of</w:t>
      </w:r>
      <w:r>
        <w:t xml:space="preserve"> </w:t>
      </w:r>
      <m:oMath>
        <m:r>
          <m:rPr>
            <m:sty m:val="bi"/>
          </m:rPr>
          <m:t>S</m:t>
        </m:r>
      </m:oMath>
      <w:r>
        <w:t xml:space="preserve">.</w:t>
      </w:r>
    </w:p>
    <w:bookmarkEnd w:id="455"/>
    <w:p>
      <w:pPr>
        <w:pStyle w:val="BodyText"/>
      </w:pPr>
      <w:r>
        <w:rPr>
          <w:i/>
          <w:iCs/>
        </w:rPr>
        <w:t xml:space="preserve">Proof</w:t>
      </w:r>
      <w:r>
        <w:t xml:space="preserve">. </w:t>
      </w:r>
      <w:r>
        <w:t xml:space="preserve">The quadratic form</w:t>
      </w:r>
      <w:r>
        <w:t xml:space="preserve"> </w:t>
      </w:r>
      <m:oMath>
        <m:sSup>
          <m:e>
            <m:limLow>
              <m:e>
                <m:r>
                  <m:t>x</m:t>
                </m:r>
              </m:e>
              <m:lim>
                <m:r>
                  <m:rPr>
                    <m:sty m:val="p"/>
                  </m:rPr>
                  <m:t>∼</m:t>
                </m:r>
              </m:lim>
            </m:limLow>
          </m:e>
          <m:sup>
            <m:r>
              <m:rPr>
                <m:sty m:val="p"/>
              </m:rPr>
              <m:t>⊤</m:t>
            </m:r>
          </m:sup>
        </m:sSup>
        <m:r>
          <m:rPr>
            <m:sty m:val="bi"/>
          </m:rPr>
          <m:t>S</m:t>
        </m:r>
        <m:limLow>
          <m:e>
            <m:r>
              <m:t>x</m:t>
            </m:r>
          </m:e>
          <m:lim>
            <m:r>
              <m:rPr>
                <m:sty m:val="p"/>
              </m:rPr>
              <m:t>∼</m:t>
            </m:r>
          </m:lim>
        </m:limLow>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limLow>
                    <m:e>
                      <m:r>
                        <m:t>x</m:t>
                      </m:r>
                    </m:e>
                    <m:lim>
                      <m:r>
                        <m:rPr>
                          <m:sty m:val="p"/>
                        </m:rPr>
                        <m:t>∼</m:t>
                      </m:r>
                    </m:lim>
                  </m:limLow>
                </m:e>
                <m:sup>
                  <m:r>
                    <m:rPr>
                      <m:sty m:val="p"/>
                    </m:rPr>
                    <m:t>⊤</m:t>
                  </m:r>
                </m:sup>
              </m:sSup>
              <m:r>
                <m:rPr>
                  <m:sty m:val="bi"/>
                </m:rPr>
                <m:t>S</m:t>
              </m:r>
              <m:limLow>
                <m:e>
                  <m:r>
                    <m:t>x</m:t>
                  </m:r>
                </m:e>
                <m:lim>
                  <m:r>
                    <m:rPr>
                      <m:sty m:val="p"/>
                    </m:rPr>
                    <m:t>∼</m:t>
                  </m:r>
                </m:lim>
              </m:limLow>
              <m:r>
                <m:t>&amp;</m:t>
              </m:r>
              <m:r>
                <m:rPr>
                  <m:sty m:val="p"/>
                </m:rPr>
                <m:t>=</m:t>
              </m:r>
              <m:sSup>
                <m:e>
                  <m:r>
                    <m:t>​</m:t>
                  </m:r>
                  <m:d>
                    <m:dPr>
                      <m:begChr m:val="("/>
                      <m:sepChr m:val=""/>
                      <m:endChr m:val=")"/>
                      <m:grow/>
                    </m:dPr>
                    <m:e>
                      <m:sSup>
                        <m:e>
                          <m:limLow>
                            <m:e>
                              <m:r>
                                <m:t>x</m:t>
                              </m:r>
                            </m:e>
                            <m:lim>
                              <m:r>
                                <m:rPr>
                                  <m:sty m:val="p"/>
                                </m:rPr>
                                <m:t>∼</m:t>
                              </m:r>
                            </m:lim>
                          </m:limLow>
                        </m:e>
                        <m:sup>
                          <m:r>
                            <m:rPr>
                              <m:sty m:val="p"/>
                            </m:rPr>
                            <m:t>⊤</m:t>
                          </m:r>
                        </m:sup>
                      </m:sSup>
                      <m:r>
                        <m:rPr>
                          <m:sty m:val="bi"/>
                        </m:rPr>
                        <m:t>S</m:t>
                      </m:r>
                      <m:limLow>
                        <m:e>
                          <m:r>
                            <m:t>x</m:t>
                          </m:r>
                        </m:e>
                        <m:lim>
                          <m:r>
                            <m:rPr>
                              <m:sty m:val="p"/>
                            </m:rPr>
                            <m:t>∼</m:t>
                          </m:r>
                        </m:lim>
                      </m:limLow>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limLow>
                    <m:e>
                      <m:r>
                        <m:t>x</m:t>
                      </m:r>
                    </m:e>
                    <m:lim>
                      <m:r>
                        <m:rPr>
                          <m:sty m:val="p"/>
                        </m:rPr>
                        <m:t>∼</m:t>
                      </m:r>
                    </m:lim>
                  </m:limLow>
                </m:e>
                <m:sup>
                  <m:r>
                    <m:rPr>
                      <m:sty m:val="p"/>
                    </m:rPr>
                    <m:t>⊤</m:t>
                  </m:r>
                </m:sup>
              </m:sSup>
              <m:r>
                <m:t> </m:t>
              </m:r>
              <m:sSup>
                <m:e>
                  <m:r>
                    <m:rPr>
                      <m:sty m:val="bi"/>
                    </m:rPr>
                    <m:t>S</m:t>
                  </m:r>
                </m:e>
                <m:sup>
                  <m:r>
                    <m:rPr>
                      <m:sty m:val="p"/>
                    </m:rPr>
                    <m:t>⊤</m:t>
                  </m:r>
                </m:sup>
              </m:sSup>
              <m:r>
                <m:t> </m:t>
              </m:r>
              <m:sSup>
                <m:e>
                  <m:r>
                    <m:t>​</m:t>
                  </m:r>
                  <m:d>
                    <m:dPr>
                      <m:begChr m:val="("/>
                      <m:sepChr m:val=""/>
                      <m:endChr m:val=")"/>
                      <m:grow/>
                    </m:dPr>
                    <m:e>
                      <m:sSup>
                        <m:e>
                          <m:limLow>
                            <m:e>
                              <m:r>
                                <m:t>x</m:t>
                              </m:r>
                            </m:e>
                            <m:lim>
                              <m:r>
                                <m:rPr>
                                  <m:sty m:val="p"/>
                                </m:rPr>
                                <m:t>∼</m:t>
                              </m:r>
                            </m:lim>
                          </m:limLow>
                        </m:e>
                        <m:sup>
                          <m:r>
                            <m:rPr>
                              <m:sty m:val="p"/>
                            </m:rPr>
                            <m:t>⊤</m:t>
                          </m:r>
                        </m:sup>
                      </m:sSup>
                    </m:e>
                  </m:d>
                  <m:r>
                    <m:t>​</m:t>
                  </m:r>
                </m:e>
                <m:sup>
                  <m:r>
                    <m:rPr>
                      <m:sty m:val="p"/>
                    </m:rPr>
                    <m:t>⊤</m:t>
                  </m:r>
                </m:sup>
              </m:sSup>
              <m:r>
                <m:t>&amp;</m:t>
              </m:r>
              <m:r>
                <m:t>&amp;</m:t>
              </m:r>
              <m:r>
                <m:rPr>
                  <m:nor/>
                  <m:sty m:val="p"/>
                </m:rPr>
                <m:t>(transpose of a product, twice)</m:t>
              </m:r>
            </m:e>
            <m:e>
              <m:r>
                <m:t>&amp;</m:t>
              </m:r>
              <m:r>
                <m:rPr>
                  <m:sty m:val="p"/>
                </m:rPr>
                <m:t>=</m:t>
              </m:r>
              <m:sSup>
                <m:e>
                  <m:limLow>
                    <m:e>
                      <m:r>
                        <m:t>x</m:t>
                      </m:r>
                    </m:e>
                    <m:lim>
                      <m:r>
                        <m:rPr>
                          <m:sty m:val="p"/>
                        </m:rPr>
                        <m:t>∼</m:t>
                      </m:r>
                    </m:lim>
                  </m:limLow>
                </m:e>
                <m:sup>
                  <m:r>
                    <m:rPr>
                      <m:sty m:val="p"/>
                    </m:rPr>
                    <m:t>⊤</m:t>
                  </m:r>
                </m:sup>
              </m:sSup>
              <m:r>
                <m:t> </m:t>
              </m:r>
              <m:sSup>
                <m:e>
                  <m:r>
                    <m:rPr>
                      <m:sty m:val="bi"/>
                    </m:rPr>
                    <m:t>S</m:t>
                  </m:r>
                </m:e>
                <m:sup>
                  <m:r>
                    <m:rPr>
                      <m:sty m:val="p"/>
                    </m:rPr>
                    <m:t>⊤</m:t>
                  </m:r>
                </m:sup>
              </m:sSup>
              <m:r>
                <m:t> </m:t>
              </m:r>
              <m:limLow>
                <m:e>
                  <m:r>
                    <m:t>x</m:t>
                  </m:r>
                </m:e>
                <m:lim>
                  <m:r>
                    <m:rPr>
                      <m:sty m:val="p"/>
                    </m:rPr>
                    <m:t>∼</m:t>
                  </m:r>
                </m:lim>
              </m:limLow>
              <m:r>
                <m:t>&amp;</m:t>
              </m:r>
              <m:r>
                <m:t>&amp;</m:t>
              </m:r>
              <m:r>
                <m:rPr>
                  <m:nor/>
                  <m:sty m:val="p"/>
                </m:rPr>
                <m:t>(transposing twice changes nothing)</m:t>
              </m:r>
            </m:e>
          </m:eqArr>
        </m:oMath>
      </m:oMathPara>
    </w:p>
    <w:p>
      <w:pPr>
        <w:pStyle w:val="FirstParagraph"/>
      </w:pPr>
      <w:r>
        <w:t xml:space="preserve">Averaging the two expressions for</w:t>
      </w:r>
      <w:r>
        <w:t xml:space="preserve"> </w:t>
      </w:r>
      <m:oMath>
        <m:sSup>
          <m:e>
            <m:limLow>
              <m:e>
                <m:r>
                  <m:t>x</m:t>
                </m:r>
              </m:e>
              <m:lim>
                <m:r>
                  <m:rPr>
                    <m:sty m:val="p"/>
                  </m:rPr>
                  <m:t>∼</m:t>
                </m:r>
              </m:lim>
            </m:limLow>
          </m:e>
          <m:sup>
            <m:r>
              <m:rPr>
                <m:sty m:val="p"/>
              </m:rPr>
              <m:t>⊤</m:t>
            </m:r>
          </m:sup>
        </m:sSup>
        <m:r>
          <m:rPr>
            <m:sty m:val="bi"/>
          </m:rPr>
          <m:t>S</m:t>
        </m:r>
        <m:limLow>
          <m:e>
            <m:r>
              <m:t>x</m:t>
            </m:r>
          </m:e>
          <m:lim>
            <m:r>
              <m:rPr>
                <m:sty m:val="p"/>
              </m:rPr>
              <m:t>∼</m:t>
            </m:r>
          </m:lim>
        </m:limLow>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S</m:t>
              </m:r>
              <m:limLow>
                <m:e>
                  <m:r>
                    <m:t>x</m:t>
                  </m:r>
                </m:e>
                <m:lim>
                  <m:r>
                    <m:rPr>
                      <m:sty m:val="p"/>
                    </m:rPr>
                    <m:t>∼</m:t>
                  </m:r>
                </m:lim>
              </m:limLow>
              <m:r>
                <m:t>&amp;</m:t>
              </m:r>
              <m:r>
                <m:rPr>
                  <m:sty m:val="p"/>
                </m:rPr>
                <m:t>=</m:t>
              </m:r>
              <m:f>
                <m:fPr>
                  <m:type m:val="bar"/>
                </m:fPr>
                <m:num>
                  <m:r>
                    <m:t>1</m:t>
                  </m:r>
                </m:num>
                <m:den>
                  <m:r>
                    <m:t>2</m:t>
                  </m:r>
                </m:den>
              </m:f>
              <m:r>
                <m:t>​</m:t>
              </m:r>
              <m:d>
                <m:dPr>
                  <m:begChr m:val="("/>
                  <m:sepChr m:val=""/>
                  <m:endChr m:val=")"/>
                  <m:grow/>
                </m:dPr>
                <m:e>
                  <m:sSup>
                    <m:e>
                      <m:limLow>
                        <m:e>
                          <m:r>
                            <m:t>x</m:t>
                          </m:r>
                        </m:e>
                        <m:lim>
                          <m:r>
                            <m:rPr>
                              <m:sty m:val="p"/>
                            </m:rPr>
                            <m:t>∼</m:t>
                          </m:r>
                        </m:lim>
                      </m:limLow>
                    </m:e>
                    <m:sup>
                      <m:r>
                        <m:rPr>
                          <m:sty m:val="p"/>
                        </m:rPr>
                        <m:t>⊤</m:t>
                      </m:r>
                    </m:sup>
                  </m:sSup>
                  <m:r>
                    <m:rPr>
                      <m:sty m:val="bi"/>
                    </m:rPr>
                    <m:t>S</m:t>
                  </m:r>
                  <m:limLow>
                    <m:e>
                      <m:r>
                        <m:t>x</m:t>
                      </m:r>
                    </m:e>
                    <m:lim>
                      <m:r>
                        <m:rPr>
                          <m:sty m:val="p"/>
                        </m:rPr>
                        <m:t>∼</m:t>
                      </m:r>
                    </m:lim>
                  </m:limLow>
                  <m:r>
                    <m:rPr>
                      <m:sty m:val="p"/>
                    </m:rPr>
                    <m:t>+</m:t>
                  </m:r>
                  <m:sSup>
                    <m:e>
                      <m:limLow>
                        <m:e>
                          <m:r>
                            <m:t>x</m:t>
                          </m:r>
                        </m:e>
                        <m:lim>
                          <m:r>
                            <m:rPr>
                              <m:sty m:val="p"/>
                            </m:rPr>
                            <m:t>∼</m:t>
                          </m:r>
                        </m:lim>
                      </m:limLow>
                    </m:e>
                    <m:sup>
                      <m:r>
                        <m:rPr>
                          <m:sty m:val="p"/>
                        </m:rPr>
                        <m:t>⊤</m:t>
                      </m:r>
                    </m:sup>
                  </m:sSup>
                  <m:r>
                    <m:t> </m:t>
                  </m:r>
                  <m:sSup>
                    <m:e>
                      <m:r>
                        <m:rPr>
                          <m:sty m:val="bi"/>
                        </m:rPr>
                        <m:t>S</m:t>
                      </m:r>
                    </m:e>
                    <m:sup>
                      <m:r>
                        <m:rPr>
                          <m:sty m:val="p"/>
                        </m:rPr>
                        <m:t>⊤</m:t>
                      </m:r>
                    </m:sup>
                  </m:sSup>
                  <m:r>
                    <m:t> </m:t>
                  </m:r>
                  <m:limLow>
                    <m:e>
                      <m:r>
                        <m:t>x</m:t>
                      </m:r>
                    </m:e>
                    <m:lim>
                      <m:r>
                        <m:rPr>
                          <m:sty m:val="p"/>
                        </m:rPr>
                        <m:t>∼</m:t>
                      </m:r>
                    </m:lim>
                  </m:limLow>
                </m:e>
              </m:d>
              <m:r>
                <m:t>​</m:t>
              </m:r>
              <m:r>
                <m:t>&amp;</m:t>
              </m:r>
              <m:r>
                <m:t>&amp;</m:t>
              </m:r>
              <m:r>
                <m:rPr>
                  <m:nor/>
                  <m:sty m:val="p"/>
                </m:rPr>
                <m:t>(average of two equal numbers)</m:t>
              </m:r>
            </m:e>
            <m:e>
              <m:r>
                <m:t>&amp;</m:t>
              </m:r>
              <m:r>
                <m:rPr>
                  <m:sty m:val="p"/>
                </m:rPr>
                <m:t>=</m:t>
              </m:r>
              <m:f>
                <m:fPr>
                  <m:type m:val="bar"/>
                </m:fPr>
                <m:num>
                  <m:r>
                    <m:t>1</m:t>
                  </m:r>
                </m:num>
                <m:den>
                  <m:r>
                    <m:t>2</m:t>
                  </m:r>
                </m:den>
              </m:f>
              <m:r>
                <m:t> </m:t>
              </m:r>
              <m:sSup>
                <m:e>
                  <m:limLow>
                    <m:e>
                      <m:r>
                        <m:t>x</m:t>
                      </m:r>
                    </m:e>
                    <m:lim>
                      <m:r>
                        <m:rPr>
                          <m:sty m:val="p"/>
                        </m:rPr>
                        <m:t>∼</m:t>
                      </m:r>
                    </m:lim>
                  </m:limLow>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limLow>
                <m:e>
                  <m:r>
                    <m:t>x</m:t>
                  </m:r>
                </m:e>
                <m:lim>
                  <m:r>
                    <m:rPr>
                      <m:sty m:val="p"/>
                    </m:rPr>
                    <m:t>∼</m:t>
                  </m:r>
                </m:lim>
              </m:limLow>
              <m:r>
                <m:t>&amp;</m:t>
              </m:r>
              <m:r>
                <m:t>&amp;</m:t>
              </m:r>
              <m:r>
                <m:rPr>
                  <m:nor/>
                  <m:sty m:val="p"/>
                </m:rPr>
                <m:t>(distributive law)</m:t>
              </m:r>
            </m:e>
            <m:e>
              <m:r>
                <m:t>&amp;</m:t>
              </m:r>
              <m:r>
                <m:rPr>
                  <m:sty m:val="p"/>
                </m:rPr>
                <m:t>=</m:t>
              </m:r>
              <m:sSup>
                <m:e>
                  <m:limLow>
                    <m:e>
                      <m:r>
                        <m:t>x</m:t>
                      </m:r>
                    </m:e>
                    <m:lim>
                      <m:r>
                        <m:rPr>
                          <m:sty m:val="p"/>
                        </m:rPr>
                        <m:t>∼</m:t>
                      </m:r>
                    </m:lim>
                  </m:limLow>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limLow>
                <m:e>
                  <m:r>
                    <m:t>x</m:t>
                  </m:r>
                </m:e>
                <m:lim>
                  <m:r>
                    <m:rPr>
                      <m:sty m:val="p"/>
                    </m:rPr>
                    <m:t>∼</m:t>
                  </m:r>
                </m:lim>
              </m:limLow>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56" w:name="exm-quadratic-form-symmetric"/>
    <w:p>
      <w:pPr>
        <w:pStyle w:val="BodyText"/>
      </w:pPr>
      <w:r>
        <w:rPr>
          <w:b/>
          <w:bCs/>
        </w:rPr>
        <w:t xml:space="preserve">Example 138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137</w:t>
        </w:r>
      </w:hyperlink>
      <w:r>
        <w:t xml:space="preserve"> </w:t>
      </w:r>
      <w:r>
        <w:t xml:space="preserve">and</w:t>
      </w:r>
      <w:r>
        <w:t xml:space="preserve"> </w:t>
      </w:r>
      <m:oMath>
        <m:limLow>
          <m:e>
            <m:r>
              <m:t>x</m:t>
            </m:r>
          </m:e>
          <m:lim>
            <m:r>
              <m:rPr>
                <m:sty m:val="p"/>
              </m:rPr>
              <m:t>∼</m:t>
            </m:r>
          </m:lim>
        </m:limLow>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S</m:t>
              </m:r>
              <m:limLow>
                <m:e>
                  <m:r>
                    <m:t>x</m:t>
                  </m:r>
                </m:e>
                <m:lim>
                  <m:r>
                    <m:rPr>
                      <m:sty m:val="p"/>
                    </m:rPr>
                    <m:t>∼</m:t>
                  </m:r>
                </m:lim>
              </m:limLow>
              <m:r>
                <m:t>&amp;</m:t>
              </m:r>
              <m:r>
                <m:rPr>
                  <m:sty m:val="p"/>
                </m:rPr>
                <m:t>=</m:t>
              </m:r>
              <m:r>
                <m:t>1</m:t>
              </m:r>
              <m:r>
                <m:rPr>
                  <m:sty m:val="p"/>
                </m:rPr>
                <m:t>+</m:t>
              </m:r>
              <m:r>
                <m:t>2</m:t>
              </m:r>
              <m:r>
                <m:rPr>
                  <m:sty m:val="p"/>
                </m:rPr>
                <m:t>+</m:t>
              </m:r>
              <m:r>
                <m:t>0</m:t>
              </m:r>
              <m:r>
                <m:rPr>
                  <m:sty m:val="p"/>
                </m:rPr>
                <m:t>+</m:t>
              </m:r>
              <m:r>
                <m:t>3</m:t>
              </m:r>
            </m:e>
            <m:e>
              <m:r>
                <m:t>&amp;</m:t>
              </m:r>
              <m:r>
                <m:rPr>
                  <m:sty m:val="p"/>
                </m:rPr>
                <m:t>=</m:t>
              </m:r>
              <m:r>
                <m:t>6</m:t>
              </m:r>
            </m:e>
            <m:e>
              <m:sSup>
                <m:e>
                  <m:limLow>
                    <m:e>
                      <m:r>
                        <m:t>x</m:t>
                      </m:r>
                    </m:e>
                    <m:lim>
                      <m:r>
                        <m:rPr>
                          <m:sty m:val="p"/>
                        </m:rPr>
                        <m:t>∼</m:t>
                      </m:r>
                    </m:lim>
                  </m:limLow>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limLow>
                <m:e>
                  <m:r>
                    <m:t>x</m:t>
                  </m:r>
                </m:e>
                <m:lim>
                  <m:r>
                    <m:rPr>
                      <m:sty m:val="p"/>
                    </m:rPr>
                    <m:t>∼</m:t>
                  </m:r>
                </m:lim>
              </m:limLow>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limLow>
          <m:e>
            <m:r>
              <m:t>x</m:t>
            </m:r>
          </m:e>
          <m:lim>
            <m:r>
              <m:rPr>
                <m:sty m:val="p"/>
              </m:rPr>
              <m:t>∼</m:t>
            </m:r>
          </m:lim>
        </m:limLow>
      </m:oMath>
      <w:r>
        <w:t xml:space="preserve"> </w:t>
      </w:r>
      <w:r>
        <w:t xml:space="preserve">is</w:t>
      </w:r>
      <w:r>
        <w:t xml:space="preserve"> </w:t>
      </w:r>
      <m:oMath>
        <m:r>
          <m:t>1</m:t>
        </m:r>
      </m:oMath>
      <w:r>
        <w:t xml:space="preserve">.</w:t>
      </w:r>
    </w:p>
    <w:bookmarkEnd w:id="456"/>
    <w:bookmarkEnd w:id="457"/>
    <w:bookmarkStart w:id="472" w:name="trace-and-matrix-inner-product"/>
    <w:p>
      <w:pPr>
        <w:pStyle w:val="Heading2"/>
      </w:pPr>
      <w:r>
        <w:t xml:space="preserve">16 Trace and Matrix Inner Product</w:t>
      </w:r>
    </w:p>
    <w:bookmarkStart w:id="458" w:name="def-trace"/>
    <w:p>
      <w:pPr>
        <w:pStyle w:val="FirstParagraph"/>
      </w:pPr>
      <w:r>
        <w:rPr>
          <w:b/>
          <w:bCs/>
        </w:rPr>
        <w:t xml:space="preserve">Definition 92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58"/>
    <w:bookmarkStart w:id="459" w:name="exm-trace"/>
    <w:p>
      <w:pPr>
        <w:pStyle w:val="FirstParagraph"/>
      </w:pPr>
      <w:r>
        <w:rPr>
          <w:b/>
          <w:bCs/>
        </w:rPr>
        <w:t xml:space="preserve">Example 139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59"/>
    <w:bookmarkStart w:id="460" w:name="thm-trace-cyclic"/>
    <w:p>
      <w:pPr>
        <w:pStyle w:val="FirstParagraph"/>
      </w:pPr>
      <w:r>
        <w:rPr>
          <w:b/>
          <w:bCs/>
        </w:rPr>
        <w:t xml:space="preserve">Theorem 74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60"/>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61" w:name="exm-trace-cyclic"/>
    <w:p>
      <w:pPr>
        <w:pStyle w:val="FirstParagraph"/>
      </w:pPr>
      <w:r>
        <w:rPr>
          <w:b/>
          <w:bCs/>
        </w:rPr>
        <w:t xml:space="preserve">Example 140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61"/>
    <w:bookmarkStart w:id="462" w:name="rem-trace-cyclic-triple"/>
    <w:p>
      <w:pPr>
        <w:pStyle w:val="BodyText"/>
      </w:pPr>
      <w:r>
        <w:rPr>
          <w:i/>
          <w:iCs/>
        </w:rPr>
        <w:t xml:space="preserve">Remark 32</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74</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62"/>
    <w:bookmarkStart w:id="463" w:name="def-matrix-inner-product"/>
    <w:p>
      <w:pPr>
        <w:pStyle w:val="FirstParagraph"/>
      </w:pPr>
      <w:r>
        <w:rPr>
          <w:b/>
          <w:bCs/>
        </w:rPr>
        <w:t xml:space="preserve">Definition 93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63"/>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64" w:name="thm-matrix-inner-product-entries"/>
    <w:p>
      <w:pPr>
        <w:pStyle w:val="BodyText"/>
      </w:pPr>
      <w:r>
        <w:rPr>
          <w:b/>
          <w:bCs/>
        </w:rPr>
        <w:t xml:space="preserve">Theorem 75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64"/>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65" w:name="exm-matrix-inner-product"/>
    <w:p>
      <w:pPr>
        <w:pStyle w:val="FirstParagraph"/>
      </w:pPr>
      <w:r>
        <w:rPr>
          <w:b/>
          <w:bCs/>
        </w:rPr>
        <w:t xml:space="preserve">Example 141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93</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75</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65"/>
    <w:bookmarkStart w:id="466" w:name="rem-matrix-inner-product-dot-product"/>
    <w:p>
      <w:pPr>
        <w:pStyle w:val="FirstParagraph"/>
      </w:pPr>
      <w:r>
        <w:rPr>
          <w:i/>
          <w:iCs/>
        </w:rPr>
        <w:t xml:space="preserve">Remark 33</w:t>
      </w:r>
      <w:r>
        <w:t xml:space="preserve"> (The matrix inner product as a dot product). </w:t>
      </w:r>
      <w:hyperlink w:anchor="thm-matrix-inner-product-entries">
        <w:r>
          <w:rPr>
            <w:rStyle w:val="Hyperlink"/>
          </w:rPr>
          <w:t xml:space="preserve">Theorem 75</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141</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r>
                <m:t>​</m:t>
              </m:r>
              <m:d>
                <m:dPr>
                  <m:begChr m:val="⟨"/>
                  <m:sepChr m:val=""/>
                  <m:endChr m:val="⟩"/>
                  <m:grow/>
                </m:dPr>
                <m:e>
                  <m:r>
                    <m:rPr>
                      <m:sty m:val="bi"/>
                    </m:rPr>
                    <m:t>A</m:t>
                  </m:r>
                  <m:r>
                    <m:rPr>
                      <m:sty m:val="p"/>
                    </m:rPr>
                    <m:t>,</m:t>
                  </m:r>
                  <m:r>
                    <m:rPr>
                      <m:sty m:val="bi"/>
                    </m:rPr>
                    <m:t>B</m:t>
                  </m:r>
                </m:e>
              </m:d>
              <m:r>
                <m:t>​</m:t>
              </m:r>
              <m:r>
                <m:rPr>
                  <m:sty m:val="p"/>
                </m:rPr>
                <m:t>.</m:t>
              </m:r>
            </m:e>
          </m:eqArr>
        </m:oMath>
      </m:oMathPara>
    </w:p>
    <w:bookmarkEnd w:id="466"/>
    <w:bookmarkStart w:id="467" w:name="def-frobenius-norm"/>
    <w:p>
      <w:pPr>
        <w:pStyle w:val="FirstParagraph"/>
      </w:pPr>
      <w:r>
        <w:rPr>
          <w:b/>
          <w:bCs/>
        </w:rPr>
        <w:t xml:space="preserve">Definition 94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r>
                <m:t>​</m:t>
              </m:r>
              <m:d>
                <m:dPr>
                  <m:begChr m:val="⟨"/>
                  <m:sepChr m:val=""/>
                  <m:endChr m:val="⟩"/>
                  <m:grow/>
                </m:dPr>
                <m:e>
                  <m:r>
                    <m:rPr>
                      <m:sty m:val="bi"/>
                    </m:rPr>
                    <m:t>A</m:t>
                  </m:r>
                  <m:r>
                    <m:rPr>
                      <m:sty m:val="p"/>
                    </m:rPr>
                    <m:t>,</m:t>
                  </m:r>
                  <m:r>
                    <m:rPr>
                      <m:sty m:val="bi"/>
                    </m:rPr>
                    <m:t>A</m:t>
                  </m:r>
                </m:e>
              </m:d>
              <m:r>
                <m:t>​</m:t>
              </m:r>
            </m:e>
          </m:rad>
        </m:oMath>
      </m:oMathPara>
    </w:p>
    <w:p>
      <w:pPr>
        <w:pStyle w:val="FirstParagraph"/>
      </w:pPr>
      <w:r>
        <w:t xml:space="preserve">where</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is the matrix inner product</w:t>
      </w:r>
      <w:r>
        <w:t xml:space="preserve"> </w:t>
      </w:r>
      <w:r>
        <w:t xml:space="preserve">(</w:t>
      </w:r>
      <w:hyperlink w:anchor="def-matrix-inner-product">
        <w:r>
          <w:rPr>
            <w:rStyle w:val="Hyperlink"/>
          </w:rPr>
          <w:t xml:space="preserve">Definition 93</w:t>
        </w:r>
      </w:hyperlink>
      <w:r>
        <w:t xml:space="preserve">).</w:t>
      </w:r>
    </w:p>
    <w:bookmarkEnd w:id="467"/>
    <w:bookmarkStart w:id="468" w:name="exm-frobenius-norm"/>
    <w:p>
      <w:pPr>
        <w:pStyle w:val="BodyText"/>
      </w:pPr>
      <w:r>
        <w:rPr>
          <w:b/>
          <w:bCs/>
        </w:rPr>
        <w:t xml:space="preserve">Example 142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r>
                    <m:t>​</m:t>
                  </m:r>
                  <m:d>
                    <m:dPr>
                      <m:begChr m:val="⟨"/>
                      <m:sepChr m:val=""/>
                      <m:endChr m:val="⟩"/>
                      <m:grow/>
                    </m:dPr>
                    <m:e>
                      <m:r>
                        <m:rPr>
                          <m:sty m:val="bi"/>
                        </m:rPr>
                        <m:t>A</m:t>
                      </m:r>
                      <m:r>
                        <m:rPr>
                          <m:sty m:val="p"/>
                        </m:rPr>
                        <m:t>,</m:t>
                      </m:r>
                      <m:r>
                        <m:rPr>
                          <m:sty m:val="bi"/>
                        </m:rPr>
                        <m:t>A</m:t>
                      </m:r>
                    </m:e>
                  </m:d>
                  <m:r>
                    <m:t>​</m:t>
                  </m:r>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75</w:t>
        </w:r>
      </w:hyperlink>
      <w:r>
        <w:t xml:space="preserve">.</w:t>
      </w:r>
    </w:p>
    <w:bookmarkEnd w:id="468"/>
    <w:bookmarkStart w:id="469" w:name="rem-frobenius-norm-entries"/>
    <w:p>
      <w:pPr>
        <w:pStyle w:val="BodyText"/>
      </w:pPr>
      <w:r>
        <w:rPr>
          <w:i/>
          <w:iCs/>
        </w:rPr>
        <w:t xml:space="preserve">Remark 34</w:t>
      </w:r>
      <w:r>
        <w:t xml:space="preserve"> (The Frobenius norm is the Euclidean norm of the entries). </w:t>
      </w:r>
      <w:r>
        <w:t xml:space="preserve">By</w:t>
      </w:r>
      <w:r>
        <w:t xml:space="preserve"> </w:t>
      </w:r>
      <w:hyperlink w:anchor="thm-matrix-inner-product-entries">
        <w:r>
          <w:rPr>
            <w:rStyle w:val="Hyperlink"/>
          </w:rPr>
          <w:t xml:space="preserve">Theorem 75</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16</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142</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69"/>
    <w:bookmarkStart w:id="470" w:name="thm-frobenius-norm-columns"/>
    <w:p>
      <w:pPr>
        <w:pStyle w:val="FirstParagraph"/>
      </w:pPr>
      <w:r>
        <w:rPr>
          <w:b/>
          <w:bCs/>
        </w:rPr>
        <w:t xml:space="preserve">Theorem 76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limLow>
                    <m:e>
                      <m:r>
                        <m:t>a</m:t>
                      </m:r>
                    </m:e>
                    <m:lim>
                      <m:r>
                        <m:rPr>
                          <m:sty m:val="p"/>
                        </m:rPr>
                        <m:t>∼</m:t>
                      </m:r>
                    </m:lim>
                  </m:limLow>
                </m:e>
                <m:sub>
                  <m:r>
                    <m:t>j</m:t>
                  </m:r>
                </m:sub>
              </m:sSub>
            </m:e>
          </m:d>
          <m:sSup>
            <m:e>
              <m:r>
                <m:t>​</m:t>
              </m:r>
            </m:e>
            <m:sup>
              <m:r>
                <m:t>2</m:t>
              </m:r>
            </m:sup>
          </m:sSup>
          <m:r>
            <m:rPr>
              <m:sty m:val="p"/>
            </m:rPr>
            <m:t>.</m:t>
          </m:r>
        </m:oMath>
      </m:oMathPara>
    </w:p>
    <w:bookmarkEnd w:id="470"/>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limLow>
              <m:e>
                <m:r>
                  <m:t>a</m:t>
                </m:r>
              </m:e>
              <m:lim>
                <m:r>
                  <m:rPr>
                    <m:sty m:val="p"/>
                  </m:rPr>
                  <m:t>∼</m:t>
                </m:r>
              </m:lim>
            </m:limLow>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34</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limLow>
                        <m:e>
                          <m:r>
                            <m:t>a</m:t>
                          </m:r>
                        </m:e>
                        <m:lim>
                          <m:r>
                            <m:rPr>
                              <m:sty m:val="p"/>
                            </m:rPr>
                            <m:t>∼</m:t>
                          </m:r>
                        </m:lim>
                      </m:limLow>
                    </m:e>
                    <m:sub>
                      <m:r>
                        <m:t>j</m:t>
                      </m:r>
                    </m:sub>
                  </m:sSub>
                </m:e>
              </m:d>
              <m:sSup>
                <m:e>
                  <m:r>
                    <m:t>​</m:t>
                  </m:r>
                </m:e>
                <m:sup>
                  <m:r>
                    <m:t>2</m:t>
                  </m:r>
                </m:sup>
              </m:sSup>
              <m:r>
                <m:t>&amp;</m:t>
              </m:r>
              <m:r>
                <m:t>&amp;</m:t>
              </m:r>
              <m:r>
                <m:rPr>
                  <m:nor/>
                  <m:sty m:val="p"/>
                </m:rPr>
                <m:t>(</m:t>
              </m:r>
              <m:r>
                <m:rPr>
                  <m:nor/>
                  <m:sty m:val="p"/>
                </m:rPr>
                <m:t>Definition 16</m:t>
              </m:r>
              <m:r>
                <m:rPr>
                  <m:nor/>
                  <m:sty m:val="p"/>
                </m:rPr>
                <m:t>, applied to each column)</m:t>
              </m:r>
            </m:e>
          </m:eqArr>
        </m:oMath>
      </m:oMathPara>
    </w:p>
    <w:bookmarkStart w:id="471" w:name="exm-frobenius-norm-columns"/>
    <w:p>
      <w:pPr>
        <w:pStyle w:val="FirstParagraph"/>
      </w:pPr>
      <w:r>
        <w:rPr>
          <w:b/>
          <w:bCs/>
        </w:rPr>
        <w:t xml:space="preserve">Example 143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142</w:t>
        </w:r>
      </w:hyperlink>
      <w:r>
        <w:t xml:space="preserve"> </w:t>
      </w:r>
      <w:r>
        <w:t xml:space="preserve">has columns</w:t>
      </w:r>
      <w:r>
        <w:t xml:space="preserve"> </w:t>
      </w:r>
      <m:oMath>
        <m:sSub>
          <m:e>
            <m:limLow>
              <m:e>
                <m:r>
                  <m:t>a</m:t>
                </m:r>
              </m:e>
              <m:lim>
                <m:r>
                  <m:rPr>
                    <m:sty m:val="p"/>
                  </m:rPr>
                  <m:t>∼</m:t>
                </m:r>
              </m:lim>
            </m:limLow>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limLow>
              <m:e>
                <m:r>
                  <m:t>a</m:t>
                </m:r>
              </m:e>
              <m:lim>
                <m:r>
                  <m:rPr>
                    <m:sty m:val="p"/>
                  </m:rPr>
                  <m:t>∼</m:t>
                </m:r>
              </m:lim>
            </m:limLow>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limLow>
                        <m:e>
                          <m:r>
                            <m:t>a</m:t>
                          </m:r>
                        </m:e>
                        <m:lim>
                          <m:r>
                            <m:rPr>
                              <m:sty m:val="p"/>
                            </m:rPr>
                            <m:t>∼</m:t>
                          </m:r>
                        </m:lim>
                      </m:limLow>
                    </m:e>
                    <m:sub>
                      <m:r>
                        <m:t>1</m:t>
                      </m:r>
                    </m:sub>
                  </m:sSub>
                </m:e>
              </m:d>
              <m:sSup>
                <m:e>
                  <m:r>
                    <m:t>​</m:t>
                  </m:r>
                </m:e>
                <m:sup>
                  <m:r>
                    <m:t>2</m:t>
                  </m:r>
                </m:sup>
              </m:sSup>
              <m:r>
                <m:rPr>
                  <m:sty m:val="p"/>
                </m:rPr>
                <m:t>+</m:t>
              </m:r>
              <m:r>
                <m:t>​</m:t>
              </m:r>
              <m:d>
                <m:dPr>
                  <m:begChr m:val="∥"/>
                  <m:sepChr m:val=""/>
                  <m:endChr m:val="∥"/>
                  <m:grow/>
                </m:dPr>
                <m:e>
                  <m:sSub>
                    <m:e>
                      <m:limLow>
                        <m:e>
                          <m:r>
                            <m:t>a</m:t>
                          </m:r>
                        </m:e>
                        <m:lim>
                          <m:r>
                            <m:rPr>
                              <m:sty m:val="p"/>
                            </m:rPr>
                            <m:t>∼</m:t>
                          </m:r>
                        </m:lim>
                      </m:limLow>
                    </m:e>
                    <m:sub>
                      <m:r>
                        <m:t>2</m:t>
                      </m:r>
                    </m:sub>
                  </m:sSub>
                </m:e>
              </m:d>
              <m:sSup>
                <m:e>
                  <m:r>
                    <m:t>​</m:t>
                  </m:r>
                </m:e>
                <m:sup>
                  <m:r>
                    <m:t>2</m:t>
                  </m:r>
                </m:sup>
              </m:sSup>
              <m:r>
                <m:t>&amp;</m:t>
              </m:r>
              <m:r>
                <m:t>&amp;</m:t>
              </m:r>
              <m:r>
                <m:rPr>
                  <m:nor/>
                  <m:sty m:val="p"/>
                </m:rPr>
                <m:t>(</m:t>
              </m:r>
              <m:r>
                <m:rPr>
                  <m:nor/>
                  <m:sty m:val="p"/>
                </m:rPr>
                <m:t>Theorem 76</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142</w:t>
        </w:r>
      </w:hyperlink>
      <w:r>
        <w:t xml:space="preserve">.</w:t>
      </w:r>
    </w:p>
    <w:bookmarkEnd w:id="471"/>
    <w:bookmarkEnd w:id="472"/>
    <w:bookmarkStart w:id="498" w:name="matrix-decompositions"/>
    <w:p>
      <w:pPr>
        <w:pStyle w:val="Heading2"/>
      </w:pPr>
      <w:r>
        <w:t xml:space="preserve">17 Matrix Decompositions</w:t>
      </w:r>
    </w:p>
    <w:bookmarkStart w:id="473" w:name="def-eigenvalue"/>
    <w:p>
      <w:pPr>
        <w:pStyle w:val="FirstParagraph"/>
      </w:pPr>
      <w:r>
        <w:rPr>
          <w:b/>
          <w:bCs/>
        </w:rPr>
        <w:t xml:space="preserve">Definition 95 (Eigenvalue)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limLow>
          <m:e>
            <m:r>
              <m:t>v</m:t>
            </m:r>
          </m:e>
          <m:lim>
            <m:r>
              <m:rPr>
                <m:sty m:val="p"/>
              </m:rPr>
              <m:t>∼</m:t>
            </m:r>
          </m:lim>
        </m:limLow>
        <m:r>
          <m:rPr>
            <m:sty m:val="p"/>
          </m:rPr>
          <m:t>≠</m:t>
        </m:r>
        <m:limLow>
          <m:e>
            <m:r>
              <m:t>0</m:t>
            </m:r>
          </m:e>
          <m:lim>
            <m:r>
              <m:rPr>
                <m:sty m:val="p"/>
              </m:rPr>
              <m:t>∼</m:t>
            </m:r>
          </m:lim>
        </m:limLow>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limLow>
                    <m:e>
                      <m:r>
                        <m:t>v</m:t>
                      </m:r>
                    </m:e>
                    <m:lim>
                      <m:r>
                        <m:rPr>
                          <m:sty m:val="p"/>
                        </m:rPr>
                        <m:t>∼</m:t>
                      </m:r>
                    </m:lim>
                  </m:limLow>
                </m:e>
                <m:lim>
                  <m:r>
                    <m:rPr>
                      <m:sty m:val="p"/>
                    </m:rPr>
                    <m:t>⏟</m:t>
                  </m:r>
                </m:lim>
              </m:limLow>
            </m:e>
            <m:lim>
              <m:r>
                <m:t>p</m:t>
              </m:r>
              <m:r>
                <m:rPr>
                  <m:sty m:val="p"/>
                </m:rPr>
                <m:t>×</m:t>
              </m:r>
              <m:r>
                <m:t>1</m:t>
              </m:r>
            </m:lim>
          </m:limLow>
          <m:r>
            <m:rPr>
              <m:sty m:val="p"/>
            </m:rPr>
            <m:t>=</m:t>
          </m:r>
          <m:r>
            <m:t>λ</m:t>
          </m:r>
          <m:r>
            <m:t> </m:t>
          </m:r>
          <m:limLow>
            <m:e>
              <m:limLow>
                <m:e>
                  <m:limLow>
                    <m:e>
                      <m:r>
                        <m:t>v</m:t>
                      </m:r>
                    </m:e>
                    <m:lim>
                      <m:r>
                        <m:rPr>
                          <m:sty m:val="p"/>
                        </m:rPr>
                        <m:t>∼</m:t>
                      </m:r>
                    </m:lim>
                  </m:limLow>
                </m:e>
                <m:lim>
                  <m:r>
                    <m:rPr>
                      <m:sty m:val="p"/>
                    </m:rPr>
                    <m:t>⏟</m:t>
                  </m:r>
                </m:lim>
              </m:limLow>
            </m:e>
            <m:lim>
              <m:r>
                <m:t>p</m:t>
              </m:r>
              <m:r>
                <m:rPr>
                  <m:sty m:val="p"/>
                </m:rPr>
                <m:t>×</m:t>
              </m:r>
              <m:r>
                <m:t>1</m:t>
              </m:r>
            </m:lim>
          </m:limLow>
        </m:oMath>
      </m:oMathPara>
    </w:p>
    <w:bookmarkEnd w:id="473"/>
    <w:bookmarkStart w:id="474" w:name="def-eigenvector"/>
    <w:p>
      <w:pPr>
        <w:pStyle w:val="FirstParagraph"/>
      </w:pPr>
      <w:r>
        <w:rPr>
          <w:b/>
          <w:bCs/>
        </w:rPr>
        <w:t xml:space="preserve">Definition 96 (Eigenvector)</w:t>
      </w:r>
      <w:r>
        <w:t xml:space="preserve"> </w:t>
      </w:r>
      <w:r>
        <w:t xml:space="preserve">In</w:t>
      </w:r>
      <w:r>
        <w:t xml:space="preserve"> </w:t>
      </w:r>
      <w:hyperlink w:anchor="def-eigenvalue">
        <w:r>
          <w:rPr>
            <w:rStyle w:val="Hyperlink"/>
          </w:rPr>
          <w:t xml:space="preserve">Definition 95</w:t>
        </w:r>
      </w:hyperlink>
      <w:r>
        <w:t xml:space="preserve">, any such</w:t>
      </w:r>
      <w:r>
        <w:t xml:space="preserve"> </w:t>
      </w:r>
      <m:oMath>
        <m:limLow>
          <m:e>
            <m:r>
              <m:t>v</m:t>
            </m:r>
          </m:e>
          <m:lim>
            <m:r>
              <m:rPr>
                <m:sty m:val="p"/>
              </m:rPr>
              <m:t>∼</m:t>
            </m:r>
          </m:lim>
        </m:limLow>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74"/>
    <w:bookmarkStart w:id="475" w:name="exm-eigenvalue"/>
    <w:p>
      <w:pPr>
        <w:pStyle w:val="BodyText"/>
      </w:pPr>
      <w:r>
        <w:rPr>
          <w:b/>
          <w:bCs/>
        </w:rPr>
        <w:t xml:space="preserve">Example 144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75"/>
    <w:bookmarkStart w:id="476" w:name="rem-eigenvector-multiples"/>
    <w:p>
      <w:pPr>
        <w:pStyle w:val="FirstParagraph"/>
      </w:pPr>
      <w:r>
        <w:rPr>
          <w:i/>
          <w:iCs/>
        </w:rPr>
        <w:t xml:space="preserve">Remark 35</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limLow>
          <m:e>
            <m:r>
              <m:t>v</m:t>
            </m:r>
          </m:e>
          <m:lim>
            <m:r>
              <m:rPr>
                <m:sty m:val="p"/>
              </m:rPr>
              <m:t>∼</m:t>
            </m:r>
          </m:lim>
        </m:limLow>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limLow>
                <m:e>
                  <m:r>
                    <m:t>v</m:t>
                  </m:r>
                </m:e>
                <m:lim>
                  <m:r>
                    <m:rPr>
                      <m:sty m:val="p"/>
                    </m:rPr>
                    <m:t>∼</m:t>
                  </m:r>
                </m:lim>
              </m:limLow>
              <m:r>
                <m:rPr>
                  <m:sty m:val="p"/>
                </m:rPr>
                <m:t>)</m:t>
              </m:r>
              <m:r>
                <m:t>&amp;</m:t>
              </m:r>
              <m:r>
                <m:rPr>
                  <m:sty m:val="p"/>
                </m:rPr>
                <m:t>=</m:t>
              </m:r>
              <m:r>
                <m:t>c</m:t>
              </m:r>
              <m:r>
                <m:t> </m:t>
              </m:r>
              <m:r>
                <m:rPr>
                  <m:sty m:val="bi"/>
                </m:rPr>
                <m:t>A</m:t>
              </m:r>
              <m:limLow>
                <m:e>
                  <m:r>
                    <m:t>v</m:t>
                  </m:r>
                </m:e>
                <m:lim>
                  <m:r>
                    <m:rPr>
                      <m:sty m:val="p"/>
                    </m:rPr>
                    <m:t>∼</m:t>
                  </m:r>
                </m:lim>
              </m:limLow>
              <m:r>
                <m:t>&amp;</m:t>
              </m:r>
              <m:r>
                <m:t>&amp;</m:t>
              </m:r>
              <m:r>
                <m:rPr>
                  <m:nor/>
                  <m:sty m:val="p"/>
                </m:rPr>
                <m:t>(move the scalar </m:t>
              </m:r>
              <m:r>
                <m:t>c</m:t>
              </m:r>
              <m:r>
                <m:rPr>
                  <m:nor/>
                  <m:sty m:val="p"/>
                </m:rPr>
                <m:t> to the front)</m:t>
              </m:r>
            </m:e>
            <m:e>
              <m:r>
                <m:t>&amp;</m:t>
              </m:r>
              <m:r>
                <m:rPr>
                  <m:sty m:val="p"/>
                </m:rPr>
                <m:t>=</m:t>
              </m:r>
              <m:r>
                <m:t>c</m:t>
              </m:r>
              <m:r>
                <m:t> </m:t>
              </m:r>
              <m:r>
                <m:t>λ</m:t>
              </m:r>
              <m:limLow>
                <m:e>
                  <m:r>
                    <m:t>v</m:t>
                  </m:r>
                </m:e>
                <m:lim>
                  <m:r>
                    <m:rPr>
                      <m:sty m:val="p"/>
                    </m:rPr>
                    <m:t>∼</m:t>
                  </m:r>
                </m:lim>
              </m:limLow>
              <m:r>
                <m:t>&amp;</m:t>
              </m:r>
              <m:r>
                <m:t>&amp;</m:t>
              </m:r>
              <m:r>
                <m:rPr>
                  <m:nor/>
                  <m:sty m:val="p"/>
                </m:rPr>
                <m:t>(</m:t>
              </m:r>
              <m:limLow>
                <m:e>
                  <m:r>
                    <m:t>v</m:t>
                  </m:r>
                </m:e>
                <m:lim>
                  <m:r>
                    <m:rPr>
                      <m:sty m:val="p"/>
                    </m:rPr>
                    <m:t>∼</m:t>
                  </m:r>
                </m:lim>
              </m:limLow>
              <m:r>
                <m:rPr>
                  <m:nor/>
                  <m:sty m:val="p"/>
                </m:rPr>
                <m:t> is an eigenvector for </m:t>
              </m:r>
              <m:r>
                <m:t>λ</m:t>
              </m:r>
              <m:r>
                <m:rPr>
                  <m:nor/>
                  <m:sty m:val="p"/>
                </m:rPr>
                <m:t>)</m:t>
              </m:r>
            </m:e>
            <m:e>
              <m:r>
                <m:t>&amp;</m:t>
              </m:r>
              <m:r>
                <m:rPr>
                  <m:sty m:val="p"/>
                </m:rPr>
                <m:t>=</m:t>
              </m:r>
              <m:r>
                <m:t>λ</m:t>
              </m:r>
              <m:r>
                <m:t> </m:t>
              </m:r>
              <m:r>
                <m:rPr>
                  <m:sty m:val="p"/>
                </m:rPr>
                <m:t>(</m:t>
              </m:r>
              <m:r>
                <m:t>c</m:t>
              </m:r>
              <m:r>
                <m:t> </m:t>
              </m:r>
              <m:limLow>
                <m:e>
                  <m:r>
                    <m:t>v</m:t>
                  </m:r>
                </m:e>
                <m:lim>
                  <m:r>
                    <m:rPr>
                      <m:sty m:val="p"/>
                    </m:rPr>
                    <m:t>∼</m:t>
                  </m:r>
                </m:lim>
              </m:limLow>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144</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76"/>
    <w:bookmarkStart w:id="477" w:name="exm-not-eigenvector"/>
    <w:p>
      <w:pPr>
        <w:pStyle w:val="FirstParagraph"/>
      </w:pPr>
      <w:r>
        <w:rPr>
          <w:b/>
          <w:bCs/>
        </w:rPr>
        <w:t xml:space="preserve">Example 145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77"/>
    <w:bookmarkStart w:id="479" w:name="rem-real-eigenvalues"/>
    <w:p>
      <w:pPr>
        <w:pStyle w:val="BodyText"/>
      </w:pPr>
      <w:r>
        <w:rPr>
          <w:i/>
          <w:iCs/>
        </w:rPr>
        <w:t xml:space="preserve">Remark 36</w:t>
      </w:r>
      <w:r>
        <w:t xml:space="preserve"> (Real and complex eigenvalues). </w:t>
      </w:r>
      <w:r>
        <w:t xml:space="preserve">These notes take</w:t>
      </w:r>
      <w:r>
        <w:t xml:space="preserve"> </w:t>
      </w:r>
      <m:oMath>
        <m:r>
          <m:t>λ</m:t>
        </m:r>
      </m:oMath>
      <w:r>
        <w:t xml:space="preserve"> </w:t>
      </w:r>
      <w:r>
        <w:t xml:space="preserve">and</w:t>
      </w:r>
      <w:r>
        <w:t xml:space="preserve"> </w:t>
      </w:r>
      <m:oMath>
        <m:limLow>
          <m:e>
            <m:r>
              <m:t>v</m:t>
            </m:r>
          </m:e>
          <m:lim>
            <m:r>
              <m:rPr>
                <m:sty m:val="p"/>
              </m:rPr>
              <m:t>∼</m:t>
            </m:r>
          </m:lim>
        </m:limLow>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78">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limLow>
          <m:e>
            <m:r>
              <m:t>v</m:t>
            </m:r>
          </m:e>
          <m:lim>
            <m:r>
              <m:rPr>
                <m:sty m:val="p"/>
              </m:rPr>
              <m:t>∼</m:t>
            </m:r>
          </m:lim>
        </m:limLow>
        <m:r>
          <m:rPr>
            <m:sty m:val="p"/>
          </m:rPr>
          <m:t>=</m:t>
        </m:r>
        <m:r>
          <m:t>λ</m:t>
        </m:r>
        <m:limLow>
          <m:e>
            <m:r>
              <m:t>v</m:t>
            </m:r>
          </m:e>
          <m:lim>
            <m:r>
              <m:rPr>
                <m:sty m:val="p"/>
              </m:rPr>
              <m:t>∼</m:t>
            </m:r>
          </m:lim>
        </m:limLow>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limLow>
          <m:e>
            <m:r>
              <m:t>v</m:t>
            </m:r>
          </m:e>
          <m:lim>
            <m:r>
              <m:rPr>
                <m:sty m:val="p"/>
              </m:rPr>
              <m:t>∼</m:t>
            </m:r>
          </m:lim>
        </m:limLow>
        <m:r>
          <m:rPr>
            <m:sty m:val="p"/>
          </m:rPr>
          <m:t>=</m:t>
        </m:r>
        <m:limLow>
          <m:e>
            <m:r>
              <m:t>0</m:t>
            </m:r>
          </m:e>
          <m:lim>
            <m:r>
              <m:rPr>
                <m:sty m:val="p"/>
              </m:rPr>
              <m:t>∼</m:t>
            </m:r>
          </m:lim>
        </m:limLow>
      </m:oMath>
      <w:r>
        <w:t xml:space="preserve">,</w:t>
      </w:r>
      <w:r>
        <w:t xml:space="preserve"> </w:t>
      </w:r>
      <w:r>
        <w:t xml:space="preserve">and</w:t>
      </w:r>
      <w:r>
        <w:t xml:space="preserve"> </w:t>
      </w:r>
      <m:oMath>
        <m:r>
          <m:rPr>
            <m:sty m:val="bi"/>
          </m:rPr>
          <m:t>R</m:t>
        </m:r>
      </m:oMath>
      <w:r>
        <w:t xml:space="preserve"> </w:t>
      </w:r>
      <w:r>
        <w:t xml:space="preserve">has no real eigenvalue.</w:t>
      </w:r>
    </w:p>
    <w:bookmarkEnd w:id="47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80" name="Picture"/>
                  <a:graphic>
                    <a:graphicData uri="http://schemas.openxmlformats.org/drawingml/2006/picture">
                      <pic:pic>
                        <pic:nvPicPr>
                          <pic:cNvPr descr="/opt/quarto/share/formats/docx/tip.png" id="481"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3"/>
              </w:numPr>
            </w:pPr>
            <w:hyperlink r:id="rId482">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95</w:t>
              </w:r>
            </w:hyperlink>
            <w:r>
              <w:t xml:space="preserve">).</w:t>
            </w:r>
          </w:p>
          <w:p/>
        </w:tc>
      </w:tr>
    </w:tbl>
    <w:bookmarkStart w:id="483" w:name="thm-spectral"/>
    <w:p>
      <w:pPr>
        <w:pStyle w:val="FirstParagraph"/>
      </w:pPr>
      <w:r>
        <w:rPr>
          <w:b/>
          <w:bCs/>
        </w:rPr>
        <w:t xml:space="preserve">Theorem 77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82</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89</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83"/>
    <w:bookmarkStart w:id="484" w:name="rem-spectral-equivalent-form"/>
    <w:p>
      <w:pPr>
        <w:pStyle w:val="BodyText"/>
      </w:pPr>
      <w:r>
        <w:rPr>
          <w:i/>
          <w:iCs/>
        </w:rPr>
        <w:t xml:space="preserve">Remark 37</w:t>
      </w:r>
      <w:r>
        <w:t xml:space="preserve"> (An equivalent form of the spectral theorem). </w:t>
      </w:r>
      <w:r>
        <w:t xml:space="preserve">The proof, by</w:t>
      </w:r>
      <w:r>
        <w:t xml:space="preserve"> </w:t>
      </w:r>
      <w:hyperlink r:id="rId142">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30</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144</w:t>
        </w:r>
      </w:hyperlink>
      <w:r>
        <w:t xml:space="preserve"> </w:t>
      </w:r>
      <w:r>
        <w:t xml:space="preserve">on its diagonal.</w:t>
      </w:r>
    </w:p>
    <w:bookmarkEnd w:id="484"/>
    <w:bookmarkStart w:id="485" w:name="def-eigendecomposition"/>
    <w:p>
      <w:pPr>
        <w:pStyle w:val="BodyText"/>
      </w:pPr>
      <w:r>
        <w:rPr>
          <w:b/>
          <w:bCs/>
        </w:rPr>
        <w:t xml:space="preserve">Definition 97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83</w:t>
        </w:r>
      </w:hyperlink>
      <w:r>
        <w:t xml:space="preserve">).</w:t>
      </w:r>
    </w:p>
    <w:bookmarkEnd w:id="485"/>
    <w:bookmarkStart w:id="486" w:name="exm-spectral"/>
    <w:p>
      <w:pPr>
        <w:pStyle w:val="BodyText"/>
      </w:pPr>
      <w:r>
        <w:rPr>
          <w:b/>
          <w:bCs/>
        </w:rPr>
        <w:t xml:space="preserve">Example 146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144</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15</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16</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19</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86"/>
    <w:bookmarkStart w:id="487" w:name="rem-eigendecomposition-not-unique"/>
    <w:p>
      <w:pPr>
        <w:pStyle w:val="BodyText"/>
      </w:pPr>
      <w:r>
        <w:rPr>
          <w:i/>
          <w:iCs/>
        </w:rPr>
        <w:t xml:space="preserve">Remark 38</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87"/>
    <w:bookmarkStart w:id="488" w:name="thm-svd"/>
    <w:p>
      <w:pPr>
        <w:pStyle w:val="FirstParagraph"/>
      </w:pPr>
      <w:r>
        <w:rPr>
          <w:b/>
          <w:bCs/>
        </w:rPr>
        <w:t xml:space="preserve">Theorem 78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44</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89</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88"/>
    <w:bookmarkStart w:id="489" w:name="rem-svd-any-matrix"/>
    <w:p>
      <w:pPr>
        <w:pStyle w:val="BodyText"/>
      </w:pPr>
      <w:r>
        <w:rPr>
          <w:i/>
          <w:iCs/>
        </w:rPr>
        <w:t xml:space="preserve">Remark 39</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77</w:t>
        </w:r>
      </w:hyperlink>
      <w:r>
        <w:t xml:space="preserve">),</w:t>
      </w:r>
      <w:r>
        <w:t xml:space="preserve"> </w:t>
      </w:r>
      <w:hyperlink w:anchor="thm-svd">
        <w:r>
          <w:rPr>
            <w:rStyle w:val="Hyperlink"/>
          </w:rPr>
          <w:t xml:space="preserve">Theorem 78</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77</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78</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89"/>
    <w:bookmarkStart w:id="490" w:name="def-svd"/>
    <w:p>
      <w:pPr>
        <w:pStyle w:val="BodyText"/>
      </w:pPr>
      <w:r>
        <w:rPr>
          <w:b/>
          <w:bCs/>
        </w:rPr>
        <w:t xml:space="preserve">Definition 98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78</w:t>
        </w:r>
      </w:hyperlink>
      <w:r>
        <w:t xml:space="preserve">.</w:t>
      </w:r>
    </w:p>
    <w:bookmarkEnd w:id="490"/>
    <w:bookmarkStart w:id="491" w:name="def-singular-values"/>
    <w:p>
      <w:pPr>
        <w:pStyle w:val="BodyText"/>
      </w:pPr>
      <w:r>
        <w:rPr>
          <w:b/>
          <w:bCs/>
        </w:rPr>
        <w:t xml:space="preserve">Definition 99 (Singular values)</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in a singular value decomposition of</w:t>
      </w:r>
      <w:r>
        <w:t xml:space="preserve"> </w:t>
      </w:r>
      <m:oMath>
        <m:r>
          <m:rPr>
            <m:sty m:val="bi"/>
          </m:rPr>
          <m:t>A</m:t>
        </m:r>
      </m:oMath>
      <w:r>
        <w:t xml:space="preserve"> </w:t>
      </w:r>
      <w:r>
        <w:t xml:space="preserve">(</w:t>
      </w:r>
      <w:hyperlink w:anchor="def-svd">
        <w:r>
          <w:rPr>
            <w:rStyle w:val="Hyperlink"/>
          </w:rPr>
          <w:t xml:space="preserve">Definition 98</w:t>
        </w:r>
      </w:hyperlink>
      <w:r>
        <w:t xml:space="preserve">)</w:t>
      </w:r>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91"/>
    <w:bookmarkStart w:id="492" w:name="exm-svd"/>
    <w:p>
      <w:pPr>
        <w:pStyle w:val="BodyText"/>
      </w:pPr>
      <w:r>
        <w:rPr>
          <w:b/>
          <w:bCs/>
        </w:rPr>
        <w:t xml:space="preserve">Example 147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limLow>
              <m:e>
                <m:r>
                  <m:t>u</m:t>
                </m:r>
              </m:e>
              <m:lim>
                <m:r>
                  <m:rPr>
                    <m:sty m:val="p"/>
                  </m:rPr>
                  <m:t>∼</m:t>
                </m:r>
              </m:lim>
            </m:limLow>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limLow>
              <m:e>
                <m:r>
                  <m:t>u</m:t>
                </m:r>
              </m:e>
              <m:lim>
                <m:r>
                  <m:rPr>
                    <m:sty m:val="p"/>
                  </m:rPr>
                  <m:t>∼</m:t>
                </m:r>
              </m:lim>
            </m:limLow>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limLow>
              <m:e>
                <m:r>
                  <m:t>u</m:t>
                </m:r>
              </m:e>
              <m:lim>
                <m:r>
                  <m:rPr>
                    <m:sty m:val="p"/>
                  </m:rPr>
                  <m:t>∼</m:t>
                </m:r>
              </m:lim>
            </m:limLow>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limLow>
                    <m:e>
                      <m:r>
                        <m:t>u</m:t>
                      </m:r>
                    </m:e>
                    <m:lim>
                      <m:r>
                        <m:rPr>
                          <m:sty m:val="p"/>
                        </m:rPr>
                        <m:t>∼</m:t>
                      </m:r>
                    </m:lim>
                  </m:limLow>
                </m:e>
                <m:sub>
                  <m:r>
                    <m:t>1</m:t>
                  </m:r>
                </m:sub>
              </m:sSub>
              <m:r>
                <m:rPr>
                  <m:sty m:val="p"/>
                </m:rPr>
                <m:t>⋅</m:t>
              </m:r>
              <m:sSub>
                <m:e>
                  <m:limLow>
                    <m:e>
                      <m:r>
                        <m:t>u</m:t>
                      </m:r>
                    </m:e>
                    <m:lim>
                      <m:r>
                        <m:rPr>
                          <m:sty m:val="p"/>
                        </m:rPr>
                        <m:t>∼</m:t>
                      </m:r>
                    </m:lim>
                  </m:limLow>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limLow>
                    <m:e>
                      <m:r>
                        <m:t>u</m:t>
                      </m:r>
                    </m:e>
                    <m:lim>
                      <m:r>
                        <m:rPr>
                          <m:sty m:val="p"/>
                        </m:rPr>
                        <m:t>∼</m:t>
                      </m:r>
                    </m:lim>
                  </m:limLow>
                </m:e>
                <m:sub>
                  <m:r>
                    <m:t>2</m:t>
                  </m:r>
                </m:sub>
              </m:sSub>
              <m:r>
                <m:rPr>
                  <m:sty m:val="p"/>
                </m:rPr>
                <m:t>⋅</m:t>
              </m:r>
              <m:sSub>
                <m:e>
                  <m:limLow>
                    <m:e>
                      <m:r>
                        <m:t>u</m:t>
                      </m:r>
                    </m:e>
                    <m:lim>
                      <m:r>
                        <m:rPr>
                          <m:sty m:val="p"/>
                        </m:rPr>
                        <m:t>∼</m:t>
                      </m:r>
                    </m:lim>
                  </m:limLow>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limLow>
                    <m:e>
                      <m:r>
                        <m:t>u</m:t>
                      </m:r>
                    </m:e>
                    <m:lim>
                      <m:r>
                        <m:rPr>
                          <m:sty m:val="p"/>
                        </m:rPr>
                        <m:t>∼</m:t>
                      </m:r>
                    </m:lim>
                  </m:limLow>
                </m:e>
                <m:sub>
                  <m:r>
                    <m:t>3</m:t>
                  </m:r>
                </m:sub>
              </m:sSub>
              <m:r>
                <m:rPr>
                  <m:sty m:val="p"/>
                </m:rPr>
                <m:t>⋅</m:t>
              </m:r>
              <m:sSub>
                <m:e>
                  <m:limLow>
                    <m:e>
                      <m:r>
                        <m:t>u</m:t>
                      </m:r>
                    </m:e>
                    <m:lim>
                      <m:r>
                        <m:rPr>
                          <m:sty m:val="p"/>
                        </m:rPr>
                        <m:t>∼</m:t>
                      </m:r>
                    </m:lim>
                  </m:limLow>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limLow>
                    <m:e>
                      <m:r>
                        <m:t>u</m:t>
                      </m:r>
                    </m:e>
                    <m:lim>
                      <m:r>
                        <m:rPr>
                          <m:sty m:val="p"/>
                        </m:rPr>
                        <m:t>∼</m:t>
                      </m:r>
                    </m:lim>
                  </m:limLow>
                </m:e>
                <m:sub>
                  <m:r>
                    <m:t>1</m:t>
                  </m:r>
                </m:sub>
              </m:sSub>
              <m:r>
                <m:rPr>
                  <m:sty m:val="p"/>
                </m:rPr>
                <m:t>⋅</m:t>
              </m:r>
              <m:sSub>
                <m:e>
                  <m:limLow>
                    <m:e>
                      <m:r>
                        <m:t>u</m:t>
                      </m:r>
                    </m:e>
                    <m:lim>
                      <m:r>
                        <m:rPr>
                          <m:sty m:val="p"/>
                        </m:rPr>
                        <m:t>∼</m:t>
                      </m:r>
                    </m:lim>
                  </m:limLow>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limLow>
                    <m:e>
                      <m:r>
                        <m:t>u</m:t>
                      </m:r>
                    </m:e>
                    <m:lim>
                      <m:r>
                        <m:rPr>
                          <m:sty m:val="p"/>
                        </m:rPr>
                        <m:t>∼</m:t>
                      </m:r>
                    </m:lim>
                  </m:limLow>
                </m:e>
                <m:sub>
                  <m:r>
                    <m:t>1</m:t>
                  </m:r>
                </m:sub>
              </m:sSub>
              <m:r>
                <m:rPr>
                  <m:sty m:val="p"/>
                </m:rPr>
                <m:t>⋅</m:t>
              </m:r>
              <m:sSub>
                <m:e>
                  <m:limLow>
                    <m:e>
                      <m:r>
                        <m:t>u</m:t>
                      </m:r>
                    </m:e>
                    <m:lim>
                      <m:r>
                        <m:rPr>
                          <m:sty m:val="p"/>
                        </m:rPr>
                        <m:t>∼</m:t>
                      </m:r>
                    </m:lim>
                  </m:limLow>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limLow>
                    <m:e>
                      <m:r>
                        <m:t>u</m:t>
                      </m:r>
                    </m:e>
                    <m:lim>
                      <m:r>
                        <m:rPr>
                          <m:sty m:val="p"/>
                        </m:rPr>
                        <m:t>∼</m:t>
                      </m:r>
                    </m:lim>
                  </m:limLow>
                </m:e>
                <m:sub>
                  <m:r>
                    <m:t>2</m:t>
                  </m:r>
                </m:sub>
              </m:sSub>
              <m:r>
                <m:rPr>
                  <m:sty m:val="p"/>
                </m:rPr>
                <m:t>⋅</m:t>
              </m:r>
              <m:sSub>
                <m:e>
                  <m:limLow>
                    <m:e>
                      <m:r>
                        <m:t>u</m:t>
                      </m:r>
                    </m:e>
                    <m:lim>
                      <m:r>
                        <m:rPr>
                          <m:sty m:val="p"/>
                        </m:rPr>
                        <m:t>∼</m:t>
                      </m:r>
                    </m:lim>
                  </m:limLow>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92"/>
    <w:bookmarkStart w:id="493" w:name="rem-svd-not-unique"/>
    <w:p>
      <w:pPr>
        <w:pStyle w:val="BodyText"/>
      </w:pPr>
      <w:r>
        <w:rPr>
          <w:i/>
          <w:iCs/>
        </w:rPr>
        <w:t xml:space="preserve">Remark 40</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147</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93"/>
    <w:bookmarkStart w:id="494" w:name="rem-svd-zero-singular-values"/>
    <w:p>
      <w:pPr>
        <w:pStyle w:val="BodyText"/>
      </w:pPr>
      <w:r>
        <w:rPr>
          <w:i/>
          <w:iCs/>
        </w:rPr>
        <w:t xml:space="preserve">Remark 41</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ingular-values">
        <w:r>
          <w:rPr>
            <w:rStyle w:val="Hyperlink"/>
          </w:rPr>
          <w:t xml:space="preserve">Definition 99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94"/>
    <w:bookmarkStart w:id="495" w:name="thm-svd-evd"/>
    <w:p>
      <w:pPr>
        <w:pStyle w:val="BodyText"/>
      </w:pPr>
      <w:r>
        <w:rPr>
          <w:b/>
          <w:bCs/>
        </w:rPr>
        <w:t xml:space="preserve">Theorem 79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98</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82</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97</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95"/>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22</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limLow>
              <m:e>
                <m:r>
                  <m:t>v</m:t>
                </m:r>
              </m:e>
              <m:lim>
                <m:r>
                  <m:rPr>
                    <m:sty m:val="p"/>
                  </m:rPr>
                  <m:t>∼</m:t>
                </m:r>
              </m:lim>
            </m:limLow>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limLow>
              <m:e>
                <m:r>
                  <m:t>e</m:t>
                </m:r>
              </m:e>
              <m:lim>
                <m:r>
                  <m:rPr>
                    <m:sty m:val="p"/>
                  </m:rPr>
                  <m:t>∼</m:t>
                </m:r>
              </m:lim>
            </m:limLow>
          </m:e>
          <m:sub>
            <m:r>
              <m:t>i</m:t>
            </m:r>
          </m:sub>
        </m:sSub>
      </m:oMath>
      <w:r>
        <w:t xml:space="preserve"> </w:t>
      </w:r>
      <w:r>
        <w:t xml:space="preserve">for the indicator vector (</w:t>
      </w:r>
      <w:hyperlink w:anchor="def-indicator-vector">
        <w:r>
          <w:rPr>
            <w:rStyle w:val="Hyperlink"/>
          </w:rPr>
          <w:t xml:space="preserve">Definition 14</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limLow>
              <m:e>
                <m:r>
                  <m:t>v</m:t>
                </m:r>
              </m:e>
              <m:lim>
                <m:r>
                  <m:rPr>
                    <m:sty m:val="p"/>
                  </m:rPr>
                  <m:t>∼</m:t>
                </m:r>
              </m:lim>
            </m:limLow>
          </m:e>
          <m:sub>
            <m:r>
              <m:t>i</m:t>
            </m:r>
          </m:sub>
        </m:sSub>
        <m:r>
          <m:rPr>
            <m:sty m:val="p"/>
          </m:rPr>
          <m:t>=</m:t>
        </m:r>
        <m:sSub>
          <m:e>
            <m:limLow>
              <m:e>
                <m:r>
                  <m:t>e</m:t>
                </m:r>
              </m:e>
              <m:lim>
                <m:r>
                  <m:rPr>
                    <m:sty m:val="p"/>
                  </m:rPr>
                  <m:t>∼</m:t>
                </m:r>
              </m:lim>
            </m:limLow>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limLow>
                    <m:e>
                      <m:r>
                        <m:t>v</m:t>
                      </m:r>
                    </m:e>
                    <m:lim>
                      <m:r>
                        <m:rPr>
                          <m:sty m:val="p"/>
                        </m:rPr>
                        <m:t>∼</m:t>
                      </m:r>
                    </m:lim>
                  </m:limLow>
                </m:e>
                <m:sub>
                  <m:r>
                    <m:t>i</m:t>
                  </m:r>
                </m:sub>
              </m:sSub>
              <m:r>
                <m:t>&amp;</m:t>
              </m:r>
              <m:r>
                <m:rPr>
                  <m:sty m:val="p"/>
                </m:rPr>
                <m:t>=</m:t>
              </m:r>
              <m:r>
                <m:rPr>
                  <m:sty m:val="bi"/>
                </m:rPr>
                <m:t>V</m:t>
              </m:r>
              <m:r>
                <m:rPr>
                  <m:sty m:val="b"/>
                </m:rPr>
                <m:t>Λ</m:t>
              </m:r>
              <m:r>
                <m:t> </m:t>
              </m:r>
              <m:sSup>
                <m:e>
                  <m:r>
                    <m:rPr>
                      <m:sty m:val="bi"/>
                    </m:rPr>
                    <m:t>V</m:t>
                  </m:r>
                </m:e>
                <m:sup>
                  <m:r>
                    <m:rPr>
                      <m:sty m:val="p"/>
                    </m:rPr>
                    <m:t>⊤</m:t>
                  </m:r>
                </m:sup>
              </m:sSup>
              <m:sSub>
                <m:e>
                  <m:limLow>
                    <m:e>
                      <m:r>
                        <m:t>v</m:t>
                      </m:r>
                    </m:e>
                    <m:lim>
                      <m:r>
                        <m:rPr>
                          <m:sty m:val="p"/>
                        </m:rPr>
                        <m:t>∼</m:t>
                      </m:r>
                    </m:lim>
                  </m:limLow>
                </m:e>
                <m:sub>
                  <m:r>
                    <m:t>i</m:t>
                  </m:r>
                </m:sub>
              </m:sSub>
              <m:r>
                <m:t>&amp;</m:t>
              </m:r>
              <m:r>
                <m:t>&amp;</m:t>
              </m:r>
              <m:r>
                <m:rPr>
                  <m:nor/>
                  <m:sty m:val="p"/>
                </m:rPr>
                <m:t>(the factorization)</m:t>
              </m:r>
            </m:e>
            <m:e>
              <m:r>
                <m:t>&amp;</m:t>
              </m:r>
              <m:r>
                <m:rPr>
                  <m:sty m:val="p"/>
                </m:rPr>
                <m:t>=</m:t>
              </m:r>
              <m:r>
                <m:rPr>
                  <m:sty m:val="bi"/>
                </m:rPr>
                <m:t>V</m:t>
              </m:r>
              <m:r>
                <m:rPr>
                  <m:sty m:val="b"/>
                </m:rPr>
                <m:t>Λ</m:t>
              </m:r>
              <m:r>
                <m:t> </m:t>
              </m:r>
              <m:sSub>
                <m:e>
                  <m:limLow>
                    <m:e>
                      <m:r>
                        <m:t>e</m:t>
                      </m:r>
                    </m:e>
                    <m:lim>
                      <m:r>
                        <m:rPr>
                          <m:sty m:val="p"/>
                        </m:rPr>
                        <m:t>∼</m:t>
                      </m:r>
                    </m:lim>
                  </m:limLow>
                </m:e>
                <m:sub>
                  <m:r>
                    <m:t>i</m:t>
                  </m:r>
                </m:sub>
              </m:sSub>
              <m:r>
                <m:t>&amp;</m:t>
              </m:r>
              <m:r>
                <m:t>&amp;</m:t>
              </m:r>
              <m:r>
                <m:rPr>
                  <m:nor/>
                  <m:sty m:val="p"/>
                </m:rPr>
                <m:t>(</m:t>
              </m:r>
              <m:sSup>
                <m:e>
                  <m:r>
                    <m:rPr>
                      <m:sty m:val="bi"/>
                    </m:rPr>
                    <m:t>V</m:t>
                  </m:r>
                </m:e>
                <m:sup>
                  <m:r>
                    <m:rPr>
                      <m:sty m:val="p"/>
                    </m:rPr>
                    <m:t>⊤</m:t>
                  </m:r>
                </m:sup>
              </m:sSup>
              <m:sSub>
                <m:e>
                  <m:limLow>
                    <m:e>
                      <m:r>
                        <m:t>v</m:t>
                      </m:r>
                    </m:e>
                    <m:lim>
                      <m:r>
                        <m:rPr>
                          <m:sty m:val="p"/>
                        </m:rPr>
                        <m:t>∼</m:t>
                      </m:r>
                    </m:lim>
                  </m:limLow>
                </m:e>
                <m:sub>
                  <m:r>
                    <m:t>i</m:t>
                  </m:r>
                </m:sub>
              </m:sSub>
              <m:r>
                <m:rPr>
                  <m:sty m:val="p"/>
                </m:rPr>
                <m:t>=</m:t>
              </m:r>
              <m:sSub>
                <m:e>
                  <m:limLow>
                    <m:e>
                      <m:r>
                        <m:t>e</m:t>
                      </m:r>
                    </m:e>
                    <m:lim>
                      <m:r>
                        <m:rPr>
                          <m:sty m:val="p"/>
                        </m:rPr>
                        <m:t>∼</m:t>
                      </m:r>
                    </m:lim>
                  </m:limLow>
                </m:e>
                <m:sub>
                  <m:r>
                    <m:t>i</m:t>
                  </m:r>
                </m:sub>
              </m:sSub>
              <m:r>
                <m:rPr>
                  <m:nor/>
                  <m:sty m:val="p"/>
                </m:rPr>
                <m:t>)</m:t>
              </m:r>
            </m:e>
            <m:e>
              <m:r>
                <m:t>&amp;</m:t>
              </m:r>
              <m:r>
                <m:rPr>
                  <m:sty m:val="p"/>
                </m:rPr>
                <m:t>=</m:t>
              </m:r>
              <m:r>
                <m:rPr>
                  <m:sty m:val="bi"/>
                </m:rPr>
                <m:t>V</m:t>
              </m:r>
              <m:r>
                <m:t> </m:t>
              </m:r>
              <m:r>
                <m:rPr>
                  <m:sty m:val="p"/>
                </m:rPr>
                <m:t>(</m:t>
              </m:r>
              <m:sSub>
                <m:e>
                  <m:r>
                    <m:t>λ</m:t>
                  </m:r>
                </m:e>
                <m:sub>
                  <m:r>
                    <m:t>i</m:t>
                  </m:r>
                </m:sub>
              </m:sSub>
              <m:r>
                <m:t> </m:t>
              </m:r>
              <m:sSub>
                <m:e>
                  <m:limLow>
                    <m:e>
                      <m:r>
                        <m:t>e</m:t>
                      </m:r>
                    </m:e>
                    <m:lim>
                      <m:r>
                        <m:rPr>
                          <m:sty m:val="p"/>
                        </m:rPr>
                        <m:t>∼</m:t>
                      </m:r>
                    </m:lim>
                  </m:limLow>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limLow>
                    <m:e>
                      <m:r>
                        <m:t>e</m:t>
                      </m:r>
                    </m:e>
                    <m:lim>
                      <m:r>
                        <m:rPr>
                          <m:sty m:val="p"/>
                        </m:rPr>
                        <m:t>∼</m:t>
                      </m:r>
                    </m:lim>
                  </m:limLow>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limLow>
                    <m:e>
                      <m:r>
                        <m:t>v</m:t>
                      </m:r>
                    </m:e>
                    <m:lim>
                      <m:r>
                        <m:rPr>
                          <m:sty m:val="p"/>
                        </m:rPr>
                        <m:t>∼</m:t>
                      </m:r>
                    </m:lim>
                  </m:limLow>
                </m:e>
                <m:sub>
                  <m:r>
                    <m:t>i</m:t>
                  </m:r>
                </m:sub>
              </m:sSub>
              <m:r>
                <m:t>&amp;</m:t>
              </m:r>
              <m:r>
                <m:t>&amp;</m:t>
              </m:r>
              <m:r>
                <m:rPr>
                  <m:nor/>
                  <m:sty m:val="p"/>
                </m:rPr>
                <m:t>(</m:t>
              </m:r>
              <m:r>
                <m:rPr>
                  <m:sty m:val="bi"/>
                </m:rPr>
                <m:t>V</m:t>
              </m:r>
              <m:sSub>
                <m:e>
                  <m:limLow>
                    <m:e>
                      <m:r>
                        <m:t>e</m:t>
                      </m:r>
                    </m:e>
                    <m:lim>
                      <m:r>
                        <m:rPr>
                          <m:sty m:val="p"/>
                        </m:rPr>
                        <m:t>∼</m:t>
                      </m:r>
                    </m:lim>
                  </m:limLow>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limLow>
              <m:e>
                <m:r>
                  <m:t>v</m:t>
                </m:r>
              </m:e>
              <m:lim>
                <m:r>
                  <m:rPr>
                    <m:sty m:val="p"/>
                  </m:rPr>
                  <m:t>∼</m:t>
                </m:r>
              </m:lim>
            </m:limLow>
          </m:e>
          <m:sub>
            <m:r>
              <m:t>i</m:t>
            </m:r>
          </m:sub>
        </m:sSub>
        <m:r>
          <m:rPr>
            <m:sty m:val="p"/>
          </m:rPr>
          <m:t>≠</m:t>
        </m:r>
        <m:limLow>
          <m:e>
            <m:r>
              <m:t>0</m:t>
            </m:r>
          </m:e>
          <m:lim>
            <m:r>
              <m:rPr>
                <m:sty m:val="p"/>
              </m:rPr>
              <m:t>∼</m:t>
            </m:r>
          </m:lim>
        </m:limLow>
      </m:oMath>
      <w:r>
        <w:t xml:space="preserve"> </w:t>
      </w:r>
      <w:r>
        <w:t xml:space="preserve">because it has norm</w:t>
      </w:r>
      <w:r>
        <w:t xml:space="preserve"> </w:t>
      </w:r>
      <m:oMath>
        <m:r>
          <m:t>1</m:t>
        </m:r>
      </m:oMath>
      <w:r>
        <w:t xml:space="preserve">.</w:t>
      </w:r>
    </w:p>
    <w:bookmarkStart w:id="496" w:name="exm-svd-evd"/>
    <w:p>
      <w:pPr>
        <w:pStyle w:val="BodyText"/>
      </w:pPr>
      <w:r>
        <w:rPr>
          <w:b/>
          <w:bCs/>
        </w:rPr>
        <w:t xml:space="preserve">Example 148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79</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96"/>
    <w:bookmarkStart w:id="497" w:name="rem-svd-from-evd"/>
    <w:p>
      <w:pPr>
        <w:pStyle w:val="FirstParagraph"/>
      </w:pPr>
      <w:r>
        <w:rPr>
          <w:i/>
          <w:iCs/>
        </w:rPr>
        <w:t xml:space="preserve">Remark 42</w:t>
      </w:r>
      <w:r>
        <w:t xml:space="preserve"> (Building an SVD from an eigendecomposition). </w:t>
      </w:r>
      <w:hyperlink w:anchor="thm-svd-evd">
        <w:r>
          <w:rPr>
            <w:rStyle w:val="Hyperlink"/>
          </w:rPr>
          <w:t xml:space="preserve">Theorem 79</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148</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147</w:t>
        </w:r>
      </w:hyperlink>
      <w:r>
        <w:t xml:space="preserve">.</w:t>
      </w:r>
    </w:p>
    <w:bookmarkEnd w:id="497"/>
    <w:bookmarkEnd w:id="498"/>
    <w:bookmarkStart w:id="520" w:name="definite-matrices"/>
    <w:p>
      <w:pPr>
        <w:pStyle w:val="Heading2"/>
      </w:pPr>
      <w:r>
        <w:t xml:space="preserve">18 Definite Matrices</w:t>
      </w:r>
    </w:p>
    <w:bookmarkStart w:id="499" w:name="def-positive-semidefinite"/>
    <w:p>
      <w:pPr>
        <w:pStyle w:val="FirstParagraph"/>
      </w:pPr>
      <w:r>
        <w:rPr>
          <w:b/>
          <w:bCs/>
        </w:rPr>
        <w:t xml:space="preserve">Definition 100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4"/>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4"/>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is non-negative:</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r>
          <m:t>0</m:t>
        </m:r>
      </m:oMath>
      <w:r>
        <w:t xml:space="preserve"> </w:t>
      </w:r>
      <w:r>
        <w:t xml:space="preserve">for every vector</w:t>
      </w:r>
      <w:r>
        <w:t xml:space="preserve"> </w:t>
      </w:r>
      <m:oMath>
        <m:limLow>
          <m:e>
            <m:r>
              <m:t>x</m:t>
            </m:r>
          </m:e>
          <m:lim>
            <m:r>
              <m:rPr>
                <m:sty m:val="p"/>
              </m:rPr>
              <m:t>∼</m:t>
            </m:r>
          </m:lim>
        </m:limLow>
      </m:oMath>
      <w:r>
        <w:t xml:space="preserve"> </w:t>
      </w:r>
      <w:r>
        <w:t xml:space="preserve">of length</w:t>
      </w:r>
      <w:r>
        <w:t xml:space="preserve"> </w:t>
      </w:r>
      <m:oMath>
        <m:r>
          <m:t>p</m:t>
        </m:r>
      </m:oMath>
      <w:r>
        <w:t xml:space="preserve">.</w:t>
      </w:r>
    </w:p>
    <w:bookmarkEnd w:id="499"/>
    <w:bookmarkStart w:id="500" w:name="exm-positive-semidefinite"/>
    <w:p>
      <w:pPr>
        <w:pStyle w:val="FirstParagraph"/>
      </w:pPr>
      <w:r>
        <w:rPr>
          <w:b/>
          <w:bCs/>
        </w:rPr>
        <w:t xml:space="preserve">Example 149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limLow>
          <m:e>
            <m:r>
              <m:t>x</m:t>
            </m:r>
          </m:e>
          <m:lim>
            <m:r>
              <m:rPr>
                <m:sty m:val="p"/>
              </m:rPr>
              <m:t>∼</m:t>
            </m:r>
          </m:lim>
        </m:limLow>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B</m:t>
              </m:r>
              <m:limLow>
                <m:e>
                  <m:r>
                    <m:t>x</m:t>
                  </m:r>
                </m:e>
                <m:lim>
                  <m:r>
                    <m:rPr>
                      <m:sty m:val="p"/>
                    </m:rPr>
                    <m:t>∼</m:t>
                  </m:r>
                </m:lim>
              </m:limLow>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500"/>
    <w:bookmarkStart w:id="501" w:name="def-positive-definite"/>
    <w:p>
      <w:pPr>
        <w:pStyle w:val="BodyText"/>
      </w:pPr>
      <w:r>
        <w:rPr>
          <w:b/>
          <w:bCs/>
        </w:rPr>
        <w:t xml:space="preserve">Definition 101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5"/>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at a nonzero vector is positive:</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&gt;</m:t>
        </m:r>
        <m:r>
          <m:t>0</m:t>
        </m:r>
      </m:oMath>
      <w:r>
        <w:t xml:space="preserve"> </w:t>
      </w:r>
      <w:r>
        <w:t xml:space="preserve">for every vector</w:t>
      </w:r>
      <w:r>
        <w:t xml:space="preserve"> </w:t>
      </w:r>
      <m:oMath>
        <m:limLow>
          <m:e>
            <m:r>
              <m:t>x</m:t>
            </m:r>
          </m:e>
          <m:lim>
            <m:r>
              <m:rPr>
                <m:sty m:val="p"/>
              </m:rPr>
              <m:t>∼</m:t>
            </m:r>
          </m:lim>
        </m:limLow>
        <m:r>
          <m:rPr>
            <m:sty m:val="p"/>
          </m:rPr>
          <m:t>≠</m:t>
        </m:r>
        <m:limLow>
          <m:e>
            <m:r>
              <m:t>0</m:t>
            </m:r>
          </m:e>
          <m:lim>
            <m:r>
              <m:rPr>
                <m:sty m:val="p"/>
              </m:rPr>
              <m:t>∼</m:t>
            </m:r>
          </m:lim>
        </m:limLow>
      </m:oMath>
      <w:r>
        <w:t xml:space="preserve"> </w:t>
      </w:r>
      <w:r>
        <w:t xml:space="preserve">of length</w:t>
      </w:r>
      <w:r>
        <w:t xml:space="preserve"> </w:t>
      </w:r>
      <m:oMath>
        <m:r>
          <m:t>p</m:t>
        </m:r>
      </m:oMath>
      <w:r>
        <w:t xml:space="preserve">.</w:t>
      </w:r>
    </w:p>
    <w:bookmarkEnd w:id="501"/>
    <w:bookmarkStart w:id="502" w:name="exm-positive-definite"/>
    <w:p>
      <w:pPr>
        <w:pStyle w:val="FirstParagraph"/>
      </w:pPr>
      <w:r>
        <w:rPr>
          <w:b/>
          <w:bCs/>
        </w:rPr>
        <w:t xml:space="preserve">Example 150 (Positive definite, semidefinite, and neither)</w:t>
      </w:r>
      <w:r>
        <w:t xml:space="preserve"> </w:t>
      </w:r>
      <w:r>
        <w:t xml:space="preserve"> </w:t>
      </w:r>
    </w:p>
    <w:p>
      <w:pPr>
        <w:numPr>
          <w:ilvl w:val="0"/>
          <w:numId w:val="1076"/>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31</w:t>
        </w:r>
      </w:hyperlink>
      <w:r>
        <w:t xml:space="preserve">) is positive definite:</w:t>
      </w:r>
      <w:r>
        <w:t xml:space="preserve"> </w:t>
      </w:r>
      <m:oMath>
        <m:sSup>
          <m:e>
            <m:limLow>
              <m:e>
                <m:r>
                  <m:t>x</m:t>
                </m:r>
              </m:e>
              <m:lim>
                <m:r>
                  <m:rPr>
                    <m:sty m:val="p"/>
                  </m:rPr>
                  <m:t>∼</m:t>
                </m:r>
              </m:lim>
            </m:limLow>
          </m:e>
          <m:sup>
            <m:r>
              <m:rPr>
                <m:sty m:val="p"/>
              </m:rPr>
              <m:t>⊤</m:t>
            </m:r>
          </m:sup>
        </m:sSup>
        <m:sSub>
          <m:e>
            <m:r>
              <m:rPr>
                <m:sty m:val="bi"/>
              </m:rPr>
              <m:t>I</m:t>
            </m:r>
          </m:e>
          <m:sub>
            <m:r>
              <m:t>p</m:t>
            </m:r>
          </m:sub>
        </m:sSub>
        <m:limLow>
          <m:e>
            <m:r>
              <m:t>x</m:t>
            </m:r>
          </m:e>
          <m:lim>
            <m:r>
              <m:rPr>
                <m:sty m:val="p"/>
              </m:rPr>
              <m:t>∼</m:t>
            </m:r>
          </m:lim>
        </m:limLow>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6"/>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149</w:t>
        </w:r>
      </w:hyperlink>
      <w:r>
        <w:t xml:space="preserve"> </w:t>
      </w:r>
      <w:r>
        <w:t xml:space="preserve">is positive semidefinite</w:t>
      </w:r>
      <w:r>
        <w:t xml:space="preserve"> </w:t>
      </w:r>
      <w:r>
        <w:t xml:space="preserve">but not positive definite:</w:t>
      </w:r>
      <w:r>
        <w:t xml:space="preserve"> </w:t>
      </w:r>
      <w:r>
        <w:t xml:space="preserve">at</w:t>
      </w:r>
      <w:r>
        <w:t xml:space="preserve"> </w:t>
      </w:r>
      <m:oMath>
        <m:limLow>
          <m:e>
            <m:r>
              <m:t>x</m:t>
            </m:r>
          </m:e>
          <m:lim>
            <m:r>
              <m:rPr>
                <m:sty m:val="p"/>
              </m:rPr>
              <m:t>∼</m:t>
            </m:r>
          </m:lim>
        </m:limLow>
        <m:r>
          <m:rPr>
            <m:sty m:val="p"/>
          </m:rPr>
          <m:t>=</m:t>
        </m:r>
        <m:r>
          <m:rPr>
            <m:sty m:val="p"/>
          </m:rPr>
          <m:t>(</m:t>
        </m:r>
        <m:r>
          <m:t>1</m:t>
        </m:r>
        <m:r>
          <m:rPr>
            <m:sty m:val="p"/>
          </m:rPr>
          <m:t>,</m:t>
        </m:r>
        <m:r>
          <m:rPr>
            <m:sty m:val="p"/>
          </m:rPr>
          <m:t>−</m:t>
        </m:r>
        <m:r>
          <m:t>1</m:t>
        </m:r>
        <m:r>
          <m:rPr>
            <m:sty m:val="p"/>
          </m:rPr>
          <m:t>)</m:t>
        </m:r>
        <m:r>
          <m:rPr>
            <m:sty m:val="p"/>
          </m:rPr>
          <m:t>≠</m:t>
        </m:r>
        <m:limLow>
          <m:e>
            <m:r>
              <m:t>0</m:t>
            </m:r>
          </m:e>
          <m:lim>
            <m:r>
              <m:rPr>
                <m:sty m:val="p"/>
              </m:rPr>
              <m:t>∼</m:t>
            </m:r>
          </m:lim>
        </m:limLow>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B</m:t>
              </m:r>
              <m:limLow>
                <m:e>
                  <m:r>
                    <m:t>x</m:t>
                  </m:r>
                </m:e>
                <m:lim>
                  <m:r>
                    <m:rPr>
                      <m:sty m:val="p"/>
                    </m:rPr>
                    <m:t>∼</m:t>
                  </m:r>
                </m:lim>
              </m:limLow>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limLow>
          <m:e>
            <m:r>
              <m:t>x</m:t>
            </m:r>
          </m:e>
          <m:lim>
            <m:r>
              <m:rPr>
                <m:sty m:val="p"/>
              </m:rPr>
              <m:t>∼</m:t>
            </m:r>
          </m:lim>
        </m:limLow>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D</m:t>
              </m:r>
              <m:limLow>
                <m:e>
                  <m:r>
                    <m:t>x</m:t>
                  </m:r>
                </m:e>
                <m:lim>
                  <m:r>
                    <m:rPr>
                      <m:sty m:val="p"/>
                    </m:rPr>
                    <m:t>∼</m:t>
                  </m:r>
                </m:lim>
              </m:limLow>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502"/>
    <w:bookmarkStart w:id="503" w:name="rem-positive-definite-symmetry"/>
    <w:p>
      <w:pPr>
        <w:pStyle w:val="FirstParagraph"/>
      </w:pPr>
      <w:r>
        <w:rPr>
          <w:i/>
          <w:iCs/>
        </w:rPr>
        <w:t xml:space="preserve">Remark 43</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100</w:t>
        </w:r>
      </w:hyperlink>
      <w:r>
        <w:t xml:space="preserve">):</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&gt;</m:t>
        </m:r>
        <m:r>
          <m:t>0</m:t>
        </m:r>
      </m:oMath>
      <w:r>
        <w:t xml:space="preserve"> </w:t>
      </w:r>
      <w:r>
        <w:t xml:space="preserve">for every</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and</w:t>
      </w:r>
      <w:r>
        <w:t xml:space="preserve"> </w:t>
      </w:r>
      <m:oMath>
        <m:sSup>
          <m:e>
            <m:limLow>
              <m:e>
                <m:r>
                  <m:t>0</m:t>
                </m:r>
              </m:e>
              <m:lim>
                <m:r>
                  <m:rPr>
                    <m:sty m:val="p"/>
                  </m:rPr>
                  <m:t>∼</m:t>
                </m:r>
              </m:lim>
            </m:limLow>
          </m:e>
          <m:sup>
            <m:r>
              <m:rPr>
                <m:sty m:val="p"/>
              </m:rPr>
              <m:t>⊤</m:t>
            </m:r>
          </m:sup>
        </m:sSup>
        <m:r>
          <m:rPr>
            <m:sty m:val="bi"/>
          </m:rPr>
          <m:t>A</m:t>
        </m:r>
        <m:limLow>
          <m:e>
            <m:r>
              <m:t>0</m:t>
            </m:r>
          </m:e>
          <m:lim>
            <m:r>
              <m:rPr>
                <m:sty m:val="p"/>
              </m:rPr>
              <m:t>∼</m:t>
            </m:r>
          </m:lim>
        </m:limLow>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150</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95</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limLow>
          <m:e>
            <m:r>
              <m:t>x</m:t>
            </m:r>
          </m:e>
          <m:lim>
            <m:r>
              <m:rPr>
                <m:sty m:val="p"/>
              </m:rPr>
              <m:t>∼</m:t>
            </m:r>
          </m:lim>
        </m:limLow>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C</m:t>
              </m:r>
              <m:limLow>
                <m:e>
                  <m:r>
                    <m:t>x</m:t>
                  </m:r>
                </m:e>
                <m:lim>
                  <m:r>
                    <m:rPr>
                      <m:sty m:val="p"/>
                    </m:rPr>
                    <m:t>∼</m:t>
                  </m:r>
                </m:lim>
              </m:limLow>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But suppose</w:t>
      </w:r>
      <w:r>
        <w:t xml:space="preserve"> </w:t>
      </w:r>
      <m:oMath>
        <m:r>
          <m:rPr>
            <m:sty m:val="bi"/>
          </m:rPr>
          <m:t>C</m:t>
        </m:r>
        <m:limLow>
          <m:e>
            <m:r>
              <m:t>v</m:t>
            </m:r>
          </m:e>
          <m:lim>
            <m:r>
              <m:rPr>
                <m:sty m:val="p"/>
              </m:rPr>
              <m:t>∼</m:t>
            </m:r>
          </m:lim>
        </m:limLow>
        <m:r>
          <m:rPr>
            <m:sty m:val="p"/>
          </m:rPr>
          <m:t>=</m:t>
        </m:r>
        <m:r>
          <m:t>λ</m:t>
        </m:r>
        <m:limLow>
          <m:e>
            <m:r>
              <m:t>v</m:t>
            </m:r>
          </m:e>
          <m:lim>
            <m:r>
              <m:rPr>
                <m:sty m:val="p"/>
              </m:rPr>
              <m:t>∼</m:t>
            </m:r>
          </m:lim>
        </m:limLow>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limLow>
          <m:e>
            <m:r>
              <m:t>v</m:t>
            </m:r>
          </m:e>
          <m:lim>
            <m:r>
              <m:rPr>
                <m:sty m:val="p"/>
              </m:rPr>
              <m:t>∼</m:t>
            </m:r>
          </m:lim>
        </m:limLow>
        <m:r>
          <m:rPr>
            <m:sty m:val="p"/>
          </m:rPr>
          <m:t>≠</m:t>
        </m:r>
        <m:limLow>
          <m:e>
            <m:r>
              <m:t>0</m:t>
            </m:r>
          </m:e>
          <m:lim>
            <m:r>
              <m:rPr>
                <m:sty m:val="p"/>
              </m:rPr>
              <m:t>∼</m:t>
            </m:r>
          </m:lim>
        </m:limLow>
      </m:oMath>
      <w:r>
        <w:t xml:space="preserve">.</w:t>
      </w:r>
    </w:p>
    <w:bookmarkEnd w:id="503"/>
    <w:p>
      <w:pPr>
        <w:pStyle w:val="BodyText"/>
      </w:pPr>
      <w:r>
        <w:t xml:space="preserve">See also</w:t>
      </w:r>
      <w:r>
        <w:t xml:space="preserve"> </w:t>
      </w:r>
      <w:hyperlink r:id="rId504">
        <w:r>
          <w:rPr>
            <w:rStyle w:val="Hyperlink"/>
          </w:rPr>
          <w:t xml:space="preserve">https://en.wikipedia.org/wiki/Definite_matrix</w:t>
        </w:r>
      </w:hyperlink>
      <w:r>
        <w:t xml:space="preserve">.</w:t>
      </w:r>
    </w:p>
    <w:bookmarkStart w:id="505" w:name="thm-definite-eigenvalues"/>
    <w:p>
      <w:pPr>
        <w:pStyle w:val="BodyText"/>
      </w:pPr>
      <w:r>
        <w:rPr>
          <w:b/>
          <w:bCs/>
        </w:rPr>
        <w:t xml:space="preserve">Theorem 80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7"/>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7"/>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505"/>
    <w:p>
      <w:pPr>
        <w:pStyle w:val="FirstParagraph"/>
      </w:pPr>
      <w:r>
        <w:rPr>
          <w:i/>
          <w:iCs/>
        </w:rPr>
        <w:t xml:space="preserve">Proof</w:t>
      </w:r>
      <w:r>
        <w:t xml:space="preserve">. </w:t>
      </w:r>
      <w:r>
        <w:t xml:space="preserve">For any vector</w:t>
      </w:r>
      <w:r>
        <w:t xml:space="preserve"> </w:t>
      </w:r>
      <m:oMath>
        <m:limLow>
          <m:e>
            <m:r>
              <m:t>x</m:t>
            </m:r>
          </m:e>
          <m:lim>
            <m:r>
              <m:rPr>
                <m:sty m:val="p"/>
              </m:rPr>
              <m:t>∼</m:t>
            </m:r>
          </m:lim>
        </m:limLow>
      </m:oMath>
      <w:r>
        <w:t xml:space="preserve"> </w:t>
      </w:r>
      <w:r>
        <w:t xml:space="preserve">of length</w:t>
      </w:r>
      <w:r>
        <w:t xml:space="preserve"> </w:t>
      </w:r>
      <m:oMath>
        <m:r>
          <m:t>p</m:t>
        </m:r>
      </m:oMath>
      <w:r>
        <w:t xml:space="preserve">, let</w:t>
      </w:r>
      <w:r>
        <w:t xml:space="preserve"> </w:t>
      </w:r>
      <m:oMath>
        <m:limLow>
          <m:e>
            <m:r>
              <m:t>y</m:t>
            </m:r>
          </m:e>
          <m:lim>
            <m:r>
              <m:rPr>
                <m:sty m:val="p"/>
              </m:rPr>
              <m:t>∼</m:t>
            </m:r>
          </m:lim>
        </m:limLow>
        <m:r>
          <m:rPr>
            <m:sty m:val="p"/>
          </m:rPr>
          <m:t>=</m:t>
        </m:r>
        <m:sSup>
          <m:e>
            <m:r>
              <m:rPr>
                <m:sty m:val="bi"/>
              </m:rPr>
              <m:t>Q</m:t>
            </m:r>
          </m:e>
          <m:sup>
            <m:r>
              <m:rPr>
                <m:sty m:val="p"/>
              </m:rPr>
              <m:t>⊤</m:t>
            </m:r>
          </m:sup>
        </m:sSup>
        <m:limLow>
          <m:e>
            <m:r>
              <m:t>x</m:t>
            </m:r>
          </m:e>
          <m:lim>
            <m:r>
              <m:rPr>
                <m:sty m:val="p"/>
              </m:rPr>
              <m:t>∼</m:t>
            </m:r>
          </m:lim>
        </m:limLow>
      </m:oMath>
      <w:r>
        <w:t xml:space="preserve">.</w:t>
      </w:r>
      <w:r>
        <w:t xml:space="preserve"> </w:t>
      </w:r>
      <w:r>
        <w:t xml:space="preserve">Then:</w:t>
      </w:r>
    </w:p>
    <w:p>
      <w:pPr>
        <w:pStyle w:val="BodyText"/>
      </w:pPr>
      <m:oMathPara>
        <m:oMathParaPr>
          <m:jc m:val="center"/>
        </m:oMathParaPr>
        <m:oMath>
          <m:eqArr>
            <m:e>
              <m:sSup>
                <m:e>
                  <m:limLow>
                    <m:e>
                      <m:r>
                        <m:t>x</m:t>
                      </m:r>
                    </m:e>
                    <m:lim>
                      <m:r>
                        <m:rPr>
                          <m:sty m:val="p"/>
                        </m:rPr>
                        <m:t>∼</m:t>
                      </m:r>
                    </m:lim>
                  </m:limLow>
                </m:e>
                <m:sup>
                  <m:r>
                    <m:rPr>
                      <m:sty m:val="p"/>
                    </m:rPr>
                    <m:t>⊤</m:t>
                  </m:r>
                </m:sup>
              </m:sSup>
              <m:r>
                <m:rPr>
                  <m:sty m:val="bi"/>
                </m:rPr>
                <m:t>A</m:t>
              </m:r>
              <m:limLow>
                <m:e>
                  <m:r>
                    <m:t>x</m:t>
                  </m:r>
                </m:e>
                <m:lim>
                  <m:r>
                    <m:rPr>
                      <m:sty m:val="p"/>
                    </m:rPr>
                    <m:t>∼</m:t>
                  </m:r>
                </m:lim>
              </m:limLow>
              <m:r>
                <m:t>&amp;</m:t>
              </m:r>
              <m:r>
                <m:rPr>
                  <m:sty m:val="p"/>
                </m:rPr>
                <m:t>=</m:t>
              </m:r>
              <m:sSup>
                <m:e>
                  <m:limLow>
                    <m:e>
                      <m:r>
                        <m:t>x</m:t>
                      </m:r>
                    </m:e>
                    <m:lim>
                      <m:r>
                        <m:rPr>
                          <m:sty m:val="p"/>
                        </m:rPr>
                        <m:t>∼</m:t>
                      </m:r>
                    </m:lim>
                  </m:limLow>
                </m:e>
                <m:sup>
                  <m:r>
                    <m:rPr>
                      <m:sty m:val="p"/>
                    </m:rPr>
                    <m:t>⊤</m:t>
                  </m:r>
                </m:sup>
              </m:sSup>
              <m:r>
                <m:rPr>
                  <m:sty m:val="bi"/>
                </m:rPr>
                <m:t>Q</m:t>
              </m:r>
              <m:r>
                <m:rPr>
                  <m:sty m:val="b"/>
                </m:rPr>
                <m:t>Λ</m:t>
              </m:r>
              <m:sSup>
                <m:e>
                  <m:r>
                    <m:rPr>
                      <m:sty m:val="bi"/>
                    </m:rPr>
                    <m:t>Q</m:t>
                  </m:r>
                </m:e>
                <m:sup>
                  <m:r>
                    <m:rPr>
                      <m:sty m:val="p"/>
                    </m:rPr>
                    <m:t>⊤</m:t>
                  </m:r>
                </m:sup>
              </m:sSup>
              <m:limLow>
                <m:e>
                  <m:r>
                    <m:t>x</m:t>
                  </m:r>
                </m:e>
                <m:lim>
                  <m:r>
                    <m:rPr>
                      <m:sty m:val="p"/>
                    </m:rPr>
                    <m:t>∼</m:t>
                  </m:r>
                </m:lim>
              </m:limLow>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limLow>
                        <m:e>
                          <m:r>
                            <m:t>x</m:t>
                          </m:r>
                        </m:e>
                        <m:lim>
                          <m:r>
                            <m:rPr>
                              <m:sty m:val="p"/>
                            </m:rPr>
                            <m:t>∼</m:t>
                          </m:r>
                        </m:lim>
                      </m:limLow>
                    </m:e>
                  </m:d>
                  <m:r>
                    <m:t>​</m:t>
                  </m:r>
                </m:e>
                <m:sup>
                  <m:r>
                    <m:rPr>
                      <m:sty m:val="p"/>
                    </m:rPr>
                    <m:t>⊤</m:t>
                  </m:r>
                </m:sup>
              </m:sSup>
              <m:r>
                <m:rPr>
                  <m:sty m:val="b"/>
                </m:rPr>
                <m:t>Λ</m:t>
              </m:r>
              <m:r>
                <m:t>​</m:t>
              </m:r>
              <m:d>
                <m:dPr>
                  <m:begChr m:val="("/>
                  <m:sepChr m:val=""/>
                  <m:endChr m:val=")"/>
                  <m:grow/>
                </m:dPr>
                <m:e>
                  <m:sSup>
                    <m:e>
                      <m:r>
                        <m:rPr>
                          <m:sty m:val="bi"/>
                        </m:rPr>
                        <m:t>Q</m:t>
                      </m:r>
                    </m:e>
                    <m:sup>
                      <m:r>
                        <m:rPr>
                          <m:sty m:val="p"/>
                        </m:rPr>
                        <m:t>⊤</m:t>
                      </m:r>
                    </m:sup>
                  </m:sSup>
                  <m:limLow>
                    <m:e>
                      <m:r>
                        <m:t>x</m:t>
                      </m:r>
                    </m:e>
                    <m:lim>
                      <m:r>
                        <m:rPr>
                          <m:sty m:val="p"/>
                        </m:rPr>
                        <m:t>∼</m:t>
                      </m:r>
                    </m:lim>
                  </m:limLow>
                </m:e>
              </m:d>
              <m:r>
                <m:t>​</m:t>
              </m:r>
              <m:r>
                <m:t>&amp;</m:t>
              </m:r>
              <m:r>
                <m:t>&amp;</m:t>
              </m:r>
              <m:r>
                <m:rPr>
                  <m:nor/>
                  <m:sty m:val="p"/>
                </m:rPr>
                <m:t>(transpose of a product)</m:t>
              </m:r>
            </m:e>
            <m:e>
              <m:r>
                <m:t>&amp;</m:t>
              </m:r>
              <m:r>
                <m:rPr>
                  <m:sty m:val="p"/>
                </m:rPr>
                <m:t>=</m:t>
              </m:r>
              <m:sSup>
                <m:e>
                  <m:limLow>
                    <m:e>
                      <m:r>
                        <m:t>y</m:t>
                      </m:r>
                    </m:e>
                    <m:lim>
                      <m:r>
                        <m:rPr>
                          <m:sty m:val="p"/>
                        </m:rPr>
                        <m:t>∼</m:t>
                      </m:r>
                    </m:lim>
                  </m:limLow>
                </m:e>
                <m:sup>
                  <m:r>
                    <m:rPr>
                      <m:sty m:val="p"/>
                    </m:rPr>
                    <m:t>⊤</m:t>
                  </m:r>
                </m:sup>
              </m:sSup>
              <m:r>
                <m:rPr>
                  <m:sty m:val="b"/>
                </m:rPr>
                <m:t>Λ</m:t>
              </m:r>
              <m:limLow>
                <m:e>
                  <m:r>
                    <m:t>y</m:t>
                  </m:r>
                </m:e>
                <m:lim>
                  <m:r>
                    <m:rPr>
                      <m:sty m:val="p"/>
                    </m:rPr>
                    <m:t>∼</m:t>
                  </m:r>
                </m:lim>
              </m:limLow>
              <m:r>
                <m:t>&amp;</m:t>
              </m:r>
              <m:r>
                <m:t>&amp;</m:t>
              </m:r>
              <m:r>
                <m:rPr>
                  <m:nor/>
                  <m:sty m:val="p"/>
                </m:rPr>
                <m:t>(definition of </m:t>
              </m:r>
              <m:limLow>
                <m:e>
                  <m:r>
                    <m:t>y</m:t>
                  </m:r>
                </m:e>
                <m:lim>
                  <m:r>
                    <m:rPr>
                      <m:sty m:val="p"/>
                    </m:rPr>
                    <m:t>∼</m:t>
                  </m:r>
                </m:lim>
              </m:limLow>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limLow>
          <m:e>
            <m:r>
              <m:t>x</m:t>
            </m:r>
          </m:e>
          <m:lim>
            <m:r>
              <m:rPr>
                <m:sty m:val="p"/>
              </m:rPr>
              <m:t>∼</m:t>
            </m:r>
          </m:lim>
        </m:limLow>
        <m:r>
          <m:rPr>
            <m:sty m:val="p"/>
          </m:rPr>
          <m:t>=</m:t>
        </m:r>
        <m:limLow>
          <m:e>
            <m:r>
              <m:t>0</m:t>
            </m:r>
          </m:e>
          <m:lim>
            <m:r>
              <m:rPr>
                <m:sty m:val="p"/>
              </m:rPr>
              <m:t>∼</m:t>
            </m:r>
          </m:lim>
        </m:limLow>
      </m:oMath>
      <w:r>
        <w:t xml:space="preserve"> </w:t>
      </w:r>
      <w:r>
        <w:t xml:space="preserve">exactly when</w:t>
      </w:r>
      <w:r>
        <w:t xml:space="preserve"> </w:t>
      </w:r>
      <m:oMath>
        <m:limLow>
          <m:e>
            <m:r>
              <m:t>y</m:t>
            </m:r>
          </m:e>
          <m:lim>
            <m:r>
              <m:rPr>
                <m:sty m:val="p"/>
              </m:rPr>
              <m:t>∼</m:t>
            </m:r>
          </m:lim>
        </m:limLow>
        <m:r>
          <m:rPr>
            <m:sty m:val="p"/>
          </m:rPr>
          <m:t>=</m:t>
        </m:r>
        <m:limLow>
          <m:e>
            <m:r>
              <m:t>0</m:t>
            </m:r>
          </m:e>
          <m:lim>
            <m:r>
              <m:rPr>
                <m:sty m:val="p"/>
              </m:rPr>
              <m:t>∼</m:t>
            </m:r>
          </m:lim>
        </m:limLow>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89</w:t>
        </w:r>
      </w:hyperlink>
      <w:r>
        <w:t xml:space="preserve">),</w:t>
      </w:r>
      <w:r>
        <w:t xml:space="preserve"> </w:t>
      </w:r>
      <w:r>
        <w:t xml:space="preserve">so</w:t>
      </w:r>
      <w:r>
        <w:t xml:space="preserve"> </w:t>
      </w:r>
      <m:oMath>
        <m:limLow>
          <m:e>
            <m:r>
              <m:t>x</m:t>
            </m:r>
          </m:e>
          <m:lim>
            <m:r>
              <m:rPr>
                <m:sty m:val="p"/>
              </m:rPr>
              <m:t>∼</m:t>
            </m:r>
          </m:lim>
        </m:limLow>
        <m:r>
          <m:rPr>
            <m:sty m:val="p"/>
          </m:rPr>
          <m:t>=</m:t>
        </m:r>
        <m:r>
          <m:rPr>
            <m:sty m:val="bi"/>
          </m:rPr>
          <m:t>Q</m:t>
        </m:r>
        <m:limLow>
          <m:e>
            <m:r>
              <m:t>y</m:t>
            </m:r>
          </m:e>
          <m:lim>
            <m:r>
              <m:rPr>
                <m:sty m:val="p"/>
              </m:rPr>
              <m:t>∼</m:t>
            </m:r>
          </m:lim>
        </m:limLow>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&gt;</m:t>
        </m:r>
        <m:r>
          <m:t>0</m:t>
        </m:r>
      </m:oMath>
      <w:r>
        <w:t xml:space="preserve">.</w:t>
      </w:r>
    </w:p>
    <w:p>
      <w:pPr>
        <w:pStyle w:val="BodyText"/>
      </w:pPr>
      <w:r>
        <w:rPr>
          <w:i/>
          <w:iCs/>
        </w:rPr>
        <w:t xml:space="preserve">Conversely</w:t>
      </w:r>
      <w:r>
        <w:t xml:space="preserve">, take</w:t>
      </w:r>
      <w:r>
        <w:t xml:space="preserve"> </w:t>
      </w:r>
      <m:oMath>
        <m:limLow>
          <m:e>
            <m:r>
              <m:t>x</m:t>
            </m:r>
          </m:e>
          <m:lim>
            <m:r>
              <m:rPr>
                <m:sty m:val="p"/>
              </m:rPr>
              <m:t>∼</m:t>
            </m:r>
          </m:lim>
        </m:limLow>
        <m:r>
          <m:rPr>
            <m:sty m:val="p"/>
          </m:rPr>
          <m:t>=</m:t>
        </m:r>
        <m:sSub>
          <m:e>
            <m:limLow>
              <m:e>
                <m:r>
                  <m:t>q</m:t>
                </m:r>
              </m:e>
              <m:lim>
                <m:r>
                  <m:rPr>
                    <m:sty m:val="p"/>
                  </m:rPr>
                  <m:t>∼</m:t>
                </m:r>
              </m:lim>
            </m:limLow>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limLow>
          <m:e>
            <m:r>
              <m:t>0</m:t>
            </m:r>
          </m:e>
          <m:lim>
            <m:r>
              <m:rPr>
                <m:sty m:val="p"/>
              </m:rPr>
              <m:t>∼</m:t>
            </m:r>
          </m:lim>
        </m:limLow>
      </m:oMath>
      <w:r>
        <w:t xml:space="preserve"> </w:t>
      </w:r>
      <w:r>
        <w:t xml:space="preserve">because it has norm 1.</w:t>
      </w:r>
      <w:r>
        <w:t xml:space="preserve"> </w:t>
      </w:r>
      <w:r>
        <w:t xml:space="preserve">Then</w:t>
      </w:r>
      <w:r>
        <w:t xml:space="preserve"> </w:t>
      </w:r>
      <m:oMath>
        <m:limLow>
          <m:e>
            <m:r>
              <m:t>y</m:t>
            </m:r>
          </m:e>
          <m:lim>
            <m:r>
              <m:rPr>
                <m:sty m:val="p"/>
              </m:rPr>
              <m:t>∼</m:t>
            </m:r>
          </m:lim>
        </m:limLow>
        <m:r>
          <m:rPr>
            <m:sty m:val="p"/>
          </m:rPr>
          <m:t>=</m:t>
        </m:r>
        <m:sSup>
          <m:e>
            <m:r>
              <m:rPr>
                <m:sty m:val="bi"/>
              </m:rPr>
              <m:t>Q</m:t>
            </m:r>
          </m:e>
          <m:sup>
            <m:r>
              <m:rPr>
                <m:sty m:val="p"/>
              </m:rPr>
              <m:t>⊤</m:t>
            </m:r>
          </m:sup>
        </m:sSup>
        <m:sSub>
          <m:e>
            <m:limLow>
              <m:e>
                <m:r>
                  <m:t>q</m:t>
                </m:r>
              </m:e>
              <m:lim>
                <m:r>
                  <m:rPr>
                    <m:sty m:val="p"/>
                  </m:rPr>
                  <m:t>∼</m:t>
                </m:r>
              </m:lim>
            </m:limLow>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limLow>
          <m:e>
            <m:r>
              <m:t>y</m:t>
            </m:r>
          </m:e>
          <m:lim>
            <m:r>
              <m:rPr>
                <m:sty m:val="p"/>
              </m:rPr>
              <m:t>∼</m:t>
            </m:r>
          </m:lim>
        </m:limLow>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limLow>
                  <m:e>
                    <m:r>
                      <m:t>q</m:t>
                    </m:r>
                  </m:e>
                  <m:lim>
                    <m:r>
                      <m:rPr>
                        <m:sty m:val="p"/>
                      </m:rPr>
                      <m:t>∼</m:t>
                    </m:r>
                  </m:lim>
                </m:limLow>
              </m:e>
              <m:sub>
                <m:r>
                  <m:t>i</m:t>
                </m:r>
              </m:sub>
            </m:sSub>
          </m:e>
          <m:sup>
            <m:r>
              <m:rPr>
                <m:sty m:val="p"/>
              </m:rPr>
              <m:t>⊤</m:t>
            </m:r>
          </m:sup>
        </m:sSup>
        <m:r>
          <m:rPr>
            <m:sty m:val="bi"/>
          </m:rPr>
          <m:t>A</m:t>
        </m:r>
        <m:sSub>
          <m:e>
            <m:limLow>
              <m:e>
                <m:r>
                  <m:t>q</m:t>
                </m:r>
              </m:e>
              <m:lim>
                <m:r>
                  <m:rPr>
                    <m:sty m:val="p"/>
                  </m:rPr>
                  <m:t>∼</m:t>
                </m:r>
              </m:lim>
            </m:limLow>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506" w:name="exm-definite-eigenvalues"/>
    <w:p>
      <w:pPr>
        <w:pStyle w:val="BodyText"/>
      </w:pPr>
      <w:r>
        <w:rPr>
          <w:b/>
          <w:bCs/>
        </w:rPr>
        <w:t xml:space="preserve">Example 151 (Reading definiteness off the eigenvalues)</w:t>
      </w:r>
      <w:r>
        <w:t xml:space="preserve"> </w:t>
      </w:r>
      <w:r>
        <w:t xml:space="preserve"> </w:t>
      </w:r>
    </w:p>
    <w:p>
      <w:pPr>
        <w:pStyle w:val="Compact"/>
        <w:numPr>
          <w:ilvl w:val="0"/>
          <w:numId w:val="1078"/>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both positive, so it is positive definite.</w:t>
      </w:r>
    </w:p>
    <w:p>
      <w:pPr>
        <w:pStyle w:val="Compact"/>
        <w:numPr>
          <w:ilvl w:val="0"/>
          <w:numId w:val="1078"/>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150</w:t>
        </w:r>
      </w:hyperlink>
      <w:r>
        <w:t xml:space="preserve"> </w:t>
      </w:r>
      <w:r>
        <w:t xml:space="preserve">found directly.</w:t>
      </w:r>
    </w:p>
    <w:bookmarkEnd w:id="506"/>
    <w:bookmarkStart w:id="507" w:name="thm-pd-inverse"/>
    <w:p>
      <w:pPr>
        <w:pStyle w:val="FirstParagraph"/>
      </w:pPr>
      <w:r>
        <w:rPr>
          <w:b/>
          <w:bCs/>
        </w:rPr>
        <w:t xml:space="preserve">Theorem 81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101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507"/>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89</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9</w:t>
        </w:r>
      </w:hyperlink>
      <w:r>
        <w:t xml:space="preserve">.</w:t>
      </w:r>
      <w:r>
        <w:t xml:space="preserve"> </w:t>
      </w:r>
      <w:r>
        <w:t xml:space="preserve">For</w:t>
      </w:r>
      <w:r>
        <w:t xml:space="preserve"> </w:t>
      </w:r>
      <m:oMath>
        <m:limLow>
          <m:e>
            <m:r>
              <m:t>x</m:t>
            </m:r>
          </m:e>
          <m:lim>
            <m:r>
              <m:rPr>
                <m:sty m:val="p"/>
              </m:rPr>
              <m:t>∼</m:t>
            </m:r>
          </m:lim>
        </m:limLow>
        <m:r>
          <m:rPr>
            <m:sty m:val="p"/>
          </m:rPr>
          <m:t>≠</m:t>
        </m:r>
        <m:limLow>
          <m:e>
            <m:r>
              <m:t>0</m:t>
            </m:r>
          </m:e>
          <m:lim>
            <m:r>
              <m:rPr>
                <m:sty m:val="p"/>
              </m:rPr>
              <m:t>∼</m:t>
            </m:r>
          </m:lim>
        </m:limLow>
      </m:oMath>
      <w:r>
        <w:t xml:space="preserve">, let</w:t>
      </w:r>
      <w:r>
        <w:t xml:space="preserve"> </w:t>
      </w:r>
      <m:oMath>
        <m:limLow>
          <m:e>
            <m:r>
              <m:t>y</m:t>
            </m:r>
          </m:e>
          <m:lim>
            <m:r>
              <m:rPr>
                <m:sty m:val="p"/>
              </m:rPr>
              <m:t>∼</m:t>
            </m:r>
          </m:lim>
        </m:limLow>
        <m:r>
          <m:rPr>
            <m:sty m:val="p"/>
          </m:rPr>
          <m:t>=</m:t>
        </m:r>
        <m:sSup>
          <m:e>
            <m:r>
              <m:rPr>
                <m:sty m:val="bi"/>
              </m:rPr>
              <m:t>Q</m:t>
            </m:r>
          </m:e>
          <m:sup>
            <m:r>
              <m:rPr>
                <m:sty m:val="p"/>
              </m:rPr>
              <m:t>⊤</m:t>
            </m:r>
          </m:sup>
        </m:sSup>
        <m:limLow>
          <m:e>
            <m:r>
              <m:t>x</m:t>
            </m:r>
          </m:e>
          <m:lim>
            <m:r>
              <m:rPr>
                <m:sty m:val="p"/>
              </m:rPr>
              <m:t>∼</m:t>
            </m:r>
          </m:lim>
        </m:limLow>
      </m:oMath>
      <w:r>
        <w:t xml:space="preserve">,</w:t>
      </w:r>
      <w:r>
        <w:t xml:space="preserve"> </w:t>
      </w:r>
      <w:r>
        <w:t xml:space="preserve">which is not</w:t>
      </w:r>
      <w:r>
        <w:t xml:space="preserve"> </w:t>
      </w:r>
      <m:oMath>
        <m:limLow>
          <m:e>
            <m:r>
              <m:t>0</m:t>
            </m:r>
          </m:e>
          <m:lim>
            <m:r>
              <m:rPr>
                <m:sty m:val="p"/>
              </m:rPr>
              <m:t>∼</m:t>
            </m:r>
          </m:lim>
        </m:limLow>
      </m:oMath>
      <w:r>
        <w:t xml:space="preserve"> </w:t>
      </w:r>
      <w:r>
        <w:t xml:space="preserve">because</w:t>
      </w:r>
      <w:r>
        <w:t xml:space="preserve"> </w:t>
      </w:r>
      <m:oMath>
        <m:limLow>
          <m:e>
            <m:r>
              <m:t>x</m:t>
            </m:r>
          </m:e>
          <m:lim>
            <m:r>
              <m:rPr>
                <m:sty m:val="p"/>
              </m:rPr>
              <m:t>∼</m:t>
            </m:r>
          </m:lim>
        </m:limLow>
        <m:r>
          <m:rPr>
            <m:sty m:val="p"/>
          </m:rPr>
          <m:t>=</m:t>
        </m:r>
        <m:r>
          <m:rPr>
            <m:sty m:val="bi"/>
          </m:rPr>
          <m:t>Q</m:t>
        </m:r>
        <m:limLow>
          <m:e>
            <m:r>
              <m:t>y</m:t>
            </m:r>
          </m:e>
          <m:lim>
            <m:r>
              <m:rPr>
                <m:sty m:val="p"/>
              </m:rPr>
              <m:t>∼</m:t>
            </m:r>
          </m:lim>
        </m:limLow>
      </m:oMath>
      <w:r>
        <w:t xml:space="preserve">.</w:t>
      </w:r>
      <w:r>
        <w:t xml:space="preserve"> </w:t>
      </w:r>
      <w:r>
        <w:t xml:space="preserve">As in the proof of</w:t>
      </w:r>
      <w:r>
        <w:t xml:space="preserve"> </w:t>
      </w:r>
      <w:hyperlink w:anchor="thm-definite-eigenvalues">
        <w:r>
          <w:rPr>
            <w:rStyle w:val="Hyperlink"/>
          </w:rPr>
          <w:t xml:space="preserve">Theorem 80</w:t>
        </w:r>
      </w:hyperlink>
      <w:r>
        <w:t xml:space="preserve">:</w:t>
      </w:r>
    </w:p>
    <w:p>
      <w:pPr>
        <w:pStyle w:val="BodyText"/>
      </w:pPr>
      <m:oMathPara>
        <m:oMathParaPr>
          <m:jc m:val="center"/>
        </m:oMathParaPr>
        <m:oMath>
          <m:eqArr>
            <m:e>
              <m:sSup>
                <m:e>
                  <m:limLow>
                    <m:e>
                      <m:r>
                        <m:t>x</m:t>
                      </m:r>
                    </m:e>
                    <m:lim>
                      <m:r>
                        <m:rPr>
                          <m:sty m:val="p"/>
                        </m:rPr>
                        <m:t>∼</m:t>
                      </m:r>
                    </m:lim>
                  </m:limLow>
                </m:e>
                <m:sup>
                  <m:r>
                    <m:rPr>
                      <m:sty m:val="p"/>
                    </m:rPr>
                    <m:t>⊤</m:t>
                  </m:r>
                </m:sup>
              </m:sSup>
              <m:sSup>
                <m:e>
                  <m:r>
                    <m:rPr>
                      <m:sty m:val="bi"/>
                    </m:rPr>
                    <m:t>A</m:t>
                  </m:r>
                </m:e>
                <m:sup>
                  <m:r>
                    <m:rPr>
                      <m:sty m:val="p"/>
                    </m:rPr>
                    <m:t>−</m:t>
                  </m:r>
                  <m:r>
                    <m:t>1</m:t>
                  </m:r>
                </m:sup>
              </m:sSup>
              <m:limLow>
                <m:e>
                  <m:r>
                    <m:t>x</m:t>
                  </m:r>
                </m:e>
                <m:lim>
                  <m:r>
                    <m:rPr>
                      <m:sty m:val="p"/>
                    </m:rPr>
                    <m:t>∼</m:t>
                  </m:r>
                </m:lim>
              </m:limLow>
              <m:r>
                <m:t>&amp;</m:t>
              </m:r>
              <m:r>
                <m:rPr>
                  <m:sty m:val="p"/>
                </m:rPr>
                <m:t>=</m:t>
              </m:r>
              <m:sSup>
                <m:e>
                  <m:limLow>
                    <m:e>
                      <m:r>
                        <m:t>y</m:t>
                      </m:r>
                    </m:e>
                    <m:lim>
                      <m:r>
                        <m:rPr>
                          <m:sty m:val="p"/>
                        </m:rPr>
                        <m:t>∼</m:t>
                      </m:r>
                    </m:lim>
                  </m:limLow>
                </m:e>
                <m:sup>
                  <m:r>
                    <m:rPr>
                      <m:sty m:val="p"/>
                    </m:rPr>
                    <m:t>⊤</m:t>
                  </m:r>
                </m:sup>
              </m:sSup>
              <m:sSup>
                <m:e>
                  <m:r>
                    <m:rPr>
                      <m:sty m:val="b"/>
                    </m:rPr>
                    <m:t>Λ</m:t>
                  </m:r>
                </m:e>
                <m:sup>
                  <m:r>
                    <m:rPr>
                      <m:sty m:val="p"/>
                    </m:rPr>
                    <m:t>−</m:t>
                  </m:r>
                  <m:r>
                    <m:t>1</m:t>
                  </m:r>
                </m:sup>
              </m:sSup>
              <m:limLow>
                <m:e>
                  <m:r>
                    <m:t>y</m:t>
                  </m:r>
                </m:e>
                <m:lim>
                  <m:r>
                    <m:rPr>
                      <m:sty m:val="p"/>
                    </m:rPr>
                    <m:t>∼</m:t>
                  </m:r>
                </m:lim>
              </m:limLow>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508" w:name="exm-pd-inverse"/>
    <w:p>
      <w:pPr>
        <w:pStyle w:val="BodyText"/>
      </w:pPr>
      <w:r>
        <w:rPr>
          <w:b/>
          <w:bCs/>
        </w:rPr>
        <w:t xml:space="preserve">Example 152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146</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508"/>
    <w:bookmarkStart w:id="509" w:name="def-paraboloid"/>
    <w:p>
      <w:pPr>
        <w:pStyle w:val="FirstParagraph"/>
      </w:pPr>
      <w:r>
        <w:rPr>
          <w:b/>
          <w:bCs/>
        </w:rPr>
        <w:t xml:space="preserve">Definition 102 (Paraboloid)</w:t>
      </w:r>
      <w:r>
        <w:t xml:space="preserve"> </w:t>
      </w:r>
      <w:r>
        <w:t xml:space="preserve">A</w:t>
      </w:r>
      <w:r>
        <w:t xml:space="preserve"> </w:t>
      </w:r>
      <w:r>
        <w:rPr>
          <w:b/>
          <w:bCs/>
        </w:rPr>
        <w:t xml:space="preserve">paraboloid</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m:oMath>
        <m:r>
          <m:t>​</m:t>
        </m:r>
        <m:d>
          <m:dPr>
            <m:begChr m:val="{"/>
            <m:sepChr m:val=""/>
            <m:endChr m:val="}"/>
            <m:grow/>
          </m:dPr>
          <m:e>
            <m:r>
              <m:rPr>
                <m:sty m:val="p"/>
              </m:rPr>
              <m:t>(</m:t>
            </m:r>
            <m:limLow>
              <m:e>
                <m:r>
                  <m:t>x</m:t>
                </m:r>
              </m:e>
              <m:lim>
                <m:r>
                  <m:rPr>
                    <m:sty m:val="p"/>
                  </m:rPr>
                  <m:t>∼</m:t>
                </m:r>
              </m:lim>
            </m:limLow>
            <m:r>
              <m:rPr>
                <m:sty m:val="p"/>
              </m:rPr>
              <m:t>,</m:t>
            </m:r>
            <m:r>
              <m:t>f</m:t>
            </m:r>
            <m:r>
              <m:rPr>
                <m:sty m:val="p"/>
              </m:rPr>
              <m:t>(</m:t>
            </m:r>
            <m:limLow>
              <m:e>
                <m:r>
                  <m:t>x</m:t>
                </m:r>
              </m:e>
              <m:lim>
                <m:r>
                  <m:rPr>
                    <m:sty m:val="p"/>
                  </m:rPr>
                  <m:t>∼</m:t>
                </m:r>
              </m:lim>
            </m:limLow>
            <m:r>
              <m:rPr>
                <m:sty m:val="p"/>
              </m:rPr>
              <m:t>)</m:t>
            </m:r>
            <m:r>
              <m:rPr>
                <m:sty m:val="p"/>
              </m:rPr>
              <m:t>)</m:t>
            </m:r>
            <m:r>
              <m:rPr>
                <m:sty m:val="p"/>
              </m:rPr>
              <m:t>∣</m:t>
            </m:r>
            <m:limLow>
              <m:e>
                <m:r>
                  <m:t>x</m:t>
                </m:r>
              </m:e>
              <m:lim>
                <m:r>
                  <m:rPr>
                    <m:sty m:val="p"/>
                  </m:rPr>
                  <m:t>∼</m:t>
                </m:r>
              </m:lim>
            </m:limLow>
            <m:r>
              <m:rPr>
                <m:sty m:val="p"/>
              </m:rPr>
              <m:t>∈</m:t>
            </m:r>
            <m:sSup>
              <m:e>
                <m:r>
                  <m:rPr>
                    <m:scr m:val="double-struck"/>
                    <m:sty m:val="p"/>
                  </m:rPr>
                  <m:t>R</m:t>
                </m:r>
              </m:e>
              <m:sup>
                <m:r>
                  <m:t>p</m:t>
                </m:r>
              </m:sup>
            </m:sSup>
          </m:e>
        </m:d>
        <m:r>
          <m:t>​</m:t>
        </m:r>
      </m:oMath>
      <w:r>
        <w:t xml:space="preserve"> </w:t>
      </w:r>
      <w:r>
        <w:t xml:space="preserve">of a function</w:t>
      </w:r>
    </w:p>
    <w:p>
      <w:pPr>
        <w:pStyle w:val="BodyText"/>
      </w:pPr>
      <m:oMathPara>
        <m:oMathParaPr>
          <m:jc m:val="center"/>
        </m:oMathParaPr>
        <m:oMath>
          <m:r>
            <m:t>f</m:t>
          </m:r>
          <m:r>
            <m:rPr>
              <m:sty m:val="p"/>
            </m:rPr>
            <m:t>(</m:t>
          </m:r>
          <m:limLow>
            <m:e>
              <m:r>
                <m:t>x</m:t>
              </m:r>
            </m:e>
            <m:lim>
              <m:r>
                <m:rPr>
                  <m:sty m:val="p"/>
                </m:rPr>
                <m:t>∼</m:t>
              </m:r>
            </m:lim>
          </m:limLow>
          <m:r>
            <m:rPr>
              <m:sty m:val="p"/>
            </m:rPr>
            <m:t>)</m:t>
          </m:r>
          <m:r>
            <m:rPr>
              <m:sty m:val="p"/>
            </m:rPr>
            <m:t>=</m:t>
          </m:r>
          <m:sSup>
            <m:e>
              <m:limLow>
                <m:e>
                  <m:r>
                    <m:t>x</m:t>
                  </m:r>
                </m:e>
                <m:lim>
                  <m:r>
                    <m:rPr>
                      <m:sty m:val="p"/>
                    </m:rPr>
                    <m:t>∼</m:t>
                  </m:r>
                </m:lim>
              </m:limLow>
            </m:e>
            <m:sup>
              <m:r>
                <m:rPr>
                  <m:sty m:val="p"/>
                </m:rPr>
                <m:t>⊤</m:t>
              </m:r>
            </m:sup>
          </m:sSup>
          <m:r>
            <m:rPr>
              <m:sty m:val="bi"/>
            </m:rPr>
            <m:t>S</m:t>
          </m:r>
          <m:limLow>
            <m:e>
              <m:r>
                <m:t>x</m:t>
              </m:r>
            </m:e>
            <m:lim>
              <m:r>
                <m:rPr>
                  <m:sty m:val="p"/>
                </m:rPr>
                <m:t>∼</m:t>
              </m:r>
            </m:lim>
          </m:limLow>
          <m:r>
            <m:rPr>
              <m:sty m:val="p"/>
            </m:rPr>
            <m:t>+</m:t>
          </m:r>
          <m:limLow>
            <m:e>
              <m:r>
                <m:t>b</m:t>
              </m:r>
            </m:e>
            <m:lim>
              <m:r>
                <m:rPr>
                  <m:sty m:val="p"/>
                </m:rPr>
                <m:t>∼</m:t>
              </m:r>
            </m:lim>
          </m:limLow>
          <m:r>
            <m:rPr>
              <m:sty m:val="p"/>
            </m:rPr>
            <m:t>⋅</m:t>
          </m:r>
          <m:limLow>
            <m:e>
              <m:r>
                <m:t>x</m:t>
              </m:r>
            </m:e>
            <m:lim>
              <m:r>
                <m:rPr>
                  <m:sty m:val="p"/>
                </m:rPr>
                <m:t>∼</m:t>
              </m:r>
            </m:lim>
          </m:limLow>
          <m:r>
            <m:rPr>
              <m:sty m:val="p"/>
            </m:rPr>
            <m:t>+</m:t>
          </m:r>
          <m:r>
            <m:t>c</m:t>
          </m:r>
          <m:r>
            <m:rPr>
              <m:sty m:val="p"/>
            </m:rPr>
            <m:t>,</m:t>
          </m:r>
        </m:oMath>
      </m:oMathPara>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82</w:t>
        </w:r>
      </w:hyperlink>
      <w:r>
        <w:t xml:space="preserve">),</w:t>
      </w:r>
      <w:r>
        <w:t xml:space="preserve"> </w:t>
      </w:r>
      <m:oMath>
        <m:limLow>
          <m:e>
            <m:r>
              <m:t>b</m:t>
            </m:r>
          </m:e>
          <m:lim>
            <m:r>
              <m:rPr>
                <m:sty m:val="p"/>
              </m:rPr>
              <m:t>∼</m:t>
            </m:r>
          </m:lim>
        </m:limLow>
        <m:r>
          <m:rPr>
            <m:sty m:val="p"/>
          </m:rPr>
          <m:t>∈</m:t>
        </m:r>
        <m:sSup>
          <m:e>
            <m:r>
              <m:rPr>
                <m:scr m:val="double-struck"/>
                <m:sty m:val="p"/>
              </m:rPr>
              <m:t>R</m:t>
            </m:r>
          </m:e>
          <m:sup>
            <m:r>
              <m:t>p</m:t>
            </m:r>
          </m:sup>
        </m:sSup>
      </m:oMath>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90</w:t>
        </w:r>
      </w:hyperlink>
      <w:r>
        <w:t xml:space="preserve">).</w:t>
      </w:r>
    </w:p>
    <w:bookmarkEnd w:id="509"/>
    <w:bookmarkStart w:id="510" w:name="def-elliptic-paraboloid"/>
    <w:p>
      <w:pPr>
        <w:pStyle w:val="BodyText"/>
      </w:pPr>
      <w:r>
        <w:rPr>
          <w:b/>
          <w:bCs/>
        </w:rPr>
        <w:t xml:space="preserve">Definition 103 (Elliptic paraboloid)</w:t>
      </w:r>
      <w:r>
        <w:t xml:space="preserve"> </w:t>
      </w:r>
      <w:r>
        <w:t xml:space="preserve">The paraboloid of</w:t>
      </w:r>
      <w:r>
        <w:t xml:space="preserve"> </w:t>
      </w:r>
      <w:hyperlink w:anchor="def-paraboloid">
        <w:r>
          <w:rPr>
            <w:rStyle w:val="Hyperlink"/>
          </w:rPr>
          <w:t xml:space="preserve">Definition 102</w:t>
        </w:r>
      </w:hyperlink>
      <w:r>
        <w:t xml:space="preserve"> </w:t>
      </w:r>
      <w:r>
        <w:t xml:space="preserve">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101</w:t>
        </w:r>
      </w:hyperlink>
      <w:r>
        <w:t xml:space="preserve">);</w:t>
      </w:r>
      <w:r>
        <w:t xml:space="preserve"> </w:t>
      </w:r>
      <w:r>
        <w:t xml:space="preserve">it is then a bowl that opens upward.</w:t>
      </w:r>
    </w:p>
    <w:bookmarkEnd w:id="510"/>
    <w:bookmarkStart w:id="512" w:name="exm-paraboloid"/>
    <w:p>
      <w:pPr>
        <w:pStyle w:val="BodyText"/>
      </w:pPr>
      <w:r>
        <w:rPr>
          <w:b/>
          <w:bCs/>
        </w:rPr>
        <w:t xml:space="preserve">Example 153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m:oMath>
        <m:limLow>
          <m:e>
            <m:r>
              <m:t>b</m:t>
            </m:r>
          </m:e>
          <m:lim>
            <m:r>
              <m:rPr>
                <m:sty m:val="p"/>
              </m:rPr>
              <m:t>∼</m:t>
            </m:r>
          </m:lim>
        </m:limLow>
        <m:r>
          <m:rPr>
            <m:sty m:val="p"/>
          </m:rPr>
          <m:t>=</m:t>
        </m:r>
        <m:sSub>
          <m:e>
            <m:limLow>
              <m:e>
                <m:r>
                  <m:t>0</m:t>
                </m:r>
              </m:e>
              <m:lim>
                <m:r>
                  <m:rPr>
                    <m:sty m:val="p"/>
                  </m:rPr>
                  <m:t>∼</m:t>
                </m:r>
              </m:lim>
            </m:limLow>
          </m:e>
          <m:sub>
            <m:r>
              <m:t>2</m:t>
            </m:r>
            <m:r>
              <m:rPr>
                <m:sty m:val="p"/>
              </m:rPr>
              <m:t>×</m:t>
            </m:r>
            <m:r>
              <m:t>1</m:t>
            </m:r>
          </m:sub>
        </m:sSub>
      </m:oMath>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150</w:t>
        </w:r>
      </w:hyperlink>
      <w:r>
        <w:t xml:space="preserve">),</w:t>
      </w:r>
      <w:r>
        <w:t xml:space="preserve"> </w:t>
      </w:r>
      <w:r>
        <w:t xml:space="preserve">so the graph of</w:t>
      </w:r>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sSup>
                <m:e>
                  <m:limLow>
                    <m:e>
                      <m:r>
                        <m:t>x</m:t>
                      </m:r>
                    </m:e>
                    <m:lim>
                      <m:r>
                        <m:rPr>
                          <m:sty m:val="p"/>
                        </m:rPr>
                        <m:t>∼</m:t>
                      </m:r>
                    </m:lim>
                  </m:limLow>
                </m:e>
                <m:sup>
                  <m:r>
                    <m:rPr>
                      <m:sty m:val="p"/>
                    </m:rPr>
                    <m:t>⊤</m:t>
                  </m:r>
                </m:sup>
              </m:sSup>
              <m:sSub>
                <m:e>
                  <m:r>
                    <m:rPr>
                      <m:sty m:val="bi"/>
                    </m:rPr>
                    <m:t>I</m:t>
                  </m:r>
                </m:e>
                <m:sub>
                  <m:r>
                    <m:t>2</m:t>
                  </m:r>
                </m:sub>
              </m:sSub>
              <m:limLow>
                <m:e>
                  <m:r>
                    <m:t>x</m:t>
                  </m:r>
                </m:e>
                <m:lim>
                  <m:r>
                    <m:rPr>
                      <m:sty m:val="p"/>
                    </m:rPr>
                    <m:t>∼</m:t>
                  </m:r>
                </m:lim>
              </m:limLow>
            </m:e>
            <m:e>
              <m:r>
                <m:t>&amp;</m:t>
              </m:r>
              <m:r>
                <m:rPr>
                  <m:sty m:val="p"/>
                </m:rPr>
                <m:t>=</m:t>
              </m:r>
              <m:sSubSup>
                <m:e>
                  <m:r>
                    <m:t>x</m:t>
                  </m:r>
                </m:e>
                <m:sub>
                  <m:r>
                    <m:t>1</m:t>
                  </m:r>
                </m:sub>
                <m:sup>
                  <m:r>
                    <m:t>2</m:t>
                  </m:r>
                </m:sup>
              </m:sSubSup>
              <m:r>
                <m:rPr>
                  <m:sty m:val="p"/>
                </m:rPr>
                <m:t>+</m:t>
              </m:r>
              <m:sSubSup>
                <m:e>
                  <m:r>
                    <m:t>x</m:t>
                  </m:r>
                </m:e>
                <m:sub>
                  <m:r>
                    <m:t>2</m:t>
                  </m:r>
                </m:sub>
                <m:sup>
                  <m:r>
                    <m:t>2</m:t>
                  </m:r>
                </m:sup>
              </m:sSubSup>
            </m:e>
          </m:eqArr>
        </m:oMath>
      </m:oMathPara>
    </w:p>
    <w:p>
      <w:pPr>
        <w:pStyle w:val="FirstParagraph"/>
      </w:pPr>
      <w:r>
        <w:t xml:space="preserve">is an elliptic paraboloid.</w:t>
      </w:r>
      <w:r>
        <w:t xml:space="preserve"> </w:t>
      </w:r>
      <w:r>
        <w:t xml:space="preserve">At</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m:oMath>
        <m:r>
          <m:t>f</m:t>
        </m:r>
        <m:r>
          <m:rPr>
            <m:sty m:val="p"/>
          </m:rPr>
          <m:t>(</m:t>
        </m:r>
        <m:limLow>
          <m:e>
            <m:r>
              <m:t>x</m:t>
            </m:r>
          </m:e>
          <m:lim>
            <m:r>
              <m:rPr>
                <m:sty m:val="p"/>
              </m:rPr>
              <m:t>∼</m:t>
            </m:r>
          </m:lim>
        </m:limLow>
        <m:r>
          <m:rPr>
            <m:sty m:val="p"/>
          </m:rPr>
          <m:t>)</m:t>
        </m:r>
        <m:r>
          <m:rPr>
            <m:sty m:val="p"/>
          </m:rPr>
          <m:t>=</m:t>
        </m:r>
        <m:r>
          <m:t>0</m:t>
        </m:r>
      </m:oMath>
      <w:r>
        <w:t xml:space="preserve">;</w:t>
      </w:r>
      <w:r>
        <w:t xml:space="preserve"> </w:t>
      </w:r>
      <w:r>
        <w:t xml:space="preserve">at</w:t>
      </w:r>
      <w:r>
        <w:t xml:space="preserve"> </w:t>
      </w:r>
      <m:oMath>
        <m:limLow>
          <m:e>
            <m:r>
              <m:t>x</m:t>
            </m:r>
          </m:e>
          <m:lim>
            <m:r>
              <m:rPr>
                <m:sty m:val="p"/>
              </m:rPr>
              <m:t>∼</m:t>
            </m:r>
          </m:lim>
        </m:limLow>
        <m:r>
          <m:rPr>
            <m:sty m:val="p"/>
          </m:rPr>
          <m:t>=</m:t>
        </m:r>
        <m:r>
          <m:rPr>
            <m:sty m:val="p"/>
          </m:rPr>
          <m:t>(</m:t>
        </m:r>
        <m:r>
          <m:t>1</m:t>
        </m:r>
        <m:r>
          <m:rPr>
            <m:sty m:val="p"/>
          </m:rPr>
          <m:t>,</m:t>
        </m:r>
        <m:r>
          <m:t>1</m:t>
        </m:r>
        <m:r>
          <m:rPr>
            <m:sty m:val="p"/>
          </m:rPr>
          <m:t>)</m:t>
        </m:r>
      </m:oMath>
      <w:r>
        <w:t xml:space="preserve">,</w:t>
      </w:r>
      <w:r>
        <w:t xml:space="preserve"> </w:t>
      </w:r>
      <m:oMath>
        <m:r>
          <m:t>f</m:t>
        </m:r>
        <m:r>
          <m:rPr>
            <m:sty m:val="p"/>
          </m:rPr>
          <m:t>(</m:t>
        </m:r>
        <m:limLow>
          <m:e>
            <m:r>
              <m:t>x</m:t>
            </m:r>
          </m:e>
          <m:lim>
            <m:r>
              <m:rPr>
                <m:sty m:val="p"/>
              </m:rPr>
              <m:t>∼</m:t>
            </m:r>
          </m:lim>
        </m:limLow>
        <m:r>
          <m:rPr>
            <m:sty m:val="p"/>
          </m:rPr>
          <m:t>)</m:t>
        </m:r>
        <m:r>
          <m:rPr>
            <m:sty m:val="p"/>
          </m:rPr>
          <m:t>=</m:t>
        </m:r>
        <m:r>
          <m:t>2</m:t>
        </m:r>
      </m:oMath>
      <w:r>
        <w:t xml:space="preserve">;</w:t>
      </w:r>
      <w:r>
        <w:t xml:space="preserve"> </w:t>
      </w:r>
      <w:r>
        <w:t xml:space="preserve">and</w:t>
      </w:r>
      <w:r>
        <w:t xml:space="preserve"> </w:t>
      </w:r>
      <m:oMath>
        <m:r>
          <m:t>f</m:t>
        </m:r>
        <m:r>
          <m:rPr>
            <m:sty m:val="p"/>
          </m:rPr>
          <m:t>(</m:t>
        </m:r>
        <m:limLow>
          <m:e>
            <m:r>
              <m:t>x</m:t>
            </m:r>
          </m:e>
          <m:lim>
            <m:r>
              <m:rPr>
                <m:sty m:val="p"/>
              </m:rPr>
              <m:t>∼</m:t>
            </m:r>
          </m:lim>
        </m:limLow>
        <m:r>
          <m:rPr>
            <m:sty m:val="p"/>
          </m:rPr>
          <m:t>)</m:t>
        </m:r>
        <m:r>
          <m:rPr>
            <m:sty m:val="p"/>
          </m:rPr>
          <m:t>&gt;</m:t>
        </m:r>
        <m:r>
          <m:t>0</m:t>
        </m:r>
      </m:oMath>
      <w:r>
        <w:t xml:space="preserve"> </w:t>
      </w:r>
      <w:r>
        <w:t xml:space="preserve">at every</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511"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511"/>
        </w:tc>
      </w:tr>
    </w:tbl>
    <w:bookmarkEnd w:id="512"/>
    <w:bookmarkStart w:id="513" w:name="def-matrix-induced-inner-product"/>
    <w:p>
      <w:pPr>
        <w:pStyle w:val="BodyText"/>
      </w:pPr>
      <w:r>
        <w:rPr>
          <w:b/>
          <w:bCs/>
        </w:rPr>
        <w:t xml:space="preserve">Definition 104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&gt;</m:t>
        </m:r>
        <m:r>
          <m:t>0</m:t>
        </m:r>
      </m:oMath>
      <w:r>
        <w:t xml:space="preserve"> </w:t>
      </w:r>
      <w:r>
        <w:t xml:space="preserve">for all nonzero</w:t>
      </w:r>
      <w:r>
        <w:t xml:space="preserve"> </w:t>
      </w:r>
      <m:oMath>
        <m:limLow>
          <m:e>
            <m:r>
              <m:t>x</m:t>
            </m:r>
          </m:e>
          <m:lim>
            <m:r>
              <m:rPr>
                <m:sty m:val="p"/>
              </m:rPr>
              <m:t>∼</m:t>
            </m:r>
          </m:lim>
        </m:limLow>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limUpp>
            <m:e>
              <m:r>
                <m:rPr>
                  <m:sty m:val="p"/>
                </m:rPr>
                <m:t>=</m:t>
              </m:r>
            </m:e>
            <m:lim>
              <m:r>
                <m:rPr>
                  <m:nor/>
                  <m:sty m:val="p"/>
                </m:rPr>
                <m:t>def</m:t>
              </m:r>
            </m:lim>
          </m:limUpp>
          <m:sSup>
            <m:e>
              <m:limLow>
                <m:e>
                  <m:r>
                    <m:t>x</m:t>
                  </m:r>
                </m:e>
                <m:lim>
                  <m:r>
                    <m:rPr>
                      <m:sty m:val="p"/>
                    </m:rPr>
                    <m:t>∼</m:t>
                  </m:r>
                </m:lim>
              </m:limLow>
            </m:e>
            <m:sup>
              <m:r>
                <m:rPr>
                  <m:sty m:val="p"/>
                </m:rPr>
                <m:t>⊤</m:t>
              </m:r>
            </m:sup>
          </m:sSup>
          <m:r>
            <m:rPr>
              <m:sty m:val="bi"/>
            </m:rPr>
            <m:t>A</m:t>
          </m:r>
          <m:limLow>
            <m:e>
              <m:r>
                <m:t>y</m:t>
              </m:r>
            </m:e>
            <m:lim>
              <m:r>
                <m:rPr>
                  <m:sty m:val="p"/>
                </m:rPr>
                <m:t>∼</m:t>
              </m:r>
            </m:lim>
          </m:limLow>
          <m:r>
            <m:rPr>
              <m:sty m:val="p"/>
            </m:rPr>
            <m:t>.</m:t>
          </m:r>
        </m:oMath>
      </m:oMathPara>
    </w:p>
    <w:bookmarkEnd w:id="513"/>
    <w:bookmarkStart w:id="514" w:name="exm-matrix-induced-inner-product"/>
    <w:p>
      <w:pPr>
        <w:pStyle w:val="FirstParagraph"/>
      </w:pPr>
      <w:r>
        <w:rPr>
          <w:b/>
          <w:bCs/>
        </w:rPr>
        <w:t xml:space="preserve">Example 154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limLow>
          <m:e>
            <m:r>
              <m:t>x</m:t>
            </m:r>
          </m:e>
          <m:lim>
            <m:r>
              <m:rPr>
                <m:sty m:val="p"/>
              </m:rPr>
              <m:t>∼</m:t>
            </m:r>
          </m:lim>
        </m:limLow>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A</m:t>
              </m:r>
              <m:limLow>
                <m:e>
                  <m:r>
                    <m:t>x</m:t>
                  </m:r>
                </m:e>
                <m:lim>
                  <m:r>
                    <m:rPr>
                      <m:sty m:val="p"/>
                    </m:rPr>
                    <m:t>∼</m:t>
                  </m:r>
                </m:lim>
              </m:limLow>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vectors</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r>
                <m:t>&amp;</m:t>
              </m:r>
              <m:r>
                <m:rPr>
                  <m:sty m:val="p"/>
                </m:rPr>
                <m:t>=</m:t>
              </m:r>
              <m:sSup>
                <m:e>
                  <m:limLow>
                    <m:e>
                      <m:r>
                        <m:t>x</m:t>
                      </m:r>
                    </m:e>
                    <m:lim>
                      <m:r>
                        <m:rPr>
                          <m:sty m:val="p"/>
                        </m:rPr>
                        <m:t>∼</m:t>
                      </m:r>
                    </m:lim>
                  </m:limLow>
                </m:e>
                <m:sup>
                  <m:r>
                    <m:rPr>
                      <m:sty m:val="p"/>
                    </m:rPr>
                    <m:t>⊤</m:t>
                  </m:r>
                </m:sup>
              </m:sSup>
              <m:r>
                <m:rPr>
                  <m:sty m:val="bi"/>
                </m:rPr>
                <m:t>A</m:t>
              </m:r>
              <m:limLow>
                <m:e>
                  <m:r>
                    <m:t>y</m:t>
                  </m:r>
                </m:e>
                <m:lim>
                  <m:r>
                    <m:rPr>
                      <m:sty m:val="p"/>
                    </m:rPr>
                    <m:t>∼</m:t>
                  </m:r>
                </m:lim>
              </m:limLow>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32</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sSub>
              <m:e>
                <m:r>
                  <m:rPr>
                    <m:sty m:val="bi"/>
                  </m:rPr>
                  <m:t>I</m:t>
                </m:r>
              </m:e>
              <m:sub>
                <m:r>
                  <m:t>p</m:t>
                </m:r>
              </m:sub>
            </m:sSub>
          </m:sub>
        </m:sSub>
        <m:r>
          <m:rPr>
            <m:sty m:val="p"/>
          </m:rPr>
          <m:t>=</m:t>
        </m:r>
        <m:limLow>
          <m:e>
            <m:r>
              <m:t>x</m:t>
            </m:r>
          </m:e>
          <m:lim>
            <m:r>
              <m:rPr>
                <m:sty m:val="p"/>
              </m:rPr>
              <m:t>∼</m:t>
            </m:r>
          </m:lim>
        </m:limLow>
        <m:r>
          <m:rPr>
            <m:sty m:val="p"/>
          </m:rPr>
          <m:t>⋅</m:t>
        </m:r>
        <m:limLow>
          <m:e>
            <m:r>
              <m:t>y</m:t>
            </m:r>
          </m:e>
          <m:lim>
            <m:r>
              <m:rPr>
                <m:sty m:val="p"/>
              </m:rPr>
              <m:t>∼</m:t>
            </m:r>
          </m:lim>
        </m:limLow>
      </m:oMath>
      <w:r>
        <w:t xml:space="preserve">.</w:t>
      </w:r>
    </w:p>
    <w:bookmarkEnd w:id="514"/>
    <w:bookmarkStart w:id="515" w:name="thm-matrix-induced-inner-product"/>
    <w:p>
      <w:pPr>
        <w:pStyle w:val="BodyText"/>
      </w:pPr>
      <w:r>
        <w:rPr>
          <w:b/>
          <w:bCs/>
        </w:rPr>
        <w:t xml:space="preserve">Theorem 82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r>
          <m:rPr>
            <m:sty m:val="p"/>
          </m:rPr>
          <m:t>=</m:t>
        </m:r>
        <m:sSup>
          <m:e>
            <m:limLow>
              <m:e>
                <m:r>
                  <m:t>x</m:t>
                </m:r>
              </m:e>
              <m:lim>
                <m:r>
                  <m:rPr>
                    <m:sty m:val="p"/>
                  </m:rPr>
                  <m:t>∼</m:t>
                </m:r>
              </m:lim>
            </m:limLow>
          </m:e>
          <m:sup>
            <m:r>
              <m:rPr>
                <m:sty m:val="p"/>
              </m:rPr>
              <m:t>⊤</m:t>
            </m:r>
          </m:sup>
        </m:sSup>
        <m:r>
          <m:rPr>
            <m:sty m:val="bi"/>
          </m:rPr>
          <m:t>A</m:t>
        </m:r>
        <m:limLow>
          <m:e>
            <m:r>
              <m:t>y</m:t>
            </m:r>
          </m:e>
          <m:lim>
            <m:r>
              <m:rPr>
                <m:sty m:val="p"/>
              </m:rPr>
              <m:t>∼</m:t>
            </m:r>
          </m:lim>
        </m:limLow>
      </m:oMath>
      <w:r>
        <w:t xml:space="preserve"> </w:t>
      </w:r>
      <w:r>
        <w:t xml:space="preserve">satisfies the four inner product axioms (</w:t>
      </w:r>
      <w:hyperlink w:anchor="def-inner-product">
        <w:r>
          <w:rPr>
            <w:rStyle w:val="Hyperlink"/>
          </w:rPr>
          <w:t xml:space="preserve">Definition 68</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sSub>
          <m:e>
            <m:r>
              <m:t>​</m:t>
            </m:r>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69</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97</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99</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r>
          <m:t>​</m:t>
        </m:r>
      </m:oMath>
      <w:r>
        <w:t xml:space="preserve">, where</w:t>
      </w:r>
      <w:r>
        <w:t xml:space="preserve"> </w:t>
      </w:r>
      <m:oMath>
        <m:sSub>
          <m:e>
            <m:limLow>
              <m:e>
                <m:r>
                  <m:t>e</m:t>
                </m:r>
              </m:e>
              <m:lim>
                <m:r>
                  <m:rPr>
                    <m:sty m:val="p"/>
                  </m:rPr>
                  <m:t>∼</m:t>
                </m:r>
              </m:lim>
            </m:limLow>
          </m:e>
          <m:sub>
            <m:r>
              <m:t>1</m:t>
            </m:r>
          </m:sub>
        </m:sSub>
        <m:r>
          <m:rPr>
            <m:sty m:val="p"/>
          </m:rPr>
          <m:t>,</m:t>
        </m:r>
        <m:r>
          <m:rPr>
            <m:sty m:val="p"/>
          </m:rPr>
          <m:t>…</m:t>
        </m:r>
        <m:r>
          <m:rPr>
            <m:sty m:val="p"/>
          </m:rPr>
          <m:t>,</m:t>
        </m:r>
        <m:sSub>
          <m:e>
            <m:limLow>
              <m:e>
                <m:r>
                  <m:t>e</m:t>
                </m:r>
              </m:e>
              <m:lim>
                <m:r>
                  <m:rPr>
                    <m:sty m:val="p"/>
                  </m:rPr>
                  <m:t>∼</m:t>
                </m:r>
              </m:lim>
            </m:limLow>
          </m:e>
          <m:sub>
            <m:r>
              <m:t>p</m:t>
            </m:r>
          </m:sub>
        </m:sSub>
      </m:oMath>
      <w:r>
        <w:t xml:space="preserve"> </w:t>
      </w:r>
      <w:r>
        <w:t xml:space="preserve">are the standard basis vectors (</w:t>
      </w:r>
      <w:hyperlink w:anchor="def-indicator-vector">
        <w:r>
          <w:rPr>
            <w:rStyle w:val="Hyperlink"/>
          </w:rPr>
          <w:t xml:space="preserve">Definition 14</w:t>
        </w:r>
      </w:hyperlink>
      <w:r>
        <w:t xml:space="preserve">).</w:t>
      </w:r>
    </w:p>
    <w:bookmarkEnd w:id="515"/>
    <w:p>
      <w:pPr>
        <w:pStyle w:val="BodyText"/>
      </w:pPr>
      <w:r>
        <w:rPr>
          <w:i/>
          <w:iCs/>
        </w:rPr>
        <w:t xml:space="preserve">Proof</w:t>
      </w:r>
      <w:r>
        <w:t xml:space="preserve">. </w:t>
      </w:r>
    </w:p>
    <w:p>
      <w:pPr>
        <w:pStyle w:val="Compact"/>
        <w:numPr>
          <w:ilvl w:val="0"/>
          <w:numId w:val="1079"/>
        </w:numPr>
      </w:pPr>
      <w:r>
        <w:rPr>
          <w:b/>
          <w:bCs/>
        </w:rPr>
        <w:t xml:space="preserve">positivity</w:t>
      </w:r>
      <w:r>
        <w:t xml:space="preserve">:</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sSub>
          <m:e>
            <m:r>
              <m:t>​</m:t>
            </m:r>
          </m:e>
          <m:sub>
            <m:r>
              <m:rPr>
                <m:sty m:val="bi"/>
              </m:rPr>
              <m:t>A</m:t>
            </m:r>
          </m:sub>
        </m:sSub>
        <m:r>
          <m:rPr>
            <m:sty m:val="p"/>
          </m:rPr>
          <m:t>=</m:t>
        </m:r>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r>
          <m:t>0</m:t>
        </m:r>
      </m:oMath>
      <w:r>
        <w:t xml:space="preserve"> </w:t>
      </w:r>
      <w:r>
        <w:t xml:space="preserve">for all</w:t>
      </w:r>
      <w:r>
        <w:t xml:space="preserve"> </w:t>
      </w:r>
      <m:oMath>
        <m:limLow>
          <m:e>
            <m:r>
              <m:t>x</m:t>
            </m:r>
          </m:e>
          <m:lim>
            <m:r>
              <m:rPr>
                <m:sty m:val="p"/>
              </m:rPr>
              <m:t>∼</m:t>
            </m:r>
          </m:lim>
        </m:limLow>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Compact"/>
        <w:numPr>
          <w:ilvl w:val="0"/>
          <w:numId w:val="1079"/>
        </w:numPr>
      </w:pPr>
      <w:r>
        <w:rPr>
          <w:b/>
          <w:bCs/>
        </w:rPr>
        <w:t xml:space="preserve">definiteness</w:t>
      </w:r>
      <w:r>
        <w:t xml:space="preserve">:</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sSub>
          <m:e>
            <m:r>
              <m:t>​</m:t>
            </m:r>
          </m:e>
          <m:sub>
            <m:r>
              <m:rPr>
                <m:sty m:val="bi"/>
              </m:rPr>
              <m:t>A</m:t>
            </m:r>
          </m:sub>
        </m:sSub>
        <m:r>
          <m:rPr>
            <m:sty m:val="p"/>
          </m:rPr>
          <m:t>=</m:t>
        </m:r>
        <m:r>
          <m:t>0</m:t>
        </m:r>
      </m:oMath>
      <w:r>
        <w:t xml:space="preserve"> </w:t>
      </w:r>
      <w:r>
        <w:t xml:space="preserve">if and only if</w:t>
      </w:r>
      <w:r>
        <w:t xml:space="preserve"> </w:t>
      </w:r>
      <m:oMath>
        <m:limLow>
          <m:e>
            <m:r>
              <m:t>x</m:t>
            </m:r>
          </m:e>
          <m:lim>
            <m:r>
              <m:rPr>
                <m:sty m:val="p"/>
              </m:rPr>
              <m:t>∼</m:t>
            </m:r>
          </m:lim>
        </m:limLow>
        <m:r>
          <m:rPr>
            <m:sty m:val="p"/>
          </m:rPr>
          <m:t>=</m:t>
        </m:r>
        <m:sSub>
          <m:e>
            <m:limLow>
              <m:e>
                <m:r>
                  <m:t>0</m:t>
                </m:r>
              </m:e>
              <m:lim>
                <m:r>
                  <m:rPr>
                    <m:sty m:val="p"/>
                  </m:rPr>
                  <m:t>∼</m:t>
                </m:r>
              </m:lim>
            </m:limLow>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101</w:t>
        </w:r>
      </w:hyperlink>
      <w:r>
        <w:t xml:space="preserve">);</w:t>
      </w:r>
    </w:p>
    <w:p>
      <w:pPr>
        <w:pStyle w:val="Compact"/>
        <w:numPr>
          <w:ilvl w:val="0"/>
          <w:numId w:val="1079"/>
        </w:numPr>
      </w:pPr>
      <w:r>
        <w:rPr>
          <w:b/>
          <w:bCs/>
        </w:rPr>
        <w:t xml:space="preserve">linearity in the first slot</w:t>
      </w:r>
      <w:r>
        <w:t xml:space="preserve">: for all</w:t>
      </w:r>
      <w:r>
        <w:t xml:space="preserve"> </w:t>
      </w:r>
      <m:oMath>
        <m:limLow>
          <m:e>
            <m:r>
              <m:t>x</m:t>
            </m:r>
          </m:e>
          <m:lim>
            <m:r>
              <m:rPr>
                <m:sty m:val="p"/>
              </m:rPr>
              <m:t>∼</m:t>
            </m:r>
          </m:lim>
        </m:limLow>
        <m:r>
          <m:rPr>
            <m:sty m:val="p"/>
          </m:rPr>
          <m:t>,</m:t>
        </m:r>
        <m:limLow>
          <m:e>
            <m:r>
              <m:t>y</m:t>
            </m:r>
          </m:e>
          <m:lim>
            <m:r>
              <m:rPr>
                <m:sty m:val="p"/>
              </m:rPr>
              <m:t>∼</m:t>
            </m:r>
          </m:lim>
        </m:limLow>
        <m:r>
          <m:rPr>
            <m:sty m:val="p"/>
          </m:rPr>
          <m:t>,</m:t>
        </m:r>
        <m:limLow>
          <m:e>
            <m:r>
              <m:t>z</m:t>
            </m:r>
          </m:e>
          <m:lim>
            <m:r>
              <m:rPr>
                <m:sty m:val="p"/>
              </m:rPr>
              <m:t>∼</m:t>
            </m:r>
          </m:lim>
        </m:limLow>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r>
                <m:t>​</m:t>
              </m:r>
              <m:d>
                <m:dPr>
                  <m:begChr m:val="⟨"/>
                  <m:sepChr m:val=""/>
                  <m:endChr m:val="⟩"/>
                  <m:grow/>
                </m:dPr>
                <m:e>
                  <m:r>
                    <m:t>a</m:t>
                  </m:r>
                  <m:r>
                    <m:t> </m:t>
                  </m:r>
                  <m:limLow>
                    <m:e>
                      <m:r>
                        <m:t>x</m:t>
                      </m:r>
                    </m:e>
                    <m:lim>
                      <m:r>
                        <m:rPr>
                          <m:sty m:val="p"/>
                        </m:rPr>
                        <m:t>∼</m:t>
                      </m:r>
                    </m:lim>
                  </m:limLow>
                  <m:r>
                    <m:rPr>
                      <m:sty m:val="p"/>
                    </m:rPr>
                    <m:t>+</m:t>
                  </m:r>
                  <m:r>
                    <m:t>b</m:t>
                  </m:r>
                  <m:r>
                    <m:t> </m:t>
                  </m:r>
                  <m:limLow>
                    <m:e>
                      <m:r>
                        <m:t>y</m:t>
                      </m:r>
                    </m:e>
                    <m:lim>
                      <m:r>
                        <m:rPr>
                          <m:sty m:val="p"/>
                        </m:rPr>
                        <m:t>∼</m:t>
                      </m:r>
                    </m:lim>
                  </m:limLow>
                  <m:r>
                    <m:rPr>
                      <m:sty m:val="p"/>
                    </m:rPr>
                    <m:t>,</m:t>
                  </m:r>
                  <m:limLow>
                    <m:e>
                      <m:r>
                        <m:t>z</m:t>
                      </m:r>
                    </m:e>
                    <m:lim>
                      <m:r>
                        <m:rPr>
                          <m:sty m:val="p"/>
                        </m:rPr>
                        <m:t>∼</m:t>
                      </m:r>
                    </m:lim>
                  </m:limLow>
                </m:e>
              </m:d>
              <m:sSub>
                <m:e>
                  <m:r>
                    <m:t>​</m:t>
                  </m:r>
                </m:e>
                <m:sub>
                  <m:r>
                    <m:rPr>
                      <m:sty m:val="bi"/>
                    </m:rPr>
                    <m:t>A</m:t>
                  </m:r>
                </m:sub>
              </m:sSub>
              <m:r>
                <m:t>&amp;</m:t>
              </m:r>
              <m:r>
                <m:rPr>
                  <m:sty m:val="p"/>
                </m:rPr>
                <m:t>=</m:t>
              </m:r>
              <m:sSup>
                <m:e>
                  <m:r>
                    <m:rPr>
                      <m:sty m:val="p"/>
                    </m:rPr>
                    <m:t>(</m:t>
                  </m:r>
                  <m:r>
                    <m:t>a</m:t>
                  </m:r>
                  <m:r>
                    <m:t> </m:t>
                  </m:r>
                  <m:limLow>
                    <m:e>
                      <m:r>
                        <m:t>x</m:t>
                      </m:r>
                    </m:e>
                    <m:lim>
                      <m:r>
                        <m:rPr>
                          <m:sty m:val="p"/>
                        </m:rPr>
                        <m:t>∼</m:t>
                      </m:r>
                    </m:lim>
                  </m:limLow>
                  <m:r>
                    <m:rPr>
                      <m:sty m:val="p"/>
                    </m:rPr>
                    <m:t>+</m:t>
                  </m:r>
                  <m:r>
                    <m:t>b</m:t>
                  </m:r>
                  <m:r>
                    <m:t> </m:t>
                  </m:r>
                  <m:limLow>
                    <m:e>
                      <m:r>
                        <m:t>y</m:t>
                      </m:r>
                    </m:e>
                    <m:lim>
                      <m:r>
                        <m:rPr>
                          <m:sty m:val="p"/>
                        </m:rPr>
                        <m:t>∼</m:t>
                      </m:r>
                    </m:lim>
                  </m:limLow>
                  <m:r>
                    <m:rPr>
                      <m:sty m:val="p"/>
                    </m:rPr>
                    <m:t>)</m:t>
                  </m:r>
                </m:e>
                <m:sup>
                  <m:r>
                    <m:rPr>
                      <m:sty m:val="p"/>
                    </m:rPr>
                    <m:t>⊤</m:t>
                  </m:r>
                </m:sup>
              </m:sSup>
              <m:r>
                <m:t> </m:t>
              </m:r>
              <m:r>
                <m:rPr>
                  <m:sty m:val="bi"/>
                </m:rPr>
                <m:t>A</m:t>
              </m:r>
              <m:limLow>
                <m:e>
                  <m:r>
                    <m:t>z</m:t>
                  </m:r>
                </m:e>
                <m:lim>
                  <m:r>
                    <m:rPr>
                      <m:sty m:val="p"/>
                    </m:rPr>
                    <m:t>∼</m:t>
                  </m:r>
                </m:lim>
              </m:limLow>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r>
                <m:rPr>
                  <m:sty m:val="p"/>
                </m:rPr>
                <m:t>(</m:t>
              </m:r>
              <m:r>
                <m:t>a</m:t>
              </m:r>
              <m:r>
                <m:t> </m:t>
              </m:r>
              <m:sSup>
                <m:e>
                  <m:limLow>
                    <m:e>
                      <m:r>
                        <m:t>x</m:t>
                      </m:r>
                    </m:e>
                    <m:lim>
                      <m:r>
                        <m:rPr>
                          <m:sty m:val="p"/>
                        </m:rPr>
                        <m:t>∼</m:t>
                      </m:r>
                    </m:lim>
                  </m:limLow>
                </m:e>
                <m:sup>
                  <m:r>
                    <m:rPr>
                      <m:sty m:val="p"/>
                    </m:rPr>
                    <m:t>⊤</m:t>
                  </m:r>
                </m:sup>
              </m:sSup>
              <m:r>
                <m:rPr>
                  <m:sty m:val="p"/>
                </m:rPr>
                <m:t>+</m:t>
              </m:r>
              <m:r>
                <m:t>b</m:t>
              </m:r>
              <m:r>
                <m:t> </m:t>
              </m:r>
              <m:sSup>
                <m:e>
                  <m:limLow>
                    <m:e>
                      <m:r>
                        <m:t>y</m:t>
                      </m:r>
                    </m:e>
                    <m:lim>
                      <m:r>
                        <m:rPr>
                          <m:sty m:val="p"/>
                        </m:rPr>
                        <m:t>∼</m:t>
                      </m:r>
                    </m:lim>
                  </m:limLow>
                </m:e>
                <m:sup>
                  <m:r>
                    <m:rPr>
                      <m:sty m:val="p"/>
                    </m:rPr>
                    <m:t>⊤</m:t>
                  </m:r>
                </m:sup>
              </m:sSup>
              <m:r>
                <m:rPr>
                  <m:sty m:val="p"/>
                </m:rPr>
                <m:t>)</m:t>
              </m:r>
              <m:r>
                <m:t> </m:t>
              </m:r>
              <m:r>
                <m:rPr>
                  <m:sty m:val="bi"/>
                </m:rPr>
                <m:t>A</m:t>
              </m:r>
              <m:limLow>
                <m:e>
                  <m:r>
                    <m:t>z</m:t>
                  </m:r>
                </m:e>
                <m:lim>
                  <m:r>
                    <m:rPr>
                      <m:sty m:val="p"/>
                    </m:rPr>
                    <m:t>∼</m:t>
                  </m:r>
                </m:lim>
              </m:limLow>
              <m:r>
                <m:t>&amp;</m:t>
              </m:r>
              <m:r>
                <m:t>&amp;</m:t>
              </m:r>
              <m:r>
                <m:rPr>
                  <m:nor/>
                  <m:sty m:val="p"/>
                </m:rPr>
                <m:t>(</m:t>
              </m:r>
              <m:r>
                <m:rPr>
                  <m:nor/>
                  <m:sty m:val="p"/>
                </m:rPr>
                <m:t>Theorem 18</m:t>
              </m:r>
              <m:r>
                <m:rPr>
                  <m:nor/>
                  <m:sty m:val="p"/>
                </m:rPr>
                <m:t>, </m:t>
              </m:r>
              <m:r>
                <m:rPr>
                  <m:nor/>
                  <m:sty m:val="p"/>
                </m:rPr>
                <m:t>Definition 25</m:t>
              </m:r>
              <m:r>
                <m:rPr>
                  <m:nor/>
                  <m:sty m:val="p"/>
                </m:rPr>
                <m:t>, </m:t>
              </m:r>
              <m:r>
                <m:rPr>
                  <m:nor/>
                  <m:sty m:val="p"/>
                </m:rPr>
                <m:t>Definition 22</m:t>
              </m:r>
              <m:r>
                <m:rPr>
                  <m:nor/>
                  <m:sty m:val="p"/>
                </m:rPr>
                <m:t>)</m:t>
              </m:r>
            </m:e>
            <m:e>
              <m:r>
                <m:t>&amp;</m:t>
              </m:r>
              <m:r>
                <m:rPr>
                  <m:sty m:val="p"/>
                </m:rPr>
                <m:t>=</m:t>
              </m:r>
              <m:r>
                <m:t>a</m:t>
              </m:r>
              <m:r>
                <m:t> </m:t>
              </m:r>
              <m:sSup>
                <m:e>
                  <m:limLow>
                    <m:e>
                      <m:r>
                        <m:t>x</m:t>
                      </m:r>
                    </m:e>
                    <m:lim>
                      <m:r>
                        <m:rPr>
                          <m:sty m:val="p"/>
                        </m:rPr>
                        <m:t>∼</m:t>
                      </m:r>
                    </m:lim>
                  </m:limLow>
                </m:e>
                <m:sup>
                  <m:r>
                    <m:rPr>
                      <m:sty m:val="p"/>
                    </m:rPr>
                    <m:t>⊤</m:t>
                  </m:r>
                </m:sup>
              </m:sSup>
              <m:r>
                <m:rPr>
                  <m:sty m:val="bi"/>
                </m:rPr>
                <m:t>A</m:t>
              </m:r>
              <m:limLow>
                <m:e>
                  <m:r>
                    <m:t>z</m:t>
                  </m:r>
                </m:e>
                <m:lim>
                  <m:r>
                    <m:rPr>
                      <m:sty m:val="p"/>
                    </m:rPr>
                    <m:t>∼</m:t>
                  </m:r>
                </m:lim>
              </m:limLow>
              <m:r>
                <m:rPr>
                  <m:sty m:val="p"/>
                </m:rPr>
                <m:t>+</m:t>
              </m:r>
              <m:r>
                <m:t>b</m:t>
              </m:r>
              <m:r>
                <m:t> </m:t>
              </m:r>
              <m:sSup>
                <m:e>
                  <m:limLow>
                    <m:e>
                      <m:r>
                        <m:t>y</m:t>
                      </m:r>
                    </m:e>
                    <m:lim>
                      <m:r>
                        <m:rPr>
                          <m:sty m:val="p"/>
                        </m:rPr>
                        <m:t>∼</m:t>
                      </m:r>
                    </m:lim>
                  </m:limLow>
                </m:e>
                <m:sup>
                  <m:r>
                    <m:rPr>
                      <m:sty m:val="p"/>
                    </m:rPr>
                    <m:t>⊤</m:t>
                  </m:r>
                </m:sup>
              </m:sSup>
              <m:r>
                <m:rPr>
                  <m:sty m:val="bi"/>
                </m:rPr>
                <m:t>A</m:t>
              </m:r>
              <m:limLow>
                <m:e>
                  <m:r>
                    <m:t>z</m:t>
                  </m:r>
                </m:e>
                <m:lim>
                  <m:r>
                    <m:rPr>
                      <m:sty m:val="p"/>
                    </m:rPr>
                    <m:t>∼</m:t>
                  </m:r>
                </m:lim>
              </m:limLow>
              <m:r>
                <m:t>&amp;</m:t>
              </m:r>
              <m:r>
                <m:t>&amp;</m:t>
              </m:r>
              <m:r>
                <m:rPr>
                  <m:nor/>
                  <m:sty m:val="p"/>
                </m:rPr>
                <m:t>(</m:t>
              </m:r>
              <m:r>
                <m:rPr>
                  <m:nor/>
                  <m:sty m:val="p"/>
                </m:rPr>
                <m:t>Theorem 9</m:t>
              </m:r>
              <m:r>
                <m:rPr>
                  <m:nor/>
                  <m:sty m:val="p"/>
                </m:rPr>
                <m:t>)</m:t>
              </m:r>
            </m:e>
            <m:e>
              <m:r>
                <m:t>&amp;</m:t>
              </m:r>
              <m:r>
                <m:rPr>
                  <m:sty m:val="p"/>
                </m:rPr>
                <m:t>=</m:t>
              </m:r>
              <m:r>
                <m:t>a</m:t>
              </m:r>
              <m:r>
                <m:t> </m:t>
              </m:r>
              <m:r>
                <m:t>​</m:t>
              </m:r>
              <m:d>
                <m:dPr>
                  <m:begChr m:val="⟨"/>
                  <m:sepChr m:val=""/>
                  <m:endChr m:val="⟩"/>
                  <m:grow/>
                </m:dPr>
                <m:e>
                  <m:limLow>
                    <m:e>
                      <m:r>
                        <m:t>x</m:t>
                      </m:r>
                    </m:e>
                    <m:lim>
                      <m:r>
                        <m:rPr>
                          <m:sty m:val="p"/>
                        </m:rPr>
                        <m:t>∼</m:t>
                      </m:r>
                    </m:lim>
                  </m:limLow>
                  <m:r>
                    <m:rPr>
                      <m:sty m:val="p"/>
                    </m:rPr>
                    <m:t>,</m:t>
                  </m:r>
                  <m:limLow>
                    <m:e>
                      <m:r>
                        <m:t>z</m:t>
                      </m:r>
                    </m:e>
                    <m:lim>
                      <m:r>
                        <m:rPr>
                          <m:sty m:val="p"/>
                        </m:rPr>
                        <m:t>∼</m:t>
                      </m:r>
                    </m:lim>
                  </m:limLow>
                </m:e>
              </m:d>
              <m:sSub>
                <m:e>
                  <m:r>
                    <m:t>​</m:t>
                  </m:r>
                </m:e>
                <m:sub>
                  <m:r>
                    <m:rPr>
                      <m:sty m:val="bi"/>
                    </m:rPr>
                    <m:t>A</m:t>
                  </m:r>
                </m:sub>
              </m:sSub>
              <m:r>
                <m:rPr>
                  <m:sty m:val="p"/>
                </m:rPr>
                <m:t>+</m:t>
              </m:r>
              <m:r>
                <m:t>b</m:t>
              </m:r>
              <m:r>
                <m:t> </m:t>
              </m:r>
              <m:r>
                <m:t>​</m:t>
              </m:r>
              <m:d>
                <m:dPr>
                  <m:begChr m:val="⟨"/>
                  <m:sepChr m:val=""/>
                  <m:endChr m:val="⟩"/>
                  <m:grow/>
                </m:dPr>
                <m:e>
                  <m:limLow>
                    <m:e>
                      <m:r>
                        <m:t>y</m:t>
                      </m:r>
                    </m:e>
                    <m:lim>
                      <m:r>
                        <m:rPr>
                          <m:sty m:val="p"/>
                        </m:rPr>
                        <m:t>∼</m:t>
                      </m:r>
                    </m:lim>
                  </m:limLow>
                  <m:r>
                    <m:rPr>
                      <m:sty m:val="p"/>
                    </m:rPr>
                    <m:t>,</m:t>
                  </m:r>
                  <m:limLow>
                    <m:e>
                      <m:r>
                        <m:t>z</m:t>
                      </m:r>
                    </m:e>
                    <m:lim>
                      <m:r>
                        <m:rPr>
                          <m:sty m:val="p"/>
                        </m:rPr>
                        <m:t>∼</m:t>
                      </m:r>
                    </m:lim>
                  </m:limLow>
                </m:e>
              </m:d>
              <m:sSub>
                <m:e>
                  <m:r>
                    <m:t>​</m:t>
                  </m:r>
                </m:e>
                <m:sub>
                  <m:r>
                    <m:rPr>
                      <m:sty m:val="bi"/>
                    </m:rPr>
                    <m:t>A</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qArr>
        </m:oMath>
      </m:oMathPara>
    </w:p>
    <w:p>
      <w:pPr>
        <w:pStyle w:val="Compact"/>
        <w:numPr>
          <w:ilvl w:val="0"/>
          <w:numId w:val="1079"/>
        </w:numPr>
      </w:pPr>
      <w:r>
        <w:rPr>
          <w:b/>
          <w:bCs/>
        </w:rPr>
        <w:t xml:space="preserve">symmetry</w:t>
      </w:r>
      <w:r>
        <w:t xml:space="preserve">: because</w:t>
      </w:r>
      <w:r>
        <w:t xml:space="preserve"> </w:t>
      </w:r>
      <m:oMath>
        <m:sSup>
          <m:e>
            <m:limLow>
              <m:e>
                <m:r>
                  <m:t>y</m:t>
                </m:r>
              </m:e>
              <m:lim>
                <m:r>
                  <m:rPr>
                    <m:sty m:val="p"/>
                  </m:rPr>
                  <m:t>∼</m:t>
                </m:r>
              </m:lim>
            </m:limLow>
          </m:e>
          <m:sup>
            <m:r>
              <m:rPr>
                <m:sty m:val="p"/>
              </m:rPr>
              <m:t>⊤</m:t>
            </m:r>
          </m:sup>
        </m:sSup>
        <m:r>
          <m:rPr>
            <m:sty m:val="bi"/>
          </m:rPr>
          <m:t>A</m:t>
        </m:r>
        <m:limLow>
          <m:e>
            <m:r>
              <m:t>x</m:t>
            </m:r>
          </m:e>
          <m:lim>
            <m:r>
              <m:rPr>
                <m:sty m:val="p"/>
              </m:rPr>
              <m:t>∼</m:t>
            </m:r>
          </m:lim>
        </m:limLow>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r>
                <m:t>​</m:t>
              </m:r>
              <m:d>
                <m:dPr>
                  <m:begChr m:val="⟨"/>
                  <m:sepChr m:val=""/>
                  <m:endChr m:val="⟩"/>
                  <m:grow/>
                </m:dPr>
                <m:e>
                  <m:limLow>
                    <m:e>
                      <m:r>
                        <m:t>y</m:t>
                      </m:r>
                    </m:e>
                    <m:lim>
                      <m:r>
                        <m:rPr>
                          <m:sty m:val="p"/>
                        </m:rPr>
                        <m:t>∼</m:t>
                      </m:r>
                    </m:lim>
                  </m:limLow>
                  <m:r>
                    <m:rPr>
                      <m:sty m:val="p"/>
                    </m:rPr>
                    <m:t>,</m:t>
                  </m:r>
                  <m:limLow>
                    <m:e>
                      <m:r>
                        <m:t>x</m:t>
                      </m:r>
                    </m:e>
                    <m:lim>
                      <m:r>
                        <m:rPr>
                          <m:sty m:val="p"/>
                        </m:rPr>
                        <m:t>∼</m:t>
                      </m:r>
                    </m:lim>
                  </m:limLow>
                </m:e>
              </m:d>
              <m:sSub>
                <m:e>
                  <m:r>
                    <m:t>​</m:t>
                  </m:r>
                </m:e>
                <m:sub>
                  <m:r>
                    <m:rPr>
                      <m:sty m:val="bi"/>
                    </m:rPr>
                    <m:t>A</m:t>
                  </m:r>
                </m:sub>
              </m:sSub>
              <m:r>
                <m:t>&amp;</m:t>
              </m:r>
              <m:r>
                <m:rPr>
                  <m:sty m:val="p"/>
                </m:rPr>
                <m:t>=</m:t>
              </m:r>
              <m:sSup>
                <m:e>
                  <m:limLow>
                    <m:e>
                      <m:r>
                        <m:t>y</m:t>
                      </m:r>
                    </m:e>
                    <m:lim>
                      <m:r>
                        <m:rPr>
                          <m:sty m:val="p"/>
                        </m:rPr>
                        <m:t>∼</m:t>
                      </m:r>
                    </m:lim>
                  </m:limLow>
                </m:e>
                <m:sup>
                  <m:r>
                    <m:rPr>
                      <m:sty m:val="p"/>
                    </m:rPr>
                    <m:t>⊤</m:t>
                  </m:r>
                </m:sup>
              </m:sSup>
              <m:r>
                <m:rPr>
                  <m:sty m:val="bi"/>
                </m:rPr>
                <m:t>A</m:t>
              </m:r>
              <m:limLow>
                <m:e>
                  <m:r>
                    <m:t>x</m:t>
                  </m:r>
                </m:e>
                <m:lim>
                  <m:r>
                    <m:rPr>
                      <m:sty m:val="p"/>
                    </m:rPr>
                    <m:t>∼</m:t>
                  </m:r>
                </m:lim>
              </m:limLow>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sSup>
                <m:e>
                  <m:r>
                    <m:t>​</m:t>
                  </m:r>
                  <m:d>
                    <m:dPr>
                      <m:begChr m:val="("/>
                      <m:sepChr m:val=""/>
                      <m:endChr m:val=")"/>
                      <m:grow/>
                    </m:dPr>
                    <m:e>
                      <m:sSup>
                        <m:e>
                          <m:limLow>
                            <m:e>
                              <m:r>
                                <m:t>y</m:t>
                              </m:r>
                            </m:e>
                            <m:lim>
                              <m:r>
                                <m:rPr>
                                  <m:sty m:val="p"/>
                                </m:rPr>
                                <m:t>∼</m:t>
                              </m:r>
                            </m:lim>
                          </m:limLow>
                        </m:e>
                        <m:sup>
                          <m:r>
                            <m:rPr>
                              <m:sty m:val="p"/>
                            </m:rPr>
                            <m:t>⊤</m:t>
                          </m:r>
                        </m:sup>
                      </m:sSup>
                      <m:r>
                        <m:rPr>
                          <m:sty m:val="bi"/>
                        </m:rPr>
                        <m:t>A</m:t>
                      </m:r>
                      <m:limLow>
                        <m:e>
                          <m:r>
                            <m:t>x</m:t>
                          </m:r>
                        </m:e>
                        <m:lim>
                          <m:r>
                            <m:rPr>
                              <m:sty m:val="p"/>
                            </m:rPr>
                            <m:t>∼</m:t>
                          </m:r>
                        </m:lim>
                      </m:limLow>
                    </m:e>
                  </m:d>
                  <m:r>
                    <m:t>​</m:t>
                  </m:r>
                </m:e>
                <m:sup>
                  <m:r>
                    <m:rPr>
                      <m:sty m:val="p"/>
                    </m:rPr>
                    <m:t>⊤</m:t>
                  </m:r>
                </m:sup>
              </m:sSup>
              <m:r>
                <m:t>&amp;</m:t>
              </m:r>
              <m:r>
                <m:t>&amp;</m:t>
              </m:r>
              <m:r>
                <m:rPr>
                  <m:nor/>
                  <m:sty m:val="p"/>
                </m:rPr>
                <m:t>(a scalar equals its transpose)</m:t>
              </m:r>
            </m:e>
            <m:e>
              <m:r>
                <m:t>&amp;</m:t>
              </m:r>
              <m:r>
                <m:rPr>
                  <m:sty m:val="p"/>
                </m:rPr>
                <m:t>=</m:t>
              </m:r>
              <m:sSup>
                <m:e>
                  <m:limLow>
                    <m:e>
                      <m:r>
                        <m:t>x</m:t>
                      </m:r>
                    </m:e>
                    <m:lim>
                      <m:r>
                        <m:rPr>
                          <m:sty m:val="p"/>
                        </m:rPr>
                        <m:t>∼</m:t>
                      </m:r>
                    </m:lim>
                  </m:limLow>
                </m:e>
                <m:sup>
                  <m:r>
                    <m:rPr>
                      <m:sty m:val="p"/>
                    </m:rPr>
                    <m:t>⊤</m:t>
                  </m:r>
                </m:sup>
              </m:sSup>
              <m:sSup>
                <m:e>
                  <m:r>
                    <m:rPr>
                      <m:sty m:val="bi"/>
                    </m:rPr>
                    <m:t>A</m:t>
                  </m:r>
                </m:e>
                <m:sup>
                  <m:r>
                    <m:rPr>
                      <m:sty m:val="p"/>
                    </m:rPr>
                    <m:t>⊤</m:t>
                  </m:r>
                </m:sup>
              </m:sSup>
              <m:limLow>
                <m:e>
                  <m:r>
                    <m:t>y</m:t>
                  </m:r>
                </m:e>
                <m:lim>
                  <m:r>
                    <m:rPr>
                      <m:sty m:val="p"/>
                    </m:rPr>
                    <m:t>∼</m:t>
                  </m:r>
                </m:lim>
              </m:limLow>
              <m:r>
                <m:t>&amp;</m:t>
              </m:r>
              <m:r>
                <m:t>&amp;</m:t>
              </m:r>
              <m:r>
                <m:rPr>
                  <m:nor/>
                  <m:sty m:val="p"/>
                </m:rPr>
                <m:t>(</m:t>
              </m:r>
              <m:r>
                <m:rPr>
                  <m:nor/>
                  <m:sty m:val="p"/>
                </m:rPr>
                <m:t>Theorem 19</m:t>
              </m:r>
              <m:r>
                <m:rPr>
                  <m:nor/>
                  <m:sty m:val="p"/>
                </m:rPr>
                <m:t>, twice)</m:t>
              </m:r>
            </m:e>
            <m:e>
              <m:r>
                <m:t>&amp;</m:t>
              </m:r>
              <m:r>
                <m:rPr>
                  <m:sty m:val="p"/>
                </m:rPr>
                <m:t>=</m:t>
              </m:r>
              <m:sSup>
                <m:e>
                  <m:limLow>
                    <m:e>
                      <m:r>
                        <m:t>x</m:t>
                      </m:r>
                    </m:e>
                    <m:lim>
                      <m:r>
                        <m:rPr>
                          <m:sty m:val="p"/>
                        </m:rPr>
                        <m:t>∼</m:t>
                      </m:r>
                    </m:lim>
                  </m:limLow>
                </m:e>
                <m:sup>
                  <m:r>
                    <m:rPr>
                      <m:sty m:val="p"/>
                    </m:rPr>
                    <m:t>⊤</m:t>
                  </m:r>
                </m:sup>
              </m:sSup>
              <m:r>
                <m:rPr>
                  <m:sty m:val="bi"/>
                </m:rPr>
                <m:t>A</m:t>
              </m:r>
              <m:limLow>
                <m:e>
                  <m:r>
                    <m:t>y</m:t>
                  </m:r>
                </m:e>
                <m:lim>
                  <m:r>
                    <m:rPr>
                      <m:sty m:val="p"/>
                    </m:rPr>
                    <m:t>∼</m:t>
                  </m:r>
                </m:lim>
              </m:limLow>
              <m:r>
                <m:t>&amp;</m:t>
              </m:r>
              <m:r>
                <m:t>&amp;</m:t>
              </m:r>
              <m:r>
                <m:rPr>
                  <m:nor/>
                  <m:sty m:val="p"/>
                </m:rPr>
                <m:t>(</m:t>
              </m:r>
              <m:r>
                <m:rPr>
                  <m:sty m:val="bi"/>
                </m:rPr>
                <m:t>A</m:t>
              </m:r>
              <m:r>
                <m:rPr>
                  <m:nor/>
                  <m:sty m:val="p"/>
                </m:rPr>
                <m:t> is symmetric)</m:t>
              </m:r>
            </m:e>
            <m:e>
              <m:r>
                <m:t>&amp;</m:t>
              </m:r>
              <m:r>
                <m:rPr>
                  <m:sty m:val="p"/>
                </m:rPr>
                <m:t>=</m:t>
              </m:r>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qArr>
        </m:oMath>
      </m:oMathPara>
    </w:p>
    <w:p>
      <w:pPr>
        <w:pStyle w:val="FirstParagraph"/>
      </w:pPr>
      <w:r>
        <w:t xml:space="preserve">For the converse, let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can be written in the standard basis as</w:t>
      </w:r>
      <w:r>
        <w:t xml:space="preserve"> </w:t>
      </w:r>
      <m:oMath>
        <m:limLow>
          <m:e>
            <m:r>
              <m:t>x</m:t>
            </m:r>
          </m:e>
          <m:lim>
            <m:r>
              <m:rPr>
                <m:sty m:val="p"/>
              </m:rPr>
              <m:t>∼</m:t>
            </m:r>
          </m:lim>
        </m:limLow>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limLow>
              <m:e>
                <m:r>
                  <m:t>e</m:t>
                </m:r>
              </m:e>
              <m:lim>
                <m:r>
                  <m:rPr>
                    <m:sty m:val="p"/>
                  </m:rPr>
                  <m:t>∼</m:t>
                </m:r>
              </m:lim>
            </m:limLow>
          </m:e>
          <m:sub>
            <m:r>
              <m:t>i</m:t>
            </m:r>
          </m:sub>
        </m:sSub>
      </m:oMath>
      <w:r>
        <w:t xml:space="preserve"> </w:t>
      </w:r>
      <w:r>
        <w:t xml:space="preserve">and</w:t>
      </w:r>
      <w:r>
        <w:t xml:space="preserve"> </w:t>
      </w:r>
      <m:oMath>
        <m:limLow>
          <m:e>
            <m:r>
              <m:t>y</m:t>
            </m:r>
          </m:e>
          <m:lim>
            <m:r>
              <m:rPr>
                <m:sty m:val="p"/>
              </m:rPr>
              <m:t>∼</m:t>
            </m:r>
          </m:lim>
        </m:limLow>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limLow>
              <m:e>
                <m:r>
                  <m:t>e</m:t>
                </m:r>
              </m:e>
              <m:lim>
                <m:r>
                  <m:rPr>
                    <m:sty m:val="p"/>
                  </m:rPr>
                  <m:t>∼</m:t>
                </m:r>
              </m:lim>
            </m:limLow>
          </m:e>
          <m:sub>
            <m:r>
              <m:t>j</m:t>
            </m:r>
          </m:sub>
        </m:sSub>
      </m:oMath>
      <w:r>
        <w:t xml:space="preserve"> </w:t>
      </w:r>
      <w:r>
        <w:t xml:space="preserve">(</w:t>
      </w:r>
      <w:hyperlink w:anchor="def-basis">
        <w:r>
          <w:rPr>
            <w:rStyle w:val="Hyperlink"/>
          </w:rPr>
          <w:t xml:space="preserve">Definition 48</w:t>
        </w:r>
      </w:hyperlink>
      <w:r>
        <w:t xml:space="preserve">,</w:t>
      </w:r>
      <w:r>
        <w:t xml:space="preserve"> </w:t>
      </w:r>
      <w:hyperlink w:anchor="def-indicator-vector">
        <w:r>
          <w:rPr>
            <w:rStyle w:val="Hyperlink"/>
          </w:rPr>
          <w:t xml:space="preserve">Definition 14</w:t>
        </w:r>
      </w:hyperlink>
      <w:r>
        <w:t xml:space="preserve">).</w:t>
      </w:r>
      <w:r>
        <w:t xml:space="preserve"> </w:t>
      </w:r>
      <w:r>
        <w:t xml:space="preserve">By linearity in both slots (</w:t>
      </w:r>
      <w:hyperlink w:anchor="rem-inner-product-other-sources">
        <w:r>
          <w:rPr>
            <w:rStyle w:val="Hyperlink"/>
          </w:rPr>
          <w:t xml:space="preserve">Remark 21</w:t>
        </w:r>
      </w:hyperlink>
      <w:r>
        <w:t xml:space="preserve">):</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r>
                <m:t>​</m:t>
              </m:r>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limLow>
                        <m:e>
                          <m:r>
                            <m:t>e</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limLow>
                        <m:e>
                          <m:r>
                            <m:t>e</m:t>
                          </m:r>
                        </m:e>
                        <m:lim>
                          <m:r>
                            <m:rPr>
                              <m:sty m:val="p"/>
                            </m:rPr>
                            <m:t>∼</m:t>
                          </m:r>
                        </m:lim>
                      </m:limLow>
                    </m:e>
                    <m:sub>
                      <m:r>
                        <m:t>j</m:t>
                      </m:r>
                    </m:sub>
                  </m:sSub>
                </m:e>
              </m:d>
              <m:r>
                <m:t>​</m:t>
              </m:r>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r>
                <m:t>​</m:t>
              </m:r>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r>
                <m:t>​</m:t>
              </m:r>
              <m:r>
                <m:rPr>
                  <m:nor/>
                  <m:sty m:val="p"/>
                </m:rPr>
                <m:t>)</m:t>
              </m:r>
            </m:e>
            <m:e>
              <m:r>
                <m:t>&amp;</m:t>
              </m:r>
              <m:r>
                <m:rPr>
                  <m:sty m:val="p"/>
                </m:rPr>
                <m:t>=</m:t>
              </m:r>
              <m:sSup>
                <m:e>
                  <m:limLow>
                    <m:e>
                      <m:r>
                        <m:t>x</m:t>
                      </m:r>
                    </m:e>
                    <m:lim>
                      <m:r>
                        <m:rPr>
                          <m:sty m:val="p"/>
                        </m:rPr>
                        <m:t>∼</m:t>
                      </m:r>
                    </m:lim>
                  </m:limLow>
                </m:e>
                <m:sup>
                  <m:r>
                    <m:rPr>
                      <m:sty m:val="p"/>
                    </m:rPr>
                    <m:t>⊤</m:t>
                  </m:r>
                </m:sup>
              </m:sSup>
              <m:r>
                <m:rPr>
                  <m:sty m:val="bi"/>
                </m:rPr>
                <m:t>A</m:t>
              </m:r>
              <m:limLow>
                <m:e>
                  <m:r>
                    <m:t>y</m:t>
                  </m:r>
                </m:e>
                <m:lim>
                  <m:r>
                    <m:rPr>
                      <m:sty m:val="p"/>
                    </m:rPr>
                    <m:t>∼</m:t>
                  </m:r>
                </m:lim>
              </m:limLow>
              <m:r>
                <m:rPr>
                  <m:sty m:val="p"/>
                </m:rPr>
                <m:t>.</m:t>
              </m:r>
              <m:r>
                <m:t>&amp;</m:t>
              </m:r>
              <m:r>
                <m:t>&amp;</m:t>
              </m:r>
              <m:r>
                <m:rPr>
                  <m:nor/>
                  <m:sty m:val="p"/>
                </m:rPr>
                <m:t>(</m:t>
              </m:r>
              <m:r>
                <m:rPr>
                  <m:nor/>
                  <m:sty m:val="p"/>
                </m:rPr>
                <m:t>Definition 32</m:t>
              </m:r>
              <m:r>
                <m:rPr>
                  <m:nor/>
                  <m:sty m:val="p"/>
                </m:rPr>
                <m:t>)</m:t>
              </m:r>
            </m:e>
          </m:eqArr>
        </m:oMath>
      </m:oMathPara>
    </w:p>
    <w:p>
      <w:pPr>
        <w:pStyle w:val="FirstParagraph"/>
      </w:pPr>
      <w:r>
        <w:t xml:space="preserve">Symmetry of</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r>
                <m:t>​</m:t>
              </m:r>
              <m:d>
                <m:dPr>
                  <m:begChr m:val="⟨"/>
                  <m:sepChr m:val=""/>
                  <m:endChr m:val="⟩"/>
                  <m:grow/>
                </m:dPr>
                <m:e>
                  <m:sSub>
                    <m:e>
                      <m:limLow>
                        <m:e>
                          <m:r>
                            <m:t>e</m:t>
                          </m:r>
                        </m:e>
                        <m:lim>
                          <m:r>
                            <m:rPr>
                              <m:sty m:val="p"/>
                            </m:rPr>
                            <m:t>∼</m:t>
                          </m:r>
                        </m:lim>
                      </m:limLow>
                    </m:e>
                    <m:sub>
                      <m:r>
                        <m:t>j</m:t>
                      </m:r>
                    </m:sub>
                  </m:sSub>
                  <m:r>
                    <m:rPr>
                      <m:sty m:val="p"/>
                    </m:rPr>
                    <m:t>,</m:t>
                  </m:r>
                  <m:sSub>
                    <m:e>
                      <m:limLow>
                        <m:e>
                          <m:r>
                            <m:t>e</m:t>
                          </m:r>
                        </m:e>
                        <m:lim>
                          <m:r>
                            <m:rPr>
                              <m:sty m:val="p"/>
                            </m:rPr>
                            <m:t>∼</m:t>
                          </m:r>
                        </m:lim>
                      </m:limLow>
                    </m:e>
                    <m:sub>
                      <m:r>
                        <m:t>i</m:t>
                      </m:r>
                    </m:sub>
                  </m:sSub>
                </m:e>
              </m:d>
              <m:r>
                <m:t>​</m:t>
              </m:r>
            </m:e>
            <m:e>
              <m:r>
                <m:t>&amp;</m:t>
              </m:r>
              <m:r>
                <m:rPr>
                  <m:sty m:val="p"/>
                </m:rPr>
                <m:t>=</m:t>
              </m:r>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r>
                <m:t>​</m:t>
              </m:r>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82</w:t>
        </w:r>
      </w:hyperlink>
      <w:r>
        <w:t xml:space="preserve">).</w:t>
      </w:r>
      <w:r>
        <w:t xml:space="preserve"> </w:t>
      </w:r>
      <w:r>
        <w:t xml:space="preserve">For any</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r>
          <m:t>​</m:t>
        </m:r>
        <m:d>
          <m:dPr>
            <m:begChr m:val="⟨"/>
            <m:sepChr m:val=""/>
            <m:endChr m:val="⟩"/>
            <m:grow/>
          </m:dPr>
          <m:e>
            <m:limLow>
              <m:e>
                <m:r>
                  <m:t>x</m:t>
                </m:r>
              </m:e>
              <m:lim>
                <m:r>
                  <m:rPr>
                    <m:sty m:val="p"/>
                  </m:rPr>
                  <m:t>∼</m:t>
                </m:r>
              </m:lim>
            </m:limLow>
            <m:r>
              <m:rPr>
                <m:sty m:val="p"/>
              </m:rPr>
              <m:t>,</m:t>
            </m:r>
            <m:limLow>
              <m:e>
                <m:r>
                  <m:t>x</m:t>
                </m:r>
              </m:e>
              <m:lim>
                <m:r>
                  <m:rPr>
                    <m:sty m:val="p"/>
                  </m:rPr>
                  <m:t>∼</m:t>
                </m:r>
              </m:lim>
            </m:limLow>
          </m:e>
        </m:d>
        <m:r>
          <m:t>​</m:t>
        </m:r>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sSup>
          <m:e>
            <m:limLow>
              <m:e>
                <m:r>
                  <m:t>x</m:t>
                </m:r>
              </m:e>
              <m:lim>
                <m:r>
                  <m:rPr>
                    <m:sty m:val="p"/>
                  </m:rPr>
                  <m:t>∼</m:t>
                </m:r>
              </m:lim>
            </m:limLow>
          </m:e>
          <m:sup>
            <m:r>
              <m:rPr>
                <m:sty m:val="p"/>
              </m:rPr>
              <m:t>⊤</m:t>
            </m:r>
          </m:sup>
        </m:sSup>
        <m:r>
          <m:rPr>
            <m:sty m:val="bi"/>
          </m:rPr>
          <m:t>B</m:t>
        </m:r>
        <m:limLow>
          <m:e>
            <m:r>
              <m:t>y</m:t>
            </m:r>
          </m:e>
          <m:lim>
            <m:r>
              <m:rPr>
                <m:sty m:val="p"/>
              </m:rPr>
              <m:t>∼</m:t>
            </m:r>
          </m:lim>
        </m:limLow>
      </m:oMath>
      <w:r>
        <w:t xml:space="preserve"> </w:t>
      </w:r>
      <w:r>
        <w:t xml:space="preserve">for all</w:t>
      </w:r>
      <w:r>
        <w:t xml:space="preserve"> </w:t>
      </w:r>
      <m:oMath>
        <m:limLow>
          <m:e>
            <m:r>
              <m:t>x</m:t>
            </m:r>
          </m:e>
          <m:lim>
            <m:r>
              <m:rPr>
                <m:sty m:val="p"/>
              </m:rPr>
              <m:t>∼</m:t>
            </m:r>
          </m:lim>
        </m:limLow>
        <m:r>
          <m:rPr>
            <m:sty m:val="p"/>
          </m:rPr>
          <m:t>,</m:t>
        </m:r>
        <m:limLow>
          <m:e>
            <m:r>
              <m:t>y</m:t>
            </m:r>
          </m:e>
          <m:lim>
            <m:r>
              <m:rPr>
                <m:sty m:val="p"/>
              </m:rPr>
              <m:t>∼</m:t>
            </m:r>
          </m:lim>
        </m:limLow>
      </m:oMath>
      <w:r>
        <w:t xml:space="preserve">,</w:t>
      </w:r>
      <w:r>
        <w:t xml:space="preserve"> </w:t>
      </w:r>
      <w:r>
        <w:t xml:space="preserve">evaluating at</w:t>
      </w:r>
      <w:r>
        <w:t xml:space="preserve"> </w:t>
      </w:r>
      <m:oMath>
        <m:limLow>
          <m:e>
            <m:r>
              <m:t>x</m:t>
            </m:r>
          </m:e>
          <m:lim>
            <m:r>
              <m:rPr>
                <m:sty m:val="p"/>
              </m:rPr>
              <m:t>∼</m:t>
            </m:r>
          </m:lim>
        </m:limLow>
        <m:r>
          <m:rPr>
            <m:sty m:val="p"/>
          </m:rPr>
          <m:t>=</m:t>
        </m:r>
        <m:sSub>
          <m:e>
            <m:limLow>
              <m:e>
                <m:r>
                  <m:t>e</m:t>
                </m:r>
              </m:e>
              <m:lim>
                <m:r>
                  <m:rPr>
                    <m:sty m:val="p"/>
                  </m:rPr>
                  <m:t>∼</m:t>
                </m:r>
              </m:lim>
            </m:limLow>
          </m:e>
          <m:sub>
            <m:r>
              <m:t>i</m:t>
            </m:r>
          </m:sub>
        </m:sSub>
      </m:oMath>
      <w:r>
        <w:t xml:space="preserve"> </w:t>
      </w:r>
      <w:r>
        <w:t xml:space="preserve">and</w:t>
      </w:r>
      <w:r>
        <w:t xml:space="preserve"> </w:t>
      </w:r>
      <m:oMath>
        <m:limLow>
          <m:e>
            <m:r>
              <m:t>y</m:t>
            </m:r>
          </m:e>
          <m:lim>
            <m:r>
              <m:rPr>
                <m:sty m:val="p"/>
              </m:rPr>
              <m:t>∼</m:t>
            </m:r>
          </m:lim>
        </m:limLow>
        <m:r>
          <m:rPr>
            <m:sty m:val="p"/>
          </m:rPr>
          <m:t>=</m:t>
        </m:r>
        <m:sSub>
          <m:e>
            <m:limLow>
              <m:e>
                <m:r>
                  <m:t>e</m:t>
                </m:r>
              </m:e>
              <m:lim>
                <m:r>
                  <m:rPr>
                    <m:sty m:val="p"/>
                  </m:rPr>
                  <m:t>∼</m:t>
                </m:r>
              </m:lim>
            </m:limLow>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limLow>
                        <m:e>
                          <m:r>
                            <m:t>e</m:t>
                          </m:r>
                        </m:e>
                        <m:lim>
                          <m:r>
                            <m:rPr>
                              <m:sty m:val="p"/>
                            </m:rPr>
                            <m:t>∼</m:t>
                          </m:r>
                        </m:lim>
                      </m:limLow>
                    </m:e>
                    <m:sub>
                      <m:r>
                        <m:t>i</m:t>
                      </m:r>
                    </m:sub>
                  </m:sSub>
                </m:e>
                <m:sup>
                  <m:r>
                    <m:rPr>
                      <m:sty m:val="p"/>
                    </m:rPr>
                    <m:t>⊤</m:t>
                  </m:r>
                </m:sup>
              </m:sSup>
              <m:r>
                <m:rPr>
                  <m:sty m:val="bi"/>
                </m:rPr>
                <m:t>B</m:t>
              </m:r>
              <m:sSub>
                <m:e>
                  <m:limLow>
                    <m:e>
                      <m:r>
                        <m:t>e</m:t>
                      </m:r>
                    </m:e>
                    <m:lim>
                      <m:r>
                        <m:rPr>
                          <m:sty m:val="p"/>
                        </m:rPr>
                        <m:t>∼</m:t>
                      </m:r>
                    </m:lim>
                  </m:limLow>
                </m:e>
                <m:sub>
                  <m:r>
                    <m:t>j</m:t>
                  </m:r>
                </m:sub>
              </m:sSub>
            </m:e>
            <m:e>
              <m:r>
                <m:t>&amp;</m:t>
              </m:r>
              <m:r>
                <m:rPr>
                  <m:sty m:val="p"/>
                </m:rPr>
                <m:t>=</m:t>
              </m:r>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r>
                <m:t>​</m:t>
              </m:r>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516" w:name="exm-matrix-induced-inner-product-axioms"/>
    <w:p>
      <w:pPr>
        <w:pStyle w:val="BodyText"/>
      </w:pPr>
      <w:r>
        <w:rPr>
          <w:b/>
          <w:bCs/>
        </w:rPr>
        <w:t xml:space="preserve">Example 155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154</w:t>
        </w:r>
      </w:hyperlink>
      <w:r>
        <w:t xml:space="preserve">,</w:t>
      </w:r>
      <w:r>
        <w:t xml:space="preserve"> </w:t>
      </w:r>
      <w:r>
        <w:t xml:space="preserve">the vectors</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w:t>
      </w:r>
      <w:r>
        <w:t xml:space="preserve"> </w:t>
      </w:r>
      <m:oMath>
        <m:limLow>
          <m:e>
            <m:r>
              <m:t>y</m:t>
            </m:r>
          </m:e>
          <m:lim>
            <m:r>
              <m:rPr>
                <m:sty m:val="p"/>
              </m:rPr>
              <m:t>∼</m:t>
            </m:r>
          </m:lim>
        </m:limLow>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limLow>
          <m:e>
            <m:r>
              <m:t>z</m:t>
            </m:r>
          </m:e>
          <m:lim>
            <m:r>
              <m:rPr>
                <m:sty m:val="p"/>
              </m:rPr>
              <m:t>∼</m:t>
            </m:r>
          </m:lim>
        </m:limLow>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82</w:t>
        </w:r>
      </w:hyperlink>
      <w:r>
        <w:t xml:space="preserve">,</w:t>
      </w:r>
      <w:r>
        <w:t xml:space="preserve"> </w:t>
      </w:r>
      <w:r>
        <w:t xml:space="preserve">and then the numbers</w:t>
      </w:r>
      <w:r>
        <w:t xml:space="preserve"> </w:t>
      </w:r>
      <m:oMath>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sSub>
          <m:e>
            <m:r>
              <m:t>​</m:t>
            </m:r>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limLow>
          <m:e>
            <m:r>
              <m:t>x</m:t>
            </m:r>
          </m:e>
          <m:lim>
            <m:r>
              <m:rPr>
                <m:sty m:val="p"/>
              </m:rPr>
              <m:t>∼</m:t>
            </m:r>
          </m:lim>
        </m:limLow>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sSub>
          <m:e>
            <m:r>
              <m:t>​</m:t>
            </m:r>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82</w:t>
        </w:r>
      </w:hyperlink>
      <w:r>
        <w:t xml:space="preserve"> </w:t>
      </w:r>
      <w:r>
        <w:t xml:space="preserve">says.</w:t>
      </w:r>
    </w:p>
    <w:bookmarkEnd w:id="516"/>
    <w:bookmarkStart w:id="517" w:name="cor-pd-transpose-product"/>
    <w:p>
      <w:pPr>
        <w:pStyle w:val="BodyText"/>
      </w:pPr>
      <w:r>
        <w:rPr>
          <w:b/>
          <w:bCs/>
        </w:rPr>
        <w:t xml:space="preserve">Corollary 10 (A positive definite matrix is a transpose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Then</w:t>
      </w:r>
      <w:r>
        <w:t xml:space="preserve"> </w:t>
      </w:r>
      <m:oMath>
        <m:r>
          <m:rPr>
            <m:sty m:val="bi"/>
          </m:rPr>
          <m:t>A</m:t>
        </m:r>
        <m:r>
          <m:rPr>
            <m:sty m:val="p"/>
          </m:rPr>
          <m:t>=</m:t>
        </m:r>
        <m:sSup>
          <m:e>
            <m:r>
              <m:rPr>
                <m:sty m:val="bi"/>
              </m:rPr>
              <m:t>W</m:t>
            </m:r>
          </m:e>
          <m:sup>
            <m:r>
              <m:rPr>
                <m:sty m:val="p"/>
              </m:rPr>
              <m:t>⊤</m:t>
            </m:r>
          </m:sup>
        </m:sSup>
        <m:r>
          <m:rPr>
            <m:sty m:val="bi"/>
          </m:rPr>
          <m:t>W</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W</m:t>
        </m:r>
      </m:oMath>
      <w:r>
        <w:t xml:space="preserve">.</w:t>
      </w:r>
    </w:p>
    <w:bookmarkEnd w:id="517"/>
    <w:p>
      <w:pPr>
        <w:pStyle w:val="BodyText"/>
      </w:pPr>
      <w:r>
        <w:rPr>
          <w:i/>
          <w:iCs/>
        </w:rPr>
        <w:t xml:space="preserve">Proof</w:t>
      </w:r>
      <w:r>
        <w:t xml:space="preserve">. </w:t>
      </w:r>
      <w:r>
        <w:t xml:space="preserve">By the spectral theorem (</w:t>
      </w:r>
      <w:hyperlink w:anchor="thm-spectral">
        <w:r>
          <w:rPr>
            <w:rStyle w:val="Hyperlink"/>
          </w:rPr>
          <w:t xml:space="preserve">Theorem 77</w:t>
        </w:r>
      </w:hyperlink>
      <w:r>
        <w:t xml:space="preserve">),</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with</w:t>
      </w:r>
      <w:r>
        <w:t xml:space="preserve"> </w:t>
      </w:r>
      <m:oMath>
        <m:r>
          <m:rPr>
            <m:sty m:val="bi"/>
          </m:rPr>
          <m:t>Q</m:t>
        </m:r>
      </m:oMath>
      <w:r>
        <w:t xml:space="preserve"> </w:t>
      </w:r>
      <w:r>
        <w:t xml:space="preserve">orthogonal and</w:t>
      </w:r>
      <w:r>
        <w:t xml:space="preserve"> </w:t>
      </w:r>
      <m:oMath>
        <m:r>
          <m:rPr>
            <m:sty m:val="b"/>
          </m:rPr>
          <m:t>Λ</m:t>
        </m:r>
      </m:oMath>
      <w:r>
        <w:t xml:space="preserve"> </w:t>
      </w:r>
      <w:r>
        <w:t xml:space="preserve">diagonal with the eigenvalues</w:t>
      </w:r>
      <w:r>
        <w:t xml:space="preserve"> </w:t>
      </w:r>
      <m:oMath>
        <m:sSub>
          <m:e>
            <m:r>
              <m:t>λ</m:t>
            </m:r>
          </m:e>
          <m:sub>
            <m:r>
              <m:t>i</m:t>
            </m:r>
          </m:sub>
        </m:sSub>
      </m:oMath>
      <w:r>
        <w:t xml:space="preserve"> </w:t>
      </w:r>
      <w:r>
        <w:t xml:space="preserve">of</w:t>
      </w:r>
      <w:r>
        <w:t xml:space="preserve"> </w:t>
      </w:r>
      <m:oMath>
        <m:r>
          <m:rPr>
            <m:sty m:val="bi"/>
          </m:rPr>
          <m:t>A</m:t>
        </m:r>
      </m:oMath>
      <w:r>
        <w:t xml:space="preserve"> </w:t>
      </w:r>
      <w:r>
        <w:t xml:space="preserve">on its diagonal.</w:t>
      </w:r>
      <w:r>
        <w:t xml:space="preserve"> </w:t>
      </w:r>
      <w:r>
        <w:t xml:space="preserve">These are positive (</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the diagonal matrix with entries</w:t>
      </w:r>
      <w:r>
        <w:t xml:space="preserve"> </w:t>
      </w:r>
      <m:oMath>
        <m:rad>
          <m:radPr>
            <m:degHide m:val="on"/>
          </m:radPr>
          <m:deg/>
          <m:e>
            <m:sSub>
              <m:e>
                <m:r>
                  <m:t>λ</m:t>
                </m:r>
              </m:e>
              <m:sub>
                <m:r>
                  <m:t>i</m:t>
                </m:r>
              </m:sub>
            </m:sSub>
          </m:e>
        </m:rad>
      </m:oMath>
      <w:r>
        <w:t xml:space="preserve">, is defined.</w:t>
      </w:r>
      <w:r>
        <w:t xml:space="preserve"> </w:t>
      </w:r>
      <w:r>
        <w:t xml:space="preserve">Take</w:t>
      </w:r>
      <w:r>
        <w:t xml:space="preserve"> </w:t>
      </w:r>
      <m:oMath>
        <m:r>
          <m:rPr>
            <m:sty m:val="bi"/>
          </m:rPr>
          <m:t>W</m:t>
        </m:r>
        <m:r>
          <m:rPr>
            <m:sty m:val="p"/>
          </m:rPr>
          <m:t>=</m:t>
        </m:r>
        <m:sSup>
          <m:e>
            <m:r>
              <m:rPr>
                <m:sty m:val="b"/>
              </m:rPr>
              <m:t>Λ</m:t>
            </m:r>
          </m:e>
          <m:sup>
            <m:r>
              <m:t>1</m:t>
            </m:r>
            <m:r>
              <m:rPr>
                <m:sty m:val="p"/>
              </m:rPr>
              <m:t>/</m:t>
            </m:r>
            <m:r>
              <m:t>2</m:t>
            </m:r>
          </m:sup>
        </m:sSup>
        <m:sSup>
          <m:e>
            <m:r>
              <m:rPr>
                <m:sty m:val="bi"/>
              </m:rPr>
              <m:t>Q</m:t>
            </m:r>
          </m:e>
          <m:sup>
            <m:r>
              <m:rPr>
                <m:sty m:val="p"/>
              </m:rPr>
              <m:t>⊤</m:t>
            </m:r>
          </m:sup>
        </m:sSup>
      </m:oMath>
      <w:r>
        <w:t xml:space="preserve">.</w:t>
      </w:r>
      <w:r>
        <w:t xml:space="preserve"> </w:t>
      </w:r>
      <w:r>
        <w:t xml:space="preserve">Since</w:t>
      </w:r>
      <w:r>
        <w:t xml:space="preserve"> </w:t>
      </w:r>
      <m:oMath>
        <m:sSup>
          <m:e>
            <m:r>
              <m:rPr>
                <m:sty m:val="b"/>
              </m:rPr>
              <m:t>Λ</m:t>
            </m:r>
          </m:e>
          <m:sup>
            <m:r>
              <m:t>1</m:t>
            </m:r>
            <m:r>
              <m:rPr>
                <m:sty m:val="p"/>
              </m:rPr>
              <m:t>/</m:t>
            </m:r>
            <m:r>
              <m:t>2</m:t>
            </m:r>
          </m:sup>
        </m:sSup>
      </m:oMath>
      <w:r>
        <w:t xml:space="preserve"> </w:t>
      </w:r>
      <w:r>
        <w:t xml:space="preserve">is diagonal,</w:t>
      </w:r>
      <w:r>
        <w:t xml:space="preserve"> </w:t>
      </w:r>
      <m:oMath>
        <m:sSup>
          <m:e>
            <m:r>
              <m:rPr>
                <m:sty m:val="p"/>
              </m:rPr>
              <m:t>(</m:t>
            </m:r>
            <m:sSup>
              <m:e>
                <m:r>
                  <m:rPr>
                    <m:sty m:val="b"/>
                  </m:rPr>
                  <m:t>Λ</m:t>
                </m:r>
              </m:e>
              <m:sup>
                <m:r>
                  <m:t>1</m:t>
                </m:r>
                <m:r>
                  <m:rPr>
                    <m:sty m:val="p"/>
                  </m:rPr>
                  <m:t>/</m:t>
                </m:r>
                <m:r>
                  <m:t>2</m:t>
                </m:r>
              </m:sup>
            </m:sSup>
            <m:r>
              <m:rPr>
                <m:sty m:val="p"/>
              </m:rPr>
              <m:t>)</m:t>
            </m:r>
          </m:e>
          <m:sup>
            <m:r>
              <m:rPr>
                <m:sty m:val="p"/>
              </m:rPr>
              <m:t>⊤</m:t>
            </m:r>
          </m:sup>
        </m:sSup>
        <m:r>
          <m:rPr>
            <m:sty m:val="p"/>
          </m:rPr>
          <m:t>=</m:t>
        </m:r>
        <m:sSup>
          <m:e>
            <m:r>
              <m:rPr>
                <m:sty m:val="b"/>
              </m:rPr>
              <m:t>Λ</m:t>
            </m:r>
          </m:e>
          <m:sup>
            <m:r>
              <m:t>1</m:t>
            </m:r>
            <m:r>
              <m:rPr>
                <m:sty m:val="p"/>
              </m:rPr>
              <m:t>/</m:t>
            </m:r>
            <m:r>
              <m:t>2</m:t>
            </m:r>
          </m:sup>
        </m:sSup>
      </m:oMath>
      <w:r>
        <w:t xml:space="preserve">, and</w:t>
      </w:r>
    </w:p>
    <w:p>
      <w:pPr>
        <w:pStyle w:val="BodyText"/>
      </w:pPr>
      <m:oMathPara>
        <m:oMathParaPr>
          <m:jc m:val="center"/>
        </m:oMathParaPr>
        <m:oMath>
          <m:eqArr>
            <m:e>
              <m:sSup>
                <m:e>
                  <m:r>
                    <m:rPr>
                      <m:sty m:val="bi"/>
                    </m:rPr>
                    <m:t>W</m:t>
                  </m:r>
                </m:e>
                <m:sup>
                  <m:r>
                    <m:rPr>
                      <m:sty m:val="p"/>
                    </m:rPr>
                    <m:t>⊤</m:t>
                  </m:r>
                </m:sup>
              </m:sSup>
              <m:r>
                <m:rPr>
                  <m:sty m:val="bi"/>
                </m:rPr>
                <m:t>W</m:t>
              </m:r>
              <m:r>
                <m:t>&amp;</m:t>
              </m:r>
              <m:r>
                <m:rPr>
                  <m:sty m:val="p"/>
                </m:rPr>
                <m:t>=</m:t>
              </m:r>
              <m:r>
                <m:rPr>
                  <m:sty m:val="bi"/>
                </m:rPr>
                <m:t>Q</m:t>
              </m:r>
              <m:sSup>
                <m:e>
                  <m:r>
                    <m:rPr>
                      <m:sty m:val="b"/>
                    </m:rPr>
                    <m:t>Λ</m:t>
                  </m:r>
                </m:e>
                <m:sup>
                  <m:r>
                    <m:t>1</m:t>
                  </m:r>
                  <m:r>
                    <m:rPr>
                      <m:sty m:val="p"/>
                    </m:rPr>
                    <m:t>/</m:t>
                  </m:r>
                  <m:r>
                    <m:t>2</m:t>
                  </m:r>
                </m:sup>
              </m:sSup>
              <m:sSup>
                <m:e>
                  <m:r>
                    <m:rPr>
                      <m:sty m:val="b"/>
                    </m:rPr>
                    <m:t>Λ</m:t>
                  </m:r>
                </m:e>
                <m:sup>
                  <m:r>
                    <m:t>1</m:t>
                  </m:r>
                  <m:r>
                    <m:rPr>
                      <m:sty m:val="p"/>
                    </m:rPr>
                    <m:t>/</m:t>
                  </m:r>
                  <m:r>
                    <m:t>2</m:t>
                  </m:r>
                </m:sup>
              </m:sSup>
              <m:sSup>
                <m:e>
                  <m:r>
                    <m:rPr>
                      <m:sty m:val="bi"/>
                    </m:rPr>
                    <m:t>Q</m:t>
                  </m:r>
                </m:e>
                <m:sup>
                  <m:r>
                    <m:rPr>
                      <m:sty m:val="p"/>
                    </m:rPr>
                    <m:t>⊤</m:t>
                  </m:r>
                </m:sup>
              </m:sSup>
            </m:e>
            <m:e>
              <m:r>
                <m:t>&amp;</m:t>
              </m:r>
              <m:r>
                <m:rPr>
                  <m:sty m:val="p"/>
                </m:rPr>
                <m:t>=</m:t>
              </m:r>
              <m:r>
                <m:rPr>
                  <m:sty m:val="bi"/>
                </m:rPr>
                <m:t>Q</m:t>
              </m:r>
              <m:r>
                <m:rPr>
                  <m:sty m:val="b"/>
                </m:rPr>
                <m:t>Λ</m:t>
              </m:r>
              <m:sSup>
                <m:e>
                  <m:r>
                    <m:rPr>
                      <m:sty m:val="bi"/>
                    </m:rPr>
                    <m:t>Q</m:t>
                  </m:r>
                </m:e>
                <m:sup>
                  <m:r>
                    <m:rPr>
                      <m:sty m:val="p"/>
                    </m:rPr>
                    <m:t>⊤</m:t>
                  </m:r>
                </m:sup>
              </m:sSup>
            </m:e>
            <m:e>
              <m:r>
                <m:t>&amp;</m:t>
              </m:r>
              <m:r>
                <m:rPr>
                  <m:sty m:val="p"/>
                </m:rPr>
                <m:t>=</m:t>
              </m:r>
              <m:r>
                <m:rPr>
                  <m:sty m:val="bi"/>
                </m:rPr>
                <m:t>A</m:t>
              </m:r>
              <m:r>
                <m:rPr>
                  <m:sty m:val="p"/>
                </m:rPr>
                <m:t>.</m:t>
              </m:r>
            </m:e>
          </m:eqArr>
        </m:oMath>
      </m:oMathPara>
    </w:p>
    <w:p>
      <w:pPr>
        <w:pStyle w:val="FirstParagraph"/>
      </w:pPr>
      <m:oMath>
        <m:r>
          <m:rPr>
            <m:sty m:val="bi"/>
          </m:rPr>
          <m:t>W</m:t>
        </m:r>
      </m:oMath>
      <w:r>
        <w:t xml:space="preserve"> </w:t>
      </w:r>
      <w:r>
        <w:t xml:space="preserve">is invertible, because</w:t>
      </w:r>
      <w:r>
        <w:t xml:space="preserve"> </w:t>
      </w:r>
      <m:oMath>
        <m:sSup>
          <m:e>
            <m:r>
              <m:rPr>
                <m:sty m:val="bi"/>
              </m:rPr>
              <m:t>Q</m:t>
            </m:r>
          </m:e>
          <m:sup>
            <m:r>
              <m:rPr>
                <m:sty m:val="p"/>
              </m:rPr>
              <m:t>⊤</m:t>
            </m:r>
          </m:sup>
        </m:sSup>
      </m:oMath>
      <w:r>
        <w:t xml:space="preserve"> </w:t>
      </w:r>
      <w:r>
        <w:t xml:space="preserve">has inverse</w:t>
      </w:r>
      <w:r>
        <w:t xml:space="preserve"> </w:t>
      </w:r>
      <m:oMath>
        <m:r>
          <m:rPr>
            <m:sty m:val="bi"/>
          </m:rPr>
          <m:t>Q</m:t>
        </m:r>
      </m:oMath>
      <w:r>
        <w:t xml:space="preserve"> </w:t>
      </w:r>
      <w:r>
        <w:t xml:space="preserve">and</w:t>
      </w:r>
      <w:r>
        <w:t xml:space="preserve"> </w:t>
      </w:r>
      <m:oMath>
        <m:sSup>
          <m:e>
            <m:r>
              <m:rPr>
                <m:sty m:val="b"/>
              </m:rPr>
              <m:t>Λ</m:t>
            </m:r>
          </m:e>
          <m:sup>
            <m:r>
              <m:t>1</m:t>
            </m:r>
            <m:r>
              <m:rPr>
                <m:sty m:val="p"/>
              </m:rPr>
              <m:t>/</m:t>
            </m:r>
            <m:r>
              <m:t>2</m:t>
            </m:r>
          </m:sup>
        </m:sSup>
      </m:oMath>
      <w:r>
        <w:t xml:space="preserve"> </w:t>
      </w:r>
      <w:r>
        <w:t xml:space="preserve">is diagonal with positive entries,</w:t>
      </w:r>
      <w:r>
        <w:t xml:space="preserve"> </w:t>
      </w:r>
      <w:r>
        <w:t xml:space="preserve">so it has the diagonal inverse with entries</w:t>
      </w:r>
      <w:r>
        <w:t xml:space="preserve"> </w:t>
      </w:r>
      <m:oMath>
        <m:r>
          <m:t>1</m:t>
        </m:r>
        <m:r>
          <m:rPr>
            <m:sty m:val="p"/>
          </m:rPr>
          <m:t>/</m:t>
        </m:r>
        <m:rad>
          <m:radPr>
            <m:degHide m:val="on"/>
          </m:radPr>
          <m:deg/>
          <m:e>
            <m:sSub>
              <m:e>
                <m:r>
                  <m:t>λ</m:t>
                </m:r>
              </m:e>
              <m:sub>
                <m:r>
                  <m:t>i</m:t>
                </m:r>
              </m:sub>
            </m:sSub>
          </m:e>
        </m:rad>
      </m:oMath>
      <w:r>
        <w:t xml:space="preserve">,</w:t>
      </w:r>
      <w:r>
        <w:t xml:space="preserve"> </w:t>
      </w:r>
      <w:r>
        <w:t xml:space="preserve">and a product of invertible matrices is invertible (</w:t>
      </w:r>
      <w:hyperlink w:anchor="thm-inverse-product">
        <w:r>
          <w:rPr>
            <w:rStyle w:val="Hyperlink"/>
          </w:rPr>
          <w:t xml:space="preserve">Theorem 67</w:t>
        </w:r>
      </w:hyperlink>
      <w:r>
        <w:t xml:space="preserve">).</w:t>
      </w:r>
    </w:p>
    <w:bookmarkStart w:id="518" w:name="thm-whitening-inner-product"/>
    <w:p>
      <w:pPr>
        <w:pStyle w:val="BodyText"/>
      </w:pPr>
      <w:r>
        <w:rPr>
          <w:b/>
          <w:bCs/>
        </w:rPr>
        <w:t xml:space="preserve">Theorem 83 (A matrix-induced inner product is a dot product of transformed vectors)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w:t>
      </w:r>
      <w:r>
        <w:t xml:space="preserve"> </w:t>
      </w:r>
      <w:r>
        <w:t xml:space="preserve">and let</w:t>
      </w:r>
      <w:r>
        <w:t xml:space="preserve"> </w:t>
      </w:r>
      <m:oMath>
        <m:r>
          <m:rPr>
            <m:sty m:val="bi"/>
          </m:rPr>
          <m:t>W</m:t>
        </m:r>
      </m:oMath>
      <w:r>
        <w:t xml:space="preserve"> </w:t>
      </w:r>
      <w:r>
        <w:t xml:space="preserve">be any</w:t>
      </w:r>
      <w:r>
        <w:t xml:space="preserve"> </w:t>
      </w:r>
      <m:oMath>
        <m:r>
          <m:t>p</m:t>
        </m:r>
        <m:r>
          <m:rPr>
            <m:sty m:val="p"/>
          </m:rPr>
          <m:t>×</m:t>
        </m:r>
        <m:r>
          <m:t>p</m:t>
        </m:r>
      </m:oMath>
      <w:r>
        <w:t xml:space="preserve"> </w:t>
      </w:r>
      <w:r>
        <w:t xml:space="preserve">matrix with</w:t>
      </w:r>
      <w:r>
        <w:t xml:space="preserve"> </w:t>
      </w:r>
      <m:oMath>
        <m:r>
          <m:rPr>
            <m:sty m:val="bi"/>
          </m:rPr>
          <m:t>A</m:t>
        </m:r>
        <m:r>
          <m:rPr>
            <m:sty m:val="p"/>
          </m:rPr>
          <m:t>=</m:t>
        </m:r>
        <m:sSup>
          <m:e>
            <m:r>
              <m:rPr>
                <m:sty m:val="bi"/>
              </m:rPr>
              <m:t>W</m:t>
            </m:r>
          </m:e>
          <m:sup>
            <m:r>
              <m:rPr>
                <m:sty m:val="p"/>
              </m:rPr>
              <m:t>⊤</m:t>
            </m:r>
          </m:sup>
        </m:sSup>
        <m:r>
          <m:rPr>
            <m:sty m:val="bi"/>
          </m:rPr>
          <m:t>W</m:t>
        </m:r>
      </m:oMath>
      <w:r>
        <w:t xml:space="preserve">.</w:t>
      </w:r>
      <w:r>
        <w:t xml:space="preserve"> </w:t>
      </w:r>
      <w:r>
        <w:t xml:space="preserve">Then for all</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the</w:t>
      </w:r>
      <w:r>
        <w:t xml:space="preserve"> </w:t>
      </w:r>
      <m:oMath>
        <m:r>
          <m:rPr>
            <m:sty m:val="bi"/>
          </m:rPr>
          <m:t>A</m:t>
        </m:r>
      </m:oMath>
      <w:r>
        <w:t xml:space="preserve">-inner product (</w:t>
      </w:r>
      <w:hyperlink w:anchor="def-matrix-induced-inner-product">
        <w:r>
          <w:rPr>
            <w:rStyle w:val="Hyperlink"/>
          </w:rPr>
          <w:t xml:space="preserve">Definition 104</w:t>
        </w:r>
      </w:hyperlink>
      <w:r>
        <w:t xml:space="preserve">) satisfies</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r>
            <m:rPr>
              <m:sty m:val="p"/>
            </m:rPr>
            <m:t>=</m:t>
          </m:r>
          <m:r>
            <m:rPr>
              <m:sty m:val="p"/>
            </m:rPr>
            <m:t>(</m:t>
          </m:r>
          <m:r>
            <m:rPr>
              <m:sty m:val="bi"/>
            </m:rPr>
            <m:t>W</m:t>
          </m:r>
          <m:limLow>
            <m:e>
              <m:r>
                <m:t>x</m:t>
              </m:r>
            </m:e>
            <m:lim>
              <m:r>
                <m:rPr>
                  <m:sty m:val="p"/>
                </m:rPr>
                <m:t>∼</m:t>
              </m:r>
            </m:lim>
          </m:limLow>
          <m:r>
            <m:rPr>
              <m:sty m:val="p"/>
            </m:rPr>
            <m:t>)</m:t>
          </m:r>
          <m:r>
            <m:rPr>
              <m:sty m:val="p"/>
            </m:rPr>
            <m:t>⋅</m:t>
          </m:r>
          <m:r>
            <m:rPr>
              <m:sty m:val="p"/>
            </m:rPr>
            <m:t>(</m:t>
          </m:r>
          <m:r>
            <m:rPr>
              <m:sty m:val="bi"/>
            </m:rPr>
            <m:t>W</m:t>
          </m:r>
          <m:limLow>
            <m:e>
              <m:r>
                <m:t>y</m:t>
              </m:r>
            </m:e>
            <m:lim>
              <m:r>
                <m:rPr>
                  <m:sty m:val="p"/>
                </m:rPr>
                <m:t>∼</m:t>
              </m:r>
            </m:lim>
          </m:limLow>
          <m:r>
            <m:rPr>
              <m:sty m:val="p"/>
            </m:rPr>
            <m:t>)</m:t>
          </m:r>
          <m:r>
            <m:rPr>
              <m:sty m:val="p"/>
            </m:rPr>
            <m:t>.</m:t>
          </m:r>
        </m:oMath>
      </m:oMathPara>
    </w:p>
    <w:bookmarkEnd w:id="518"/>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r>
                <m:t>&amp;</m:t>
              </m:r>
              <m:r>
                <m:rPr>
                  <m:sty m:val="p"/>
                </m:rPr>
                <m:t>=</m:t>
              </m:r>
              <m:sSup>
                <m:e>
                  <m:limLow>
                    <m:e>
                      <m:r>
                        <m:t>x</m:t>
                      </m:r>
                    </m:e>
                    <m:lim>
                      <m:r>
                        <m:rPr>
                          <m:sty m:val="p"/>
                        </m:rPr>
                        <m:t>∼</m:t>
                      </m:r>
                    </m:lim>
                  </m:limLow>
                </m:e>
                <m:sup>
                  <m:r>
                    <m:rPr>
                      <m:sty m:val="p"/>
                    </m:rPr>
                    <m:t>⊤</m:t>
                  </m:r>
                </m:sup>
              </m:sSup>
              <m:sSup>
                <m:e>
                  <m:r>
                    <m:rPr>
                      <m:sty m:val="bi"/>
                    </m:rPr>
                    <m:t>W</m:t>
                  </m:r>
                </m:e>
                <m:sup>
                  <m:r>
                    <m:rPr>
                      <m:sty m:val="p"/>
                    </m:rPr>
                    <m:t>⊤</m:t>
                  </m:r>
                </m:sup>
              </m:sSup>
              <m:r>
                <m:rPr>
                  <m:sty m:val="bi"/>
                </m:rPr>
                <m:t>W</m:t>
              </m:r>
              <m:limLow>
                <m:e>
                  <m:r>
                    <m:t>y</m:t>
                  </m:r>
                </m:e>
                <m:lim>
                  <m:r>
                    <m:rPr>
                      <m:sty m:val="p"/>
                    </m:rPr>
                    <m:t>∼</m:t>
                  </m:r>
                </m:lim>
              </m:limLow>
            </m:e>
            <m:e>
              <m:r>
                <m:t>&amp;</m:t>
              </m:r>
              <m:r>
                <m:rPr>
                  <m:sty m:val="p"/>
                </m:rPr>
                <m:t>=</m:t>
              </m:r>
              <m:sSup>
                <m:e>
                  <m:r>
                    <m:rPr>
                      <m:sty m:val="p"/>
                    </m:rPr>
                    <m:t>(</m:t>
                  </m:r>
                  <m:r>
                    <m:rPr>
                      <m:sty m:val="bi"/>
                    </m:rPr>
                    <m:t>W</m:t>
                  </m:r>
                  <m:limLow>
                    <m:e>
                      <m:r>
                        <m:t>x</m:t>
                      </m:r>
                    </m:e>
                    <m:lim>
                      <m:r>
                        <m:rPr>
                          <m:sty m:val="p"/>
                        </m:rPr>
                        <m:t>∼</m:t>
                      </m:r>
                    </m:lim>
                  </m:limLow>
                  <m:r>
                    <m:rPr>
                      <m:sty m:val="p"/>
                    </m:rPr>
                    <m:t>)</m:t>
                  </m:r>
                </m:e>
                <m:sup>
                  <m:r>
                    <m:rPr>
                      <m:sty m:val="p"/>
                    </m:rPr>
                    <m:t>⊤</m:t>
                  </m:r>
                </m:sup>
              </m:sSup>
              <m:r>
                <m:rPr>
                  <m:sty m:val="p"/>
                </m:rPr>
                <m:t>(</m:t>
              </m:r>
              <m:r>
                <m:rPr>
                  <m:sty m:val="bi"/>
                </m:rPr>
                <m:t>W</m:t>
              </m:r>
              <m:limLow>
                <m:e>
                  <m:r>
                    <m:t>y</m:t>
                  </m:r>
                </m:e>
                <m:lim>
                  <m:r>
                    <m:rPr>
                      <m:sty m:val="p"/>
                    </m:rPr>
                    <m:t>∼</m:t>
                  </m:r>
                </m:lim>
              </m:limLow>
              <m:r>
                <m:rPr>
                  <m:sty m:val="p"/>
                </m:rPr>
                <m:t>)</m:t>
              </m:r>
            </m:e>
            <m:e>
              <m:r>
                <m:t>&amp;</m:t>
              </m:r>
              <m:r>
                <m:rPr>
                  <m:sty m:val="p"/>
                </m:rPr>
                <m:t>=</m:t>
              </m:r>
              <m:r>
                <m:rPr>
                  <m:sty m:val="p"/>
                </m:rPr>
                <m:t>(</m:t>
              </m:r>
              <m:r>
                <m:rPr>
                  <m:sty m:val="bi"/>
                </m:rPr>
                <m:t>W</m:t>
              </m:r>
              <m:limLow>
                <m:e>
                  <m:r>
                    <m:t>x</m:t>
                  </m:r>
                </m:e>
                <m:lim>
                  <m:r>
                    <m:rPr>
                      <m:sty m:val="p"/>
                    </m:rPr>
                    <m:t>∼</m:t>
                  </m:r>
                </m:lim>
              </m:limLow>
              <m:r>
                <m:rPr>
                  <m:sty m:val="p"/>
                </m:rPr>
                <m:t>)</m:t>
              </m:r>
              <m:r>
                <m:rPr>
                  <m:sty m:val="p"/>
                </m:rPr>
                <m:t>⋅</m:t>
              </m:r>
              <m:r>
                <m:rPr>
                  <m:sty m:val="p"/>
                </m:rPr>
                <m:t>(</m:t>
              </m:r>
              <m:r>
                <m:rPr>
                  <m:sty m:val="bi"/>
                </m:rPr>
                <m:t>W</m:t>
              </m:r>
              <m:limLow>
                <m:e>
                  <m:r>
                    <m:t>y</m:t>
                  </m:r>
                </m:e>
                <m:lim>
                  <m:r>
                    <m:rPr>
                      <m:sty m:val="p"/>
                    </m:rPr>
                    <m:t>∼</m:t>
                  </m:r>
                </m:lim>
              </m:limLow>
              <m:r>
                <m:rPr>
                  <m:sty m:val="p"/>
                </m:rPr>
                <m:t>)</m:t>
              </m:r>
              <m:r>
                <m:rPr>
                  <m:sty m:val="p"/>
                </m:rPr>
                <m:t>.</m:t>
              </m:r>
            </m:e>
          </m:eqArr>
        </m:oMath>
      </m:oMathPara>
    </w:p>
    <w:bookmarkStart w:id="519" w:name="rem-inner-products-machine-learning"/>
    <w:p>
      <w:pPr>
        <w:pStyle w:val="FirstParagraph"/>
      </w:pPr>
      <w:r>
        <w:rPr>
          <w:i/>
          <w:iCs/>
        </w:rPr>
        <w:t xml:space="preserve">Remark 44</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0"/>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101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81</w:t>
        </w:r>
      </w:hyperlink>
      <w:r>
        <w:t xml:space="preserve">) defines the Mahalanobis inner product</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sSup>
              <m:e>
                <m:r>
                  <m:rPr>
                    <m:sty m:val="b"/>
                  </m:rPr>
                  <m:t>Σ</m:t>
                </m:r>
              </m:e>
              <m:sup>
                <m:r>
                  <m:rPr>
                    <m:sty m:val="p"/>
                  </m:rPr>
                  <m:t>−</m:t>
                </m:r>
                <m:r>
                  <m:t>1</m:t>
                </m:r>
              </m:sup>
            </m:sSup>
          </m:sub>
        </m:sSub>
        <m:r>
          <m:rPr>
            <m:sty m:val="p"/>
          </m:rPr>
          <m:t>=</m:t>
        </m:r>
        <m:sSup>
          <m:e>
            <m:limLow>
              <m:e>
                <m:r>
                  <m:t>x</m:t>
                </m:r>
              </m:e>
              <m:lim>
                <m:r>
                  <m:rPr>
                    <m:sty m:val="p"/>
                  </m:rPr>
                  <m:t>∼</m:t>
                </m:r>
              </m:lim>
            </m:limLow>
          </m:e>
          <m:sup>
            <m:r>
              <m:rPr>
                <m:sty m:val="p"/>
              </m:rPr>
              <m:t>⊤</m:t>
            </m:r>
          </m:sup>
        </m:sSup>
        <m:sSup>
          <m:e>
            <m:r>
              <m:rPr>
                <m:sty m:val="b"/>
              </m:rPr>
              <m:t>Σ</m:t>
            </m:r>
          </m:e>
          <m:sup>
            <m:r>
              <m:rPr>
                <m:sty m:val="p"/>
              </m:rPr>
              <m:t>−</m:t>
            </m:r>
            <m:r>
              <m:t>1</m:t>
            </m:r>
          </m:sup>
        </m:sSup>
        <m:limLow>
          <m:e>
            <m:r>
              <m:t>y</m:t>
            </m:r>
          </m:e>
          <m:lim>
            <m:r>
              <m:rPr>
                <m:sty m:val="p"/>
              </m:rPr>
              <m:t>∼</m:t>
            </m:r>
          </m:lim>
        </m:limLow>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ad>
          <m:radPr>
            <m:degHide m:val="on"/>
          </m:radPr>
          <m:deg/>
          <m:e>
            <m:sSup>
              <m:e>
                <m:r>
                  <m:rPr>
                    <m:sty m:val="p"/>
                  </m:rPr>
                  <m:t>(</m:t>
                </m:r>
                <m:limLow>
                  <m:e>
                    <m:r>
                      <m:t>x</m:t>
                    </m:r>
                  </m:e>
                  <m:lim>
                    <m:r>
                      <m:rPr>
                        <m:sty m:val="p"/>
                      </m:rPr>
                      <m:t>∼</m:t>
                    </m:r>
                  </m:lim>
                </m:limLow>
                <m:r>
                  <m:rPr>
                    <m:sty m:val="p"/>
                  </m:rPr>
                  <m:t>−</m:t>
                </m:r>
                <m:limLow>
                  <m:e>
                    <m:r>
                      <m:t>y</m:t>
                    </m:r>
                  </m:e>
                  <m:lim>
                    <m:r>
                      <m:rPr>
                        <m:sty m:val="p"/>
                      </m:rPr>
                      <m:t>∼</m:t>
                    </m:r>
                  </m:lim>
                </m:limLow>
                <m:r>
                  <m:rPr>
                    <m:sty m:val="p"/>
                  </m:rPr>
                  <m:t>)</m:t>
                </m:r>
              </m:e>
              <m:sup>
                <m:r>
                  <m:rPr>
                    <m:sty m:val="p"/>
                  </m:rPr>
                  <m:t>⊤</m:t>
                </m:r>
              </m:sup>
            </m:sSup>
            <m:sSup>
              <m:e>
                <m:r>
                  <m:rPr>
                    <m:sty m:val="b"/>
                  </m:rPr>
                  <m:t>Σ</m:t>
                </m:r>
              </m:e>
              <m:sup>
                <m:r>
                  <m:rPr>
                    <m:sty m:val="p"/>
                  </m:rPr>
                  <m:t>−</m:t>
                </m:r>
                <m:r>
                  <m:t>1</m:t>
                </m:r>
              </m:sup>
            </m:sSup>
            <m:r>
              <m:rPr>
                <m:sty m:val="p"/>
              </m:rPr>
              <m:t>(</m:t>
            </m:r>
            <m:limLow>
              <m:e>
                <m:r>
                  <m:t>x</m:t>
                </m:r>
              </m:e>
              <m:lim>
                <m:r>
                  <m:rPr>
                    <m:sty m:val="p"/>
                  </m:rPr>
                  <m:t>∼</m:t>
                </m:r>
              </m:lim>
            </m:limLow>
            <m:r>
              <m:rPr>
                <m:sty m:val="p"/>
              </m:rPr>
              <m:t>−</m:t>
            </m:r>
            <m:limLow>
              <m:e>
                <m:r>
                  <m:t>y</m:t>
                </m:r>
              </m:e>
              <m:lim>
                <m:r>
                  <m:rPr>
                    <m:sty m:val="p"/>
                  </m:rPr>
                  <m:t>∼</m:t>
                </m:r>
              </m:lim>
            </m:limLow>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hyperlink w:anchor="cor-pd-transpose-product">
        <w:r>
          <w:rPr>
            <w:rStyle w:val="Hyperlink"/>
          </w:rPr>
          <w:t xml:space="preserve">Corollary 10</w:t>
        </w:r>
      </w:hyperlink>
      <w:r>
        <w:t xml:space="preserve">),</w:t>
      </w:r>
      <w:r>
        <w:t xml:space="preserve"> </w:t>
      </w:r>
      <w:r>
        <w:t xml:space="preserve">this inner product is the Euclidean dot product of the whitened vectors</w:t>
      </w:r>
      <w:r>
        <w:t xml:space="preserve"> </w:t>
      </w:r>
      <m:oMath>
        <m:r>
          <m:rPr>
            <m:sty m:val="bi"/>
          </m:rPr>
          <m:t>W</m:t>
        </m:r>
        <m:limLow>
          <m:e>
            <m:r>
              <m:t>x</m:t>
            </m:r>
          </m:e>
          <m:lim>
            <m:r>
              <m:rPr>
                <m:sty m:val="p"/>
              </m:rPr>
              <m:t>∼</m:t>
            </m:r>
          </m:lim>
        </m:limLow>
      </m:oMath>
      <w:r>
        <w:t xml:space="preserve"> </w:t>
      </w:r>
      <w:r>
        <w:t xml:space="preserve">and</w:t>
      </w:r>
      <w:r>
        <w:t xml:space="preserve"> </w:t>
      </w:r>
      <m:oMath>
        <m:r>
          <m:rPr>
            <m:sty m:val="bi"/>
          </m:rPr>
          <m:t>W</m:t>
        </m:r>
        <m:limLow>
          <m:e>
            <m:r>
              <m:t>y</m:t>
            </m:r>
          </m:e>
          <m:lim>
            <m:r>
              <m:rPr>
                <m:sty m:val="p"/>
              </m:rPr>
              <m:t>∼</m:t>
            </m:r>
          </m:lim>
        </m:limLow>
      </m:oMath>
      <w:r>
        <w:t xml:space="preserve"> </w:t>
      </w:r>
      <w:r>
        <w:t xml:space="preserve">(</w:t>
      </w:r>
      <w:hyperlink w:anchor="thm-whitening-inner-product">
        <w:r>
          <w:rPr>
            <w:rStyle w:val="Hyperlink"/>
          </w:rPr>
          <w:t xml:space="preserve">Theorem 83</w:t>
        </w:r>
      </w:hyperlink>
      <w:r>
        <w:t xml:space="preserve">).</w:t>
      </w:r>
    </w:p>
    <w:p>
      <w:pPr>
        <w:numPr>
          <w:ilvl w:val="0"/>
          <w:numId w:val="1080"/>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r>
          <m:t>​</m:t>
        </m:r>
        <m:d>
          <m:dPr>
            <m:begChr m:val="⟨"/>
            <m:sepChr m:val=""/>
            <m:endChr m:val="⟩"/>
            <m:grow/>
          </m:dPr>
          <m:e>
            <m:sSub>
              <m:e>
                <m:limLow>
                  <m:e>
                    <m:r>
                      <m:t>x</m:t>
                    </m:r>
                  </m:e>
                  <m:lim>
                    <m:r>
                      <m:rPr>
                        <m:sty m:val="p"/>
                      </m:rPr>
                      <m:t>∼</m:t>
                    </m:r>
                  </m:lim>
                </m:limLow>
              </m:e>
              <m:sub>
                <m:r>
                  <m:t>i</m:t>
                </m:r>
              </m:sub>
            </m:sSub>
            <m:r>
              <m:rPr>
                <m:sty m:val="p"/>
              </m:rPr>
              <m:t>,</m:t>
            </m:r>
            <m:sSub>
              <m:e>
                <m:limLow>
                  <m:e>
                    <m:r>
                      <m:t>x</m:t>
                    </m:r>
                  </m:e>
                  <m:lim>
                    <m:r>
                      <m:rPr>
                        <m:sty m:val="p"/>
                      </m:rPr>
                      <m:t>∼</m:t>
                    </m:r>
                  </m:lim>
                </m:limLow>
              </m:e>
              <m:sub>
                <m:r>
                  <m:t>j</m:t>
                </m:r>
              </m:sub>
            </m:sSub>
          </m:e>
        </m:d>
        <m:r>
          <m:t>​</m:t>
        </m:r>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limLow>
              <m:e>
                <m:r>
                  <m:t>x</m:t>
                </m:r>
              </m:e>
              <m:lim>
                <m:r>
                  <m:rPr>
                    <m:sty m:val="p"/>
                  </m:rPr>
                  <m:t>∼</m:t>
                </m:r>
              </m:lim>
            </m:limLow>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limLow>
                <m:e>
                  <m:r>
                    <m:t>x</m:t>
                  </m:r>
                </m:e>
                <m:lim>
                  <m:r>
                    <m:rPr>
                      <m:sty m:val="p"/>
                    </m:rPr>
                    <m:t>∼</m:t>
                  </m:r>
                </m:lim>
              </m:limLow>
            </m:e>
            <m:sub>
              <m:r>
                <m:t>i</m:t>
              </m:r>
            </m:sub>
          </m:sSub>
          <m:r>
            <m:rPr>
              <m:sty m:val="p"/>
            </m:rPr>
            <m:t>,</m:t>
          </m:r>
          <m:sSub>
            <m:e>
              <m:limLow>
                <m:e>
                  <m:r>
                    <m:t>x</m:t>
                  </m:r>
                </m:e>
                <m:lim>
                  <m:r>
                    <m:rPr>
                      <m:sty m:val="p"/>
                    </m:rPr>
                    <m:t>∼</m:t>
                  </m:r>
                </m:lim>
              </m:limLow>
            </m:e>
            <m:sub>
              <m:r>
                <m:t>j</m:t>
              </m:r>
            </m:sub>
          </m:sSub>
          <m:r>
            <m:rPr>
              <m:sty m:val="p"/>
            </m:rPr>
            <m:t>)</m:t>
          </m:r>
          <m:limUpp>
            <m:e>
              <m:r>
                <m:rPr>
                  <m:sty m:val="p"/>
                </m:rPr>
                <m:t>=</m:t>
              </m:r>
            </m:e>
            <m:lim>
              <m:r>
                <m:rPr>
                  <m:nor/>
                  <m:sty m:val="p"/>
                </m:rPr>
                <m:t>def</m:t>
              </m:r>
            </m:lim>
          </m:limUpp>
          <m:r>
            <m:t>​</m:t>
          </m:r>
          <m:d>
            <m:dPr>
              <m:begChr m:val="⟨"/>
              <m:sepChr m:val=""/>
              <m:endChr m:val="⟩"/>
              <m:grow/>
            </m:dPr>
            <m:e>
              <m:r>
                <m:t>ϕ</m:t>
              </m:r>
              <m:r>
                <m:rPr>
                  <m:sty m:val="p"/>
                </m:rPr>
                <m:t>(</m:t>
              </m:r>
              <m:sSub>
                <m:e>
                  <m:limLow>
                    <m:e>
                      <m:r>
                        <m:t>x</m:t>
                      </m:r>
                    </m:e>
                    <m:lim>
                      <m:r>
                        <m:rPr>
                          <m:sty m:val="p"/>
                        </m:rPr>
                        <m:t>∼</m:t>
                      </m:r>
                    </m:lim>
                  </m:limLow>
                </m:e>
                <m:sub>
                  <m:r>
                    <m:t>i</m:t>
                  </m:r>
                </m:sub>
              </m:sSub>
              <m:r>
                <m:rPr>
                  <m:sty m:val="p"/>
                </m:rPr>
                <m:t>)</m:t>
              </m:r>
              <m:r>
                <m:rPr>
                  <m:sty m:val="p"/>
                </m:rPr>
                <m:t>,</m:t>
              </m:r>
              <m:r>
                <m:t>ϕ</m:t>
              </m:r>
              <m:r>
                <m:rPr>
                  <m:sty m:val="p"/>
                </m:rPr>
                <m:t>(</m:t>
              </m:r>
              <m:sSub>
                <m:e>
                  <m:limLow>
                    <m:e>
                      <m:r>
                        <m:t>x</m:t>
                      </m:r>
                    </m:e>
                    <m:lim>
                      <m:r>
                        <m:rPr>
                          <m:sty m:val="p"/>
                        </m:rPr>
                        <m:t>∼</m:t>
                      </m:r>
                    </m:lim>
                  </m:limLow>
                </m:e>
                <m:sub>
                  <m:r>
                    <m:t>j</m:t>
                  </m:r>
                </m:sub>
              </m:sSub>
              <m:r>
                <m:rPr>
                  <m:sty m:val="p"/>
                </m:rPr>
                <m:t>)</m:t>
              </m:r>
            </m:e>
          </m:d>
          <m:sSub>
            <m:e>
              <m:r>
                <m:t>​</m:t>
              </m:r>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0"/>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X64c41f557e7f698c947bb0d906d626137043d1e">
        <w:r>
          <w:rPr>
            <w:rStyle w:val="Hyperlink"/>
          </w:rPr>
          <w:t xml:space="preserve">Definition 76</w:t>
        </w:r>
      </w:hyperlink>
      <w:r>
        <w:t xml:space="preserve">):</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f>
            <m:fPr>
              <m:type m:val="bar"/>
            </m:fPr>
            <m:num>
              <m:r>
                <m:t>​</m:t>
              </m:r>
              <m:d>
                <m:dPr>
                  <m:begChr m:val="⟨"/>
                  <m:sepChr m:val=""/>
                  <m:endChr m:val="⟩"/>
                  <m:grow/>
                </m:dPr>
                <m:e>
                  <m:limLow>
                    <m:e>
                      <m:r>
                        <m:t>x</m:t>
                      </m:r>
                    </m:e>
                    <m:lim>
                      <m:r>
                        <m:rPr>
                          <m:sty m:val="p"/>
                        </m:rPr>
                        <m:t>∼</m:t>
                      </m:r>
                    </m:lim>
                  </m:limLow>
                  <m:r>
                    <m:rPr>
                      <m:sty m:val="p"/>
                    </m:rPr>
                    <m:t>,</m:t>
                  </m:r>
                  <m:limLow>
                    <m:e>
                      <m:r>
                        <m:t>y</m:t>
                      </m:r>
                    </m:e>
                    <m:lim>
                      <m:r>
                        <m:rPr>
                          <m:sty m:val="p"/>
                        </m:rPr>
                        <m:t>∼</m:t>
                      </m:r>
                    </m:lim>
                  </m:limLow>
                </m:e>
              </m:d>
              <m:r>
                <m:t>​</m:t>
              </m:r>
            </m:num>
            <m:den>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limLow>
              <m:e>
                <m:r>
                  <m:t>x</m:t>
                </m:r>
              </m:e>
              <m:lim>
                <m:r>
                  <m:rPr>
                    <m:sty m:val="p"/>
                  </m:rPr>
                  <m:t>∼</m:t>
                </m:r>
              </m:lim>
            </m:limLow>
          </m:e>
        </m:d>
        <m:r>
          <m:t>​</m:t>
        </m:r>
        <m:r>
          <m:rPr>
            <m:sty m:val="p"/>
          </m:rPr>
          <m:t>=</m:t>
        </m:r>
        <m:r>
          <m:t>1</m:t>
        </m:r>
      </m:oMath>
      <w:r>
        <w:t xml:space="preserve"> </w:t>
      </w:r>
      <w:r>
        <w:t xml:space="preserve">and</w:t>
      </w:r>
      <w:r>
        <w:t xml:space="preserve"> </w:t>
      </w:r>
      <m:oMath>
        <m:r>
          <m:t>​</m:t>
        </m:r>
        <m:d>
          <m:dPr>
            <m:begChr m:val="∥"/>
            <m:sepChr m:val=""/>
            <m:endChr m:val="∥"/>
            <m:grow/>
          </m:dPr>
          <m:e>
            <m:limLow>
              <m:e>
                <m:r>
                  <m:t>y</m:t>
                </m:r>
              </m:e>
              <m:lim>
                <m:r>
                  <m:rPr>
                    <m:sty m:val="p"/>
                  </m:rPr>
                  <m:t>∼</m:t>
                </m:r>
              </m:lim>
            </m:limLow>
          </m:e>
        </m:d>
        <m:r>
          <m:t>​</m:t>
        </m:r>
        <m:r>
          <m:rPr>
            <m:sty m:val="p"/>
          </m:rPr>
          <m:t>=</m:t>
        </m:r>
        <m:r>
          <m:t>1</m:t>
        </m:r>
      </m:oMath>
      <w:r>
        <w:t xml:space="preserve">),</w:t>
      </w:r>
      <w:r>
        <w:t xml:space="preserve"> </w:t>
      </w:r>
      <w:r>
        <w:t xml:space="preserve">cosine similarity equals the inner product</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oMath>
      <w:r>
        <w:t xml:space="preserve"> </w:t>
      </w:r>
      <w:r>
        <w:t xml:space="preserve">(</w:t>
      </w:r>
      <w:hyperlink w:anchor="cor-cosine-similarity-unit-vectors">
        <w:r>
          <w:rPr>
            <w:rStyle w:val="Hyperlink"/>
          </w:rPr>
          <w:t xml:space="preserve">Corollary 7</w:t>
        </w:r>
      </w:hyperlink>
      <w:r>
        <w:t xml:space="preserve">).</w:t>
      </w:r>
      <w:r>
        <w:t xml:space="preserve"> </w:t>
      </w:r>
      <w:r>
        <w:t xml:space="preserve">Similarly, the self-attention mechanism in Transformers computes query-key alignment scores through scaled inner products</w:t>
      </w:r>
      <w:r>
        <w:t xml:space="preserve"> </w:t>
      </w:r>
      <m:oMath>
        <m:limLow>
          <m:e>
            <m:r>
              <m:t>q</m:t>
            </m:r>
          </m:e>
          <m:lim>
            <m:r>
              <m:rPr>
                <m:sty m:val="p"/>
              </m:rPr>
              <m:t>∼</m:t>
            </m:r>
          </m:lim>
        </m:limLow>
        <m:r>
          <m:rPr>
            <m:sty m:val="p"/>
          </m:rPr>
          <m:t>⋅</m:t>
        </m:r>
        <m:limLow>
          <m:e>
            <m:r>
              <m:t>k</m:t>
            </m:r>
          </m:e>
          <m:lim>
            <m:r>
              <m:rPr>
                <m:sty m:val="p"/>
              </m:rPr>
              <m:t>∼</m:t>
            </m:r>
          </m:lim>
        </m:limLow>
        <m:r>
          <m:rPr>
            <m:sty m:val="p"/>
          </m:rPr>
          <m:t>/</m:t>
        </m:r>
        <m:rad>
          <m:radPr>
            <m:degHide m:val="on"/>
          </m:radPr>
          <m:deg/>
          <m:e>
            <m:sSub>
              <m:e>
                <m:r>
                  <m:t>d</m:t>
                </m:r>
              </m:e>
              <m:sub>
                <m:r>
                  <m:t>k</m:t>
                </m:r>
              </m:sub>
            </m:sSub>
          </m:e>
        </m:rad>
      </m:oMath>
      <w:r>
        <w:t xml:space="preserve">.</w:t>
      </w:r>
    </w:p>
    <w:p>
      <w:pPr>
        <w:numPr>
          <w:ilvl w:val="0"/>
          <w:numId w:val="1080"/>
        </w:numPr>
      </w:pPr>
      <w:r>
        <w:rPr>
          <w:b/>
          <w:bCs/>
        </w:rPr>
        <w:t xml:space="preserve">Weighted and generalized least squares</w:t>
      </w:r>
      <w:r>
        <w:t xml:space="preserve">:</w:t>
      </w:r>
      <w:r>
        <w:t xml:space="preserve"> </w:t>
      </w:r>
      <w:r>
        <w:t xml:space="preserve">In linear regression</w:t>
      </w:r>
      <w:r>
        <w:t xml:space="preserve"> </w:t>
      </w:r>
      <m:oMath>
        <m:limLow>
          <m:e>
            <m:r>
              <m:t>y</m:t>
            </m:r>
          </m:e>
          <m:lim>
            <m:r>
              <m:rPr>
                <m:sty m:val="p"/>
              </m:rPr>
              <m:t>∼</m:t>
            </m:r>
          </m:lim>
        </m:limLow>
        <m:r>
          <m:rPr>
            <m:sty m:val="p"/>
          </m:rPr>
          <m:t>≈</m:t>
        </m:r>
        <m:r>
          <m:rPr>
            <m:sty m:val="bi"/>
          </m:rPr>
          <m:t>X</m:t>
        </m:r>
        <m:limLow>
          <m:e>
            <m:r>
              <m:t>β</m:t>
            </m:r>
          </m:e>
          <m:lim>
            <m:r>
              <m:rPr>
                <m:sty m:val="p"/>
              </m:rPr>
              <m:t>∼</m:t>
            </m:r>
          </m:lim>
        </m:limLow>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limLow>
                <m:e>
                  <m:r>
                    <m:t>β</m:t>
                  </m:r>
                </m:e>
                <m:lim>
                  <m:r>
                    <m:rPr>
                      <m:sty m:val="p"/>
                    </m:rPr>
                    <m:t>∼</m:t>
                  </m:r>
                </m:lim>
              </m:limLow>
            </m:lim>
          </m:limLow>
          <m:r>
            <m:t>​</m:t>
          </m:r>
          <m:d>
            <m:dPr>
              <m:begChr m:val="∥"/>
              <m:sepChr m:val=""/>
              <m:endChr m:val="∥"/>
              <m:grow/>
            </m:dPr>
            <m:e>
              <m:limLow>
                <m:e>
                  <m:r>
                    <m:t>y</m:t>
                  </m:r>
                </m:e>
                <m:lim>
                  <m:r>
                    <m:rPr>
                      <m:sty m:val="p"/>
                    </m:rPr>
                    <m:t>∼</m:t>
                  </m:r>
                </m:lim>
              </m:limLow>
              <m:r>
                <m:rPr>
                  <m:sty m:val="p"/>
                </m:rPr>
                <m:t>−</m:t>
              </m:r>
              <m:r>
                <m:rPr>
                  <m:sty m:val="bi"/>
                </m:rPr>
                <m:t>X</m:t>
              </m:r>
              <m:limLow>
                <m:e>
                  <m:r>
                    <m:t>β</m:t>
                  </m:r>
                </m:e>
                <m:lim>
                  <m:r>
                    <m:rPr>
                      <m:sty m:val="p"/>
                    </m:rPr>
                    <m:t>∼</m:t>
                  </m:r>
                </m:lim>
              </m:limLow>
            </m:e>
          </m:d>
          <m:sSubSup>
            <m:e>
              <m:r>
                <m:t>​</m:t>
              </m:r>
            </m:e>
            <m:sub>
              <m:r>
                <m:rPr>
                  <m:sty m:val="bi"/>
                </m:rPr>
                <m:t>W</m:t>
              </m:r>
            </m:sub>
            <m:sup>
              <m:r>
                <m:t>2</m:t>
              </m:r>
            </m:sup>
          </m:sSubSup>
          <m:r>
            <m:rPr>
              <m:sty m:val="p"/>
            </m:rPr>
            <m:t>=</m:t>
          </m:r>
          <m:limLow>
            <m:e>
              <m:r>
                <m:rPr>
                  <m:sty m:val="p"/>
                </m:rPr>
                <m:t>min</m:t>
              </m:r>
            </m:e>
            <m:lim>
              <m:limLow>
                <m:e>
                  <m:r>
                    <m:t>β</m:t>
                  </m:r>
                </m:e>
                <m:lim>
                  <m:r>
                    <m:rPr>
                      <m:sty m:val="p"/>
                    </m:rPr>
                    <m:t>∼</m:t>
                  </m:r>
                </m:lim>
              </m:limLow>
            </m:lim>
          </m:limLow>
          <m:r>
            <m:t>​</m:t>
          </m:r>
          <m:d>
            <m:dPr>
              <m:begChr m:val="⟨"/>
              <m:sepChr m:val=""/>
              <m:endChr m:val="⟩"/>
              <m:grow/>
            </m:dPr>
            <m:e>
              <m:limLow>
                <m:e>
                  <m:r>
                    <m:t>y</m:t>
                  </m:r>
                </m:e>
                <m:lim>
                  <m:r>
                    <m:rPr>
                      <m:sty m:val="p"/>
                    </m:rPr>
                    <m:t>∼</m:t>
                  </m:r>
                </m:lim>
              </m:limLow>
              <m:r>
                <m:rPr>
                  <m:sty m:val="p"/>
                </m:rPr>
                <m:t>−</m:t>
              </m:r>
              <m:r>
                <m:rPr>
                  <m:sty m:val="bi"/>
                </m:rPr>
                <m:t>X</m:t>
              </m:r>
              <m:limLow>
                <m:e>
                  <m:r>
                    <m:t>β</m:t>
                  </m:r>
                </m:e>
                <m:lim>
                  <m:r>
                    <m:rPr>
                      <m:sty m:val="p"/>
                    </m:rPr>
                    <m:t>∼</m:t>
                  </m:r>
                </m:lim>
              </m:limLow>
              <m:r>
                <m:rPr>
                  <m:sty m:val="p"/>
                </m:rPr>
                <m:t>,</m:t>
              </m:r>
              <m:limLow>
                <m:e>
                  <m:r>
                    <m:t>y</m:t>
                  </m:r>
                </m:e>
                <m:lim>
                  <m:r>
                    <m:rPr>
                      <m:sty m:val="p"/>
                    </m:rPr>
                    <m:t>∼</m:t>
                  </m:r>
                </m:lim>
              </m:limLow>
              <m:r>
                <m:rPr>
                  <m:sty m:val="p"/>
                </m:rPr>
                <m:t>−</m:t>
              </m:r>
              <m:r>
                <m:rPr>
                  <m:sty m:val="bi"/>
                </m:rPr>
                <m:t>X</m:t>
              </m:r>
              <m:limLow>
                <m:e>
                  <m:r>
                    <m:t>β</m:t>
                  </m:r>
                </m:e>
                <m:lim>
                  <m:r>
                    <m:rPr>
                      <m:sty m:val="p"/>
                    </m:rPr>
                    <m:t>∼</m:t>
                  </m:r>
                </m:lim>
              </m:limLow>
            </m:e>
          </m:d>
          <m:sSub>
            <m:e>
              <m:r>
                <m:t>​</m:t>
              </m:r>
            </m:e>
            <m:sub>
              <m:r>
                <m:rPr>
                  <m:sty m:val="bi"/>
                </m:rPr>
                <m:t>W</m:t>
              </m:r>
            </m:sub>
          </m:sSub>
          <m:r>
            <m:rPr>
              <m:sty m:val="p"/>
            </m:rPr>
            <m:t>.</m:t>
          </m:r>
        </m:oMath>
      </m:oMathPara>
    </w:p>
    <w:bookmarkEnd w:id="519"/>
    <w:bookmarkEnd w:id="520"/>
    <w:bookmarkStart w:id="536" w:name="determinants"/>
    <w:p>
      <w:pPr>
        <w:pStyle w:val="Heading2"/>
      </w:pPr>
      <w:r>
        <w:t xml:space="preserve">19 Determinants</w:t>
      </w:r>
    </w:p>
    <w:bookmarkStart w:id="521" w:name="def-determinant"/>
    <w:p>
      <w:pPr>
        <w:pStyle w:val="FirstParagraph"/>
      </w:pPr>
      <w:r>
        <w:rPr>
          <w:b/>
          <w:bCs/>
        </w:rPr>
        <w:t xml:space="preserve">Definition 105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1"/>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1"/>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21"/>
    <w:bookmarkStart w:id="522" w:name="exm-determinant"/>
    <w:p>
      <w:pPr>
        <w:pStyle w:val="FirstParagraph"/>
      </w:pPr>
      <w:r>
        <w:rPr>
          <w:b/>
          <w:bCs/>
        </w:rPr>
        <w:t xml:space="preserve">Example 156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22"/>
    <w:bookmarkStart w:id="523" w:name="rem-determinant-cofactor-expansion"/>
    <w:p>
      <w:pPr>
        <w:pStyle w:val="FirstParagraph"/>
      </w:pPr>
      <w:r>
        <w:rPr>
          <w:i/>
          <w:iCs/>
        </w:rPr>
        <w:t xml:space="preserve">Remark 45</w:t>
      </w:r>
      <w:r>
        <w:t xml:space="preserve"> (Cofactor expansion). </w:t>
      </w:r>
      <w:r>
        <w:t xml:space="preserve">The recursive formula in</w:t>
      </w:r>
      <w:r>
        <w:t xml:space="preserve"> </w:t>
      </w:r>
      <w:hyperlink w:anchor="def-determinant">
        <w:r>
          <w:rPr>
            <w:rStyle w:val="Hyperlink"/>
          </w:rPr>
          <w:t xml:space="preserve">Definition 105</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156</w:t>
        </w:r>
      </w:hyperlink>
      <w:r>
        <w:t xml:space="preserve">.</w:t>
      </w:r>
    </w:p>
    <w:bookmarkEnd w:id="523"/>
    <w:p>
      <w:pPr>
        <w:pStyle w:val="BodyText"/>
      </w:pPr>
      <w:r>
        <w:t xml:space="preserve">See also</w:t>
      </w:r>
      <w:r>
        <w:t xml:space="preserve"> </w:t>
      </w:r>
      <w:hyperlink r:id="rId524">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25" name="Picture"/>
                  <a:graphic>
                    <a:graphicData uri="http://schemas.openxmlformats.org/drawingml/2006/picture">
                      <pic:pic>
                        <pic:nvPicPr>
                          <pic:cNvPr descr="/opt/quarto/share/formats/docx/tip.png" id="52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2"/>
              </w:numPr>
            </w:pPr>
            <w:hyperlink r:id="rId527">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28" w:name="thm-det-diagonal"/>
    <w:p>
      <w:pPr>
        <w:pStyle w:val="FirstParagraph"/>
      </w:pPr>
      <w:r>
        <w:rPr>
          <w:b/>
          <w:bCs/>
        </w:rPr>
        <w:t xml:space="preserve">Theorem 84 (Determinant of a diagonal matrix)</w:t>
      </w:r>
      <w:r>
        <w:t xml:space="preserve"> </w:t>
      </w:r>
      <w:r>
        <w:t xml:space="preserve">The determinant (</w:t>
      </w:r>
      <w:hyperlink w:anchor="def-determinant">
        <w:r>
          <w:rPr>
            <w:rStyle w:val="Hyperlink"/>
          </w:rPr>
          <w:t xml:space="preserve">Definition 105</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83</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28"/>
    <w:p>
      <w:pPr>
        <w:pStyle w:val="FirstParagraph"/>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29" w:name="exm-det-diagonal"/>
    <w:p>
      <w:pPr>
        <w:pStyle w:val="FirstParagraph"/>
      </w:pPr>
      <w:r>
        <w:rPr>
          <w:b/>
          <w:bCs/>
        </w:rPr>
        <w:t xml:space="preserve">Example 157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29"/>
    <w:bookmarkStart w:id="530" w:name="thm-det-product"/>
    <w:p>
      <w:pPr>
        <w:pStyle w:val="BodyText"/>
      </w:pPr>
      <w:r>
        <w:rPr>
          <w:b/>
          <w:bCs/>
        </w:rPr>
        <w:t xml:space="preserve">Theorem 85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30"/>
    <w:bookmarkStart w:id="531" w:name="exm-det-product"/>
    <w:p>
      <w:pPr>
        <w:pStyle w:val="FirstParagraph"/>
      </w:pPr>
      <w:r>
        <w:rPr>
          <w:b/>
          <w:bCs/>
        </w:rPr>
        <w:t xml:space="preserve">Example 158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156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31"/>
    <w:bookmarkStart w:id="532" w:name="rem-det-product-proof"/>
    <w:p>
      <w:pPr>
        <w:pStyle w:val="FirstParagraph"/>
      </w:pPr>
      <w:r>
        <w:rPr>
          <w:i/>
          <w:iCs/>
        </w:rPr>
        <w:t xml:space="preserve">Remark 46</w:t>
      </w:r>
      <w:r>
        <w:t xml:space="preserve"> (An example is not a proof). </w:t>
      </w:r>
      <w:hyperlink w:anchor="exm-det-product">
        <w:r>
          <w:rPr>
            <w:rStyle w:val="Hyperlink"/>
          </w:rPr>
          <w:t xml:space="preserve">Example 158</w:t>
        </w:r>
      </w:hyperlink>
      <w:r>
        <w:t xml:space="preserve"> </w:t>
      </w:r>
      <w:r>
        <w:t xml:space="preserve">checks</w:t>
      </w:r>
      <w:r>
        <w:t xml:space="preserve"> </w:t>
      </w:r>
      <w:hyperlink w:anchor="thm-det-product">
        <w:r>
          <w:rPr>
            <w:rStyle w:val="Hyperlink"/>
          </w:rPr>
          <w:t xml:space="preserve">Theorem 85</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532"/>
    <w:p>
      <w:pPr>
        <w:pStyle w:val="BodyText"/>
      </w:pPr>
      <w:r>
        <w:t xml:space="preserve">See also</w:t>
      </w:r>
      <w:r>
        <w:t xml:space="preserve"> </w:t>
      </w:r>
      <w:hyperlink r:id="rId524">
        <w:r>
          <w:rPr>
            <w:rStyle w:val="Hyperlink"/>
          </w:rPr>
          <w:t xml:space="preserve">https://en.wikipedia.org/wiki/Determinant</w:t>
        </w:r>
      </w:hyperlink>
      <w:r>
        <w:t xml:space="preserve">.</w:t>
      </w:r>
    </w:p>
    <w:bookmarkStart w:id="533" w:name="thm-det-eigenvalues"/>
    <w:p>
      <w:pPr>
        <w:pStyle w:val="BodyText"/>
      </w:pPr>
      <w:r>
        <w:rPr>
          <w:b/>
          <w:bCs/>
        </w:rPr>
        <w:t xml:space="preserve">Theorem 86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33"/>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85</w:t>
        </w:r>
      </w:hyperlink>
      <w:r>
        <w:t xml:space="preserve">,</w:t>
      </w:r>
      <w:r>
        <w:t xml:space="preserve"> </w:t>
      </w:r>
      <w:r>
        <w:t xml:space="preserve">the orthogonality step is</w:t>
      </w:r>
      <w:r>
        <w:t xml:space="preserve"> </w:t>
      </w:r>
      <w:hyperlink w:anchor="def-orthogonal-matrix">
        <w:r>
          <w:rPr>
            <w:rStyle w:val="Hyperlink"/>
          </w:rPr>
          <w:t xml:space="preserve">Definition 89</w:t>
        </w:r>
      </w:hyperlink>
      <w:r>
        <w:t xml:space="preserve">,</w:t>
      </w:r>
      <w:r>
        <w:t xml:space="preserve"> </w:t>
      </w:r>
      <w:r>
        <w:t xml:space="preserve">and the identity and diagonal steps are</w:t>
      </w:r>
      <w:r>
        <w:t xml:space="preserve"> </w:t>
      </w:r>
      <w:hyperlink w:anchor="thm-det-diagonal">
        <w:r>
          <w:rPr>
            <w:rStyle w:val="Hyperlink"/>
          </w:rPr>
          <w:t xml:space="preserve">Theorem 84</w:t>
        </w:r>
      </w:hyperlink>
      <w:r>
        <w:t xml:space="preserve"> </w:t>
      </w:r>
      <w:r>
        <w:t xml:space="preserve">and</w:t>
      </w:r>
      <w:r>
        <w:t xml:space="preserve"> </w:t>
      </w:r>
      <w:hyperlink w:anchor="exm-det-diagonal">
        <w:r>
          <w:rPr>
            <w:rStyle w:val="Hyperlink"/>
          </w:rPr>
          <w:t xml:space="preserve">Example 157</w:t>
        </w:r>
      </w:hyperlink>
      <w:r>
        <w:t xml:space="preserve">.</w:t>
      </w:r>
    </w:p>
    <w:bookmarkStart w:id="534" w:name="cor-det-pd"/>
    <w:p>
      <w:pPr>
        <w:pStyle w:val="BodyText"/>
      </w:pPr>
      <w:r>
        <w:rPr>
          <w:b/>
          <w:bCs/>
        </w:rPr>
        <w:t xml:space="preserve">Corollary 11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34"/>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86</w:t>
        </w:r>
      </w:hyperlink>
      <w:r>
        <w:t xml:space="preserve">,</w:t>
      </w:r>
      <w:r>
        <w:t xml:space="preserve"> </w:t>
      </w:r>
      <w:r>
        <w:t xml:space="preserve">is positive.</w:t>
      </w:r>
    </w:p>
    <w:bookmarkStart w:id="535" w:name="exm-det-eigenvalues"/>
    <w:p>
      <w:pPr>
        <w:pStyle w:val="BodyText"/>
      </w:pPr>
      <w:r>
        <w:rPr>
          <w:b/>
          <w:bCs/>
        </w:rPr>
        <w:t xml:space="preserve">Example 159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so</w:t>
      </w:r>
      <w:r>
        <w:t xml:space="preserve"> </w:t>
      </w:r>
      <w:hyperlink w:anchor="thm-det-eigenvalues">
        <w:r>
          <w:rPr>
            <w:rStyle w:val="Hyperlink"/>
          </w:rPr>
          <w:t xml:space="preserve">Theorem 86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156</w:t>
        </w:r>
      </w:hyperlink>
      <w:r>
        <w:t xml:space="preserve">.</w:t>
      </w:r>
    </w:p>
    <w:bookmarkEnd w:id="535"/>
    <w:bookmarkEnd w:id="536"/>
    <w:bookmarkStart w:id="613" w:name="design-matrix"/>
    <w:p>
      <w:pPr>
        <w:pStyle w:val="Heading2"/>
      </w:pPr>
      <w:r>
        <w:t xml:space="preserve">20 Design Matrix</w:t>
      </w:r>
    </w:p>
    <w:bookmarkStart w:id="537" w:name="def-design-matrix"/>
    <w:p>
      <w:pPr>
        <w:pStyle w:val="FirstParagraph"/>
      </w:pPr>
      <w:r>
        <w:rPr>
          <w:b/>
          <w:bCs/>
        </w:rPr>
        <w:t xml:space="preserve">Definition 106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limLow>
                  <m:e>
                    <m:r>
                      <m:t>x</m:t>
                    </m:r>
                  </m:e>
                  <m:lim>
                    <m:r>
                      <m:rPr>
                        <m:sty m:val="p"/>
                      </m:rPr>
                      <m:t>∼</m:t>
                    </m:r>
                  </m:lim>
                </m:limLow>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limLow>
                                  <m:e>
                                    <m:r>
                                      <m:t>x</m:t>
                                    </m:r>
                                  </m:e>
                                  <m:lim>
                                    <m:r>
                                      <m:rPr>
                                        <m:sty m:val="p"/>
                                      </m:rPr>
                                      <m:t>∼</m:t>
                                    </m:r>
                                  </m:lim>
                                </m:limLow>
                              </m:e>
                              <m:sub>
                                <m:r>
                                  <m:t>1</m:t>
                                </m:r>
                              </m:sub>
                            </m:sSub>
                          </m:e>
                          <m:sup>
                            <m:r>
                              <m:rPr>
                                <m:sty m:val="p"/>
                              </m:rPr>
                              <m:t>⊤</m:t>
                            </m:r>
                          </m:sup>
                        </m:sSup>
                      </m:e>
                    </m:mr>
                    <m:mr>
                      <m:e>
                        <m:sSup>
                          <m:e>
                            <m:sSub>
                              <m:e>
                                <m:limLow>
                                  <m:e>
                                    <m:r>
                                      <m:t>x</m:t>
                                    </m:r>
                                  </m:e>
                                  <m:lim>
                                    <m:r>
                                      <m:rPr>
                                        <m:sty m:val="p"/>
                                      </m:rPr>
                                      <m:t>∼</m:t>
                                    </m:r>
                                  </m:lim>
                                </m:limLow>
                              </m:e>
                              <m:sub>
                                <m:r>
                                  <m:t>2</m:t>
                                </m:r>
                              </m:sub>
                            </m:sSub>
                          </m:e>
                          <m:sup>
                            <m:r>
                              <m:rPr>
                                <m:sty m:val="p"/>
                              </m:rPr>
                              <m:t>⊤</m:t>
                            </m:r>
                          </m:sup>
                        </m:sSup>
                      </m:e>
                    </m:mr>
                    <m:mr>
                      <m:e>
                        <m:r>
                          <m:rPr>
                            <m:sty m:val="p"/>
                          </m:rPr>
                          <m:t>⋮</m:t>
                        </m:r>
                      </m:e>
                    </m:mr>
                    <m:mr>
                      <m:e>
                        <m:sSup>
                          <m:e>
                            <m:sSub>
                              <m:e>
                                <m:limLow>
                                  <m:e>
                                    <m:r>
                                      <m:t>x</m:t>
                                    </m:r>
                                  </m:e>
                                  <m:lim>
                                    <m:r>
                                      <m:rPr>
                                        <m:sty m:val="p"/>
                                      </m:rPr>
                                      <m:t>∼</m:t>
                                    </m:r>
                                  </m:lim>
                                </m:limLow>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537"/>
    <w:bookmarkStart w:id="538" w:name="rem-design-matrix-products"/>
    <w:p>
      <w:pPr>
        <w:pStyle w:val="FirstParagraph"/>
      </w:pPr>
      <w:r>
        <w:rPr>
          <w:i/>
          <w:iCs/>
        </w:rPr>
        <w:t xml:space="preserve">Remark 47</w:t>
      </w:r>
      <w:r>
        <w:t xml:space="preserve"> (Products with the design matrix). </w:t>
      </w:r>
      <w:r>
        <w:t xml:space="preserve">The product</w:t>
      </w:r>
      <w:r>
        <w:t xml:space="preserve"> </w:t>
      </w:r>
      <m:oMath>
        <m:r>
          <m:rPr>
            <m:sty m:val="bi"/>
          </m:rPr>
          <m:t>X</m:t>
        </m:r>
        <m:limLow>
          <m:e>
            <m:r>
              <m:t>β</m:t>
            </m:r>
          </m:e>
          <m:lim>
            <m:r>
              <m:rPr>
                <m:sty m:val="p"/>
              </m:rPr>
              <m:t>∼</m:t>
            </m:r>
          </m:lim>
        </m:limLow>
      </m:oMath>
      <w:r>
        <w:t xml:space="preserve"> </w:t>
      </w:r>
      <w:r>
        <w:t xml:space="preserve">collects the values</w:t>
      </w:r>
      <w:r>
        <w:t xml:space="preserve"> </w:t>
      </w:r>
      <m:oMath>
        <m:sSup>
          <m:e>
            <m:sSub>
              <m:e>
                <m:limLow>
                  <m:e>
                    <m:r>
                      <m:t>x</m:t>
                    </m:r>
                  </m:e>
                  <m:lim>
                    <m:r>
                      <m:rPr>
                        <m:sty m:val="p"/>
                      </m:rPr>
                      <m:t>∼</m:t>
                    </m:r>
                  </m:lim>
                </m:limLow>
              </m:e>
              <m:sub>
                <m:r>
                  <m:t>i</m:t>
                </m:r>
              </m:sub>
            </m:sSub>
          </m:e>
          <m:sup>
            <m:r>
              <m:rPr>
                <m:sty m:val="p"/>
              </m:rPr>
              <m:t>⊤</m:t>
            </m:r>
          </m:sup>
        </m:sSup>
        <m:limLow>
          <m:e>
            <m:r>
              <m:t>β</m:t>
            </m:r>
          </m:e>
          <m:lim>
            <m:r>
              <m:rPr>
                <m:sty m:val="p"/>
              </m:rPr>
              <m:t>∼</m:t>
            </m:r>
          </m:lim>
        </m:limLow>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limLow>
            <m:e>
              <m:r>
                <m:t>β</m:t>
              </m:r>
            </m:e>
            <m:lim>
              <m:r>
                <m:rPr>
                  <m:sty m:val="p"/>
                </m:rPr>
                <m:t>∼</m:t>
              </m:r>
            </m:lim>
          </m:limLow>
          <m:r>
            <m:rPr>
              <m:sty m:val="p"/>
            </m:rPr>
            <m:t>=</m:t>
          </m:r>
          <m:d>
            <m:dPr>
              <m:begChr m:val="["/>
              <m:sepChr m:val=""/>
              <m:endChr m:val="]"/>
              <m:grow/>
            </m:dPr>
            <m:e>
              <m:m>
                <m:mPr>
                  <m:baseJc m:val="center"/>
                  <m:plcHide m:val="on"/>
                  <m:mcs>
                    <m:mc>
                      <m:mcPr>
                        <m:mcJc m:val="center"/>
                        <m:count m:val="1"/>
                      </m:mcPr>
                    </m:mc>
                  </m:mcs>
                </m:mPr>
                <m:mr>
                  <m:e>
                    <m:sSup>
                      <m:e>
                        <m:sSub>
                          <m:e>
                            <m:limLow>
                              <m:e>
                                <m:r>
                                  <m:t>x</m:t>
                                </m:r>
                              </m:e>
                              <m:lim>
                                <m:r>
                                  <m:rPr>
                                    <m:sty m:val="p"/>
                                  </m:rPr>
                                  <m:t>∼</m:t>
                                </m:r>
                              </m:lim>
                            </m:limLow>
                          </m:e>
                          <m:sub>
                            <m:r>
                              <m:t>1</m:t>
                            </m:r>
                          </m:sub>
                        </m:sSub>
                      </m:e>
                      <m:sup>
                        <m:r>
                          <m:rPr>
                            <m:sty m:val="p"/>
                          </m:rPr>
                          <m:t>⊤</m:t>
                        </m:r>
                      </m:sup>
                    </m:sSup>
                    <m:limLow>
                      <m:e>
                        <m:r>
                          <m:t>β</m:t>
                        </m:r>
                      </m:e>
                      <m:lim>
                        <m:r>
                          <m:rPr>
                            <m:sty m:val="p"/>
                          </m:rPr>
                          <m:t>∼</m:t>
                        </m:r>
                      </m:lim>
                    </m:limLow>
                  </m:e>
                </m:mr>
                <m:mr>
                  <m:e>
                    <m:r>
                      <m:rPr>
                        <m:sty m:val="p"/>
                      </m:rPr>
                      <m:t>⋮</m:t>
                    </m:r>
                  </m:e>
                </m:mr>
                <m:mr>
                  <m:e>
                    <m:sSup>
                      <m:e>
                        <m:sSub>
                          <m:e>
                            <m:limLow>
                              <m:e>
                                <m:r>
                                  <m:t>x</m:t>
                                </m:r>
                              </m:e>
                              <m:lim>
                                <m:r>
                                  <m:rPr>
                                    <m:sty m:val="p"/>
                                  </m:rPr>
                                  <m:t>∼</m:t>
                                </m:r>
                              </m:lim>
                            </m:limLow>
                          </m:e>
                          <m:sub>
                            <m:r>
                              <m:t>n</m:t>
                            </m:r>
                          </m:sub>
                        </m:sSub>
                      </m:e>
                      <m:sup>
                        <m:r>
                          <m:rPr>
                            <m:sty m:val="p"/>
                          </m:rPr>
                          <m:t>⊤</m:t>
                        </m:r>
                      </m:sup>
                    </m:sSup>
                    <m:limLow>
                      <m:e>
                        <m:r>
                          <m:t>β</m:t>
                        </m:r>
                      </m:e>
                      <m:lim>
                        <m:r>
                          <m:rPr>
                            <m:sty m:val="p"/>
                          </m:rPr>
                          <m:t>∼</m:t>
                        </m:r>
                      </m:lim>
                    </m:limLow>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36</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limLow>
          <m:e>
            <m:r>
              <m:t>β</m:t>
            </m:r>
          </m:e>
          <m:lim>
            <m:r>
              <m:rPr>
                <m:sty m:val="p"/>
              </m:rPr>
              <m:t>∼</m:t>
            </m:r>
          </m:lim>
        </m:limLow>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limLow>
                <m:e>
                  <m:r>
                    <m:t>β</m:t>
                  </m:r>
                </m:e>
                <m:lim>
                  <m:r>
                    <m:rPr>
                      <m:sty m:val="p"/>
                    </m:rPr>
                    <m:t>∼</m:t>
                  </m:r>
                </m:lim>
              </m:limLow>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115</w:t>
        </w:r>
      </w:hyperlink>
      <w:r>
        <w:t xml:space="preserve">, defined later in this chapter)</w:t>
      </w:r>
      <w:r>
        <w:t xml:space="preserve"> </w:t>
      </w:r>
      <m:oMath>
        <m:acc>
          <m:accPr>
            <m:chr m:val="̂"/>
          </m:accPr>
          <m:e>
            <m:limLow>
              <m:e>
                <m:r>
                  <m:t>β</m:t>
                </m:r>
              </m:e>
              <m:lim>
                <m:r>
                  <m:rPr>
                    <m:sty m:val="p"/>
                  </m:rPr>
                  <m:t>∼</m:t>
                </m:r>
              </m:lim>
            </m:limLow>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limLow>
          <m:e>
            <m:r>
              <m:t>y</m:t>
            </m:r>
          </m:e>
          <m:lim>
            <m:r>
              <m:rPr>
                <m:sty m:val="p"/>
              </m:rPr>
              <m:t>∼</m:t>
            </m:r>
          </m:lim>
        </m:limLow>
      </m:oMath>
      <w:r>
        <w:t xml:space="preserve">.</w:t>
      </w:r>
    </w:p>
    <w:bookmarkEnd w:id="538"/>
    <w:bookmarkStart w:id="539" w:name="thm-gram-invertible"/>
    <w:p>
      <w:pPr>
        <w:pStyle w:val="BodyText"/>
      </w:pPr>
      <w:r>
        <w:rPr>
          <w:b/>
          <w:bCs/>
        </w:rPr>
        <w:t xml:space="preserve">Theorem 87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44</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39"/>
    <w:p>
      <w:pPr>
        <w:pStyle w:val="BodyText"/>
      </w:pPr>
      <w:r>
        <w:rPr>
          <w:i/>
          <w:iCs/>
        </w:rPr>
        <w:t xml:space="preserve">Proof</w:t>
      </w:r>
      <w:r>
        <w:t xml:space="preserve">. </w:t>
      </w:r>
      <w:r>
        <w:t xml:space="preserve">Let</w:t>
      </w:r>
      <w:r>
        <w:t xml:space="preserve"> </w:t>
      </w:r>
      <m:oMath>
        <m:limLow>
          <m:e>
            <m:r>
              <m:t>c</m:t>
            </m:r>
          </m:e>
          <m:lim>
            <m:r>
              <m:rPr>
                <m:sty m:val="p"/>
              </m:rPr>
              <m:t>∼</m:t>
            </m:r>
          </m:lim>
        </m:limLow>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limLow>
          <m:e>
            <m:r>
              <m:t>c</m:t>
            </m:r>
          </m:e>
          <m:lim>
            <m:r>
              <m:rPr>
                <m:sty m:val="p"/>
              </m:rPr>
              <m:t>∼</m:t>
            </m:r>
          </m:lim>
        </m:limLow>
        <m:r>
          <m:rPr>
            <m:sty m:val="p"/>
          </m:rPr>
          <m:t>=</m:t>
        </m:r>
        <m:limLow>
          <m:e>
            <m:r>
              <m:t>0</m:t>
            </m:r>
          </m:e>
          <m:lim>
            <m:r>
              <m:rPr>
                <m:sty m:val="p"/>
              </m:rPr>
              <m:t>∼</m:t>
            </m:r>
          </m:lim>
        </m:limLow>
      </m:oMath>
      <w:r>
        <w:t xml:space="preserve">.</w:t>
      </w:r>
      <w:r>
        <w:t xml:space="preserve"> </w:t>
      </w:r>
      <w:r>
        <w:t xml:space="preserve">Then</w:t>
      </w:r>
    </w:p>
    <w:p>
      <w:pPr>
        <w:pStyle w:val="BodyText"/>
      </w:pPr>
      <m:oMathPara>
        <m:oMathParaPr>
          <m:jc m:val="center"/>
        </m:oMathParaPr>
        <m:oMath>
          <m:eqArr>
            <m:e>
              <m:r>
                <m:t>0</m:t>
              </m:r>
              <m:r>
                <m:t>&amp;</m:t>
              </m:r>
              <m:r>
                <m:rPr>
                  <m:sty m:val="p"/>
                </m:rPr>
                <m:t>=</m:t>
              </m:r>
              <m:sSup>
                <m:e>
                  <m:limLow>
                    <m:e>
                      <m:r>
                        <m:t>c</m:t>
                      </m:r>
                    </m:e>
                    <m:lim>
                      <m:r>
                        <m:rPr>
                          <m:sty m:val="p"/>
                        </m:rPr>
                        <m:t>∼</m:t>
                      </m:r>
                    </m:lim>
                  </m:limLow>
                </m:e>
                <m:sup>
                  <m:r>
                    <m:rPr>
                      <m:sty m:val="p"/>
                    </m:rPr>
                    <m:t>⊤</m:t>
                  </m:r>
                </m:sup>
              </m:sSup>
              <m:r>
                <m:t> </m:t>
              </m:r>
              <m:sSup>
                <m:e>
                  <m:r>
                    <m:rPr>
                      <m:sty m:val="bi"/>
                    </m:rPr>
                    <m:t>X</m:t>
                  </m:r>
                </m:e>
                <m:sup>
                  <m:r>
                    <m:rPr>
                      <m:sty m:val="p"/>
                    </m:rPr>
                    <m:t>⊤</m:t>
                  </m:r>
                </m:sup>
              </m:sSup>
              <m:r>
                <m:rPr>
                  <m:sty m:val="bi"/>
                </m:rPr>
                <m:t>X</m:t>
              </m:r>
              <m:limLow>
                <m:e>
                  <m:r>
                    <m:t>c</m:t>
                  </m:r>
                </m:e>
                <m:lim>
                  <m:r>
                    <m:rPr>
                      <m:sty m:val="p"/>
                    </m:rPr>
                    <m:t>∼</m:t>
                  </m:r>
                </m:lim>
              </m:limLow>
              <m:r>
                <m:t>&amp;</m:t>
              </m:r>
              <m:r>
                <m:t>&amp;</m:t>
              </m:r>
              <m:r>
                <m:rPr>
                  <m:nor/>
                  <m:sty m:val="p"/>
                </m:rPr>
                <m:t>(multiply </m:t>
              </m:r>
              <m:sSup>
                <m:e>
                  <m:r>
                    <m:rPr>
                      <m:sty m:val="bi"/>
                    </m:rPr>
                    <m:t>X</m:t>
                  </m:r>
                </m:e>
                <m:sup>
                  <m:r>
                    <m:rPr>
                      <m:sty m:val="p"/>
                    </m:rPr>
                    <m:t>⊤</m:t>
                  </m:r>
                </m:sup>
              </m:sSup>
              <m:r>
                <m:rPr>
                  <m:sty m:val="bi"/>
                </m:rPr>
                <m:t>X</m:t>
              </m:r>
              <m:limLow>
                <m:e>
                  <m:r>
                    <m:t>c</m:t>
                  </m:r>
                </m:e>
                <m:lim>
                  <m:r>
                    <m:rPr>
                      <m:sty m:val="p"/>
                    </m:rPr>
                    <m:t>∼</m:t>
                  </m:r>
                </m:lim>
              </m:limLow>
              <m:r>
                <m:rPr>
                  <m:sty m:val="p"/>
                </m:rPr>
                <m:t>=</m:t>
              </m:r>
              <m:limLow>
                <m:e>
                  <m:r>
                    <m:t>0</m:t>
                  </m:r>
                </m:e>
                <m:lim>
                  <m:r>
                    <m:rPr>
                      <m:sty m:val="p"/>
                    </m:rPr>
                    <m:t>∼</m:t>
                  </m:r>
                </m:lim>
              </m:limLow>
              <m:r>
                <m:rPr>
                  <m:nor/>
                  <m:sty m:val="p"/>
                </m:rPr>
                <m:t> on the left by </m:t>
              </m:r>
              <m:sSup>
                <m:e>
                  <m:limLow>
                    <m:e>
                      <m:r>
                        <m:t>c</m:t>
                      </m:r>
                    </m:e>
                    <m:lim>
                      <m:r>
                        <m:rPr>
                          <m:sty m:val="p"/>
                        </m:rPr>
                        <m:t>∼</m:t>
                      </m:r>
                    </m:lim>
                  </m:limLow>
                </m:e>
                <m:sup>
                  <m:r>
                    <m:rPr>
                      <m:sty m:val="p"/>
                    </m:rPr>
                    <m:t>⊤</m:t>
                  </m:r>
                </m:sup>
              </m:sSup>
              <m:r>
                <m:rPr>
                  <m:nor/>
                  <m:sty m:val="p"/>
                </m:rPr>
                <m:t>)</m:t>
              </m:r>
            </m:e>
            <m:e>
              <m:r>
                <m:t>&amp;</m:t>
              </m:r>
              <m:r>
                <m:rPr>
                  <m:sty m:val="p"/>
                </m:rPr>
                <m:t>=</m:t>
              </m:r>
              <m:sSup>
                <m:e>
                  <m:r>
                    <m:t>​</m:t>
                  </m:r>
                  <m:d>
                    <m:dPr>
                      <m:begChr m:val="("/>
                      <m:sepChr m:val=""/>
                      <m:endChr m:val=")"/>
                      <m:grow/>
                    </m:dPr>
                    <m:e>
                      <m:r>
                        <m:rPr>
                          <m:sty m:val="bi"/>
                        </m:rPr>
                        <m:t>X</m:t>
                      </m:r>
                      <m:limLow>
                        <m:e>
                          <m:r>
                            <m:t>c</m:t>
                          </m:r>
                        </m:e>
                        <m:lim>
                          <m:r>
                            <m:rPr>
                              <m:sty m:val="p"/>
                            </m:rPr>
                            <m:t>∼</m:t>
                          </m:r>
                        </m:lim>
                      </m:limLow>
                    </m:e>
                  </m:d>
                  <m:r>
                    <m:t>​</m:t>
                  </m:r>
                </m:e>
                <m:sup>
                  <m:r>
                    <m:rPr>
                      <m:sty m:val="p"/>
                    </m:rPr>
                    <m:t>⊤</m:t>
                  </m:r>
                </m:sup>
              </m:sSup>
              <m:r>
                <m:t>​</m:t>
              </m:r>
              <m:d>
                <m:dPr>
                  <m:begChr m:val="("/>
                  <m:sepChr m:val=""/>
                  <m:endChr m:val=")"/>
                  <m:grow/>
                </m:dPr>
                <m:e>
                  <m:r>
                    <m:rPr>
                      <m:sty m:val="bi"/>
                    </m:rPr>
                    <m:t>X</m:t>
                  </m:r>
                  <m:limLow>
                    <m:e>
                      <m:r>
                        <m:t>c</m:t>
                      </m:r>
                    </m:e>
                    <m:lim>
                      <m:r>
                        <m:rPr>
                          <m:sty m:val="p"/>
                        </m:rPr>
                        <m:t>∼</m:t>
                      </m:r>
                    </m:lim>
                  </m:limLow>
                </m:e>
              </m:d>
              <m:r>
                <m:t>​</m:t>
              </m:r>
              <m:r>
                <m:t>&amp;</m:t>
              </m:r>
              <m:r>
                <m:t>&amp;</m:t>
              </m:r>
              <m:r>
                <m:rPr>
                  <m:nor/>
                  <m:sty m:val="p"/>
                </m:rPr>
                <m:t>(transpose of a product)</m:t>
              </m:r>
            </m:e>
            <m:e>
              <m:r>
                <m:t>&amp;</m:t>
              </m:r>
              <m:r>
                <m:rPr>
                  <m:sty m:val="p"/>
                </m:rPr>
                <m:t>=</m:t>
              </m:r>
              <m:r>
                <m:t>​</m:t>
              </m:r>
              <m:d>
                <m:dPr>
                  <m:begChr m:val="∥"/>
                  <m:sepChr m:val=""/>
                  <m:endChr m:val="∥"/>
                  <m:grow/>
                </m:dPr>
                <m:e>
                  <m:r>
                    <m:rPr>
                      <m:sty m:val="bi"/>
                    </m:rPr>
                    <m:t>X</m:t>
                  </m:r>
                  <m:limLow>
                    <m:e>
                      <m:r>
                        <m:t>c</m:t>
                      </m:r>
                    </m:e>
                    <m:lim>
                      <m:r>
                        <m:rPr>
                          <m:sty m:val="p"/>
                        </m:rPr>
                        <m:t>∼</m:t>
                      </m:r>
                    </m:lim>
                  </m:limLow>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limLow>
          <m:e>
            <m:r>
              <m:t>c</m:t>
            </m:r>
          </m:e>
          <m:lim>
            <m:r>
              <m:rPr>
                <m:sty m:val="p"/>
              </m:rPr>
              <m:t>∼</m:t>
            </m:r>
          </m:lim>
        </m:limLow>
        <m:r>
          <m:rPr>
            <m:sty m:val="p"/>
          </m:rPr>
          <m:t>=</m:t>
        </m:r>
        <m:limLow>
          <m:e>
            <m:r>
              <m:t>0</m:t>
            </m:r>
          </m:e>
          <m:lim>
            <m:r>
              <m:rPr>
                <m:sty m:val="p"/>
              </m:rPr>
              <m:t>∼</m:t>
            </m:r>
          </m:lim>
        </m:limLow>
      </m:oMath>
      <w:r>
        <w:t xml:space="preserve">.</w:t>
      </w:r>
      <w:r>
        <w:t xml:space="preserve"> </w:t>
      </w:r>
      <w:r>
        <w:t xml:space="preserve">Because</w:t>
      </w:r>
      <w:r>
        <w:t xml:space="preserve"> </w:t>
      </w:r>
      <m:oMath>
        <m:r>
          <m:rPr>
            <m:sty m:val="bi"/>
          </m:rPr>
          <m:t>X</m:t>
        </m:r>
        <m:limLow>
          <m:e>
            <m:r>
              <m:t>c</m:t>
            </m:r>
          </m:e>
          <m:lim>
            <m:r>
              <m:rPr>
                <m:sty m:val="p"/>
              </m:rPr>
              <m:t>∼</m:t>
            </m:r>
          </m:lim>
        </m:limLow>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limLow>
          <m:e>
            <m:r>
              <m:t>c</m:t>
            </m:r>
          </m:e>
          <m:lim>
            <m:r>
              <m:rPr>
                <m:sty m:val="p"/>
              </m:rPr>
              <m:t>∼</m:t>
            </m:r>
          </m:lim>
        </m:limLow>
        <m:r>
          <m:rPr>
            <m:sty m:val="p"/>
          </m:rPr>
          <m:t>=</m:t>
        </m:r>
        <m:limLow>
          <m:e>
            <m:r>
              <m:t>0</m:t>
            </m:r>
          </m:e>
          <m:lim>
            <m:r>
              <m:rPr>
                <m:sty m:val="p"/>
              </m:rPr>
              <m:t>∼</m:t>
            </m:r>
          </m:lim>
        </m:limLow>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limLow>
          <m:e>
            <m:r>
              <m:t>c</m:t>
            </m:r>
          </m:e>
          <m:lim>
            <m:r>
              <m:rPr>
                <m:sty m:val="p"/>
              </m:rPr>
              <m:t>∼</m:t>
            </m:r>
          </m:lim>
        </m:limLow>
        <m:r>
          <m:rPr>
            <m:sty m:val="p"/>
          </m:rPr>
          <m:t>=</m:t>
        </m:r>
        <m:limLow>
          <m:e>
            <m:r>
              <m:t>0</m:t>
            </m:r>
          </m:e>
          <m:lim>
            <m:r>
              <m:rPr>
                <m:sty m:val="p"/>
              </m:rPr>
              <m:t>∼</m:t>
            </m:r>
          </m:lim>
        </m:limLow>
      </m:oMath>
      <w:r>
        <w:t xml:space="preserve"> </w:t>
      </w:r>
      <w:r>
        <w:t xml:space="preserve">is</w:t>
      </w:r>
      <w:r>
        <w:t xml:space="preserve"> </w:t>
      </w:r>
      <m:oMath>
        <m:limLow>
          <m:e>
            <m:r>
              <m:t>c</m:t>
            </m:r>
          </m:e>
          <m:lim>
            <m:r>
              <m:rPr>
                <m:sty m:val="p"/>
              </m:rPr>
              <m:t>∼</m:t>
            </m:r>
          </m:lim>
        </m:limLow>
        <m:r>
          <m:rPr>
            <m:sty m:val="p"/>
          </m:rPr>
          <m:t>=</m:t>
        </m:r>
        <m:limLow>
          <m:e>
            <m:r>
              <m:t>0</m:t>
            </m:r>
          </m:e>
          <m:lim>
            <m:r>
              <m:rPr>
                <m:sty m:val="p"/>
              </m:rPr>
              <m:t>∼</m:t>
            </m:r>
          </m:lim>
        </m:limLow>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540" w:name="exm-gram-invertible"/>
    <w:p>
      <w:pPr>
        <w:pStyle w:val="BodyText"/>
      </w:pPr>
      <w:r>
        <w:rPr>
          <w:b/>
          <w:bCs/>
        </w:rPr>
        <w:t xml:space="preserve">Example 160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36</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sSup>
            <m:e>
              <m:r>
                <m:t>​</m:t>
              </m:r>
              <m:d>
                <m:dPr>
                  <m:begChr m:val="("/>
                  <m:sepChr m:val=""/>
                  <m:endChr m:val=")"/>
                  <m:grow/>
                </m:dPr>
                <m:e>
                  <m:sSup>
                    <m:e>
                      <m:r>
                        <m:rPr>
                          <m:sty m:val="bi"/>
                        </m:rPr>
                        <m:t>X</m:t>
                      </m:r>
                    </m:e>
                    <m:sup>
                      <m:r>
                        <m:rPr>
                          <m:sty m:val="p"/>
                        </m:rPr>
                        <m:t>⊤</m:t>
                      </m:r>
                    </m:sup>
                  </m:sSup>
                  <m:r>
                    <m:rPr>
                      <m:sty m:val="bi"/>
                    </m:rPr>
                    <m:t>X</m:t>
                  </m:r>
                </m:e>
              </m:d>
              <m:r>
                <m:t>​</m:t>
              </m:r>
            </m:e>
            <m:sup>
              <m:r>
                <m:rPr>
                  <m:sty m:val="p"/>
                </m:rPr>
                <m:t>−</m:t>
              </m:r>
              <m:r>
                <m:t>1</m:t>
              </m:r>
            </m:sup>
          </m:sSup>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40"/>
    <w:bookmarkStart w:id="541" w:name="def-hat-matrix"/>
    <w:p>
      <w:pPr>
        <w:pStyle w:val="BodyText"/>
      </w:pPr>
      <w:r>
        <w:rPr>
          <w:b/>
          <w:bCs/>
        </w:rPr>
        <w:t xml:space="preserve">Definition 107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106</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87</w:t>
        </w:r>
      </w:hyperlink>
      <w:r>
        <w:t xml:space="preserve">.</w:t>
      </w:r>
    </w:p>
    <w:bookmarkEnd w:id="541"/>
    <w:bookmarkStart w:id="542" w:name="exm-hat-matrix"/>
    <w:p>
      <w:pPr>
        <w:pStyle w:val="BodyText"/>
      </w:pPr>
      <w:r>
        <w:rPr>
          <w:b/>
          <w:bCs/>
        </w:rPr>
        <w:t xml:space="preserve">Example 161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limLow>
          <m:e>
            <m:r>
              <m:t>y</m:t>
            </m:r>
          </m:e>
          <m:lim>
            <m:r>
              <m:rPr>
                <m:sty m:val="p"/>
              </m:rPr>
              <m:t>∼</m:t>
            </m:r>
          </m:lim>
        </m:limLow>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42"/>
    <w:bookmarkStart w:id="543" w:name="thm-hat-matrix"/>
    <w:p>
      <w:pPr>
        <w:pStyle w:val="BodyText"/>
      </w:pPr>
      <w:r>
        <w:rPr>
          <w:b/>
          <w:bCs/>
        </w:rPr>
        <w:t xml:space="preserve">Theorem 88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r>
        <w:t xml:space="preserve"> </w:t>
      </w:r>
      <w:r>
        <w:t xml:space="preserve">is an orthogonal projection matrix (</w:t>
      </w:r>
      <w:hyperlink w:anchor="def-projection-matrix">
        <w:r>
          <w:rPr>
            <w:rStyle w:val="Hyperlink"/>
          </w:rPr>
          <w:t xml:space="preserve">Definition 87</w:t>
        </w:r>
      </w:hyperlink>
      <w:r>
        <w:t xml:space="preserve">).</w:t>
      </w:r>
    </w:p>
    <w:bookmarkEnd w:id="543"/>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9</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44" w:name="exm-hat-matrix-projection"/>
    <w:p>
      <w:pPr>
        <w:pStyle w:val="FirstParagraph"/>
      </w:pPr>
      <w:r>
        <w:rPr>
          <w:b/>
          <w:bCs/>
        </w:rPr>
        <w:t xml:space="preserve">Example 162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161</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88</w:t>
        </w:r>
      </w:hyperlink>
      <w:r>
        <w:t xml:space="preserve"> </w:t>
      </w:r>
      <w:r>
        <w:t xml:space="preserve">says.</w:t>
      </w:r>
    </w:p>
    <w:bookmarkEnd w:id="544"/>
    <w:bookmarkStart w:id="545" w:name="rem-hat-matrix-name"/>
    <w:p>
      <w:pPr>
        <w:pStyle w:val="BodyText"/>
      </w:pPr>
      <w:r>
        <w:rPr>
          <w:i/>
          <w:iCs/>
        </w:rPr>
        <w:t xml:space="preserve">Remark 48</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115</w:t>
        </w:r>
      </w:hyperlink>
      <w:r>
        <w:t xml:space="preserve">, defined later in this chapter):</w:t>
      </w:r>
    </w:p>
    <w:p>
      <w:pPr>
        <w:pStyle w:val="BodyText"/>
      </w:pPr>
      <m:oMathPara>
        <m:oMathParaPr>
          <m:jc m:val="center"/>
        </m:oMathParaPr>
        <m:oMath>
          <m:eqArr>
            <m:e>
              <m:acc>
                <m:accPr>
                  <m:chr m:val="̂"/>
                </m:accPr>
                <m:e>
                  <m:limLow>
                    <m:e>
                      <m:r>
                        <m:t>y</m:t>
                      </m:r>
                    </m:e>
                    <m:lim>
                      <m:r>
                        <m:rPr>
                          <m:sty m:val="p"/>
                        </m:rPr>
                        <m:t>∼</m:t>
                      </m:r>
                    </m:lim>
                  </m:limLow>
                </m:e>
              </m:acc>
              <m:r>
                <m:t>&amp;</m:t>
              </m:r>
              <m:r>
                <m:rPr>
                  <m:sty m:val="p"/>
                </m:rPr>
                <m:t>=</m:t>
              </m:r>
              <m:r>
                <m:rPr>
                  <m:sty m:val="bi"/>
                </m:rPr>
                <m:t>X</m:t>
              </m:r>
              <m:acc>
                <m:accPr>
                  <m:chr m:val="̂"/>
                </m:accPr>
                <m:e>
                  <m:limLow>
                    <m:e>
                      <m:r>
                        <m:t>β</m:t>
                      </m:r>
                    </m:e>
                    <m:lim>
                      <m:r>
                        <m:rPr>
                          <m:sty m:val="p"/>
                        </m:rPr>
                        <m:t>∼</m:t>
                      </m:r>
                    </m:lim>
                  </m:limLow>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limLow>
                <m:e>
                  <m:r>
                    <m:t>y</m:t>
                  </m:r>
                </m:e>
                <m:lim>
                  <m:r>
                    <m:rPr>
                      <m:sty m:val="p"/>
                    </m:rPr>
                    <m:t>∼</m:t>
                  </m:r>
                </m:lim>
              </m:limLow>
            </m:e>
            <m:e>
              <m:r>
                <m:t>&amp;</m:t>
              </m:r>
              <m:r>
                <m:rPr>
                  <m:sty m:val="p"/>
                </m:rPr>
                <m:t>=</m:t>
              </m:r>
              <m:r>
                <m:rPr>
                  <m:sty m:val="bi"/>
                </m:rPr>
                <m:t>H</m:t>
              </m:r>
              <m:limLow>
                <m:e>
                  <m:r>
                    <m:t>y</m:t>
                  </m:r>
                </m:e>
                <m:lim>
                  <m:r>
                    <m:rPr>
                      <m:sty m:val="p"/>
                    </m:rPr>
                    <m:t>∼</m:t>
                  </m:r>
                </m:lim>
              </m:limLow>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limLow>
          <m:e>
            <m:r>
              <m:t>y</m:t>
            </m:r>
          </m:e>
          <m:lim>
            <m:r>
              <m:rPr>
                <m:sty m:val="p"/>
              </m:rPr>
              <m:t>∼</m:t>
            </m:r>
          </m:lim>
        </m:limLow>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161</w:t>
        </w:r>
      </w:hyperlink>
      <w:r>
        <w:t xml:space="preserve">,</w:t>
      </w:r>
      <w:r>
        <w:t xml:space="preserve"> </w:t>
      </w:r>
      <m:oMath>
        <m:r>
          <m:rPr>
            <m:sty m:val="bi"/>
          </m:rPr>
          <m:t>H</m:t>
        </m:r>
      </m:oMath>
      <w:r>
        <w:t xml:space="preserve"> </w:t>
      </w:r>
      <w:r>
        <w:t xml:space="preserve">puts a hat on</w:t>
      </w:r>
      <w:r>
        <w:t xml:space="preserve"> </w:t>
      </w:r>
      <m:oMath>
        <m:limLow>
          <m:e>
            <m:r>
              <m:t>y</m:t>
            </m:r>
          </m:e>
          <m:lim>
            <m:r>
              <m:rPr>
                <m:sty m:val="p"/>
              </m:rPr>
              <m:t>∼</m:t>
            </m:r>
          </m:lim>
        </m:limLow>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45"/>
    <w:bookmarkStart w:id="559"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6" name="Picture"/>
                  <a:graphic>
                    <a:graphicData uri="http://schemas.openxmlformats.org/drawingml/2006/picture">
                      <pic:pic>
                        <pic:nvPicPr>
                          <pic:cNvPr descr="/opt/quarto/share/formats/docx/note.png" id="547"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87</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53</w:t>
              </w:r>
            </w:hyperlink>
            <w:r>
              <w:t xml:space="preserve">.</w:t>
            </w:r>
          </w:p>
          <w:p/>
        </w:tc>
      </w:tr>
    </w:tbl>
    <w:bookmarkStart w:id="548" w:name="def-orthogonal-projection"/>
    <w:p>
      <w:pPr>
        <w:pStyle w:val="BodyText"/>
      </w:pPr>
      <w:r>
        <w:rPr>
          <w:b/>
          <w:bCs/>
        </w:rPr>
        <w:t xml:space="preserve">Definition 108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limLow>
          <m:e>
            <m:r>
              <m:t>y</m:t>
            </m:r>
          </m:e>
          <m:lim>
            <m:r>
              <m:rPr>
                <m:sty m:val="p"/>
              </m:rPr>
              <m:t>∼</m:t>
            </m:r>
          </m:lim>
        </m:limLow>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53</w:t>
        </w:r>
      </w:hyperlink>
      <w:r>
        <w:t xml:space="preserve">,</w:t>
      </w:r>
      <w:r>
        <w:t xml:space="preserve"> </w:t>
      </w:r>
      <m:oMath>
        <m:limLow>
          <m:e>
            <m:r>
              <m:t>y</m:t>
            </m:r>
          </m:e>
          <m:lim>
            <m:r>
              <m:rPr>
                <m:sty m:val="p"/>
              </m:rPr>
              <m:t>∼</m:t>
            </m:r>
          </m:lim>
        </m:limLow>
        <m:r>
          <m:rPr>
            <m:sty m:val="p"/>
          </m:rPr>
          <m:t>=</m:t>
        </m:r>
        <m:limLow>
          <m:e>
            <m:r>
              <m:t>u</m:t>
            </m:r>
          </m:e>
          <m:lim>
            <m:r>
              <m:rPr>
                <m:sty m:val="p"/>
              </m:rPr>
              <m:t>∼</m:t>
            </m:r>
          </m:lim>
        </m:limLow>
        <m:r>
          <m:rPr>
            <m:sty m:val="p"/>
          </m:rPr>
          <m:t>+</m:t>
        </m:r>
        <m:limLow>
          <m:e>
            <m:r>
              <m:t>v</m:t>
            </m:r>
          </m:e>
          <m:lim>
            <m:r>
              <m:rPr>
                <m:sty m:val="p"/>
              </m:rPr>
              <m:t>∼</m:t>
            </m:r>
          </m:lim>
        </m:limLow>
      </m:oMath>
      <w:r>
        <w:t xml:space="preserve"> </w:t>
      </w:r>
      <w:r>
        <w:t xml:space="preserve">for exactly one</w:t>
      </w:r>
      <w:r>
        <w:t xml:space="preserve"> </w:t>
      </w:r>
      <m:oMath>
        <m:limLow>
          <m:e>
            <m:r>
              <m:t>u</m:t>
            </m:r>
          </m:e>
          <m:lim>
            <m:r>
              <m:rPr>
                <m:sty m:val="p"/>
              </m:rPr>
              <m:t>∼</m:t>
            </m:r>
          </m:lim>
        </m:limLow>
        <m:r>
          <m:rPr>
            <m:sty m:val="p"/>
          </m:rPr>
          <m:t>∈</m:t>
        </m:r>
        <m:r>
          <m:rPr>
            <m:scr m:val="script"/>
            <m:sty m:val="p"/>
          </m:rPr>
          <m:t>S</m:t>
        </m:r>
      </m:oMath>
      <w:r>
        <w:t xml:space="preserve"> </w:t>
      </w:r>
      <w:r>
        <w:t xml:space="preserve">and</w:t>
      </w:r>
      <w:r>
        <w:t xml:space="preserve"> </w:t>
      </w:r>
      <m:oMath>
        <m:limLow>
          <m:e>
            <m:r>
              <m:t>v</m:t>
            </m:r>
          </m:e>
          <m:lim>
            <m:r>
              <m:rPr>
                <m:sty m:val="p"/>
              </m:rPr>
              <m:t>∼</m:t>
            </m:r>
          </m:lim>
        </m:limLow>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limLow>
          <m:e>
            <m:r>
              <m:t>u</m:t>
            </m:r>
          </m:e>
          <m:lim>
            <m:r>
              <m:rPr>
                <m:sty m:val="p"/>
              </m:rPr>
              <m:t>∼</m:t>
            </m:r>
          </m:lim>
        </m:limLow>
      </m:oMath>
      <w:r>
        <w:t xml:space="preserve"> </w:t>
      </w:r>
      <w:r>
        <w:t xml:space="preserve">is the</w:t>
      </w:r>
      <w:r>
        <w:t xml:space="preserve"> </w:t>
      </w:r>
      <w:r>
        <w:rPr>
          <w:b/>
          <w:bCs/>
        </w:rPr>
        <w:t xml:space="preserve">orthogonal projection</w:t>
      </w:r>
      <w:r>
        <w:t xml:space="preserve"> </w:t>
      </w:r>
      <w:r>
        <w:t xml:space="preserve">of</w:t>
      </w:r>
      <w:r>
        <w:t xml:space="preserve"> </w:t>
      </w:r>
      <m:oMath>
        <m:limLow>
          <m:e>
            <m:r>
              <m:t>y</m:t>
            </m:r>
          </m:e>
          <m:lim>
            <m:r>
              <m:rPr>
                <m:sty m:val="p"/>
              </m:rPr>
              <m:t>∼</m:t>
            </m:r>
          </m:lim>
        </m:limLow>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limLow>
          <m:e>
            <m:r>
              <m:t>y</m:t>
            </m:r>
          </m:e>
          <m:lim>
            <m:r>
              <m:rPr>
                <m:sty m:val="p"/>
              </m:rPr>
              <m:t>∼</m:t>
            </m:r>
          </m:lim>
        </m:limLow>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66</w:t>
        </w:r>
      </w:hyperlink>
      <w:r>
        <w:t xml:space="preserve">).</w:t>
      </w:r>
    </w:p>
    <w:bookmarkEnd w:id="548"/>
    <w:bookmarkStart w:id="549" w:name="exm-orthogonal-projection"/>
    <w:p>
      <w:pPr>
        <w:pStyle w:val="BodyText"/>
      </w:pPr>
      <w:r>
        <w:rPr>
          <w:b/>
          <w:bCs/>
        </w:rPr>
        <w:t xml:space="preserve">Example 163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93</w:t>
        </w:r>
      </w:hyperlink>
      <w:r>
        <w:t xml:space="preserve">,</w:t>
      </w:r>
      <w:r>
        <w:t xml:space="preserve"> </w:t>
      </w:r>
      <m:oMath>
        <m:limLow>
          <m:e>
            <m:r>
              <m:t>y</m:t>
            </m:r>
          </m:e>
          <m:lim>
            <m:r>
              <m:rPr>
                <m:sty m:val="p"/>
              </m:rPr>
              <m:t>∼</m:t>
            </m:r>
          </m:lim>
        </m:limLow>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limLow>
          <m:e>
            <m:r>
              <m:t>0</m:t>
            </m:r>
          </m:e>
          <m:lim>
            <m:r>
              <m:rPr>
                <m:sty m:val="p"/>
              </m:rPr>
              <m:t>∼</m:t>
            </m:r>
          </m:lim>
        </m:limLow>
      </m:oMath>
      <w:r>
        <w:t xml:space="preserve"> </w:t>
      </w:r>
      <w:r>
        <w:t xml:space="preserve">and</w:t>
      </w:r>
      <w:r>
        <w:t xml:space="preserve"> </w:t>
      </w:r>
      <m:oMath>
        <m:limLow>
          <m:e>
            <m:r>
              <m:t>0</m:t>
            </m:r>
          </m:e>
          <m:lim>
            <m:r>
              <m:rPr>
                <m:sty m:val="p"/>
              </m:rPr>
              <m:t>∼</m:t>
            </m:r>
          </m:lim>
        </m:limLow>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51</w:t>
        </w:r>
      </w:hyperlink>
      <w:r>
        <w:t xml:space="preserve">,</w:t>
      </w:r>
      <w:r>
        <w:t xml:space="preserve"> </w:t>
      </w:r>
      <w:hyperlink w:anchor="thm-subspace-zero">
        <w:r>
          <w:rPr>
            <w:rStyle w:val="Hyperlink"/>
          </w:rPr>
          <w:t xml:space="preserve">Theorem 21</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limLow>
          <m:e>
            <m:r>
              <m:t>0</m:t>
            </m:r>
          </m:e>
          <m:lim>
            <m:r>
              <m:rPr>
                <m:sty m:val="p"/>
              </m:rPr>
              <m:t>∼</m:t>
            </m:r>
          </m:lim>
        </m:limLow>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limLow>
          <m:e>
            <m:r>
              <m:t>0</m:t>
            </m:r>
          </m:e>
          <m:lim>
            <m:r>
              <m:rPr>
                <m:sty m:val="p"/>
              </m:rPr>
              <m:t>∼</m:t>
            </m:r>
          </m:lim>
        </m:limLow>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limLow>
          <m:e>
            <m:r>
              <m:t>0</m:t>
            </m:r>
          </m:e>
          <m:lim>
            <m:r>
              <m:rPr>
                <m:sty m:val="p"/>
              </m:rPr>
              <m:t>∼</m:t>
            </m:r>
          </m:lim>
        </m:limLow>
        <m:r>
          <m:rPr>
            <m:sty m:val="p"/>
          </m:rPr>
          <m:t>∈</m:t>
        </m:r>
        <m:r>
          <m:rPr>
            <m:scr m:val="script"/>
            <m:sty m:val="p"/>
          </m:rPr>
          <m:t>S</m:t>
        </m:r>
      </m:oMath>
      <w:r>
        <w:t xml:space="preserve"> </w:t>
      </w:r>
      <w:r>
        <w:t xml:space="preserve">(</w:t>
      </w:r>
      <w:hyperlink w:anchor="thm-subspace-zero">
        <w:r>
          <w:rPr>
            <w:rStyle w:val="Hyperlink"/>
          </w:rPr>
          <w:t xml:space="preserve">Theorem 21</w:t>
        </w:r>
      </w:hyperlink>
      <w:r>
        <w:t xml:space="preserve">).</w:t>
      </w:r>
    </w:p>
    <w:bookmarkEnd w:id="549"/>
    <w:bookmarkStart w:id="550" w:name="exm-not-orthogonal-projection"/>
    <w:p>
      <w:pPr>
        <w:pStyle w:val="BodyText"/>
      </w:pPr>
      <w:r>
        <w:rPr>
          <w:b/>
          <w:bCs/>
        </w:rPr>
        <w:t xml:space="preserve">Example 164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50"/>
    <w:bookmarkStart w:id="551" w:name="thm-closest-point"/>
    <w:p>
      <w:pPr>
        <w:pStyle w:val="BodyText"/>
      </w:pPr>
      <w:r>
        <w:rPr>
          <w:b/>
          <w:bCs/>
        </w:rPr>
        <w:t xml:space="preserve">Theorem 89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limLow>
          <m:e>
            <m:r>
              <m:t>y</m:t>
            </m:r>
          </m:e>
          <m:lim>
            <m:r>
              <m:rPr>
                <m:sty m:val="p"/>
              </m:rPr>
              <m:t>∼</m:t>
            </m:r>
          </m:lim>
        </m:limLow>
        <m:r>
          <m:rPr>
            <m:sty m:val="p"/>
          </m:rPr>
          <m:t>∈</m:t>
        </m:r>
        <m:sSup>
          <m:e>
            <m:r>
              <m:rPr>
                <m:scr m:val="double-struck"/>
                <m:sty m:val="p"/>
              </m:rPr>
              <m:t>R</m:t>
            </m:r>
          </m:e>
          <m:sup>
            <m:r>
              <m:t>p</m:t>
            </m:r>
          </m:sup>
        </m:sSup>
      </m:oMath>
      <w:r>
        <w:t xml:space="preserve">,</w:t>
      </w:r>
      <w:r>
        <w:t xml:space="preserve"> </w:t>
      </w:r>
      <w:r>
        <w:t xml:space="preserve">and let</w:t>
      </w:r>
      <w:r>
        <w:t xml:space="preserve"> </w:t>
      </w:r>
      <m:oMath>
        <m:limLow>
          <m:e>
            <m:r>
              <m:t>u</m:t>
            </m:r>
          </m:e>
          <m:lim>
            <m:r>
              <m:rPr>
                <m:sty m:val="p"/>
              </m:rPr>
              <m:t>∼</m:t>
            </m:r>
          </m:lim>
        </m:limLow>
      </m:oMath>
      <w:r>
        <w:t xml:space="preserve"> </w:t>
      </w:r>
      <w:r>
        <w:t xml:space="preserve">be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108</w:t>
        </w:r>
      </w:hyperlink>
      <w:r>
        <w:t xml:space="preserve">).</w:t>
      </w:r>
      <w:r>
        <w:t xml:space="preserve"> </w:t>
      </w:r>
      <w:r>
        <w:t xml:space="preserve">Then for every</w:t>
      </w:r>
      <w:r>
        <w:t xml:space="preserve"> </w:t>
      </w:r>
      <m:oMath>
        <m:limLow>
          <m:e>
            <m:r>
              <m:t>w</m:t>
            </m:r>
          </m:e>
          <m:lim>
            <m:r>
              <m:rPr>
                <m:sty m:val="p"/>
              </m:rPr>
              <m:t>∼</m:t>
            </m:r>
          </m:lim>
        </m:limLow>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limLow>
                <m:e>
                  <m:r>
                    <m:t>y</m:t>
                  </m:r>
                </m:e>
                <m:lim>
                  <m:r>
                    <m:rPr>
                      <m:sty m:val="p"/>
                    </m:rPr>
                    <m:t>∼</m:t>
                  </m:r>
                </m:lim>
              </m:limLow>
              <m:r>
                <m:rPr>
                  <m:sty m:val="p"/>
                </m:rPr>
                <m:t>−</m:t>
              </m:r>
              <m:limLow>
                <m:e>
                  <m:r>
                    <m:t>u</m:t>
                  </m:r>
                </m:e>
                <m:lim>
                  <m:r>
                    <m:rPr>
                      <m:sty m:val="p"/>
                    </m:rPr>
                    <m:t>∼</m:t>
                  </m:r>
                </m:lim>
              </m:limLow>
            </m:e>
          </m:d>
          <m:r>
            <m:t>​</m:t>
          </m:r>
          <m:r>
            <m:rPr>
              <m:sty m:val="p"/>
            </m:rPr>
            <m:t>≤</m:t>
          </m:r>
          <m:r>
            <m:t>​</m:t>
          </m:r>
          <m:d>
            <m:dPr>
              <m:begChr m:val="∥"/>
              <m:sepChr m:val=""/>
              <m:endChr m:val="∥"/>
              <m:grow/>
            </m:dPr>
            <m:e>
              <m:limLow>
                <m:e>
                  <m:r>
                    <m:t>y</m:t>
                  </m:r>
                </m:e>
                <m:lim>
                  <m:r>
                    <m:rPr>
                      <m:sty m:val="p"/>
                    </m:rPr>
                    <m:t>∼</m:t>
                  </m:r>
                </m:lim>
              </m:limLow>
              <m:r>
                <m:rPr>
                  <m:sty m:val="p"/>
                </m:rPr>
                <m:t>−</m:t>
              </m:r>
              <m:limLow>
                <m:e>
                  <m:r>
                    <m:t>w</m:t>
                  </m:r>
                </m:e>
                <m:lim>
                  <m:r>
                    <m:rPr>
                      <m:sty m:val="p"/>
                    </m:rPr>
                    <m:t>∼</m:t>
                  </m:r>
                </m:lim>
              </m:limLow>
            </m:e>
          </m:d>
          <m:r>
            <m:t>​</m:t>
          </m:r>
          <m:r>
            <m:rPr>
              <m:sty m:val="p"/>
            </m:rPr>
            <m:t>,</m:t>
          </m:r>
        </m:oMath>
      </m:oMathPara>
    </w:p>
    <w:p>
      <w:pPr>
        <w:pStyle w:val="FirstParagraph"/>
      </w:pPr>
      <w:r>
        <w:t xml:space="preserve">with equality only when</w:t>
      </w:r>
      <w:r>
        <w:t xml:space="preserve"> </w:t>
      </w:r>
      <m:oMath>
        <m:limLow>
          <m:e>
            <m:r>
              <m:t>w</m:t>
            </m:r>
          </m:e>
          <m:lim>
            <m:r>
              <m:rPr>
                <m:sty m:val="p"/>
              </m:rPr>
              <m:t>∼</m:t>
            </m:r>
          </m:lim>
        </m:limLow>
        <m:r>
          <m:rPr>
            <m:sty m:val="p"/>
          </m:rPr>
          <m:t>=</m:t>
        </m:r>
        <m:limLow>
          <m:e>
            <m:r>
              <m:t>u</m:t>
            </m:r>
          </m:e>
          <m:lim>
            <m:r>
              <m:rPr>
                <m:sty m:val="p"/>
              </m:rPr>
              <m:t>∼</m:t>
            </m:r>
          </m:lim>
        </m:limLow>
      </m:oMath>
      <w:r>
        <w:t xml:space="preserve">.</w:t>
      </w:r>
    </w:p>
    <w:bookmarkEnd w:id="551"/>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108</w:t>
        </w:r>
      </w:hyperlink>
      <w:r>
        <w:t xml:space="preserve">,</w:t>
      </w:r>
      <w:r>
        <w:t xml:space="preserve"> </w:t>
      </w:r>
      <m:oMath>
        <m:limLow>
          <m:e>
            <m:r>
              <m:t>y</m:t>
            </m:r>
          </m:e>
          <m:lim>
            <m:r>
              <m:rPr>
                <m:sty m:val="p"/>
              </m:rPr>
              <m:t>∼</m:t>
            </m:r>
          </m:lim>
        </m:limLow>
        <m:r>
          <m:rPr>
            <m:sty m:val="p"/>
          </m:rPr>
          <m:t>−</m:t>
        </m:r>
        <m:limLow>
          <m:e>
            <m:r>
              <m:t>u</m:t>
            </m:r>
          </m:e>
          <m:lim>
            <m:r>
              <m:rPr>
                <m:sty m:val="p"/>
              </m:rPr>
              <m:t>∼</m:t>
            </m:r>
          </m:lim>
        </m:limLow>
        <m:r>
          <m:rPr>
            <m:sty m:val="p"/>
          </m:rPr>
          <m:t>∈</m:t>
        </m:r>
        <m:sSup>
          <m:e>
            <m:r>
              <m:rPr>
                <m:scr m:val="script"/>
                <m:sty m:val="p"/>
              </m:rPr>
              <m:t>S</m:t>
            </m:r>
          </m:e>
          <m:sup>
            <m:r>
              <m:rPr>
                <m:sty m:val="p"/>
              </m:rPr>
              <m:t>⟂</m:t>
            </m:r>
          </m:sup>
        </m:sSup>
      </m:oMath>
      <w:r>
        <w:t xml:space="preserve">.</w:t>
      </w:r>
      <w:r>
        <w:t xml:space="preserve"> </w:t>
      </w:r>
      <w:r>
        <w:t xml:space="preserve">Both</w:t>
      </w:r>
      <w:r>
        <w:t xml:space="preserve"> </w:t>
      </w:r>
      <m:oMath>
        <m:limLow>
          <m:e>
            <m:r>
              <m:t>u</m:t>
            </m:r>
          </m:e>
          <m:lim>
            <m:r>
              <m:rPr>
                <m:sty m:val="p"/>
              </m:rPr>
              <m:t>∼</m:t>
            </m:r>
          </m:lim>
        </m:limLow>
      </m:oMath>
      <w:r>
        <w:t xml:space="preserve"> </w:t>
      </w:r>
      <w:r>
        <w:t xml:space="preserve">and</w:t>
      </w:r>
      <w:r>
        <w:t xml:space="preserve"> </w:t>
      </w:r>
      <m:oMath>
        <m:limLow>
          <m:e>
            <m:r>
              <m:t>w</m:t>
            </m:r>
          </m:e>
          <m:lim>
            <m:r>
              <m:rPr>
                <m:sty m:val="p"/>
              </m:rPr>
              <m:t>∼</m:t>
            </m:r>
          </m:lim>
        </m:limLow>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limLow>
          <m:e>
            <m:r>
              <m:t>u</m:t>
            </m:r>
          </m:e>
          <m:lim>
            <m:r>
              <m:rPr>
                <m:sty m:val="p"/>
              </m:rPr>
              <m:t>∼</m:t>
            </m:r>
          </m:lim>
        </m:limLow>
        <m:r>
          <m:rPr>
            <m:sty m:val="p"/>
          </m:rPr>
          <m:t>−</m:t>
        </m:r>
        <m:limLow>
          <m:e>
            <m:r>
              <m:t>w</m:t>
            </m:r>
          </m:e>
          <m:lim>
            <m:r>
              <m:rPr>
                <m:sty m:val="p"/>
              </m:rPr>
              <m:t>∼</m:t>
            </m:r>
          </m:lim>
        </m:limLow>
        <m:r>
          <m:rPr>
            <m:sty m:val="p"/>
          </m:rPr>
          <m:t>=</m:t>
        </m:r>
        <m:limLow>
          <m:e>
            <m:r>
              <m:t>u</m:t>
            </m:r>
          </m:e>
          <m:lim>
            <m:r>
              <m:rPr>
                <m:sty m:val="p"/>
              </m:rPr>
              <m:t>∼</m:t>
            </m:r>
          </m:lim>
        </m:limLow>
        <m:r>
          <m:rPr>
            <m:sty m:val="p"/>
          </m:rPr>
          <m:t>+</m:t>
        </m:r>
        <m:r>
          <m:rPr>
            <m:sty m:val="p"/>
          </m:rPr>
          <m:t>(</m:t>
        </m:r>
        <m:r>
          <m:rPr>
            <m:sty m:val="p"/>
          </m:rPr>
          <m:t>−</m:t>
        </m:r>
        <m:r>
          <m:t>1</m:t>
        </m:r>
        <m:r>
          <m:rPr>
            <m:sty m:val="p"/>
          </m:rPr>
          <m:t>)</m:t>
        </m:r>
        <m:r>
          <m:t> </m:t>
        </m:r>
        <m:limLow>
          <m:e>
            <m:r>
              <m:t>w</m:t>
            </m:r>
          </m:e>
          <m:lim>
            <m:r>
              <m:rPr>
                <m:sty m:val="p"/>
              </m:rPr>
              <m:t>∼</m:t>
            </m:r>
          </m:lim>
        </m:limLow>
        <m:r>
          <m:rPr>
            <m:sty m:val="p"/>
          </m:rPr>
          <m:t>∈</m:t>
        </m:r>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and therefore</w:t>
      </w:r>
      <w:r>
        <w:t xml:space="preserve"> </w:t>
      </w:r>
      <m:oMath>
        <m:r>
          <m:rPr>
            <m:sty m:val="p"/>
          </m:rPr>
          <m:t>(</m:t>
        </m:r>
        <m:limLow>
          <m:e>
            <m:r>
              <m:t>y</m:t>
            </m:r>
          </m:e>
          <m:lim>
            <m:r>
              <m:rPr>
                <m:sty m:val="p"/>
              </m:rPr>
              <m:t>∼</m:t>
            </m:r>
          </m:lim>
        </m:limLow>
        <m:r>
          <m:rPr>
            <m:sty m:val="p"/>
          </m:rPr>
          <m:t>−</m:t>
        </m:r>
        <m:limLow>
          <m:e>
            <m:r>
              <m:t>u</m:t>
            </m:r>
          </m:e>
          <m:lim>
            <m:r>
              <m:rPr>
                <m:sty m:val="p"/>
              </m:rPr>
              <m:t>∼</m:t>
            </m:r>
          </m:lim>
        </m:limLow>
        <m:r>
          <m:rPr>
            <m:sty m:val="p"/>
          </m:rPr>
          <m:t>)</m:t>
        </m:r>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oMath>
      <w:r>
        <w:t xml:space="preserve"> </w:t>
      </w:r>
      <w:r>
        <w:t xml:space="preserve">(</w:t>
      </w:r>
      <w:hyperlink w:anchor="def-orthogonal-complement">
        <w:r>
          <w:rPr>
            <w:rStyle w:val="Hyperlink"/>
          </w:rPr>
          <w:t xml:space="preserve">Definition 67</w:t>
        </w:r>
      </w:hyperlink>
      <w:r>
        <w:t xml:space="preserve">). Then</w:t>
      </w:r>
    </w:p>
    <w:p>
      <w:pPr>
        <w:pStyle w:val="BodyText"/>
      </w:pPr>
      <m:oMathPara>
        <m:oMathParaPr>
          <m:jc m:val="center"/>
        </m:oMathParaPr>
        <m:oMath>
          <m:eqArr>
            <m:e>
              <m:r>
                <m:t>​</m:t>
              </m:r>
              <m:d>
                <m:dPr>
                  <m:begChr m:val="∥"/>
                  <m:sepChr m:val=""/>
                  <m:endChr m:val="∥"/>
                  <m:grow/>
                </m:dPr>
                <m:e>
                  <m:limLow>
                    <m:e>
                      <m:r>
                        <m:t>y</m:t>
                      </m:r>
                    </m:e>
                    <m:lim>
                      <m:r>
                        <m:rPr>
                          <m:sty m:val="p"/>
                        </m:rPr>
                        <m:t>∼</m:t>
                      </m:r>
                    </m:lim>
                  </m:limLow>
                  <m:r>
                    <m:rPr>
                      <m:sty m:val="p"/>
                    </m:rPr>
                    <m:t>−</m:t>
                  </m:r>
                  <m:limLow>
                    <m:e>
                      <m:r>
                        <m:t>w</m:t>
                      </m:r>
                    </m:e>
                    <m:lim>
                      <m:r>
                        <m:rPr>
                          <m:sty m:val="p"/>
                        </m:rPr>
                        <m:t>∼</m:t>
                      </m:r>
                    </m:lim>
                  </m:limLow>
                </m:e>
              </m:d>
              <m:sSup>
                <m:e>
                  <m:r>
                    <m:t>​</m:t>
                  </m:r>
                </m:e>
                <m:sup>
                  <m:r>
                    <m:t>2</m:t>
                  </m:r>
                </m:sup>
              </m:sSup>
              <m:r>
                <m:t>&amp;</m:t>
              </m:r>
              <m:r>
                <m:rPr>
                  <m:sty m:val="p"/>
                </m:rPr>
                <m:t>=</m:t>
              </m:r>
              <m:r>
                <m:t>​</m:t>
              </m:r>
              <m:d>
                <m:dPr>
                  <m:begChr m:val="∥"/>
                  <m:sepChr m:val=""/>
                  <m:endChr m:val="∥"/>
                  <m:grow/>
                </m:dPr>
                <m:e>
                  <m:r>
                    <m:rPr>
                      <m:sty m:val="p"/>
                    </m:rPr>
                    <m:t>(</m:t>
                  </m:r>
                  <m:limLow>
                    <m:e>
                      <m:r>
                        <m:t>y</m:t>
                      </m:r>
                    </m:e>
                    <m:lim>
                      <m:r>
                        <m:rPr>
                          <m:sty m:val="p"/>
                        </m:rPr>
                        <m:t>∼</m:t>
                      </m:r>
                    </m:lim>
                  </m:limLow>
                  <m:r>
                    <m:rPr>
                      <m:sty m:val="p"/>
                    </m:rPr>
                    <m:t>−</m:t>
                  </m:r>
                  <m:limLow>
                    <m:e>
                      <m:r>
                        <m:t>u</m:t>
                      </m:r>
                    </m:e>
                    <m:lim>
                      <m:r>
                        <m:rPr>
                          <m:sty m:val="p"/>
                        </m:rPr>
                        <m:t>∼</m:t>
                      </m:r>
                    </m:lim>
                  </m:limLow>
                  <m:r>
                    <m:rPr>
                      <m:sty m:val="p"/>
                    </m:rPr>
                    <m:t>)</m:t>
                  </m:r>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e>
              </m:d>
              <m:sSup>
                <m:e>
                  <m:r>
                    <m:t>​</m:t>
                  </m:r>
                </m:e>
                <m:sup>
                  <m:r>
                    <m:t>2</m:t>
                  </m:r>
                </m:sup>
              </m:sSup>
              <m:r>
                <m:t>&amp;</m:t>
              </m:r>
              <m:r>
                <m:t>&amp;</m:t>
              </m:r>
              <m:r>
                <m:rPr>
                  <m:nor/>
                  <m:sty m:val="p"/>
                </m:rPr>
                <m:t>(add and subtract </m:t>
              </m:r>
              <m:limLow>
                <m:e>
                  <m:r>
                    <m:t>u</m:t>
                  </m:r>
                </m:e>
                <m:lim>
                  <m:r>
                    <m:rPr>
                      <m:sty m:val="p"/>
                    </m:rPr>
                    <m:t>∼</m:t>
                  </m:r>
                </m:lim>
              </m:limLow>
              <m:r>
                <m:rPr>
                  <m:nor/>
                  <m:sty m:val="p"/>
                </m:rPr>
                <m:t>)</m:t>
              </m:r>
            </m:e>
            <m:e>
              <m:r>
                <m:t>&amp;</m:t>
              </m:r>
              <m:r>
                <m:rPr>
                  <m:sty m:val="p"/>
                </m:rPr>
                <m:t>=</m:t>
              </m:r>
              <m:r>
                <m:t>​</m:t>
              </m:r>
              <m:d>
                <m:dPr>
                  <m:begChr m:val="∥"/>
                  <m:sepChr m:val=""/>
                  <m:endChr m:val="∥"/>
                  <m:grow/>
                </m:dPr>
                <m:e>
                  <m:limLow>
                    <m:e>
                      <m:r>
                        <m:t>y</m:t>
                      </m:r>
                    </m:e>
                    <m:lim>
                      <m:r>
                        <m:rPr>
                          <m:sty m:val="p"/>
                        </m:rPr>
                        <m:t>∼</m:t>
                      </m:r>
                    </m:lim>
                  </m:limLow>
                  <m:r>
                    <m:rPr>
                      <m:sty m:val="p"/>
                    </m:rPr>
                    <m:t>−</m:t>
                  </m:r>
                  <m:limLow>
                    <m:e>
                      <m:r>
                        <m:t>u</m:t>
                      </m:r>
                    </m:e>
                    <m:lim>
                      <m:r>
                        <m:rPr>
                          <m:sty m:val="p"/>
                        </m:rPr>
                        <m:t>∼</m:t>
                      </m:r>
                    </m:lim>
                  </m:limLow>
                </m:e>
              </m:d>
              <m:sSup>
                <m:e>
                  <m:r>
                    <m:t>​</m:t>
                  </m:r>
                </m:e>
                <m:sup>
                  <m:r>
                    <m:t>2</m:t>
                  </m:r>
                </m:sup>
              </m:sSup>
              <m:r>
                <m:rPr>
                  <m:sty m:val="p"/>
                </m:rPr>
                <m:t>+</m:t>
              </m:r>
              <m:r>
                <m:t>​</m:t>
              </m:r>
              <m:d>
                <m:dPr>
                  <m:begChr m:val="∥"/>
                  <m:sepChr m:val=""/>
                  <m:endChr m:val="∥"/>
                  <m:grow/>
                </m:dPr>
                <m:e>
                  <m:limLow>
                    <m:e>
                      <m:r>
                        <m:t>u</m:t>
                      </m:r>
                    </m:e>
                    <m:lim>
                      <m:r>
                        <m:rPr>
                          <m:sty m:val="p"/>
                        </m:rPr>
                        <m:t>∼</m:t>
                      </m:r>
                    </m:lim>
                  </m:limLow>
                  <m:r>
                    <m:rPr>
                      <m:sty m:val="p"/>
                    </m:rPr>
                    <m:t>−</m:t>
                  </m:r>
                  <m:limLow>
                    <m:e>
                      <m:r>
                        <m:t>w</m:t>
                      </m:r>
                    </m:e>
                    <m:lim>
                      <m:r>
                        <m:rPr>
                          <m:sty m:val="p"/>
                        </m:rPr>
                        <m:t>∼</m:t>
                      </m:r>
                    </m:lim>
                  </m:limLow>
                </m:e>
              </m:d>
              <m:sSup>
                <m:e>
                  <m:r>
                    <m:t>​</m:t>
                  </m:r>
                </m:e>
                <m:sup>
                  <m:r>
                    <m:t>2</m:t>
                  </m:r>
                </m:sup>
              </m:sSup>
              <m:r>
                <m:t>&amp;</m:t>
              </m:r>
              <m:r>
                <m:t>&amp;</m:t>
              </m:r>
              <m:r>
                <m:rPr>
                  <m:nor/>
                  <m:sty m:val="p"/>
                </m:rPr>
                <m:t>(Pythagorean theorem, </m:t>
              </m:r>
              <m:r>
                <m:rPr>
                  <m:nor/>
                  <m:sty m:val="p"/>
                </m:rPr>
                <m:t>Theorem 57</m:t>
              </m:r>
              <m:r>
                <m:rPr>
                  <m:nor/>
                  <m:sty m:val="p"/>
                </m:rPr>
                <m:t>)</m:t>
              </m:r>
            </m:e>
            <m:e>
              <m:r>
                <m:t>&amp;</m:t>
              </m:r>
              <m:r>
                <m:rPr>
                  <m:sty m:val="p"/>
                </m:rPr>
                <m:t>≥</m:t>
              </m:r>
              <m:r>
                <m:t>​</m:t>
              </m:r>
              <m:d>
                <m:dPr>
                  <m:begChr m:val="∥"/>
                  <m:sepChr m:val=""/>
                  <m:endChr m:val="∥"/>
                  <m:grow/>
                </m:dPr>
                <m:e>
                  <m:limLow>
                    <m:e>
                      <m:r>
                        <m:t>y</m:t>
                      </m:r>
                    </m:e>
                    <m:lim>
                      <m:r>
                        <m:rPr>
                          <m:sty m:val="p"/>
                        </m:rPr>
                        <m:t>∼</m:t>
                      </m:r>
                    </m:lim>
                  </m:limLow>
                  <m:r>
                    <m:rPr>
                      <m:sty m:val="p"/>
                    </m:rPr>
                    <m:t>−</m:t>
                  </m:r>
                  <m:limLow>
                    <m:e>
                      <m:r>
                        <m:t>u</m:t>
                      </m:r>
                    </m:e>
                    <m:lim>
                      <m:r>
                        <m:rPr>
                          <m:sty m:val="p"/>
                        </m:rPr>
                        <m:t>∼</m:t>
                      </m:r>
                    </m:lim>
                  </m:limLow>
                </m:e>
              </m:d>
              <m:sSup>
                <m:e>
                  <m:r>
                    <m:t>​</m:t>
                  </m:r>
                </m:e>
                <m:sup>
                  <m:r>
                    <m:t>2</m:t>
                  </m:r>
                </m:sup>
              </m:sSup>
              <m:r>
                <m:rPr>
                  <m:sty m:val="p"/>
                </m:rPr>
                <m:t>,</m:t>
              </m:r>
              <m:r>
                <m:t>&amp;</m:t>
              </m:r>
              <m:r>
                <m:t>&amp;</m:t>
              </m:r>
              <m:r>
                <m:rPr>
                  <m:nor/>
                  <m:sty m:val="p"/>
                </m:rPr>
                <m:t>(</m:t>
              </m:r>
              <m:r>
                <m:t>​</m:t>
              </m:r>
              <m:d>
                <m:dPr>
                  <m:begChr m:val="∥"/>
                  <m:sepChr m:val=""/>
                  <m:endChr m:val="∥"/>
                  <m:grow/>
                </m:dPr>
                <m:e>
                  <m:limLow>
                    <m:e>
                      <m:r>
                        <m:t>u</m:t>
                      </m:r>
                    </m:e>
                    <m:lim>
                      <m:r>
                        <m:rPr>
                          <m:sty m:val="p"/>
                        </m:rPr>
                        <m:t>∼</m:t>
                      </m:r>
                    </m:lim>
                  </m:limLow>
                  <m:r>
                    <m:rPr>
                      <m:sty m:val="p"/>
                    </m:rPr>
                    <m:t>−</m:t>
                  </m:r>
                  <m:limLow>
                    <m:e>
                      <m:r>
                        <m:t>w</m:t>
                      </m:r>
                    </m:e>
                    <m:lim>
                      <m:r>
                        <m:rPr>
                          <m:sty m:val="p"/>
                        </m:rPr>
                        <m:t>∼</m:t>
                      </m:r>
                    </m:lim>
                  </m:limLow>
                </m:e>
              </m:d>
              <m:sSup>
                <m:e>
                  <m:r>
                    <m:t>​</m:t>
                  </m:r>
                </m:e>
                <m:sup>
                  <m:r>
                    <m:t>2</m:t>
                  </m:r>
                </m:sup>
              </m:sSup>
              <m:r>
                <m:rPr>
                  <m:sty m:val="p"/>
                </m:rPr>
                <m:t>≥</m:t>
              </m:r>
              <m:r>
                <m:t>0</m:t>
              </m:r>
              <m:r>
                <m:rPr>
                  <m:nor/>
                  <m:sty m:val="p"/>
                </m:rPr>
                <m:t>, </m:t>
              </m:r>
              <m:r>
                <m:rPr>
                  <m:nor/>
                  <m:sty m:val="p"/>
                </m:rPr>
                <m:t>Theorem 56</m:t>
              </m:r>
              <m:r>
                <m:rPr>
                  <m:nor/>
                  <m:sty m:val="p"/>
                </m:rPr>
                <m:t>)</m:t>
              </m:r>
            </m:e>
          </m:eqArr>
        </m:oMath>
      </m:oMathPara>
    </w:p>
    <w:p>
      <w:pPr>
        <w:pStyle w:val="FirstParagraph"/>
      </w:pPr>
      <w:r>
        <w:t xml:space="preserve">with equality exactly when</w:t>
      </w:r>
      <w:r>
        <w:t xml:space="preserve"> </w:t>
      </w:r>
      <m:oMath>
        <m:r>
          <m:t>​</m:t>
        </m:r>
        <m:d>
          <m:dPr>
            <m:begChr m:val="∥"/>
            <m:sepChr m:val=""/>
            <m:endChr m:val="∥"/>
            <m:grow/>
          </m:dPr>
          <m:e>
            <m:limLow>
              <m:e>
                <m:r>
                  <m:t>u</m:t>
                </m:r>
              </m:e>
              <m:lim>
                <m:r>
                  <m:rPr>
                    <m:sty m:val="p"/>
                  </m:rPr>
                  <m:t>∼</m:t>
                </m:r>
              </m:lim>
            </m:limLow>
            <m:r>
              <m:rPr>
                <m:sty m:val="p"/>
              </m:rPr>
              <m:t>−</m:t>
            </m:r>
            <m:limLow>
              <m:e>
                <m:r>
                  <m:t>w</m:t>
                </m:r>
              </m:e>
              <m:lim>
                <m:r>
                  <m:rPr>
                    <m:sty m:val="p"/>
                  </m:rPr>
                  <m:t>∼</m:t>
                </m:r>
              </m:lim>
            </m:limLow>
          </m:e>
        </m:d>
        <m:r>
          <m:t>​</m:t>
        </m:r>
        <m:r>
          <m:rPr>
            <m:sty m:val="p"/>
          </m:rPr>
          <m:t>=</m:t>
        </m:r>
        <m:r>
          <m:t>0</m:t>
        </m:r>
      </m:oMath>
      <w:r>
        <w:t xml:space="preserve">,</w:t>
      </w:r>
      <w:r>
        <w:t xml:space="preserve"> </w:t>
      </w:r>
      <w:r>
        <w:t xml:space="preserve">that is, when</w:t>
      </w:r>
      <w:r>
        <w:t xml:space="preserve"> </w:t>
      </w:r>
      <m:oMath>
        <m:limLow>
          <m:e>
            <m:r>
              <m:t>w</m:t>
            </m:r>
          </m:e>
          <m:lim>
            <m:r>
              <m:rPr>
                <m:sty m:val="p"/>
              </m:rPr>
              <m:t>∼</m:t>
            </m:r>
          </m:lim>
        </m:limLow>
        <m:r>
          <m:rPr>
            <m:sty m:val="p"/>
          </m:rPr>
          <m:t>=</m:t>
        </m:r>
        <m:limLow>
          <m:e>
            <m:r>
              <m:t>u</m:t>
            </m:r>
          </m:e>
          <m:lim>
            <m:r>
              <m:rPr>
                <m:sty m:val="p"/>
              </m:rPr>
              <m:t>∼</m:t>
            </m:r>
          </m:lim>
        </m:limLow>
      </m:oMath>
      <w:r>
        <w:t xml:space="preserve"> </w:t>
      </w:r>
      <w:r>
        <w:t xml:space="preserve">(</w:t>
      </w:r>
      <w:hyperlink w:anchor="thm-norm-properties">
        <w:r>
          <w:rPr>
            <w:rStyle w:val="Hyperlink"/>
          </w:rPr>
          <w:t xml:space="preserve">Theorem 56</w:t>
        </w:r>
      </w:hyperlink>
      <w:r>
        <w:t xml:space="preserve">, part 1).</w:t>
      </w:r>
      <w:r>
        <w:t xml:space="preserve"> </w:t>
      </w:r>
      <w:r>
        <w:t xml:space="preserve">Taking nonnegative square roots preserves the inequality.</w:t>
      </w:r>
    </w:p>
    <w:bookmarkStart w:id="552" w:name="exm-closest-point"/>
    <w:p>
      <w:pPr>
        <w:pStyle w:val="BodyText"/>
      </w:pPr>
      <w:r>
        <w:rPr>
          <w:b/>
          <w:bCs/>
        </w:rPr>
        <w:t xml:space="preserve">Example 165 (No point of the line is closer)</w:t>
      </w:r>
      <w:r>
        <w:t xml:space="preserve"> </w:t>
      </w:r>
      <w:r>
        <w:t xml:space="preserve">In</w:t>
      </w:r>
      <w:r>
        <w:t xml:space="preserve"> </w:t>
      </w:r>
      <w:hyperlink w:anchor="exm-orthogonal-projection">
        <w:r>
          <w:rPr>
            <w:rStyle w:val="Hyperlink"/>
          </w:rPr>
          <w:t xml:space="preserve">Example 163</w:t>
        </w:r>
      </w:hyperlink>
      <w:r>
        <w:t xml:space="preserve">,</w:t>
      </w:r>
      <w:r>
        <w:t xml:space="preserve"> </w:t>
      </w:r>
      <m:oMath>
        <m:limLow>
          <m:e>
            <m:r>
              <m:t>y</m:t>
            </m:r>
          </m:e>
          <m:lim>
            <m:r>
              <m:rPr>
                <m:sty m:val="p"/>
              </m:rPr>
              <m:t>∼</m:t>
            </m:r>
          </m:lim>
        </m:limLow>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limLow>
          <m:e>
            <m:r>
              <m:t>u</m:t>
            </m:r>
          </m:e>
          <m:lim>
            <m:r>
              <m:rPr>
                <m:sty m:val="p"/>
              </m:rPr>
              <m:t>∼</m:t>
            </m:r>
          </m:lim>
        </m:limLow>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limLow>
          <m:e>
            <m:r>
              <m:t>w</m:t>
            </m:r>
          </m:e>
          <m:lim>
            <m:r>
              <m:rPr>
                <m:sty m:val="p"/>
              </m:rPr>
              <m:t>∼</m:t>
            </m:r>
          </m:lim>
        </m:limLow>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limLow>
                    <m:e>
                      <m:r>
                        <m:t>y</m:t>
                      </m:r>
                    </m:e>
                    <m:lim>
                      <m:r>
                        <m:rPr>
                          <m:sty m:val="p"/>
                        </m:rPr>
                        <m:t>∼</m:t>
                      </m:r>
                    </m:lim>
                  </m:limLow>
                  <m:r>
                    <m:rPr>
                      <m:sty m:val="p"/>
                    </m:rPr>
                    <m:t>−</m:t>
                  </m:r>
                  <m:limLow>
                    <m:e>
                      <m:r>
                        <m:t>w</m:t>
                      </m:r>
                    </m:e>
                    <m:lim>
                      <m:r>
                        <m:rPr>
                          <m:sty m:val="p"/>
                        </m:rPr>
                        <m:t>∼</m:t>
                      </m:r>
                    </m:lim>
                  </m:limLow>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limLow>
                    <m:e>
                      <m:r>
                        <m:t>u</m:t>
                      </m:r>
                    </m:e>
                    <m:lim>
                      <m:r>
                        <m:rPr>
                          <m:sty m:val="p"/>
                        </m:rPr>
                        <m:t>∼</m:t>
                      </m:r>
                    </m:lim>
                  </m:limLow>
                  <m:r>
                    <m:rPr>
                      <m:sty m:val="p"/>
                    </m:rPr>
                    <m:t>−</m:t>
                  </m:r>
                  <m:limLow>
                    <m:e>
                      <m:r>
                        <m:t>w</m:t>
                      </m:r>
                    </m:e>
                    <m:lim>
                      <m:r>
                        <m:rPr>
                          <m:sty m:val="p"/>
                        </m:rPr>
                        <m:t>∼</m:t>
                      </m:r>
                    </m:lim>
                  </m:limLow>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57</w:t>
        </w:r>
      </w:hyperlink>
      <w:r>
        <w:t xml:space="preserve">),</w:t>
      </w:r>
      <w:r>
        <w:t xml:space="preserve"> </w:t>
      </w:r>
      <w:r>
        <w:t xml:space="preserve">since</w:t>
      </w:r>
      <w:r>
        <w:t xml:space="preserve"> </w:t>
      </w:r>
      <m:oMath>
        <m:limLow>
          <m:e>
            <m:r>
              <m:t>y</m:t>
            </m:r>
          </m:e>
          <m:lim>
            <m:r>
              <m:rPr>
                <m:sty m:val="p"/>
              </m:rPr>
              <m:t>∼</m:t>
            </m:r>
          </m:lim>
        </m:limLow>
        <m:r>
          <m:rPr>
            <m:sty m:val="p"/>
          </m:rPr>
          <m:t>−</m:t>
        </m:r>
        <m:limLow>
          <m:e>
            <m:r>
              <m:t>u</m:t>
            </m:r>
          </m:e>
          <m:lim>
            <m:r>
              <m:rPr>
                <m:sty m:val="p"/>
              </m:rPr>
              <m:t>∼</m:t>
            </m:r>
          </m:lim>
        </m:limLow>
        <m:r>
          <m:rPr>
            <m:sty m:val="p"/>
          </m:rPr>
          <m:t>∈</m:t>
        </m:r>
        <m:sSup>
          <m:e>
            <m:r>
              <m:rPr>
                <m:scr m:val="script"/>
                <m:sty m:val="p"/>
              </m:rPr>
              <m:t>S</m:t>
            </m:r>
          </m:e>
          <m:sup>
            <m:r>
              <m:rPr>
                <m:sty m:val="p"/>
              </m:rPr>
              <m:t>⟂</m:t>
            </m:r>
          </m:sup>
        </m:sSup>
      </m:oMath>
      <w:r>
        <w:t xml:space="preserve"> </w:t>
      </w:r>
      <w:r>
        <w:t xml:space="preserve">and</w:t>
      </w:r>
      <w:r>
        <w:t xml:space="preserve"> </w:t>
      </w:r>
      <m:oMath>
        <m:limLow>
          <m:e>
            <m:r>
              <m:t>u</m:t>
            </m:r>
          </m:e>
          <m:lim>
            <m:r>
              <m:rPr>
                <m:sty m:val="p"/>
              </m:rPr>
              <m:t>∼</m:t>
            </m:r>
          </m:lim>
        </m:limLow>
        <m:r>
          <m:rPr>
            <m:sty m:val="p"/>
          </m:rPr>
          <m:t>−</m:t>
        </m:r>
        <m:limLow>
          <m:e>
            <m:r>
              <m:t>w</m:t>
            </m:r>
          </m:e>
          <m:lim>
            <m:r>
              <m:rPr>
                <m:sty m:val="p"/>
              </m:rPr>
              <m:t>∼</m:t>
            </m:r>
          </m:lim>
        </m:limLow>
        <m:r>
          <m:rPr>
            <m:sty m:val="p"/>
          </m:rPr>
          <m:t>∈</m:t>
        </m:r>
        <m:r>
          <m:rPr>
            <m:scr m:val="script"/>
            <m:sty m:val="p"/>
          </m:rPr>
          <m:t>S</m:t>
        </m:r>
      </m:oMath>
      <w:r>
        <w:t xml:space="preserve">.</w:t>
      </w:r>
    </w:p>
    <w:bookmarkEnd w:id="552"/>
    <w:bookmarkStart w:id="553" w:name="thm-projector-onb"/>
    <w:p>
      <w:pPr>
        <w:pStyle w:val="BodyText"/>
      </w:pPr>
      <w:r>
        <w:rPr>
          <w:b/>
          <w:bCs/>
        </w:rPr>
        <w:t xml:space="preserve">Theorem 90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hyperlink w:anchor="cor-orthonormal-basis-exists">
        <w:r>
          <w:rPr>
            <w:rStyle w:val="Hyperlink"/>
          </w:rPr>
          <w:t xml:space="preserve">Corollary 8</w:t>
        </w:r>
      </w:hyperlink>
      <w:r>
        <w:t xml:space="preserve">).</w:t>
      </w:r>
      <w:r>
        <w:t xml:space="preserve"> </w:t>
      </w:r>
      <w:r>
        <w:t xml:space="preserve">Then for every</w:t>
      </w:r>
      <w:r>
        <w:t xml:space="preserve"> </w:t>
      </w:r>
      <m:oMath>
        <m:limLow>
          <m:e>
            <m:r>
              <m:t>y</m:t>
            </m:r>
          </m:e>
          <m:lim>
            <m:r>
              <m:rPr>
                <m:sty m:val="p"/>
              </m:rPr>
              <m:t>∼</m:t>
            </m:r>
          </m:lim>
        </m:limLow>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limLow>
          <m:e>
            <m:r>
              <m:t>y</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87</w:t>
        </w:r>
      </w:hyperlink>
      <w:r>
        <w:t xml:space="preserve">).</w:t>
      </w:r>
    </w:p>
    <w:bookmarkEnd w:id="553"/>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limLow>
              <m:e>
                <m:r>
                  <m:t>q</m:t>
                </m:r>
              </m:e>
              <m:lim>
                <m:r>
                  <m:rPr>
                    <m:sty m:val="p"/>
                  </m:rPr>
                  <m:t>∼</m:t>
                </m:r>
              </m:lim>
            </m:limLow>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22</m:t>
              </m:r>
              <m:r>
                <m:rPr>
                  <m:nor/>
                  <m:sty m:val="p"/>
                </m:rPr>
                <m:t>)</m:t>
              </m:r>
            </m:e>
            <m:e>
              <m:r>
                <m:t>&amp;</m:t>
              </m:r>
              <m:r>
                <m:rPr>
                  <m:sty m:val="p"/>
                </m:rPr>
                <m:t>=</m:t>
              </m:r>
              <m:sSub>
                <m:e>
                  <m:limLow>
                    <m:e>
                      <m:r>
                        <m:t>q</m:t>
                      </m:r>
                    </m:e>
                    <m:lim>
                      <m:r>
                        <m:rPr>
                          <m:sty m:val="p"/>
                        </m:rPr>
                        <m:t>∼</m:t>
                      </m:r>
                    </m:lim>
                  </m:limLow>
                </m:e>
                <m:sub>
                  <m:r>
                    <m:t>i</m:t>
                  </m:r>
                </m:sub>
              </m:sSub>
              <m:r>
                <m:rPr>
                  <m:sty m:val="p"/>
                </m:rPr>
                <m:t>⋅</m:t>
              </m:r>
              <m:sSub>
                <m:e>
                  <m:limLow>
                    <m:e>
                      <m:r>
                        <m:t>q</m:t>
                      </m:r>
                    </m:e>
                    <m:lim>
                      <m:r>
                        <m:rPr>
                          <m:sty m:val="p"/>
                        </m:rPr>
                        <m:t>∼</m:t>
                      </m:r>
                    </m:lim>
                  </m:limLow>
                </m:e>
                <m:sub>
                  <m:r>
                    <m:t>j</m:t>
                  </m:r>
                </m:sub>
              </m:sSub>
              <m:r>
                <m:rPr>
                  <m:sty m:val="p"/>
                </m:rPr>
                <m:t>,</m:t>
              </m:r>
              <m:r>
                <m:t>&amp;</m:t>
              </m:r>
              <m:r>
                <m:t>&amp;</m:t>
              </m:r>
              <m:r>
                <m:rPr>
                  <m:nor/>
                  <m:sty m:val="p"/>
                </m:rPr>
                <m:t>(</m:t>
              </m:r>
              <m:r>
                <m:rPr>
                  <m:nor/>
                  <m:sty m:val="p"/>
                </m:rPr>
                <m:t>Definition 8</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19</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31</w:t>
        </w:r>
      </w:hyperlink>
      <w:r>
        <w:t xml:space="preserve">).</w:t>
      </w:r>
    </w:p>
    <w:p>
      <w:pPr>
        <w:pStyle w:val="BodyText"/>
      </w:pPr>
      <w:r>
        <w:rPr>
          <w:b/>
          <w:bCs/>
        </w:rPr>
        <w:t xml:space="preserve">The split.</w:t>
      </w:r>
      <w:r>
        <w:t xml:space="preserve"> </w:t>
      </w:r>
      <w:r>
        <w:t xml:space="preserve">Let</w:t>
      </w:r>
      <w:r>
        <w:t xml:space="preserve"> </w:t>
      </w:r>
      <m:oMath>
        <m:limLow>
          <m:e>
            <m:r>
              <m:t>u</m:t>
            </m:r>
          </m:e>
          <m:lim>
            <m:r>
              <m:rPr>
                <m:sty m:val="p"/>
              </m:rPr>
              <m:t>∼</m:t>
            </m:r>
          </m:lim>
        </m:limLow>
        <m:r>
          <m:rPr>
            <m:sty m:val="p"/>
          </m:rPr>
          <m:t>=</m:t>
        </m:r>
        <m:r>
          <m:rPr>
            <m:sty m:val="bi"/>
          </m:rPr>
          <m:t>Q</m:t>
        </m:r>
        <m:sSup>
          <m:e>
            <m:r>
              <m:rPr>
                <m:sty m:val="bi"/>
              </m:rPr>
              <m:t>Q</m:t>
            </m:r>
          </m:e>
          <m:sup>
            <m:r>
              <m:rPr>
                <m:sty m:val="p"/>
              </m:rPr>
              <m:t>⊤</m:t>
            </m:r>
          </m:sup>
        </m:sSup>
        <m:limLow>
          <m:e>
            <m:r>
              <m:t>y</m:t>
            </m:r>
          </m:e>
          <m:lim>
            <m:r>
              <m:rPr>
                <m:sty m:val="p"/>
              </m:rPr>
              <m:t>∼</m:t>
            </m:r>
          </m:lim>
        </m:limLow>
      </m:oMath>
      <w:r>
        <w:t xml:space="preserve"> </w:t>
      </w:r>
      <w:r>
        <w:t xml:space="preserve">and</w:t>
      </w:r>
      <w:r>
        <w:t xml:space="preserve"> </w:t>
      </w:r>
      <m:oMath>
        <m:limLow>
          <m:e>
            <m:r>
              <m:t>v</m:t>
            </m:r>
          </m:e>
          <m:lim>
            <m:r>
              <m:rPr>
                <m:sty m:val="p"/>
              </m:rPr>
              <m:t>∼</m:t>
            </m:r>
          </m:lim>
        </m:limLow>
        <m:r>
          <m:rPr>
            <m:sty m:val="p"/>
          </m:rPr>
          <m:t>=</m:t>
        </m:r>
        <m:limLow>
          <m:e>
            <m:r>
              <m:t>y</m:t>
            </m:r>
          </m:e>
          <m:lim>
            <m:r>
              <m:rPr>
                <m:sty m:val="p"/>
              </m:rPr>
              <m:t>∼</m:t>
            </m:r>
          </m:lim>
        </m:limLow>
        <m:r>
          <m:rPr>
            <m:sty m:val="p"/>
          </m:rPr>
          <m:t>−</m:t>
        </m:r>
        <m:limLow>
          <m:e>
            <m:r>
              <m:t>u</m:t>
            </m:r>
          </m:e>
          <m:lim>
            <m:r>
              <m:rPr>
                <m:sty m:val="p"/>
              </m:rPr>
              <m:t>∼</m:t>
            </m:r>
          </m:lim>
        </m:limLow>
      </m:oMath>
      <w:r>
        <w:t xml:space="preserve">,</w:t>
      </w:r>
      <w:r>
        <w:t xml:space="preserve"> </w:t>
      </w:r>
      <w:r>
        <w:t xml:space="preserve">so</w:t>
      </w:r>
      <w:r>
        <w:t xml:space="preserve"> </w:t>
      </w:r>
      <m:oMath>
        <m:limLow>
          <m:e>
            <m:r>
              <m:t>y</m:t>
            </m:r>
          </m:e>
          <m:lim>
            <m:r>
              <m:rPr>
                <m:sty m:val="p"/>
              </m:rPr>
              <m:t>∼</m:t>
            </m:r>
          </m:lim>
        </m:limLow>
        <m:r>
          <m:rPr>
            <m:sty m:val="p"/>
          </m:rPr>
          <m:t>=</m:t>
        </m:r>
        <m:limLow>
          <m:e>
            <m:r>
              <m:t>u</m:t>
            </m:r>
          </m:e>
          <m:lim>
            <m:r>
              <m:rPr>
                <m:sty m:val="p"/>
              </m:rPr>
              <m:t>∼</m:t>
            </m:r>
          </m:lim>
        </m:limLow>
        <m:r>
          <m:rPr>
            <m:sty m:val="p"/>
          </m:rPr>
          <m:t>+</m:t>
        </m:r>
        <m:limLow>
          <m:e>
            <m:r>
              <m:t>v</m:t>
            </m:r>
          </m:e>
          <m:lim>
            <m:r>
              <m:rPr>
                <m:sty m:val="p"/>
              </m:rPr>
              <m:t>∼</m:t>
            </m:r>
          </m:lim>
        </m:limLow>
      </m:oMath>
      <w:r>
        <w:t xml:space="preserve">.</w:t>
      </w:r>
      <w:r>
        <w:t xml:space="preserve"> </w:t>
      </w:r>
      <m:oMath>
        <m:limLow>
          <m:e>
            <m:r>
              <m:t>u</m:t>
            </m:r>
          </m:e>
          <m:lim>
            <m:r>
              <m:rPr>
                <m:sty m:val="p"/>
              </m:rPr>
              <m:t>∼</m:t>
            </m:r>
          </m:lim>
        </m:limLow>
        <m:r>
          <m:rPr>
            <m:sty m:val="p"/>
          </m:rPr>
          <m:t>=</m:t>
        </m:r>
        <m:r>
          <m:rPr>
            <m:sty m:val="bi"/>
          </m:rPr>
          <m:t>Q</m:t>
        </m:r>
        <m:r>
          <m:t> </m:t>
        </m:r>
        <m:r>
          <m:rPr>
            <m:sty m:val="p"/>
          </m:rPr>
          <m:t>(</m:t>
        </m:r>
        <m:sSup>
          <m:e>
            <m:r>
              <m:rPr>
                <m:sty m:val="bi"/>
              </m:rPr>
              <m:t>Q</m:t>
            </m:r>
          </m:e>
          <m:sup>
            <m:r>
              <m:rPr>
                <m:sty m:val="p"/>
              </m:rPr>
              <m:t>⊤</m:t>
            </m:r>
          </m:sup>
        </m:sSup>
        <m:limLow>
          <m:e>
            <m:r>
              <m:t>y</m:t>
            </m:r>
          </m:e>
          <m:lim>
            <m:r>
              <m:rPr>
                <m:sty m:val="p"/>
              </m:rPr>
              <m:t>∼</m:t>
            </m:r>
          </m:lim>
        </m:limLow>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which is</w:t>
      </w:r>
      <w:r>
        <w:t xml:space="preserve"> </w:t>
      </w:r>
      <m:oMath>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32</w:t>
        </w:r>
      </w:hyperlink>
      <w:r>
        <w:t xml:space="preserve">).</w:t>
      </w:r>
      <w:r>
        <w:t xml:space="preserve"> </w:t>
      </w:r>
      <w:r>
        <w:t xml:space="preserve">For</w:t>
      </w:r>
      <w:r>
        <w:t xml:space="preserve"> </w:t>
      </w:r>
      <m:oMath>
        <m:limLow>
          <m:e>
            <m:r>
              <m:t>v</m:t>
            </m:r>
          </m:e>
          <m:lim>
            <m:r>
              <m:rPr>
                <m:sty m:val="p"/>
              </m:rPr>
              <m:t>∼</m:t>
            </m:r>
          </m:lim>
        </m:limLow>
      </m:oMath>
      <w:r>
        <w:t xml:space="preserve">,</w:t>
      </w:r>
    </w:p>
    <w:p>
      <w:pPr>
        <w:pStyle w:val="BodyText"/>
      </w:pPr>
      <m:oMathPara>
        <m:oMathParaPr>
          <m:jc m:val="center"/>
        </m:oMathParaPr>
        <m:oMath>
          <m:eqArr>
            <m:e>
              <m:sSup>
                <m:e>
                  <m:r>
                    <m:rPr>
                      <m:sty m:val="bi"/>
                    </m:rPr>
                    <m:t>Q</m:t>
                  </m:r>
                </m:e>
                <m:sup>
                  <m:r>
                    <m:rPr>
                      <m:sty m:val="p"/>
                    </m:rPr>
                    <m:t>⊤</m:t>
                  </m:r>
                </m:sup>
              </m:sSup>
              <m:limLow>
                <m:e>
                  <m:r>
                    <m:t>v</m:t>
                  </m:r>
                </m:e>
                <m:lim>
                  <m:r>
                    <m:rPr>
                      <m:sty m:val="p"/>
                    </m:rPr>
                    <m:t>∼</m:t>
                  </m:r>
                </m:lim>
              </m:limLow>
              <m:r>
                <m:t>&amp;</m:t>
              </m:r>
              <m:r>
                <m:rPr>
                  <m:sty m:val="p"/>
                </m:rPr>
                <m:t>=</m:t>
              </m:r>
              <m:sSup>
                <m:e>
                  <m:r>
                    <m:rPr>
                      <m:sty m:val="bi"/>
                    </m:rPr>
                    <m:t>Q</m:t>
                  </m:r>
                </m:e>
                <m:sup>
                  <m:r>
                    <m:rPr>
                      <m:sty m:val="p"/>
                    </m:rPr>
                    <m:t>⊤</m:t>
                  </m:r>
                </m:sup>
              </m:sSup>
              <m:r>
                <m:t> </m:t>
              </m:r>
              <m:r>
                <m:rPr>
                  <m:sty m:val="p"/>
                </m:rPr>
                <m:t>(</m:t>
              </m:r>
              <m:limLow>
                <m:e>
                  <m:r>
                    <m:t>y</m:t>
                  </m:r>
                </m:e>
                <m:lim>
                  <m:r>
                    <m:rPr>
                      <m:sty m:val="p"/>
                    </m:rPr>
                    <m:t>∼</m:t>
                  </m:r>
                </m:lim>
              </m:limLow>
              <m:r>
                <m:rPr>
                  <m:sty m:val="p"/>
                </m:rPr>
                <m:t>−</m:t>
              </m:r>
              <m:r>
                <m:rPr>
                  <m:sty m:val="bi"/>
                </m:rPr>
                <m:t>Q</m:t>
              </m:r>
              <m:sSup>
                <m:e>
                  <m:r>
                    <m:rPr>
                      <m:sty m:val="bi"/>
                    </m:rPr>
                    <m:t>Q</m:t>
                  </m:r>
                </m:e>
                <m:sup>
                  <m:r>
                    <m:rPr>
                      <m:sty m:val="p"/>
                    </m:rPr>
                    <m:t>⊤</m:t>
                  </m:r>
                </m:sup>
              </m:sSup>
              <m:limLow>
                <m:e>
                  <m:r>
                    <m:t>y</m:t>
                  </m:r>
                </m:e>
                <m:lim>
                  <m:r>
                    <m:rPr>
                      <m:sty m:val="p"/>
                    </m:rPr>
                    <m:t>∼</m:t>
                  </m:r>
                </m:lim>
              </m:limLow>
              <m:r>
                <m:rPr>
                  <m:sty m:val="p"/>
                </m:rPr>
                <m:t>)</m:t>
              </m:r>
              <m:r>
                <m:t>&amp;</m:t>
              </m:r>
              <m:r>
                <m:t>&amp;</m:t>
              </m:r>
              <m:r>
                <m:rPr>
                  <m:nor/>
                  <m:sty m:val="p"/>
                </m:rPr>
                <m:t>(substitute)</m:t>
              </m:r>
            </m:e>
            <m:e>
              <m:r>
                <m:t>&amp;</m:t>
              </m:r>
              <m:r>
                <m:rPr>
                  <m:sty m:val="p"/>
                </m:rPr>
                <m:t>=</m:t>
              </m:r>
              <m:sSup>
                <m:e>
                  <m:r>
                    <m:rPr>
                      <m:sty m:val="bi"/>
                    </m:rPr>
                    <m:t>Q</m:t>
                  </m:r>
                </m:e>
                <m:sup>
                  <m:r>
                    <m:rPr>
                      <m:sty m:val="p"/>
                    </m:rPr>
                    <m:t>⊤</m:t>
                  </m:r>
                </m:sup>
              </m:sSup>
              <m:limLow>
                <m:e>
                  <m:r>
                    <m:t>y</m:t>
                  </m:r>
                </m:e>
                <m:lim>
                  <m:r>
                    <m:rPr>
                      <m:sty m:val="p"/>
                    </m:rPr>
                    <m:t>∼</m:t>
                  </m:r>
                </m:lim>
              </m:limLow>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limLow>
                <m:e>
                  <m:r>
                    <m:t>y</m:t>
                  </m:r>
                </m:e>
                <m:lim>
                  <m:r>
                    <m:rPr>
                      <m:sty m:val="p"/>
                    </m:rPr>
                    <m:t>∼</m:t>
                  </m:r>
                </m:lim>
              </m:limLow>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limLow>
                <m:e>
                  <m:r>
                    <m:t>y</m:t>
                  </m:r>
                </m:e>
                <m:lim>
                  <m:r>
                    <m:rPr>
                      <m:sty m:val="p"/>
                    </m:rPr>
                    <m:t>∼</m:t>
                  </m:r>
                </m:lim>
              </m:limLow>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limLow>
                <m:e>
                  <m:r>
                    <m:t>y</m:t>
                  </m:r>
                </m:e>
                <m:lim>
                  <m:r>
                    <m:rPr>
                      <m:sty m:val="p"/>
                    </m:rPr>
                    <m:t>∼</m:t>
                  </m:r>
                </m:lim>
              </m:limLow>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limLow>
                <m:e>
                  <m:r>
                    <m:t>y</m:t>
                  </m:r>
                </m:e>
                <m:lim>
                  <m:r>
                    <m:rPr>
                      <m:sty m:val="p"/>
                    </m:rPr>
                    <m:t>∼</m:t>
                  </m:r>
                </m:lim>
              </m:limLow>
              <m:r>
                <m:rPr>
                  <m:sty m:val="p"/>
                </m:rPr>
                <m:t>−</m:t>
              </m:r>
              <m:sSub>
                <m:e>
                  <m:r>
                    <m:rPr>
                      <m:sty m:val="bi"/>
                    </m:rPr>
                    <m:t>I</m:t>
                  </m:r>
                </m:e>
                <m:sub>
                  <m:r>
                    <m:t>r</m:t>
                  </m:r>
                </m:sub>
              </m:sSub>
              <m:r>
                <m:t> </m:t>
              </m:r>
              <m:sSup>
                <m:e>
                  <m:r>
                    <m:rPr>
                      <m:sty m:val="bi"/>
                    </m:rPr>
                    <m:t>Q</m:t>
                  </m:r>
                </m:e>
                <m:sup>
                  <m:r>
                    <m:rPr>
                      <m:sty m:val="p"/>
                    </m:rPr>
                    <m:t>⊤</m:t>
                  </m:r>
                </m:sup>
              </m:sSup>
              <m:limLow>
                <m:e>
                  <m:r>
                    <m:t>y</m:t>
                  </m:r>
                </m:e>
                <m:lim>
                  <m:r>
                    <m:rPr>
                      <m:sty m:val="p"/>
                    </m:rPr>
                    <m:t>∼</m:t>
                  </m:r>
                </m:lim>
              </m:limLow>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limLow>
                <m:e>
                  <m:r>
                    <m:t>y</m:t>
                  </m:r>
                </m:e>
                <m:lim>
                  <m:r>
                    <m:rPr>
                      <m:sty m:val="p"/>
                    </m:rPr>
                    <m:t>∼</m:t>
                  </m:r>
                </m:lim>
              </m:limLow>
              <m:r>
                <m:rPr>
                  <m:sty m:val="p"/>
                </m:rPr>
                <m:t>−</m:t>
              </m:r>
              <m:sSup>
                <m:e>
                  <m:r>
                    <m:rPr>
                      <m:sty m:val="bi"/>
                    </m:rPr>
                    <m:t>Q</m:t>
                  </m:r>
                </m:e>
                <m:sup>
                  <m:r>
                    <m:rPr>
                      <m:sty m:val="p"/>
                    </m:rPr>
                    <m:t>⊤</m:t>
                  </m:r>
                </m:sup>
              </m:sSup>
              <m:limLow>
                <m:e>
                  <m:r>
                    <m:t>y</m:t>
                  </m:r>
                </m:e>
                <m:lim>
                  <m:r>
                    <m:rPr>
                      <m:sty m:val="p"/>
                    </m:rPr>
                    <m:t>∼</m:t>
                  </m:r>
                </m:lim>
              </m:limLow>
              <m:r>
                <m:t>&amp;</m:t>
              </m:r>
              <m:r>
                <m:t>&amp;</m:t>
              </m:r>
              <m:r>
                <m:rPr>
                  <m:nor/>
                  <m:sty m:val="p"/>
                </m:rPr>
                <m:t>(</m:t>
              </m:r>
              <m:r>
                <m:rPr>
                  <m:nor/>
                  <m:sty m:val="p"/>
                </m:rPr>
                <m:t>Theorem 10</m:t>
              </m:r>
              <m:r>
                <m:rPr>
                  <m:nor/>
                  <m:sty m:val="p"/>
                </m:rPr>
                <m:t>)</m:t>
              </m:r>
            </m:e>
            <m:e>
              <m:r>
                <m:t>&amp;</m:t>
              </m:r>
              <m:r>
                <m:rPr>
                  <m:sty m:val="p"/>
                </m:rPr>
                <m:t>=</m:t>
              </m:r>
              <m:sSub>
                <m:e>
                  <m:limLow>
                    <m:e>
                      <m:r>
                        <m:t>0</m:t>
                      </m:r>
                    </m:e>
                    <m:lim>
                      <m:r>
                        <m:rPr>
                          <m:sty m:val="p"/>
                        </m:rPr>
                        <m:t>∼</m:t>
                      </m:r>
                    </m:lim>
                  </m:limLow>
                </m:e>
                <m:sub>
                  <m:r>
                    <m:t>r</m:t>
                  </m:r>
                </m:sub>
              </m:sSub>
              <m:r>
                <m:rPr>
                  <m:sty m:val="p"/>
                </m:rPr>
                <m:t>,</m:t>
              </m:r>
              <m:r>
                <m:t>&amp;</m:t>
              </m:r>
              <m:r>
                <m:t>&amp;</m:t>
              </m:r>
              <m:r>
                <m:rPr>
                  <m:nor/>
                  <m:sty m:val="p"/>
                </m:rPr>
                <m:t>(arithmetic)</m:t>
              </m:r>
            </m:e>
          </m:eqArr>
        </m:oMath>
      </m:oMathPara>
    </w:p>
    <w:p>
      <w:pPr>
        <w:pStyle w:val="FirstParagraph"/>
      </w:pPr>
      <w:r>
        <w:t xml:space="preserve">so</w:t>
      </w:r>
      <w:r>
        <w:t xml:space="preserve"> </w:t>
      </w:r>
      <m:oMath>
        <m:limLow>
          <m:e>
            <m:r>
              <m:t>v</m:t>
            </m:r>
          </m:e>
          <m:lim>
            <m:r>
              <m:rPr>
                <m:sty m:val="p"/>
              </m:rPr>
              <m:t>∼</m:t>
            </m:r>
          </m:lim>
        </m:limLow>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limLow>
          <m:e>
            <m:r>
              <m:t>u</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22</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54" w:name="exm-projector-onb"/>
    <w:p>
      <w:pPr>
        <w:pStyle w:val="FirstParagraph"/>
      </w:pPr>
      <w:r>
        <w:rPr>
          <w:b/>
          <w:bCs/>
        </w:rPr>
        <w:t xml:space="preserve">Example 166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limLow>
              <m:e>
                <m:r>
                  <m:t>q</m:t>
                </m:r>
              </m:e>
              <m:lim>
                <m:r>
                  <m:rPr>
                    <m:sty m:val="p"/>
                  </m:rPr>
                  <m:t>∼</m:t>
                </m:r>
              </m:lim>
            </m:limLow>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limLow>
                        <m:e>
                          <m:r>
                            <m:t>q</m:t>
                          </m:r>
                        </m:e>
                        <m:lim>
                          <m:r>
                            <m:rPr>
                              <m:sty m:val="p"/>
                            </m:rPr>
                            <m:t>∼</m:t>
                          </m:r>
                        </m:lim>
                      </m:limLow>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limLow>
              <m:e>
                <m:r>
                  <m:t>q</m:t>
                </m:r>
              </m:e>
              <m:lim>
                <m:r>
                  <m:rPr>
                    <m:sty m:val="p"/>
                  </m:rPr>
                  <m:t>∼</m:t>
                </m:r>
              </m:lim>
            </m:limLow>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limLow>
          <m:e>
            <m:r>
              <m:t>y</m:t>
            </m:r>
          </m:e>
          <m:lim>
            <m:r>
              <m:rPr>
                <m:sty m:val="p"/>
              </m:rPr>
              <m:t>∼</m:t>
            </m:r>
          </m:lim>
        </m:limLow>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163</w:t>
        </w:r>
      </w:hyperlink>
      <w:r>
        <w:t xml:space="preserve">.</w:t>
      </w:r>
    </w:p>
    <w:bookmarkEnd w:id="554"/>
    <w:bookmarkStart w:id="555" w:name="thm-projection-matrix-projects"/>
    <w:p>
      <w:pPr>
        <w:pStyle w:val="BodyText"/>
      </w:pPr>
      <w:r>
        <w:rPr>
          <w:b/>
          <w:bCs/>
        </w:rPr>
        <w:t xml:space="preserve">Theorem 91 (A projection matrix projects onto its column space, and is the only one that does)</w:t>
      </w:r>
      <w:r>
        <w:t xml:space="preserve"> </w:t>
      </w:r>
      <w:r>
        <w:t xml:space="preserve"> </w:t>
      </w:r>
    </w:p>
    <w:p>
      <w:pPr>
        <w:pStyle w:val="Compact"/>
        <w:numPr>
          <w:ilvl w:val="0"/>
          <w:numId w:val="1083"/>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 for every</w:t>
      </w:r>
      <w:r>
        <w:t xml:space="preserve"> </w:t>
      </w:r>
      <m:oMath>
        <m:limLow>
          <m:e>
            <m:r>
              <m:t>y</m:t>
            </m:r>
          </m:e>
          <m:lim>
            <m:r>
              <m:rPr>
                <m:sty m:val="p"/>
              </m:rPr>
              <m:t>∼</m:t>
            </m:r>
          </m:lim>
        </m:limLow>
        <m:r>
          <m:rPr>
            <m:sty m:val="p"/>
          </m:rPr>
          <m:t>∈</m:t>
        </m:r>
        <m:sSup>
          <m:e>
            <m:r>
              <m:rPr>
                <m:scr m:val="double-struck"/>
                <m:sty m:val="p"/>
              </m:rPr>
              <m:t>R</m:t>
            </m:r>
          </m:e>
          <m:sup>
            <m:r>
              <m:t>p</m:t>
            </m:r>
          </m:sup>
        </m:sSup>
      </m:oMath>
      <w:r>
        <w:t xml:space="preserve">,</w:t>
      </w:r>
      <w:r>
        <w:t xml:space="preserve"> </w:t>
      </w:r>
      <m:oMath>
        <m:r>
          <m:rPr>
            <m:sty m:val="bi"/>
          </m:rPr>
          <m:t>P</m:t>
        </m:r>
        <m:limLow>
          <m:e>
            <m:r>
              <m:t>y</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83"/>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limLow>
          <m:e>
            <m:r>
              <m:t>y</m:t>
            </m:r>
          </m:e>
          <m:lim>
            <m:r>
              <m:rPr>
                <m:sty m:val="p"/>
              </m:rPr>
              <m:t>∼</m:t>
            </m:r>
          </m:lim>
        </m:limLow>
      </m:oMath>
      <w:r>
        <w:t xml:space="preserve">,</w:t>
      </w:r>
      <w:r>
        <w:t xml:space="preserve"> </w:t>
      </w:r>
      <w:r>
        <w:t xml:space="preserve">both</w:t>
      </w:r>
      <w:r>
        <w:t xml:space="preserve"> </w:t>
      </w:r>
      <m:oMath>
        <m:sSub>
          <m:e>
            <m:r>
              <m:rPr>
                <m:sty m:val="bi"/>
              </m:rPr>
              <m:t>P</m:t>
            </m:r>
          </m:e>
          <m:sub>
            <m:r>
              <m:t>1</m:t>
            </m:r>
          </m:sub>
        </m:sSub>
        <m:limLow>
          <m:e>
            <m:r>
              <m:t>y</m:t>
            </m:r>
          </m:e>
          <m:lim>
            <m:r>
              <m:rPr>
                <m:sty m:val="p"/>
              </m:rPr>
              <m:t>∼</m:t>
            </m:r>
          </m:lim>
        </m:limLow>
      </m:oMath>
      <w:r>
        <w:t xml:space="preserve"> </w:t>
      </w:r>
      <w:r>
        <w:t xml:space="preserve">and</w:t>
      </w:r>
      <w:r>
        <w:t xml:space="preserve"> </w:t>
      </w:r>
      <m:oMath>
        <m:sSub>
          <m:e>
            <m:r>
              <m:rPr>
                <m:sty m:val="bi"/>
              </m:rPr>
              <m:t>P</m:t>
            </m:r>
          </m:e>
          <m:sub>
            <m:r>
              <m:t>2</m:t>
            </m:r>
          </m:sub>
        </m:sSub>
        <m:limLow>
          <m:e>
            <m:r>
              <m:t>y</m:t>
            </m:r>
          </m:e>
          <m:lim>
            <m:r>
              <m:rPr>
                <m:sty m:val="p"/>
              </m:rPr>
              <m:t>∼</m:t>
            </m:r>
          </m:lim>
        </m:limLow>
      </m:oMath>
      <w:r>
        <w:t xml:space="preserve"> </w:t>
      </w:r>
      <w:r>
        <w:t xml:space="preserve">are the orthogonal projection of</w:t>
      </w:r>
      <w:r>
        <w:t xml:space="preserve"> </w:t>
      </w:r>
      <m:oMath>
        <m:limLow>
          <m:e>
            <m:r>
              <m:t>y</m:t>
            </m:r>
          </m:e>
          <m:lim>
            <m:r>
              <m:rPr>
                <m:sty m:val="p"/>
              </m:rPr>
              <m:t>∼</m:t>
            </m:r>
          </m:lim>
        </m:limLow>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55"/>
    <w:p>
      <w:pPr>
        <w:pStyle w:val="FirstParagraph"/>
      </w:pPr>
      <w:r>
        <w:rPr>
          <w:i/>
          <w:iCs/>
        </w:rPr>
        <w:t xml:space="preserve">Proof</w:t>
      </w:r>
      <w:r>
        <w:t xml:space="preserve">. </w:t>
      </w:r>
      <w:r>
        <w:rPr>
          <w:b/>
          <w:bCs/>
        </w:rPr>
        <w:t xml:space="preserve">Part 1.</w:t>
      </w:r>
      <w:r>
        <w:t xml:space="preserve"> </w:t>
      </w:r>
      <w:r>
        <w:t xml:space="preserve">Write</w:t>
      </w:r>
      <w:r>
        <w:t xml:space="preserve"> </w:t>
      </w:r>
      <m:oMath>
        <m:limLow>
          <m:e>
            <m:r>
              <m:t>y</m:t>
            </m:r>
          </m:e>
          <m:lim>
            <m:r>
              <m:rPr>
                <m:sty m:val="p"/>
              </m:rPr>
              <m:t>∼</m:t>
            </m:r>
          </m:lim>
        </m:limLow>
        <m:r>
          <m:rPr>
            <m:sty m:val="p"/>
          </m:rPr>
          <m:t>=</m:t>
        </m:r>
        <m:r>
          <m:rPr>
            <m:sty m:val="bi"/>
          </m:rPr>
          <m:t>P</m:t>
        </m:r>
        <m:limLow>
          <m:e>
            <m:r>
              <m:t>y</m:t>
            </m:r>
          </m:e>
          <m:lim>
            <m:r>
              <m:rPr>
                <m:sty m:val="p"/>
              </m:rPr>
              <m:t>∼</m:t>
            </m:r>
          </m:lim>
        </m:limLow>
        <m:r>
          <m:rPr>
            <m:sty m:val="p"/>
          </m:rPr>
          <m:t>+</m:t>
        </m:r>
        <m:r>
          <m:rPr>
            <m:sty m:val="p"/>
          </m:rPr>
          <m:t>(</m:t>
        </m:r>
        <m:limLow>
          <m:e>
            <m:r>
              <m:t>y</m:t>
            </m:r>
          </m:e>
          <m:lim>
            <m:r>
              <m:rPr>
                <m:sty m:val="p"/>
              </m:rPr>
              <m:t>∼</m:t>
            </m:r>
          </m:lim>
        </m:limLow>
        <m:r>
          <m:rPr>
            <m:sty m:val="p"/>
          </m:rPr>
          <m:t>−</m:t>
        </m:r>
        <m:r>
          <m:rPr>
            <m:sty m:val="bi"/>
          </m:rPr>
          <m:t>P</m:t>
        </m:r>
        <m:limLow>
          <m:e>
            <m:r>
              <m:t>y</m:t>
            </m:r>
          </m:e>
          <m:lim>
            <m:r>
              <m:rPr>
                <m:sty m:val="p"/>
              </m:rPr>
              <m:t>∼</m:t>
            </m:r>
          </m:lim>
        </m:limLow>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limLow>
                <m:e>
                  <m:r>
                    <m:t>y</m:t>
                  </m:r>
                </m:e>
                <m:lim>
                  <m:r>
                    <m:rPr>
                      <m:sty m:val="p"/>
                    </m:rPr>
                    <m:t>∼</m:t>
                  </m:r>
                </m:lim>
              </m:limLow>
              <m:r>
                <m:rPr>
                  <m:sty m:val="p"/>
                </m:rPr>
                <m:t>−</m:t>
              </m:r>
              <m:r>
                <m:rPr>
                  <m:sty m:val="bi"/>
                </m:rPr>
                <m:t>P</m:t>
              </m:r>
              <m:limLow>
                <m:e>
                  <m:r>
                    <m:t>y</m:t>
                  </m:r>
                </m:e>
                <m:lim>
                  <m:r>
                    <m:rPr>
                      <m:sty m:val="p"/>
                    </m:rPr>
                    <m:t>∼</m:t>
                  </m:r>
                </m:lim>
              </m:limLow>
              <m:r>
                <m:rPr>
                  <m:sty m:val="p"/>
                </m:rPr>
                <m:t>)</m:t>
              </m:r>
              <m:r>
                <m:t>&amp;</m:t>
              </m:r>
              <m:r>
                <m:rPr>
                  <m:sty m:val="p"/>
                </m:rPr>
                <m:t>=</m:t>
              </m:r>
              <m:r>
                <m:rPr>
                  <m:sty m:val="bi"/>
                </m:rPr>
                <m:t>P</m:t>
              </m:r>
              <m:limLow>
                <m:e>
                  <m:r>
                    <m:t>y</m:t>
                  </m:r>
                </m:e>
                <m:lim>
                  <m:r>
                    <m:rPr>
                      <m:sty m:val="p"/>
                    </m:rPr>
                    <m:t>∼</m:t>
                  </m:r>
                </m:lim>
              </m:limLow>
              <m:r>
                <m:rPr>
                  <m:sty m:val="p"/>
                </m:rPr>
                <m:t>−</m:t>
              </m:r>
              <m:r>
                <m:rPr>
                  <m:sty m:val="bi"/>
                </m:rPr>
                <m:t>P</m:t>
              </m:r>
              <m:r>
                <m:t> </m:t>
              </m:r>
              <m:r>
                <m:rPr>
                  <m:sty m:val="p"/>
                </m:rPr>
                <m:t>(</m:t>
              </m:r>
              <m:r>
                <m:rPr>
                  <m:sty m:val="bi"/>
                </m:rPr>
                <m:t>P</m:t>
              </m:r>
              <m:limLow>
                <m:e>
                  <m:r>
                    <m:t>y</m:t>
                  </m:r>
                </m:e>
                <m:lim>
                  <m:r>
                    <m:rPr>
                      <m:sty m:val="p"/>
                    </m:rPr>
                    <m:t>∼</m:t>
                  </m:r>
                </m:lim>
              </m:limLow>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limLow>
                <m:e>
                  <m:r>
                    <m:t>y</m:t>
                  </m:r>
                </m:e>
                <m:lim>
                  <m:r>
                    <m:rPr>
                      <m:sty m:val="p"/>
                    </m:rPr>
                    <m:t>∼</m:t>
                  </m:r>
                </m:lim>
              </m:limLow>
              <m:r>
                <m:rPr>
                  <m:sty m:val="p"/>
                </m:rPr>
                <m:t>−</m:t>
              </m:r>
              <m:r>
                <m:rPr>
                  <m:sty m:val="p"/>
                </m:rPr>
                <m:t>(</m:t>
              </m:r>
              <m:r>
                <m:rPr>
                  <m:sty m:val="bi"/>
                </m:rPr>
                <m:t>P</m:t>
              </m:r>
              <m:r>
                <m:rPr>
                  <m:sty m:val="bi"/>
                </m:rPr>
                <m:t>P</m:t>
              </m:r>
              <m:r>
                <m:rPr>
                  <m:sty m:val="p"/>
                </m:rPr>
                <m:t>)</m:t>
              </m:r>
              <m:r>
                <m:t> </m:t>
              </m:r>
              <m:limLow>
                <m:e>
                  <m:r>
                    <m:t>y</m:t>
                  </m:r>
                </m:e>
                <m:lim>
                  <m:r>
                    <m:rPr>
                      <m:sty m:val="p"/>
                    </m:rPr>
                    <m:t>∼</m:t>
                  </m:r>
                </m:lim>
              </m:limLow>
              <m:r>
                <m:t>&amp;</m:t>
              </m:r>
              <m:r>
                <m:t>&amp;</m:t>
              </m:r>
              <m:r>
                <m:rPr>
                  <m:nor/>
                  <m:sty m:val="p"/>
                </m:rPr>
                <m:t>(</m:t>
              </m:r>
              <m:r>
                <m:rPr>
                  <m:nor/>
                  <m:sty m:val="p"/>
                </m:rPr>
                <m:t>Theorem 8</m:t>
              </m:r>
              <m:r>
                <m:rPr>
                  <m:nor/>
                  <m:sty m:val="p"/>
                </m:rPr>
                <m:t>)</m:t>
              </m:r>
            </m:e>
            <m:e>
              <m:r>
                <m:t>&amp;</m:t>
              </m:r>
              <m:r>
                <m:rPr>
                  <m:sty m:val="p"/>
                </m:rPr>
                <m:t>=</m:t>
              </m:r>
              <m:r>
                <m:rPr>
                  <m:sty m:val="bi"/>
                </m:rPr>
                <m:t>P</m:t>
              </m:r>
              <m:limLow>
                <m:e>
                  <m:r>
                    <m:t>y</m:t>
                  </m:r>
                </m:e>
                <m:lim>
                  <m:r>
                    <m:rPr>
                      <m:sty m:val="p"/>
                    </m:rPr>
                    <m:t>∼</m:t>
                  </m:r>
                </m:lim>
              </m:limLow>
              <m:r>
                <m:rPr>
                  <m:sty m:val="p"/>
                </m:rPr>
                <m:t>−</m:t>
              </m:r>
              <m:sSup>
                <m:e>
                  <m:r>
                    <m:rPr>
                      <m:sty m:val="bi"/>
                    </m:rPr>
                    <m:t>P</m:t>
                  </m:r>
                </m:e>
                <m:sup>
                  <m:r>
                    <m:t>2</m:t>
                  </m:r>
                </m:sup>
              </m:sSup>
              <m:limLow>
                <m:e>
                  <m:r>
                    <m:t>y</m:t>
                  </m:r>
                </m:e>
                <m:lim>
                  <m:r>
                    <m:rPr>
                      <m:sty m:val="p"/>
                    </m:rPr>
                    <m:t>∼</m:t>
                  </m:r>
                </m:lim>
              </m:limLow>
              <m:r>
                <m:t>&amp;</m:t>
              </m:r>
              <m:r>
                <m:t>&amp;</m:t>
              </m:r>
              <m:r>
                <m:rPr>
                  <m:nor/>
                  <m:sty m:val="p"/>
                </m:rPr>
                <m:t>(</m:t>
              </m:r>
              <m:r>
                <m:rPr>
                  <m:nor/>
                  <m:sty m:val="p"/>
                </m:rPr>
                <m:t>Definition 81</m:t>
              </m:r>
              <m:r>
                <m:rPr>
                  <m:nor/>
                  <m:sty m:val="p"/>
                </m:rPr>
                <m:t>)</m:t>
              </m:r>
            </m:e>
            <m:e>
              <m:r>
                <m:t>&amp;</m:t>
              </m:r>
              <m:r>
                <m:rPr>
                  <m:sty m:val="p"/>
                </m:rPr>
                <m:t>=</m:t>
              </m:r>
              <m:r>
                <m:rPr>
                  <m:sty m:val="bi"/>
                </m:rPr>
                <m:t>P</m:t>
              </m:r>
              <m:limLow>
                <m:e>
                  <m:r>
                    <m:t>y</m:t>
                  </m:r>
                </m:e>
                <m:lim>
                  <m:r>
                    <m:rPr>
                      <m:sty m:val="p"/>
                    </m:rPr>
                    <m:t>∼</m:t>
                  </m:r>
                </m:lim>
              </m:limLow>
              <m:r>
                <m:rPr>
                  <m:sty m:val="p"/>
                </m:rPr>
                <m:t>−</m:t>
              </m:r>
              <m:r>
                <m:rPr>
                  <m:sty m:val="bi"/>
                </m:rPr>
                <m:t>P</m:t>
              </m:r>
              <m:limLow>
                <m:e>
                  <m:r>
                    <m:t>y</m:t>
                  </m:r>
                </m:e>
                <m:lim>
                  <m:r>
                    <m:rPr>
                      <m:sty m:val="p"/>
                    </m:rPr>
                    <m:t>∼</m:t>
                  </m:r>
                </m:lim>
              </m:limLow>
              <m:r>
                <m:t>&amp;</m:t>
              </m:r>
              <m:r>
                <m:t>&amp;</m:t>
              </m:r>
              <m:r>
                <m:rPr>
                  <m:nor/>
                  <m:sty m:val="p"/>
                </m:rPr>
                <m:t>(</m:t>
              </m:r>
              <m:r>
                <m:rPr>
                  <m:sty m:val="bi"/>
                </m:rPr>
                <m:t>P</m:t>
              </m:r>
              <m:r>
                <m:rPr>
                  <m:nor/>
                  <m:sty m:val="p"/>
                </m:rPr>
                <m:t> is idempotent)</m:t>
              </m:r>
            </m:e>
            <m:e>
              <m:r>
                <m:t>&amp;</m:t>
              </m:r>
              <m:r>
                <m:rPr>
                  <m:sty m:val="p"/>
                </m:rPr>
                <m:t>=</m:t>
              </m:r>
              <m:sSub>
                <m:e>
                  <m:limLow>
                    <m:e>
                      <m:r>
                        <m:t>0</m:t>
                      </m:r>
                    </m:e>
                    <m:lim>
                      <m:r>
                        <m:rPr>
                          <m:sty m:val="p"/>
                        </m:rPr>
                        <m:t>∼</m:t>
                      </m:r>
                    </m:lim>
                  </m:limLow>
                </m:e>
                <m:sub>
                  <m:r>
                    <m:t>p</m:t>
                  </m:r>
                </m:sub>
              </m:sSub>
              <m:r>
                <m:rPr>
                  <m:sty m:val="p"/>
                </m:rPr>
                <m:t>,</m:t>
              </m:r>
              <m:r>
                <m:t>&amp;</m:t>
              </m:r>
              <m:r>
                <m:t>&amp;</m:t>
              </m:r>
              <m:r>
                <m:rPr>
                  <m:nor/>
                  <m:sty m:val="p"/>
                </m:rPr>
                <m:t>(arithmetic)</m:t>
              </m:r>
            </m:e>
          </m:eqArr>
        </m:oMath>
      </m:oMathPara>
    </w:p>
    <w:p>
      <w:pPr>
        <w:pStyle w:val="FirstParagraph"/>
      </w:pPr>
      <w:r>
        <w:t xml:space="preserve">so</w:t>
      </w:r>
      <w:r>
        <w:t xml:space="preserve"> </w:t>
      </w:r>
      <m:oMath>
        <m:limLow>
          <m:e>
            <m:r>
              <m:t>y</m:t>
            </m:r>
          </m:e>
          <m:lim>
            <m:r>
              <m:rPr>
                <m:sty m:val="p"/>
              </m:rPr>
              <m:t>∼</m:t>
            </m:r>
          </m:lim>
        </m:limLow>
        <m:r>
          <m:rPr>
            <m:sty m:val="p"/>
          </m:rPr>
          <m:t>−</m:t>
        </m:r>
        <m:r>
          <m:rPr>
            <m:sty m:val="bi"/>
          </m:rPr>
          <m:t>P</m:t>
        </m:r>
        <m:limLow>
          <m:e>
            <m:r>
              <m:t>y</m:t>
            </m:r>
          </m:e>
          <m:lim>
            <m:r>
              <m:rPr>
                <m:sty m:val="p"/>
              </m:rPr>
              <m:t>∼</m:t>
            </m:r>
          </m:lim>
        </m:limLow>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r>
          <m:rPr>
            <m:sty m:val="bi"/>
          </m:rPr>
          <m:t>P</m:t>
        </m:r>
        <m:limLow>
          <m:e>
            <m:r>
              <m:t>y</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108</w:t>
        </w:r>
      </w:hyperlink>
      <w:r>
        <w:t xml:space="preserve">),</w:t>
      </w:r>
      <w:r>
        <w:t xml:space="preserve"> </w:t>
      </w:r>
      <w:r>
        <w:t xml:space="preserve">so</w:t>
      </w:r>
      <w:r>
        <w:t xml:space="preserve"> </w:t>
      </w:r>
      <m:oMath>
        <m:sSub>
          <m:e>
            <m:r>
              <m:rPr>
                <m:sty m:val="bi"/>
              </m:rPr>
              <m:t>P</m:t>
            </m:r>
          </m:e>
          <m:sub>
            <m:r>
              <m:t>1</m:t>
            </m:r>
          </m:sub>
        </m:sSub>
        <m:sSub>
          <m:e>
            <m:limLow>
              <m:e>
                <m:r>
                  <m:t>e</m:t>
                </m:r>
              </m:e>
              <m:lim>
                <m:r>
                  <m:rPr>
                    <m:sty m:val="p"/>
                  </m:rPr>
                  <m:t>∼</m:t>
                </m:r>
              </m:lim>
            </m:limLow>
          </m:e>
          <m:sub>
            <m:r>
              <m:t>j</m:t>
            </m:r>
          </m:sub>
        </m:sSub>
        <m:r>
          <m:rPr>
            <m:sty m:val="p"/>
          </m:rPr>
          <m:t>=</m:t>
        </m:r>
        <m:sSub>
          <m:e>
            <m:r>
              <m:rPr>
                <m:sty m:val="bi"/>
              </m:rPr>
              <m:t>P</m:t>
            </m:r>
          </m:e>
          <m:sub>
            <m:r>
              <m:t>2</m:t>
            </m:r>
          </m:sub>
        </m:sSub>
        <m:sSub>
          <m:e>
            <m:limLow>
              <m:e>
                <m:r>
                  <m:t>e</m:t>
                </m:r>
              </m:e>
              <m:lim>
                <m:r>
                  <m:rPr>
                    <m:sty m:val="p"/>
                  </m:rPr>
                  <m:t>∼</m:t>
                </m:r>
              </m:lim>
            </m:limLow>
          </m:e>
          <m:sub>
            <m:r>
              <m:t>j</m:t>
            </m:r>
          </m:sub>
        </m:sSub>
      </m:oMath>
      <w:r>
        <w:t xml:space="preserve"> </w:t>
      </w:r>
      <w:r>
        <w:t xml:space="preserve">for each indicator vector</w:t>
      </w:r>
      <w:r>
        <w:t xml:space="preserve"> </w:t>
      </w:r>
      <m:oMath>
        <m:sSub>
          <m:e>
            <m:limLow>
              <m:e>
                <m:r>
                  <m:t>e</m:t>
                </m:r>
              </m:e>
              <m:lim>
                <m:r>
                  <m:rPr>
                    <m:sty m:val="p"/>
                  </m:rPr>
                  <m:t>∼</m:t>
                </m:r>
              </m:lim>
            </m:limLow>
          </m:e>
          <m:sub>
            <m:r>
              <m:t>j</m:t>
            </m:r>
          </m:sub>
        </m:sSub>
      </m:oMath>
      <w:r>
        <w:t xml:space="preserve"> </w:t>
      </w:r>
      <w:r>
        <w:t xml:space="preserve">(</w:t>
      </w:r>
      <w:hyperlink w:anchor="def-indicator-vector">
        <w:r>
          <w:rPr>
            <w:rStyle w:val="Hyperlink"/>
          </w:rPr>
          <w:t xml:space="preserve">Definition 14</w:t>
        </w:r>
      </w:hyperlink>
      <w:r>
        <w:t xml:space="preserve">).</w:t>
      </w:r>
      <w:r>
        <w:t xml:space="preserve"> </w:t>
      </w:r>
      <m:oMath>
        <m:sSub>
          <m:e>
            <m:r>
              <m:rPr>
                <m:sty m:val="bi"/>
              </m:rPr>
              <m:t>P</m:t>
            </m:r>
          </m:e>
          <m:sub>
            <m:r>
              <m:t>1</m:t>
            </m:r>
          </m:sub>
        </m:sSub>
        <m:sSub>
          <m:e>
            <m:limLow>
              <m:e>
                <m:r>
                  <m:t>e</m:t>
                </m:r>
              </m:e>
              <m:lim>
                <m:r>
                  <m:rPr>
                    <m:sty m:val="p"/>
                  </m:rPr>
                  <m:t>∼</m:t>
                </m:r>
              </m:lim>
            </m:limLow>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23</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limLow>
              <m:e>
                <m:r>
                  <m:t>e</m:t>
                </m:r>
              </m:e>
              <m:lim>
                <m:r>
                  <m:rPr>
                    <m:sty m:val="p"/>
                  </m:rPr>
                  <m:t>∼</m:t>
                </m:r>
              </m:lim>
            </m:limLow>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14</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56" w:name="exm-projection-matrix-projects"/>
    <w:p>
      <w:pPr>
        <w:pStyle w:val="BodyText"/>
      </w:pPr>
      <w:r>
        <w:rPr>
          <w:b/>
          <w:bCs/>
        </w:rPr>
        <w:t xml:space="preserve">Example 167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limLow>
              <m:e>
                <m:r>
                  <m:t>q</m:t>
                </m:r>
              </m:e>
              <m:lim>
                <m:r>
                  <m:rPr>
                    <m:sty m:val="p"/>
                  </m:rPr>
                  <m:t>∼</m:t>
                </m:r>
              </m:lim>
            </m:limLow>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limLow>
              <m:e>
                <m:r>
                  <m:t>q</m:t>
                </m:r>
              </m:e>
              <m:lim>
                <m:r>
                  <m:rPr>
                    <m:sty m:val="p"/>
                  </m:rPr>
                  <m:t>∼</m:t>
                </m:r>
              </m:lim>
            </m:limLow>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90</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56"/>
    <w:bookmarkStart w:id="557" w:name="thm-hat-matrix-projects"/>
    <w:p>
      <w:pPr>
        <w:pStyle w:val="BodyText"/>
      </w:pPr>
      <w:r>
        <w:rPr>
          <w:b/>
          <w:bCs/>
        </w:rPr>
        <w:t xml:space="preserve">Theorem 92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limLow>
          <m:e>
            <m:r>
              <m:t>y</m:t>
            </m:r>
          </m:e>
          <m:lim>
            <m:r>
              <m:rPr>
                <m:sty m:val="p"/>
              </m:rPr>
              <m:t>∼</m:t>
            </m:r>
          </m:lim>
        </m:limLow>
        <m:r>
          <m:rPr>
            <m:sty m:val="p"/>
          </m:rPr>
          <m:t>∈</m:t>
        </m:r>
        <m:sSup>
          <m:e>
            <m:r>
              <m:rPr>
                <m:scr m:val="double-struck"/>
                <m:sty m:val="p"/>
              </m:rPr>
              <m:t>R</m:t>
            </m:r>
          </m:e>
          <m:sup>
            <m:r>
              <m:t>n</m:t>
            </m:r>
          </m:sup>
        </m:sSup>
      </m:oMath>
      <w:r>
        <w:t xml:space="preserve">,</w:t>
      </w:r>
      <w:r>
        <w:t xml:space="preserve"> </w:t>
      </w:r>
      <m:oMath>
        <m:r>
          <m:rPr>
            <m:sty m:val="bi"/>
          </m:rPr>
          <m:t>H</m:t>
        </m:r>
        <m:limLow>
          <m:e>
            <m:r>
              <m:t>y</m:t>
            </m:r>
          </m:e>
          <m:lim>
            <m:r>
              <m:rPr>
                <m:sty m:val="p"/>
              </m:rPr>
              <m:t>∼</m:t>
            </m:r>
          </m:lim>
        </m:limLow>
      </m:oMath>
      <w:r>
        <w:t xml:space="preserve"> </w:t>
      </w:r>
      <w:r>
        <w:t xml:space="preserve">(</w:t>
      </w:r>
      <w:hyperlink w:anchor="def-hat-matrix">
        <w:r>
          <w:rPr>
            <w:rStyle w:val="Hyperlink"/>
          </w:rPr>
          <w:t xml:space="preserve">Definition 107</w:t>
        </w:r>
      </w:hyperlink>
      <w:r>
        <w:t xml:space="preserve">) 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57"/>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88</w:t>
        </w:r>
      </w:hyperlink>
      <w:r>
        <w:t xml:space="preserve">),</w:t>
      </w:r>
      <w:r>
        <w:t xml:space="preserve"> </w:t>
      </w:r>
      <w:r>
        <w:t xml:space="preserve">so</w:t>
      </w:r>
      <w:r>
        <w:t xml:space="preserve"> </w:t>
      </w:r>
      <m:oMath>
        <m:r>
          <m:rPr>
            <m:sty m:val="bi"/>
          </m:rPr>
          <m:t>H</m:t>
        </m:r>
        <m:limLow>
          <m:e>
            <m:r>
              <m:t>y</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91</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limLow>
          <m:e>
            <m:r>
              <m:t>z</m:t>
            </m:r>
          </m:e>
          <m:lim>
            <m:r>
              <m:rPr>
                <m:sty m:val="p"/>
              </m:rPr>
              <m:t>∼</m:t>
            </m:r>
          </m:lim>
        </m:limLow>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limLow>
              <m:e>
                <m:r>
                  <m:t>z</m:t>
                </m:r>
              </m:e>
              <m:lim>
                <m:r>
                  <m:rPr>
                    <m:sty m:val="p"/>
                  </m:rPr>
                  <m:t>∼</m:t>
                </m:r>
              </m:lim>
            </m:limLow>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107</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limLow>
          <m:e>
            <m:r>
              <m:t>b</m:t>
            </m:r>
          </m:e>
          <m:lim>
            <m:r>
              <m:rPr>
                <m:sty m:val="p"/>
              </m:rPr>
              <m:t>∼</m:t>
            </m:r>
          </m:lim>
        </m:limLow>
        <m:r>
          <m:rPr>
            <m:sty m:val="p"/>
          </m:rPr>
          <m:t>∈</m:t>
        </m:r>
        <m:sSup>
          <m:e>
            <m:r>
              <m:rPr>
                <m:scr m:val="double-struck"/>
                <m:sty m:val="p"/>
              </m:rPr>
              <m:t>R</m:t>
            </m:r>
          </m:e>
          <m:sup>
            <m:r>
              <m:t>p</m:t>
            </m:r>
          </m:sup>
        </m:sSup>
      </m:oMath>
      <w:r>
        <w:t xml:space="preserve">,</w:t>
      </w:r>
      <w:r>
        <w:t xml:space="preserve"> </w:t>
      </w:r>
      <m:oMath>
        <m:r>
          <m:rPr>
            <m:sty m:val="bi"/>
          </m:rPr>
          <m:t>X</m:t>
        </m:r>
        <m:limLow>
          <m:e>
            <m:r>
              <m:t>b</m:t>
            </m:r>
          </m:e>
          <m:lim>
            <m:r>
              <m:rPr>
                <m:sty m:val="p"/>
              </m:rPr>
              <m:t>∼</m:t>
            </m:r>
          </m:lim>
        </m:limLow>
        <m:r>
          <m:rPr>
            <m:sty m:val="p"/>
          </m:rPr>
          <m:t>=</m:t>
        </m:r>
        <m:r>
          <m:rPr>
            <m:sty m:val="p"/>
          </m:rPr>
          <m:t>(</m:t>
        </m:r>
        <m:r>
          <m:rPr>
            <m:sty m:val="bi"/>
          </m:rPr>
          <m:t>H</m:t>
        </m:r>
        <m:r>
          <m:rPr>
            <m:sty m:val="bi"/>
          </m:rPr>
          <m:t>X</m:t>
        </m:r>
        <m:r>
          <m:rPr>
            <m:sty m:val="p"/>
          </m:rPr>
          <m:t>)</m:t>
        </m:r>
        <m:r>
          <m:t> </m:t>
        </m:r>
        <m:limLow>
          <m:e>
            <m:r>
              <m:t>b</m:t>
            </m:r>
          </m:e>
          <m:lim>
            <m:r>
              <m:rPr>
                <m:sty m:val="p"/>
              </m:rPr>
              <m:t>∼</m:t>
            </m:r>
          </m:lim>
        </m:limLow>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limLow>
          <m:e>
            <m:r>
              <m:t>b</m:t>
            </m:r>
          </m:e>
          <m:lim>
            <m:r>
              <m:rPr>
                <m:sty m:val="p"/>
              </m:rPr>
              <m:t>∼</m:t>
            </m:r>
          </m:lim>
        </m:limLow>
        <m:r>
          <m:rPr>
            <m:sty m:val="p"/>
          </m:rPr>
          <m:t>=</m:t>
        </m:r>
        <m:r>
          <m:rPr>
            <m:sty m:val="bi"/>
          </m:rPr>
          <m:t>H</m:t>
        </m:r>
        <m:r>
          <m:t> </m:t>
        </m:r>
        <m:r>
          <m:rPr>
            <m:sty m:val="p"/>
          </m:rPr>
          <m:t>(</m:t>
        </m:r>
        <m:r>
          <m:rPr>
            <m:sty m:val="bi"/>
          </m:rPr>
          <m:t>X</m:t>
        </m:r>
        <m:limLow>
          <m:e>
            <m:r>
              <m:t>b</m:t>
            </m:r>
          </m:e>
          <m:lim>
            <m:r>
              <m:rPr>
                <m:sty m:val="p"/>
              </m:rPr>
              <m:t>∼</m:t>
            </m:r>
          </m:lim>
        </m:limLow>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38</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51</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90</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91</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58" w:name="exm-hat-matrix-projects"/>
    <w:p>
      <w:pPr>
        <w:pStyle w:val="BodyText"/>
      </w:pPr>
      <w:r>
        <w:rPr>
          <w:b/>
          <w:bCs/>
        </w:rPr>
        <w:t xml:space="preserve">Example 168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161</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limLow>
              <m:e>
                <m:r>
                  <m:t>q</m:t>
                </m:r>
              </m:e>
              <m:lim>
                <m:r>
                  <m:rPr>
                    <m:sty m:val="p"/>
                  </m:rPr>
                  <m:t>∼</m:t>
                </m:r>
              </m:lim>
            </m:limLow>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limLow>
                        <m:e>
                          <m:r>
                            <m:t>q</m:t>
                          </m:r>
                        </m:e>
                        <m:lim>
                          <m:r>
                            <m:rPr>
                              <m:sty m:val="p"/>
                            </m:rPr>
                            <m:t>∼</m:t>
                          </m:r>
                        </m:lim>
                      </m:limLow>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limLow>
              <m:e>
                <m:r>
                  <m:t>q</m:t>
                </m:r>
              </m:e>
              <m:lim>
                <m:r>
                  <m:rPr>
                    <m:sty m:val="p"/>
                  </m:rPr>
                  <m:t>∼</m:t>
                </m:r>
              </m:lim>
            </m:limLow>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161</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limLow>
          <m:e>
            <m:r>
              <m:t>y</m:t>
            </m:r>
          </m:e>
          <m:lim>
            <m:r>
              <m:rPr>
                <m:sty m:val="p"/>
              </m:rPr>
              <m:t>∼</m:t>
            </m:r>
          </m:lim>
        </m:limLow>
      </m:oMath>
      <w:r>
        <w:t xml:space="preserve"> </w:t>
      </w:r>
      <w:r>
        <w:t xml:space="preserve">on the line of constant vectors</w:t>
      </w:r>
      <w:r>
        <w:t xml:space="preserve"> </w:t>
      </w:r>
      <w:r>
        <w:t xml:space="preserve">(</w:t>
      </w:r>
      <w:hyperlink w:anchor="thm-closest-point">
        <w:r>
          <w:rPr>
            <w:rStyle w:val="Hyperlink"/>
          </w:rPr>
          <w:t xml:space="preserve">Theorem 89</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58"/>
    <w:bookmarkEnd w:id="559"/>
    <w:bookmarkStart w:id="588"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0" name="Picture"/>
                  <a:graphic>
                    <a:graphicData uri="http://schemas.openxmlformats.org/drawingml/2006/picture">
                      <pic:pic>
                        <pic:nvPicPr>
                          <pic:cNvPr descr="/opt/quarto/share/formats/docx/note.png" id="561"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45</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62" w:name="thm-scalar-matmul"/>
    <w:p>
      <w:pPr>
        <w:pStyle w:val="BodyText"/>
      </w:pPr>
      <w:r>
        <w:rPr>
          <w:b/>
          <w:bCs/>
        </w:rPr>
        <w:t xml:space="preserve">Theorem 93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25</w:t>
        </w:r>
      </w:hyperlink>
      <w:r>
        <w:t xml:space="preserve">).</w:t>
      </w:r>
    </w:p>
    <w:bookmarkEnd w:id="562"/>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26</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25</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26</m:t>
              </m:r>
              <m:r>
                <m:rPr>
                  <m:nor/>
                  <m:sty m:val="p"/>
                </m:rPr>
                <m:t>, </m:t>
              </m:r>
              <m:r>
                <m:rPr>
                  <m:nor/>
                  <m:sty m:val="p"/>
                </m:rPr>
                <m:t>Definition 25</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26</m:t>
              </m:r>
              <m:r>
                <m:rPr>
                  <m:nor/>
                  <m:sty m:val="p"/>
                </m:rPr>
                <m:t>, </m:t>
              </m:r>
              <m:r>
                <m:rPr>
                  <m:nor/>
                  <m:sty m:val="p"/>
                </m:rPr>
                <m:t>Definition 25</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63" w:name="exm-scalar-matmul"/>
    <w:p>
      <w:pPr>
        <w:pStyle w:val="BodyText"/>
      </w:pPr>
      <w:r>
        <w:rPr>
          <w:b/>
          <w:bCs/>
        </w:rPr>
        <w:t xml:space="preserve">Example 169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63"/>
    <w:bookmarkStart w:id="564" w:name="def-generalized-inverse"/>
    <w:p>
      <w:pPr>
        <w:pStyle w:val="FirstParagraph"/>
      </w:pPr>
      <w:r>
        <w:rPr>
          <w:b/>
          <w:bCs/>
        </w:rPr>
        <w:t xml:space="preserve">Definition 109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64"/>
    <w:bookmarkStart w:id="565" w:name="exm-generalized-inverse"/>
    <w:p>
      <w:pPr>
        <w:pStyle w:val="FirstParagraph"/>
      </w:pPr>
      <w:r>
        <w:rPr>
          <w:b/>
          <w:bCs/>
        </w:rPr>
        <w:t xml:space="preserve">Example 170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26</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65"/>
    <w:bookmarkStart w:id="566" w:name="thm-generalized-inverse-invertible"/>
    <w:p>
      <w:pPr>
        <w:pStyle w:val="BodyText"/>
      </w:pPr>
      <w:r>
        <w:rPr>
          <w:b/>
          <w:bCs/>
        </w:rPr>
        <w:t xml:space="preserve">Theorem 94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66"/>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109</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67" w:name="exm-generalized-inverse-invertible"/>
    <w:p>
      <w:pPr>
        <w:pStyle w:val="FirstParagraph"/>
      </w:pPr>
      <w:r>
        <w:rPr>
          <w:b/>
          <w:bCs/>
        </w:rPr>
        <w:t xml:space="preserve">Example 171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170</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94</w:t>
        </w:r>
      </w:hyperlink>
      <w:r>
        <w:t xml:space="preserve"> </w:t>
      </w:r>
      <w:r>
        <w:t xml:space="preserve">it is singular.</w:t>
      </w:r>
    </w:p>
    <w:bookmarkEnd w:id="567"/>
    <w:bookmarkStart w:id="568" w:name="thm-generalized-inverse-solves"/>
    <w:p>
      <w:pPr>
        <w:pStyle w:val="BodyText"/>
      </w:pPr>
      <w:r>
        <w:rPr>
          <w:b/>
          <w:bCs/>
        </w:rPr>
        <w:t xml:space="preserve">Theorem 95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 and let</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has a solution,</w:t>
      </w:r>
      <w:r>
        <w:t xml:space="preserve"> </w:t>
      </w:r>
      <w:r>
        <w:t xml:space="preserve">then</w:t>
      </w:r>
      <w:r>
        <w:t xml:space="preserve"> </w:t>
      </w:r>
      <m:oMath>
        <m:r>
          <m:rPr>
            <m:sty m:val="bi"/>
          </m:rPr>
          <m:t>G</m:t>
        </m:r>
        <m:limLow>
          <m:e>
            <m:r>
              <m:t>b</m:t>
            </m:r>
          </m:e>
          <m:lim>
            <m:r>
              <m:rPr>
                <m:sty m:val="p"/>
              </m:rPr>
              <m:t>∼</m:t>
            </m:r>
          </m:lim>
        </m:limLow>
      </m:oMath>
      <w:r>
        <w:t xml:space="preserve"> </w:t>
      </w:r>
      <w:r>
        <w:t xml:space="preserve">is a solution.</w:t>
      </w:r>
    </w:p>
    <w:bookmarkEnd w:id="568"/>
    <w:p>
      <w:pPr>
        <w:pStyle w:val="BodyText"/>
      </w:pPr>
      <w:r>
        <w:rPr>
          <w:i/>
          <w:iCs/>
        </w:rPr>
        <w:t xml:space="preserve">Proof</w:t>
      </w:r>
      <w:r>
        <w:t xml:space="preserve">. </w:t>
      </w:r>
      <w:r>
        <w:t xml:space="preserve">Let</w:t>
      </w:r>
      <w:r>
        <w:t xml:space="preserve"> </w:t>
      </w:r>
      <m:oMath>
        <m:sSub>
          <m:e>
            <m:limLow>
              <m:e>
                <m:r>
                  <m:t>x</m:t>
                </m:r>
              </m:e>
              <m:lim>
                <m:r>
                  <m:rPr>
                    <m:sty m:val="p"/>
                  </m:rPr>
                  <m:t>∼</m:t>
                </m:r>
              </m:lim>
            </m:limLow>
          </m:e>
          <m:sub>
            <m:r>
              <m:t>0</m:t>
            </m:r>
          </m:sub>
        </m:sSub>
      </m:oMath>
      <w:r>
        <w:t xml:space="preserve"> </w:t>
      </w:r>
      <w:r>
        <w:t xml:space="preserve">be a solution, so</w:t>
      </w:r>
      <w:r>
        <w:t xml:space="preserve"> </w:t>
      </w:r>
      <m:oMath>
        <m:r>
          <m:rPr>
            <m:sty m:val="bi"/>
          </m:rPr>
          <m:t>A</m:t>
        </m:r>
        <m:sSub>
          <m:e>
            <m:limLow>
              <m:e>
                <m:r>
                  <m:t>x</m:t>
                </m:r>
              </m:e>
              <m:lim>
                <m:r>
                  <m:rPr>
                    <m:sty m:val="p"/>
                  </m:rPr>
                  <m:t>∼</m:t>
                </m:r>
              </m:lim>
            </m:limLow>
          </m:e>
          <m:sub>
            <m:r>
              <m:t>0</m:t>
            </m:r>
          </m:sub>
        </m:sSub>
        <m:r>
          <m:rPr>
            <m:sty m:val="p"/>
          </m:rPr>
          <m:t>=</m:t>
        </m:r>
        <m:limLow>
          <m:e>
            <m:r>
              <m:t>b</m:t>
            </m:r>
          </m:e>
          <m:lim>
            <m:r>
              <m:rPr>
                <m:sty m:val="p"/>
              </m:rPr>
              <m:t>∼</m:t>
            </m:r>
          </m:lim>
        </m:limLow>
      </m:oMath>
      <w:r>
        <w:t xml:space="preserve">. Then</w:t>
      </w:r>
    </w:p>
    <w:p>
      <w:pPr>
        <w:pStyle w:val="BodyText"/>
      </w:pPr>
      <m:oMathPara>
        <m:oMathParaPr>
          <m:jc m:val="center"/>
        </m:oMathParaPr>
        <m:oMath>
          <m:eqArr>
            <m:e>
              <m:r>
                <m:rPr>
                  <m:sty m:val="bi"/>
                </m:rPr>
                <m:t>A</m:t>
              </m:r>
              <m:r>
                <m:t> </m:t>
              </m:r>
              <m:r>
                <m:rPr>
                  <m:sty m:val="p"/>
                </m:rPr>
                <m:t>(</m:t>
              </m:r>
              <m:r>
                <m:rPr>
                  <m:sty m:val="bi"/>
                </m:rPr>
                <m:t>G</m:t>
              </m:r>
              <m:limLow>
                <m:e>
                  <m:r>
                    <m:t>b</m:t>
                  </m:r>
                </m:e>
                <m:lim>
                  <m:r>
                    <m:rPr>
                      <m:sty m:val="p"/>
                    </m:rPr>
                    <m:t>∼</m:t>
                  </m:r>
                </m:lim>
              </m:limLow>
              <m:r>
                <m:rPr>
                  <m:sty m:val="p"/>
                </m:rPr>
                <m:t>)</m:t>
              </m:r>
              <m:r>
                <m:t>&amp;</m:t>
              </m:r>
              <m:r>
                <m:rPr>
                  <m:sty m:val="p"/>
                </m:rPr>
                <m:t>=</m:t>
              </m:r>
              <m:r>
                <m:rPr>
                  <m:sty m:val="bi"/>
                </m:rPr>
                <m:t>A</m:t>
              </m:r>
              <m:r>
                <m:rPr>
                  <m:sty m:val="bi"/>
                </m:rPr>
                <m:t>G</m:t>
              </m:r>
              <m:r>
                <m:t> </m:t>
              </m:r>
              <m:r>
                <m:rPr>
                  <m:sty m:val="p"/>
                </m:rPr>
                <m:t>(</m:t>
              </m:r>
              <m:r>
                <m:rPr>
                  <m:sty m:val="bi"/>
                </m:rPr>
                <m:t>A</m:t>
              </m:r>
              <m:sSub>
                <m:e>
                  <m:limLow>
                    <m:e>
                      <m:r>
                        <m:t>x</m:t>
                      </m:r>
                    </m:e>
                    <m:lim>
                      <m:r>
                        <m:rPr>
                          <m:sty m:val="p"/>
                        </m:rPr>
                        <m:t>∼</m:t>
                      </m:r>
                    </m:lim>
                  </m:limLow>
                </m:e>
                <m:sub>
                  <m:r>
                    <m:t>0</m:t>
                  </m:r>
                </m:sub>
              </m:sSub>
              <m:r>
                <m:rPr>
                  <m:sty m:val="p"/>
                </m:rPr>
                <m:t>)</m:t>
              </m:r>
              <m:r>
                <m:t>&amp;</m:t>
              </m:r>
              <m:r>
                <m:t>&amp;</m:t>
              </m:r>
              <m:r>
                <m:rPr>
                  <m:nor/>
                  <m:sty m:val="p"/>
                </m:rPr>
                <m:t>(substitute </m:t>
              </m:r>
              <m:limLow>
                <m:e>
                  <m:r>
                    <m:t>b</m:t>
                  </m:r>
                </m:e>
                <m:lim>
                  <m:r>
                    <m:rPr>
                      <m:sty m:val="p"/>
                    </m:rPr>
                    <m:t>∼</m:t>
                  </m:r>
                </m:lim>
              </m:limLow>
              <m:r>
                <m:rPr>
                  <m:sty m:val="p"/>
                </m:rPr>
                <m:t>=</m:t>
              </m:r>
              <m:r>
                <m:rPr>
                  <m:sty m:val="bi"/>
                </m:rPr>
                <m:t>A</m:t>
              </m:r>
              <m:sSub>
                <m:e>
                  <m:limLow>
                    <m:e>
                      <m:r>
                        <m:t>x</m:t>
                      </m:r>
                    </m:e>
                    <m:lim>
                      <m:r>
                        <m:rPr>
                          <m:sty m:val="p"/>
                        </m:rPr>
                        <m:t>∼</m:t>
                      </m:r>
                    </m:lim>
                  </m:limLow>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limLow>
                    <m:e>
                      <m:r>
                        <m:t>x</m:t>
                      </m:r>
                    </m:e>
                    <m:lim>
                      <m:r>
                        <m:rPr>
                          <m:sty m:val="p"/>
                        </m:rPr>
                        <m:t>∼</m:t>
                      </m:r>
                    </m:lim>
                  </m:limLow>
                </m:e>
                <m:sub>
                  <m:r>
                    <m:t>0</m:t>
                  </m:r>
                </m:sub>
              </m:sSub>
              <m:r>
                <m:t>&amp;</m:t>
              </m:r>
              <m:r>
                <m:t>&amp;</m:t>
              </m:r>
              <m:r>
                <m:rPr>
                  <m:nor/>
                  <m:sty m:val="p"/>
                </m:rPr>
                <m:t>(</m:t>
              </m:r>
              <m:r>
                <m:rPr>
                  <m:nor/>
                  <m:sty m:val="p"/>
                </m:rPr>
                <m:t>Theorem 8</m:t>
              </m:r>
              <m:r>
                <m:rPr>
                  <m:nor/>
                  <m:sty m:val="p"/>
                </m:rPr>
                <m:t>)</m:t>
              </m:r>
            </m:e>
            <m:e>
              <m:r>
                <m:t>&amp;</m:t>
              </m:r>
              <m:r>
                <m:rPr>
                  <m:sty m:val="p"/>
                </m:rPr>
                <m:t>=</m:t>
              </m:r>
              <m:r>
                <m:rPr>
                  <m:sty m:val="bi"/>
                </m:rPr>
                <m:t>A</m:t>
              </m:r>
              <m:sSub>
                <m:e>
                  <m:limLow>
                    <m:e>
                      <m:r>
                        <m:t>x</m:t>
                      </m:r>
                    </m:e>
                    <m:lim>
                      <m:r>
                        <m:rPr>
                          <m:sty m:val="p"/>
                        </m:rPr>
                        <m:t>∼</m:t>
                      </m:r>
                    </m:lim>
                  </m:limLow>
                </m:e>
                <m:sub>
                  <m:r>
                    <m:t>0</m:t>
                  </m:r>
                </m:sub>
              </m:sSub>
              <m:r>
                <m:t>&amp;</m:t>
              </m:r>
              <m:r>
                <m:t>&amp;</m:t>
              </m:r>
              <m:r>
                <m:rPr>
                  <m:nor/>
                  <m:sty m:val="p"/>
                </m:rPr>
                <m:t>(</m:t>
              </m:r>
              <m:r>
                <m:rPr>
                  <m:nor/>
                  <m:sty m:val="p"/>
                </m:rPr>
                <m:t>Definition 109</m:t>
              </m:r>
              <m:r>
                <m:rPr>
                  <m:nor/>
                  <m:sty m:val="p"/>
                </m:rPr>
                <m:t>)</m:t>
              </m:r>
            </m:e>
            <m:e>
              <m:r>
                <m:t>&amp;</m:t>
              </m:r>
              <m:r>
                <m:rPr>
                  <m:sty m:val="p"/>
                </m:rPr>
                <m:t>=</m:t>
              </m:r>
              <m:limLow>
                <m:e>
                  <m:r>
                    <m:t>b</m:t>
                  </m:r>
                </m:e>
                <m:lim>
                  <m:r>
                    <m:rPr>
                      <m:sty m:val="p"/>
                    </m:rPr>
                    <m:t>∼</m:t>
                  </m:r>
                </m:lim>
              </m:limLow>
              <m:r>
                <m:rPr>
                  <m:sty m:val="p"/>
                </m:rPr>
                <m:t>.</m:t>
              </m:r>
              <m:r>
                <m:t>&amp;</m:t>
              </m:r>
              <m:r>
                <m:t>&amp;</m:t>
              </m:r>
              <m:r>
                <m:rPr>
                  <m:nor/>
                  <m:sty m:val="p"/>
                </m:rPr>
                <m:t>(</m:t>
              </m:r>
              <m:sSub>
                <m:e>
                  <m:limLow>
                    <m:e>
                      <m:r>
                        <m:t>x</m:t>
                      </m:r>
                    </m:e>
                    <m:lim>
                      <m:r>
                        <m:rPr>
                          <m:sty m:val="p"/>
                        </m:rPr>
                        <m:t>∼</m:t>
                      </m:r>
                    </m:lim>
                  </m:limLow>
                </m:e>
                <m:sub>
                  <m:r>
                    <m:t>0</m:t>
                  </m:r>
                </m:sub>
              </m:sSub>
              <m:r>
                <m:rPr>
                  <m:nor/>
                  <m:sty m:val="p"/>
                </m:rPr>
                <m:t> is a solution)</m:t>
              </m:r>
            </m:e>
          </m:eqArr>
        </m:oMath>
      </m:oMathPara>
    </w:p>
    <w:bookmarkStart w:id="569" w:name="exm-generalized-inverse-solves"/>
    <w:p>
      <w:pPr>
        <w:pStyle w:val="FirstParagraph"/>
      </w:pPr>
      <w:r>
        <w:rPr>
          <w:b/>
          <w:bCs/>
        </w:rPr>
        <w:t xml:space="preserve">Example 172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the system</w:t>
      </w:r>
      <w:r>
        <w:t xml:space="preserve"> </w:t>
      </w:r>
      <m:oMath>
        <m:r>
          <m:rPr>
            <m:sty m:val="bi"/>
          </m:rPr>
          <m:t>A</m:t>
        </m:r>
        <m:limLow>
          <m:e>
            <m:r>
              <m:t>x</m:t>
            </m:r>
          </m:e>
          <m:lim>
            <m:r>
              <m:rPr>
                <m:sty m:val="p"/>
              </m:rPr>
              <m:t>∼</m:t>
            </m:r>
          </m:lim>
        </m:limLow>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limLow>
          <m:e>
            <m:r>
              <m:t>x</m:t>
            </m:r>
          </m:e>
          <m:lim>
            <m:r>
              <m:rPr>
                <m:sty m:val="p"/>
              </m:rPr>
              <m:t>∼</m:t>
            </m:r>
          </m:lim>
        </m:limLow>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limLow>
          <m:e>
            <m:r>
              <m:t>x</m:t>
            </m:r>
          </m:e>
          <m:lim>
            <m:r>
              <m:rPr>
                <m:sty m:val="p"/>
              </m:rPr>
              <m:t>∼</m:t>
            </m:r>
          </m:lim>
        </m:limLow>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69"/>
    <w:bookmarkStart w:id="570" w:name="def-moore-penrose"/>
    <w:p>
      <w:pPr>
        <w:pStyle w:val="BodyText"/>
      </w:pPr>
      <w:r>
        <w:rPr>
          <w:b/>
          <w:bCs/>
        </w:rPr>
        <w:t xml:space="preserve">Definition 110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4"/>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4"/>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4"/>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4"/>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70"/>
    <w:bookmarkStart w:id="571" w:name="exm-moore-penrose"/>
    <w:p>
      <w:pPr>
        <w:pStyle w:val="FirstParagraph"/>
      </w:pPr>
      <w:r>
        <w:rPr>
          <w:b/>
          <w:bCs/>
        </w:rPr>
        <w:t xml:space="preserve">Example 173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170</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71"/>
    <w:bookmarkStart w:id="572" w:name="thm-moore-penrose-generalized-inverse"/>
    <w:p>
      <w:pPr>
        <w:pStyle w:val="BodyText"/>
      </w:pPr>
      <w:r>
        <w:rPr>
          <w:b/>
          <w:bCs/>
        </w:rPr>
        <w:t xml:space="preserve">Theorem 96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p>
    <w:bookmarkEnd w:id="572"/>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110</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73" w:name="exm-moore-penrose-generalized-inverse"/>
    <w:p>
      <w:pPr>
        <w:pStyle w:val="BodyText"/>
      </w:pPr>
      <w:r>
        <w:rPr>
          <w:b/>
          <w:bCs/>
        </w:rPr>
        <w:t xml:space="preserve">Example 174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110</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96</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73"/>
    <w:bookmarkStart w:id="574" w:name="thm-moore-penrose-unique"/>
    <w:p>
      <w:pPr>
        <w:pStyle w:val="BodyText"/>
      </w:pPr>
      <w:r>
        <w:rPr>
          <w:b/>
          <w:bCs/>
        </w:rPr>
        <w:t xml:space="preserve">Theorem 97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74"/>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75" w:name="exm-moore-penrose-unique"/>
    <w:p>
      <w:pPr>
        <w:pStyle w:val="FirstParagraph"/>
      </w:pPr>
      <w:r>
        <w:rPr>
          <w:b/>
          <w:bCs/>
        </w:rPr>
        <w:t xml:space="preserve">Example 175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173</w:t>
        </w:r>
      </w:hyperlink>
      <w:r>
        <w:t xml:space="preserve">).</w:t>
      </w:r>
      <w:r>
        <w:t xml:space="preserve"> </w:t>
      </w:r>
      <w:r>
        <w:t xml:space="preserve">By</w:t>
      </w:r>
      <w:r>
        <w:t xml:space="preserve"> </w:t>
      </w:r>
      <w:hyperlink w:anchor="thm-moore-penrose-unique">
        <w:r>
          <w:rPr>
            <w:rStyle w:val="Hyperlink"/>
          </w:rPr>
          <w:t xml:space="preserve">Theorem 97</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75"/>
    <w:bookmarkStart w:id="576" w:name="thm-moore-penrose-exists"/>
    <w:p>
      <w:pPr>
        <w:pStyle w:val="BodyText"/>
      </w:pPr>
      <w:r>
        <w:rPr>
          <w:b/>
          <w:bCs/>
        </w:rPr>
        <w:t xml:space="preserve">Theorem 98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110</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97</w:t>
        </w:r>
      </w:hyperlink>
      <w:r>
        <w:t xml:space="preserve">.</w:t>
      </w:r>
    </w:p>
    <w:p>
      <w:pPr>
        <w:pStyle w:val="Compact"/>
        <w:numPr>
          <w:ilvl w:val="0"/>
          <w:numId w:val="1085"/>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5"/>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62</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76"/>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limLow>
          <m:e>
            <m:r>
              <m:t>v</m:t>
            </m:r>
          </m:e>
          <m:lim>
            <m:r>
              <m:rPr>
                <m:sty m:val="p"/>
              </m:rPr>
              <m:t>∼</m:t>
            </m:r>
          </m:lim>
        </m:limLow>
        <m:r>
          <m:rPr>
            <m:sty m:val="p"/>
          </m:rPr>
          <m:t>=</m:t>
        </m:r>
        <m:limLow>
          <m:e>
            <m:r>
              <m:t>0</m:t>
            </m:r>
          </m:e>
          <m:lim>
            <m:r>
              <m:rPr>
                <m:sty m:val="p"/>
              </m:rPr>
              <m:t>∼</m:t>
            </m:r>
          </m:lim>
        </m:limLow>
      </m:oMath>
      <w:r>
        <w:t xml:space="preserve"> </w:t>
      </w:r>
      <w:r>
        <w:t xml:space="preserve">with</w:t>
      </w:r>
      <w:r>
        <w:t xml:space="preserve"> </w:t>
      </w:r>
      <m:oMath>
        <m:limLow>
          <m:e>
            <m:r>
              <m:t>v</m:t>
            </m:r>
          </m:e>
          <m:lim>
            <m:r>
              <m:rPr>
                <m:sty m:val="p"/>
              </m:rPr>
              <m:t>∼</m:t>
            </m:r>
          </m:lim>
        </m:limLow>
        <m:r>
          <m:rPr>
            <m:sty m:val="p"/>
          </m:rPr>
          <m:t>≠</m:t>
        </m:r>
        <m:limLow>
          <m:e>
            <m:r>
              <m:t>0</m:t>
            </m:r>
          </m:e>
          <m:lim>
            <m:r>
              <m:rPr>
                <m:sty m:val="p"/>
              </m:rPr>
              <m:t>∼</m:t>
            </m:r>
          </m:lim>
        </m:limLow>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45</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41</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87</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9</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22</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22</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77" w:name="exm-moore-penrose-exists"/>
    <w:p>
      <w:pPr>
        <w:pStyle w:val="FirstParagraph"/>
      </w:pPr>
      <w:r>
        <w:rPr>
          <w:b/>
          <w:bCs/>
        </w:rPr>
        <w:t xml:space="preserve">Example 176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77</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77"/>
    <w:bookmarkStart w:id="578" w:name="def-consistent-system"/>
    <w:p>
      <w:pPr>
        <w:pStyle w:val="BodyText"/>
      </w:pPr>
      <w:r>
        <w:rPr>
          <w:b/>
          <w:bCs/>
        </w:rPr>
        <w:t xml:space="preserve">Definition 111 (Consistent linear system)</w:t>
      </w:r>
      <w:r>
        <w:t xml:space="preserve"> </w:t>
      </w:r>
      <w:r>
        <w:t xml:space="preserve">A linear system (</w:t>
      </w:r>
      <w:hyperlink w:anchor="def-linear-system">
        <w:r>
          <w:rPr>
            <w:rStyle w:val="Hyperlink"/>
          </w:rPr>
          <w:t xml:space="preserve">Definition 33</w:t>
        </w:r>
      </w:hyperlink>
      <w:r>
        <w:t xml:space="preserve">)</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limLow>
          <m:e>
            <m:r>
              <m:t>x</m:t>
            </m:r>
          </m:e>
          <m:lim>
            <m:r>
              <m:rPr>
                <m:sty m:val="p"/>
              </m:rPr>
              <m:t>∼</m:t>
            </m:r>
          </m:lim>
        </m:limLow>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78"/>
    <w:bookmarkStart w:id="579" w:name="exm-consistent-system"/>
    <w:p>
      <w:pPr>
        <w:pStyle w:val="BodyText"/>
      </w:pPr>
      <w:r>
        <w:rPr>
          <w:b/>
          <w:bCs/>
        </w:rPr>
        <w:t xml:space="preserve">Example 177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32</w:t>
        </w:r>
      </w:hyperlink>
      <w:r>
        <w:t xml:space="preserve">).</w:t>
      </w:r>
    </w:p>
    <w:p>
      <w:pPr>
        <w:pStyle w:val="Compact"/>
        <w:numPr>
          <w:ilvl w:val="0"/>
          <w:numId w:val="1086"/>
        </w:numPr>
      </w:pPr>
      <m:oMath>
        <m:r>
          <m:rPr>
            <m:sty m:val="bi"/>
          </m:rPr>
          <m:t>A</m:t>
        </m:r>
        <m:limLow>
          <m:e>
            <m:r>
              <m:t>x</m:t>
            </m:r>
          </m:e>
          <m:lim>
            <m:r>
              <m:rPr>
                <m:sty m:val="p"/>
              </m:rPr>
              <m:t>∼</m:t>
            </m:r>
          </m:lim>
        </m:limLow>
        <m:r>
          <m:rPr>
            <m:sty m:val="p"/>
          </m:rPr>
          <m:t>=</m:t>
        </m:r>
        <m:r>
          <m:rPr>
            <m:sty m:val="p"/>
          </m:rPr>
          <m:t>(</m:t>
        </m:r>
        <m:r>
          <m:t>2</m:t>
        </m:r>
        <m:r>
          <m:rPr>
            <m:sty m:val="p"/>
          </m:rPr>
          <m:t>,</m:t>
        </m:r>
        <m:r>
          <m:t>0</m:t>
        </m:r>
        <m:r>
          <m:rPr>
            <m:sty m:val="p"/>
          </m:rPr>
          <m:t>)</m:t>
        </m:r>
      </m:oMath>
      <w:r>
        <w:t xml:space="preserve"> </w:t>
      </w:r>
      <w:r>
        <w:t xml:space="preserve">is consistent:</w:t>
      </w:r>
      <w:r>
        <w:t xml:space="preserve"> </w:t>
      </w:r>
      <m:oMath>
        <m:limLow>
          <m:e>
            <m:r>
              <m:t>x</m:t>
            </m:r>
          </m:e>
          <m:lim>
            <m:r>
              <m:rPr>
                <m:sty m:val="p"/>
              </m:rPr>
              <m:t>∼</m:t>
            </m:r>
          </m:lim>
        </m:limLow>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6"/>
        </w:numPr>
      </w:pPr>
      <m:oMath>
        <m:r>
          <m:rPr>
            <m:sty m:val="bi"/>
          </m:rPr>
          <m:t>A</m:t>
        </m:r>
        <m:limLow>
          <m:e>
            <m:r>
              <m:t>x</m:t>
            </m:r>
          </m:e>
          <m:lim>
            <m:r>
              <m:rPr>
                <m:sty m:val="p"/>
              </m:rPr>
              <m:t>∼</m:t>
            </m:r>
          </m:lim>
        </m:limLow>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limLow>
          <m:e>
            <m:r>
              <m:t>x</m:t>
            </m:r>
          </m:e>
          <m:lim>
            <m:r>
              <m:rPr>
                <m:sty m:val="p"/>
              </m:rPr>
              <m:t>∼</m:t>
            </m:r>
          </m:lim>
        </m:limLow>
      </m:oMath>
      <w:r>
        <w:t xml:space="preserve"> </w:t>
      </w:r>
      <w:r>
        <w:t xml:space="preserve">is always</w:t>
      </w:r>
      <w:r>
        <w:t xml:space="preserve"> </w:t>
      </w:r>
      <m:oMath>
        <m:r>
          <m:t>0</m:t>
        </m:r>
      </m:oMath>
      <w:r>
        <w:t xml:space="preserve">, never</w:t>
      </w:r>
      <w:r>
        <w:t xml:space="preserve"> </w:t>
      </w:r>
      <m:oMath>
        <m:r>
          <m:t>1</m:t>
        </m:r>
      </m:oMath>
      <w:r>
        <w:t xml:space="preserve">.</w:t>
      </w:r>
    </w:p>
    <w:bookmarkEnd w:id="579"/>
    <w:bookmarkStart w:id="580" w:name="thm-consistency"/>
    <w:p>
      <w:pPr>
        <w:pStyle w:val="FirstParagraph"/>
      </w:pPr>
      <w:r>
        <w:rPr>
          <w:b/>
          <w:bCs/>
        </w:rPr>
        <w:t xml:space="preserve">Theorem 99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r>
        <w:t xml:space="preserve"> </w:t>
      </w:r>
      <w:r>
        <w:t xml:space="preserve">The following statements are equivalent:</w:t>
      </w:r>
    </w:p>
    <w:p>
      <w:pPr>
        <w:pStyle w:val="Compact"/>
        <w:numPr>
          <w:ilvl w:val="0"/>
          <w:numId w:val="1087"/>
        </w:numPr>
      </w:pP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is consistent (</w:t>
      </w:r>
      <w:hyperlink w:anchor="def-consistent-system">
        <w:r>
          <w:rPr>
            <w:rStyle w:val="Hyperlink"/>
          </w:rPr>
          <w:t xml:space="preserve">Definition 111</w:t>
        </w:r>
      </w:hyperlink>
      <w:r>
        <w:t xml:space="preserve">);</w:t>
      </w:r>
    </w:p>
    <w:p>
      <w:pPr>
        <w:pStyle w:val="Compact"/>
        <w:numPr>
          <w:ilvl w:val="0"/>
          <w:numId w:val="1087"/>
        </w:numPr>
      </w:pPr>
      <m:oMath>
        <m:limLow>
          <m:e>
            <m:r>
              <m:t>b</m:t>
            </m:r>
          </m:e>
          <m:lim>
            <m:r>
              <m:rPr>
                <m:sty m:val="p"/>
              </m:rPr>
              <m:t>∼</m:t>
            </m:r>
          </m:lim>
        </m:limLow>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p>
    <w:p>
      <w:pPr>
        <w:pStyle w:val="Compact"/>
        <w:numPr>
          <w:ilvl w:val="0"/>
          <w:numId w:val="1087"/>
        </w:numPr>
      </w:pPr>
      <m:oMath>
        <m:r>
          <m:rPr>
            <m:sty m:val="bi"/>
          </m:rPr>
          <m:t>A</m:t>
        </m:r>
        <m:r>
          <m:rPr>
            <m:sty m:val="bi"/>
          </m:rPr>
          <m:t>G</m:t>
        </m:r>
        <m:limLow>
          <m:e>
            <m:r>
              <m:t>b</m:t>
            </m:r>
          </m:e>
          <m:lim>
            <m:r>
              <m:rPr>
                <m:sty m:val="p"/>
              </m:rPr>
              <m:t>∼</m:t>
            </m:r>
          </m:lim>
        </m:limLow>
        <m:r>
          <m:rPr>
            <m:sty m:val="p"/>
          </m:rPr>
          <m:t>=</m:t>
        </m:r>
        <m:limLow>
          <m:e>
            <m:r>
              <m:t>b</m:t>
            </m:r>
          </m:e>
          <m:lim>
            <m:r>
              <m:rPr>
                <m:sty m:val="p"/>
              </m:rPr>
              <m:t>∼</m:t>
            </m:r>
          </m:lim>
        </m:limLow>
      </m:oMath>
      <w:r>
        <w:t xml:space="preserve">.</w:t>
      </w:r>
    </w:p>
    <w:bookmarkEnd w:id="580"/>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limLow>
          <m:e>
            <m:r>
              <m:t>b</m:t>
            </m:r>
          </m:e>
          <m:lim>
            <m:r>
              <m:rPr>
                <m:sty m:val="p"/>
              </m:rPr>
              <m:t>∼</m:t>
            </m:r>
          </m:lim>
        </m:limLow>
        <m:r>
          <m:rPr>
            <m:sty m:val="p"/>
          </m:rPr>
          <m:t>=</m:t>
        </m:r>
        <m:r>
          <m:rPr>
            <m:sty m:val="bi"/>
          </m:rPr>
          <m:t>A</m:t>
        </m:r>
        <m:limLow>
          <m:e>
            <m:r>
              <m:t>x</m:t>
            </m:r>
          </m:e>
          <m:lim>
            <m:r>
              <m:rPr>
                <m:sty m:val="p"/>
              </m:rPr>
              <m:t>∼</m:t>
            </m:r>
          </m:lim>
        </m:limLow>
      </m:oMath>
      <w:r>
        <w:t xml:space="preserve"> </w:t>
      </w:r>
      <w:r>
        <w:t xml:space="preserve">for some</w:t>
      </w:r>
      <w:r>
        <w:t xml:space="preserve"> </w:t>
      </w:r>
      <m:oMath>
        <m:limLow>
          <m:e>
            <m:r>
              <m:t>x</m:t>
            </m:r>
          </m:e>
          <m:lim>
            <m:r>
              <m:rPr>
                <m:sty m:val="p"/>
              </m:rPr>
              <m:t>∼</m:t>
            </m:r>
          </m:lim>
        </m:limLow>
      </m:oMath>
      <w:r>
        <w:t xml:space="preserve"> </w:t>
      </w:r>
      <w:r>
        <w:t xml:space="preserve">(</w:t>
      </w:r>
      <w:hyperlink w:anchor="def-consistent-system">
        <w:r>
          <w:rPr>
            <w:rStyle w:val="Hyperlink"/>
          </w:rPr>
          <w:t xml:space="preserve">Definition 111</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limLow>
          <m:e>
            <m:r>
              <m:t>x</m:t>
            </m:r>
          </m:e>
          <m:lim>
            <m:r>
              <m:rPr>
                <m:sty m:val="p"/>
              </m:rPr>
              <m:t>∼</m:t>
            </m:r>
          </m:lim>
        </m:limLow>
      </m:oMath>
      <w:r>
        <w:t xml:space="preserve"> </w:t>
      </w:r>
      <w:r>
        <w:t xml:space="preserve">(</w:t>
      </w:r>
      <w:hyperlink w:anchor="def-column-space">
        <w:r>
          <w:rPr>
            <w:rStyle w:val="Hyperlink"/>
          </w:rPr>
          <w:t xml:space="preserve">Definition 52</w:t>
        </w:r>
      </w:hyperlink>
      <w:r>
        <w:t xml:space="preserve">),</w:t>
      </w:r>
      <w:r>
        <w:t xml:space="preserve"> </w:t>
      </w:r>
      <w:r>
        <w:t xml:space="preserve">so</w:t>
      </w:r>
      <w:r>
        <w:t xml:space="preserve"> </w:t>
      </w:r>
      <m:oMath>
        <m:limLow>
          <m:e>
            <m:r>
              <m:t>b</m:t>
            </m:r>
          </m:e>
          <m:lim>
            <m:r>
              <m:rPr>
                <m:sty m:val="p"/>
              </m:rPr>
              <m:t>∼</m:t>
            </m:r>
          </m:lim>
        </m:limLow>
      </m:oMath>
      <w:r>
        <w:t xml:space="preserve"> </w:t>
      </w:r>
      <w:r>
        <w:t xml:space="preserve">is in it exactly when</w:t>
      </w:r>
      <w:r>
        <w:t xml:space="preserve"> </w:t>
      </w:r>
      <m:oMath>
        <m:limLow>
          <m:e>
            <m:r>
              <m:t>b</m:t>
            </m:r>
          </m:e>
          <m:lim>
            <m:r>
              <m:rPr>
                <m:sty m:val="p"/>
              </m:rPr>
              <m:t>∼</m:t>
            </m:r>
          </m:lim>
        </m:limLow>
        <m:r>
          <m:rPr>
            <m:sty m:val="p"/>
          </m:rPr>
          <m:t>=</m:t>
        </m:r>
        <m:r>
          <m:rPr>
            <m:sty m:val="bi"/>
          </m:rPr>
          <m:t>A</m:t>
        </m:r>
        <m:limLow>
          <m:e>
            <m:r>
              <m:t>x</m:t>
            </m:r>
          </m:e>
          <m:lim>
            <m:r>
              <m:rPr>
                <m:sty m:val="p"/>
              </m:rPr>
              <m:t>∼</m:t>
            </m:r>
          </m:lim>
        </m:limLow>
      </m:oMath>
      <w:r>
        <w:t xml:space="preserve"> </w:t>
      </w:r>
      <w:r>
        <w:t xml:space="preserve">for some</w:t>
      </w:r>
      <w:r>
        <w:t xml:space="preserve"> </w:t>
      </w:r>
      <m:oMath>
        <m:limLow>
          <m:e>
            <m:r>
              <m:t>x</m:t>
            </m:r>
          </m:e>
          <m:lim>
            <m:r>
              <m:rPr>
                <m:sty m:val="p"/>
              </m:rPr>
              <m:t>∼</m:t>
            </m:r>
          </m:lim>
        </m:limLow>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95</w:t>
        </w:r>
      </w:hyperlink>
      <w:r>
        <w:t xml:space="preserve">,</w:t>
      </w:r>
      <w:r>
        <w:t xml:space="preserve"> </w:t>
      </w:r>
      <m:oMath>
        <m:r>
          <m:rPr>
            <m:sty m:val="bi"/>
          </m:rPr>
          <m:t>G</m:t>
        </m:r>
        <m:limLow>
          <m:e>
            <m:r>
              <m:t>b</m:t>
            </m:r>
          </m:e>
          <m:lim>
            <m:r>
              <m:rPr>
                <m:sty m:val="p"/>
              </m:rPr>
              <m:t>∼</m:t>
            </m:r>
          </m:lim>
        </m:limLow>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limLow>
          <m:e>
            <m:r>
              <m:t>b</m:t>
            </m:r>
          </m:e>
          <m:lim>
            <m:r>
              <m:rPr>
                <m:sty m:val="p"/>
              </m:rPr>
              <m:t>∼</m:t>
            </m:r>
          </m:lim>
        </m:limLow>
        <m:r>
          <m:rPr>
            <m:sty m:val="p"/>
          </m:rPr>
          <m:t>)</m:t>
        </m:r>
        <m:r>
          <m:rPr>
            <m:sty m:val="p"/>
          </m:rPr>
          <m:t>=</m:t>
        </m:r>
        <m:limLow>
          <m:e>
            <m:r>
              <m:t>b</m:t>
            </m:r>
          </m:e>
          <m:lim>
            <m:r>
              <m:rPr>
                <m:sty m:val="p"/>
              </m:rPr>
              <m:t>∼</m:t>
            </m:r>
          </m:lim>
        </m:limLow>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limLow>
          <m:e>
            <m:r>
              <m:t>b</m:t>
            </m:r>
          </m:e>
          <m:lim>
            <m:r>
              <m:rPr>
                <m:sty m:val="p"/>
              </m:rPr>
              <m:t>∼</m:t>
            </m:r>
          </m:lim>
        </m:limLow>
        <m:r>
          <m:rPr>
            <m:sty m:val="p"/>
          </m:rPr>
          <m:t>=</m:t>
        </m:r>
        <m:limLow>
          <m:e>
            <m:r>
              <m:t>b</m:t>
            </m:r>
          </m:e>
          <m:lim>
            <m:r>
              <m:rPr>
                <m:sty m:val="p"/>
              </m:rPr>
              <m:t>∼</m:t>
            </m:r>
          </m:lim>
        </m:limLow>
      </m:oMath>
      <w:r>
        <w:t xml:space="preserve">,</w:t>
      </w:r>
      <w:r>
        <w:t xml:space="preserve"> </w:t>
      </w:r>
      <w:r>
        <w:t xml:space="preserve">then</w:t>
      </w:r>
      <w:r>
        <w:t xml:space="preserve"> </w:t>
      </w:r>
      <m:oMath>
        <m:limLow>
          <m:e>
            <m:r>
              <m:t>x</m:t>
            </m:r>
          </m:e>
          <m:lim>
            <m:r>
              <m:rPr>
                <m:sty m:val="p"/>
              </m:rPr>
              <m:t>∼</m:t>
            </m:r>
          </m:lim>
        </m:limLow>
        <m:r>
          <m:rPr>
            <m:sty m:val="p"/>
          </m:rPr>
          <m:t>=</m:t>
        </m:r>
        <m:r>
          <m:rPr>
            <m:sty m:val="bi"/>
          </m:rPr>
          <m:t>G</m:t>
        </m:r>
        <m:limLow>
          <m:e>
            <m:r>
              <m:t>b</m:t>
            </m:r>
          </m:e>
          <m:lim>
            <m:r>
              <m:rPr>
                <m:sty m:val="p"/>
              </m:rPr>
              <m:t>∼</m:t>
            </m:r>
          </m:lim>
        </m:limLow>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limLow>
          <m:e>
            <m:r>
              <m:t>b</m:t>
            </m:r>
          </m:e>
          <m:lim>
            <m:r>
              <m:rPr>
                <m:sty m:val="p"/>
              </m:rPr>
              <m:t>∼</m:t>
            </m:r>
          </m:lim>
        </m:limLow>
        <m:r>
          <m:rPr>
            <m:sty m:val="p"/>
          </m:rPr>
          <m:t>)</m:t>
        </m:r>
        <m:r>
          <m:rPr>
            <m:sty m:val="p"/>
          </m:rPr>
          <m:t>=</m:t>
        </m:r>
        <m:r>
          <m:rPr>
            <m:sty m:val="p"/>
          </m:rPr>
          <m:t>(</m:t>
        </m:r>
        <m:r>
          <m:rPr>
            <m:sty m:val="bi"/>
          </m:rPr>
          <m:t>A</m:t>
        </m:r>
        <m:r>
          <m:rPr>
            <m:sty m:val="bi"/>
          </m:rPr>
          <m:t>G</m:t>
        </m:r>
        <m:r>
          <m:rPr>
            <m:sty m:val="p"/>
          </m:rPr>
          <m:t>)</m:t>
        </m:r>
        <m:r>
          <m:t> </m:t>
        </m:r>
        <m:limLow>
          <m:e>
            <m:r>
              <m:t>b</m:t>
            </m:r>
          </m:e>
          <m:lim>
            <m:r>
              <m:rPr>
                <m:sty m:val="p"/>
              </m:rPr>
              <m:t>∼</m:t>
            </m:r>
          </m:lim>
        </m:limLow>
      </m:oMath>
      <w:r>
        <w:t xml:space="preserve"> </w:t>
      </w:r>
      <w:r>
        <w:t xml:space="preserve">(</w:t>
      </w:r>
      <w:hyperlink w:anchor="thm-matmul-assoc">
        <w:r>
          <w:rPr>
            <w:rStyle w:val="Hyperlink"/>
          </w:rPr>
          <w:t xml:space="preserve">Theorem 8</w:t>
        </w:r>
      </w:hyperlink>
      <w:r>
        <w:t xml:space="preserve">).</w:t>
      </w:r>
    </w:p>
    <w:bookmarkStart w:id="581" w:name="exm-consistency"/>
    <w:p>
      <w:pPr>
        <w:pStyle w:val="BodyText"/>
      </w:pPr>
      <w:r>
        <w:rPr>
          <w:b/>
          <w:bCs/>
        </w:rPr>
        <w:t xml:space="preserve">Example 178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8"/>
        </w:numPr>
      </w:pPr>
      <m:oMath>
        <m:limLow>
          <m:e>
            <m:r>
              <m:t>b</m:t>
            </m:r>
          </m:e>
          <m:lim>
            <m:r>
              <m:rPr>
                <m:sty m:val="p"/>
              </m:rPr>
              <m:t>∼</m:t>
            </m:r>
          </m:lim>
        </m:limLow>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limLow>
                <m:e>
                  <m:r>
                    <m:t>b</m:t>
                  </m:r>
                </m:e>
                <m:lim>
                  <m:r>
                    <m:rPr>
                      <m:sty m:val="p"/>
                    </m:rPr>
                    <m:t>∼</m:t>
                  </m:r>
                </m:lim>
              </m:limLow>
              <m:r>
                <m:t>&amp;</m:t>
              </m:r>
              <m:r>
                <m:rPr>
                  <m:sty m:val="p"/>
                </m:rPr>
                <m:t>=</m:t>
              </m:r>
              <m:r>
                <m:rPr>
                  <m:sty m:val="p"/>
                </m:rPr>
                <m:t>(</m:t>
              </m:r>
              <m:r>
                <m:t>2</m:t>
              </m:r>
              <m:r>
                <m:rPr>
                  <m:sty m:val="p"/>
                </m:rPr>
                <m:t>,</m:t>
              </m:r>
              <m:r>
                <m:t>0</m:t>
              </m:r>
              <m:r>
                <m:rPr>
                  <m:sty m:val="p"/>
                </m:rPr>
                <m:t>)</m:t>
              </m:r>
            </m:e>
            <m:e>
              <m:r>
                <m:t>&amp;</m:t>
              </m:r>
              <m:r>
                <m:rPr>
                  <m:sty m:val="p"/>
                </m:rPr>
                <m:t>=</m:t>
              </m:r>
              <m:limLow>
                <m:e>
                  <m:r>
                    <m:t>b</m:t>
                  </m:r>
                </m:e>
                <m:lim>
                  <m:r>
                    <m:rPr>
                      <m:sty m:val="p"/>
                    </m:rPr>
                    <m:t>∼</m:t>
                  </m:r>
                </m:lim>
              </m:limLow>
              <m:r>
                <m:rPr>
                  <m:sty m:val="p"/>
                </m:rPr>
                <m:t>,</m:t>
              </m:r>
            </m:e>
          </m:eqArr>
        </m:oMath>
      </m:oMathPara>
    </w:p>
    <w:p>
      <w:pPr>
        <w:numPr>
          <w:ilvl w:val="0"/>
          <w:numId w:val="1000"/>
        </w:numPr>
      </w:pPr>
      <w:r>
        <w:t xml:space="preserve">so the system is consistent.</w:t>
      </w:r>
    </w:p>
    <w:p>
      <w:pPr>
        <w:numPr>
          <w:ilvl w:val="0"/>
          <w:numId w:val="1088"/>
        </w:numPr>
      </w:pPr>
      <m:oMath>
        <m:limLow>
          <m:e>
            <m:r>
              <m:t>b</m:t>
            </m:r>
          </m:e>
          <m:lim>
            <m:r>
              <m:rPr>
                <m:sty m:val="p"/>
              </m:rPr>
              <m:t>∼</m:t>
            </m:r>
          </m:lim>
        </m:limLow>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limLow>
          <m:e>
            <m:r>
              <m:t>b</m:t>
            </m:r>
          </m:e>
          <m:lim>
            <m:r>
              <m:rPr>
                <m:sty m:val="p"/>
              </m:rPr>
              <m:t>∼</m:t>
            </m:r>
          </m:lim>
        </m:limLow>
        <m:r>
          <m:rPr>
            <m:sty m:val="p"/>
          </m:rPr>
          <m:t>=</m:t>
        </m:r>
        <m:r>
          <m:rPr>
            <m:sty m:val="p"/>
          </m:rPr>
          <m:t>(</m:t>
        </m:r>
        <m:r>
          <m:t>7</m:t>
        </m:r>
        <m:r>
          <m:rPr>
            <m:sty m:val="p"/>
          </m:rPr>
          <m:t>,</m:t>
        </m:r>
        <m:r>
          <m:t>0</m:t>
        </m:r>
        <m:r>
          <m:rPr>
            <m:sty m:val="p"/>
          </m:rPr>
          <m:t>)</m:t>
        </m:r>
        <m:r>
          <m:rPr>
            <m:sty m:val="p"/>
          </m:rPr>
          <m:t>≠</m:t>
        </m:r>
        <m:limLow>
          <m:e>
            <m:r>
              <m:t>b</m:t>
            </m:r>
          </m:e>
          <m:lim>
            <m:r>
              <m:rPr>
                <m:sty m:val="p"/>
              </m:rPr>
              <m:t>∼</m:t>
            </m:r>
          </m:lim>
        </m:limLow>
      </m:oMath>
      <w:r>
        <w:t xml:space="preserve">, so it is not,</w:t>
      </w:r>
      <w:r>
        <w:t xml:space="preserve"> </w:t>
      </w:r>
      <w:r>
        <w:t xml:space="preserve">as</w:t>
      </w:r>
      <w:r>
        <w:t xml:space="preserve"> </w:t>
      </w:r>
      <w:hyperlink w:anchor="exm-generalized-inverse-solves">
        <w:r>
          <w:rPr>
            <w:rStyle w:val="Hyperlink"/>
          </w:rPr>
          <w:t xml:space="preserve">Example 172</w:t>
        </w:r>
      </w:hyperlink>
      <w:r>
        <w:t xml:space="preserve"> </w:t>
      </w:r>
      <w:r>
        <w:t xml:space="preserve">found directly.</w:t>
      </w:r>
    </w:p>
    <w:bookmarkEnd w:id="581"/>
    <w:bookmarkStart w:id="582" w:name="thm-solution-set"/>
    <w:p>
      <w:pPr>
        <w:pStyle w:val="FirstParagraph"/>
      </w:pPr>
      <w:r>
        <w:rPr>
          <w:b/>
          <w:bCs/>
        </w:rPr>
        <w:t xml:space="preserve">Theorem 100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109</w:t>
        </w:r>
      </w:hyperlink>
      <w:r>
        <w:t xml:space="preserve">).</w:t>
      </w:r>
    </w:p>
    <w:p>
      <w:pPr>
        <w:pStyle w:val="Compact"/>
        <w:numPr>
          <w:ilvl w:val="0"/>
          <w:numId w:val="1089"/>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limLow>
          <m:e>
            <m:r>
              <m:t>x</m:t>
            </m:r>
          </m:e>
          <m:lim>
            <m:r>
              <m:rPr>
                <m:sty m:val="p"/>
              </m:rPr>
              <m:t>∼</m:t>
            </m:r>
          </m:lim>
        </m:limLow>
      </m:oMath>
      <w:r>
        <w:t xml:space="preserve"> </w:t>
      </w:r>
      <w:r>
        <w:t xml:space="preserve">solves</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 </w:t>
      </w:r>
      <w:r>
        <w:t xml:space="preserve">exactly when</w:t>
      </w:r>
      <w:r>
        <w:t xml:space="preserve"> </w:t>
      </w:r>
      <m:oMath>
        <m:limLow>
          <m:e>
            <m:r>
              <m:t>x</m:t>
            </m:r>
          </m:e>
          <m:lim>
            <m:r>
              <m:rPr>
                <m:sty m:val="p"/>
              </m:rPr>
              <m:t>∼</m:t>
            </m:r>
          </m:lim>
        </m:limLow>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limLow>
          <m:e>
            <m:r>
              <m:t>q</m:t>
            </m:r>
          </m:e>
          <m:lim>
            <m:r>
              <m:rPr>
                <m:sty m:val="p"/>
              </m:rPr>
              <m:t>∼</m:t>
            </m:r>
          </m:lim>
        </m:limLow>
      </m:oMath>
      <w:r>
        <w:t xml:space="preserve"> </w:t>
      </w:r>
      <w:r>
        <w:t xml:space="preserve">for some</w:t>
      </w:r>
      <w:r>
        <w:t xml:space="preserve"> </w:t>
      </w:r>
      <m:oMath>
        <m:limLow>
          <m:e>
            <m:r>
              <m:t>q</m:t>
            </m:r>
          </m:e>
          <m:lim>
            <m:r>
              <m:rPr>
                <m:sty m:val="p"/>
              </m:rPr>
              <m:t>∼</m:t>
            </m:r>
          </m:lim>
        </m:limLow>
        <m:r>
          <m:rPr>
            <m:sty m:val="p"/>
          </m:rPr>
          <m:t>∈</m:t>
        </m:r>
        <m:sSup>
          <m:e>
            <m:r>
              <m:rPr>
                <m:scr m:val="double-struck"/>
                <m:sty m:val="p"/>
              </m:rPr>
              <m:t>R</m:t>
            </m:r>
          </m:e>
          <m:sup>
            <m:r>
              <m:t>n</m:t>
            </m:r>
          </m:sup>
        </m:sSup>
      </m:oMath>
      <w:r>
        <w:t xml:space="preserve">.</w:t>
      </w:r>
    </w:p>
    <w:p>
      <w:pPr>
        <w:pStyle w:val="Compact"/>
        <w:numPr>
          <w:ilvl w:val="0"/>
          <w:numId w:val="1089"/>
        </w:numPr>
      </w:pPr>
      <w:r>
        <w:t xml:space="preserve">If</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is consistent (</w:t>
      </w:r>
      <w:hyperlink w:anchor="def-consistent-system">
        <w:r>
          <w:rPr>
            <w:rStyle w:val="Hyperlink"/>
          </w:rPr>
          <w:t xml:space="preserve">Definition 111</w:t>
        </w:r>
      </w:hyperlink>
      <w:r>
        <w:t xml:space="preserve">),</w:t>
      </w:r>
      <w:r>
        <w:t xml:space="preserve"> </w:t>
      </w:r>
      <w:r>
        <w:t xml:space="preserve">then</w:t>
      </w:r>
      <w:r>
        <w:t xml:space="preserve"> </w:t>
      </w:r>
      <m:oMath>
        <m:limLow>
          <m:e>
            <m:r>
              <m:t>x</m:t>
            </m:r>
          </m:e>
          <m:lim>
            <m:r>
              <m:rPr>
                <m:sty m:val="p"/>
              </m:rPr>
              <m:t>∼</m:t>
            </m:r>
          </m:lim>
        </m:limLow>
      </m:oMath>
      <w:r>
        <w:t xml:space="preserve"> </w:t>
      </w:r>
      <w:r>
        <w:t xml:space="preserve">is a solution exactly when</w:t>
      </w:r>
    </w:p>
    <w:p>
      <w:pPr>
        <w:pStyle w:val="Compact"/>
      </w:pPr>
      <m:oMathPara>
        <m:oMathParaPr>
          <m:jc m:val="center"/>
        </m:oMathParaPr>
        <m:oMath>
          <m:limLow>
            <m:e>
              <m:r>
                <m:t>x</m:t>
              </m:r>
            </m:e>
            <m:lim>
              <m:r>
                <m:rPr>
                  <m:sty m:val="p"/>
                </m:rPr>
                <m:t>∼</m:t>
              </m:r>
            </m:lim>
          </m:limLow>
          <m:r>
            <m:rPr>
              <m:sty m:val="p"/>
            </m:rPr>
            <m:t>=</m:t>
          </m:r>
          <m:r>
            <m:rPr>
              <m:sty m:val="bi"/>
            </m:rPr>
            <m:t>G</m:t>
          </m:r>
          <m:limLow>
            <m:e>
              <m:r>
                <m:t>b</m:t>
              </m:r>
            </m:e>
            <m:lim>
              <m:r>
                <m:rPr>
                  <m:sty m:val="p"/>
                </m:rPr>
                <m:t>∼</m:t>
              </m:r>
            </m:lim>
          </m:limLow>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limLow>
            <m:e>
              <m:r>
                <m:t>q</m:t>
              </m:r>
            </m:e>
            <m:lim>
              <m:r>
                <m:rPr>
                  <m:sty m:val="p"/>
                </m:rPr>
                <m:t>∼</m:t>
              </m:r>
            </m:lim>
          </m:limLow>
          <m:r>
            <m:t> </m:t>
          </m:r>
          <m:r>
            <m:rPr>
              <m:nor/>
              <m:sty m:val="p"/>
            </m:rPr>
            <m:t>for some </m:t>
          </m:r>
          <m:limLow>
            <m:e>
              <m:r>
                <m:t>q</m:t>
              </m:r>
            </m:e>
            <m:lim>
              <m:r>
                <m:rPr>
                  <m:sty m:val="p"/>
                </m:rPr>
                <m:t>∼</m:t>
              </m:r>
            </m:lim>
          </m:limLow>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82"/>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93</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109</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limLow>
          <m:e>
            <m:r>
              <m:t>q</m:t>
            </m:r>
          </m:e>
          <m:lim>
            <m:r>
              <m:rPr>
                <m:sty m:val="p"/>
              </m:rPr>
              <m:t>∼</m:t>
            </m:r>
          </m:lim>
        </m:limLow>
        <m:r>
          <m:rPr>
            <m:sty m:val="p"/>
          </m:rPr>
          <m:t>=</m:t>
        </m:r>
        <m:sSub>
          <m:e>
            <m:limLow>
              <m:e>
                <m:r>
                  <m:t>0</m:t>
                </m:r>
              </m:e>
              <m:lim>
                <m:r>
                  <m:rPr>
                    <m:sty m:val="p"/>
                  </m:rPr>
                  <m:t>∼</m:t>
                </m:r>
              </m:lim>
            </m:limLow>
          </m:e>
          <m:sub>
            <m:r>
              <m:t>m</m:t>
            </m:r>
          </m:sub>
        </m:sSub>
      </m:oMath>
      <w:r>
        <w:t xml:space="preserve"> </w:t>
      </w:r>
      <w:r>
        <w:t xml:space="preserve">for every</w:t>
      </w:r>
      <w:r>
        <w:t xml:space="preserve"> </w:t>
      </w:r>
      <m:oMath>
        <m:limLow>
          <m:e>
            <m:r>
              <m:t>q</m:t>
            </m:r>
          </m:e>
          <m:lim>
            <m:r>
              <m:rPr>
                <m:sty m:val="p"/>
              </m:rPr>
              <m:t>∼</m:t>
            </m:r>
          </m:lim>
        </m:limLow>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limLow>
                <m:e>
                  <m:r>
                    <m:t>x</m:t>
                  </m:r>
                </m:e>
                <m:lim>
                  <m:r>
                    <m:rPr>
                      <m:sty m:val="p"/>
                    </m:rPr>
                    <m:t>∼</m:t>
                  </m:r>
                </m:lim>
              </m:limLow>
              <m:r>
                <m:t>&amp;</m:t>
              </m:r>
              <m:r>
                <m:rPr>
                  <m:sty m:val="p"/>
                </m:rPr>
                <m:t>=</m:t>
              </m:r>
              <m:sSub>
                <m:e>
                  <m:r>
                    <m:rPr>
                      <m:sty m:val="bi"/>
                    </m:rPr>
                    <m:t>I</m:t>
                  </m:r>
                </m:e>
                <m:sub>
                  <m:r>
                    <m:t>n</m:t>
                  </m:r>
                </m:sub>
              </m:sSub>
              <m:limLow>
                <m:e>
                  <m:r>
                    <m:t>x</m:t>
                  </m:r>
                </m:e>
                <m:lim>
                  <m:r>
                    <m:rPr>
                      <m:sty m:val="p"/>
                    </m:rPr>
                    <m:t>∼</m:t>
                  </m:r>
                </m:lim>
              </m:limLow>
              <m:r>
                <m:rPr>
                  <m:sty m:val="p"/>
                </m:rPr>
                <m:t>−</m:t>
              </m:r>
              <m:r>
                <m:rPr>
                  <m:sty m:val="p"/>
                </m:rPr>
                <m:t>(</m:t>
              </m:r>
              <m:r>
                <m:rPr>
                  <m:sty m:val="bi"/>
                </m:rPr>
                <m:t>G</m:t>
              </m:r>
              <m:r>
                <m:rPr>
                  <m:sty m:val="bi"/>
                </m:rPr>
                <m:t>A</m:t>
              </m:r>
              <m:r>
                <m:rPr>
                  <m:sty m:val="p"/>
                </m:rPr>
                <m:t>)</m:t>
              </m:r>
              <m:r>
                <m:t> </m:t>
              </m:r>
              <m:limLow>
                <m:e>
                  <m:r>
                    <m:t>x</m:t>
                  </m:r>
                </m:e>
                <m:lim>
                  <m:r>
                    <m:rPr>
                      <m:sty m:val="p"/>
                    </m:rPr>
                    <m:t>∼</m:t>
                  </m:r>
                </m:lim>
              </m:limLow>
              <m:r>
                <m:t>&amp;</m:t>
              </m:r>
              <m:r>
                <m:t>&amp;</m:t>
              </m:r>
              <m:r>
                <m:rPr>
                  <m:nor/>
                  <m:sty m:val="p"/>
                </m:rPr>
                <m:t>(</m:t>
              </m:r>
              <m:r>
                <m:rPr>
                  <m:nor/>
                  <m:sty m:val="p"/>
                </m:rPr>
                <m:t>Theorem 93</m:t>
              </m:r>
              <m:r>
                <m:rPr>
                  <m:nor/>
                  <m:sty m:val="p"/>
                </m:rPr>
                <m:t>, with </m:t>
              </m:r>
              <m:limLow>
                <m:e>
                  <m:r>
                    <m:t>x</m:t>
                  </m:r>
                </m:e>
                <m:lim>
                  <m:r>
                    <m:rPr>
                      <m:sty m:val="p"/>
                    </m:rPr>
                    <m:t>∼</m:t>
                  </m:r>
                </m:lim>
              </m:limLow>
              <m:r>
                <m:rPr>
                  <m:nor/>
                  <m:sty m:val="p"/>
                </m:rPr>
                <m:t> as the last factor)</m:t>
              </m:r>
            </m:e>
            <m:e>
              <m:r>
                <m:t>&amp;</m:t>
              </m:r>
              <m:r>
                <m:rPr>
                  <m:sty m:val="p"/>
                </m:rPr>
                <m:t>=</m:t>
              </m:r>
              <m:limLow>
                <m:e>
                  <m:r>
                    <m:t>x</m:t>
                  </m:r>
                </m:e>
                <m:lim>
                  <m:r>
                    <m:rPr>
                      <m:sty m:val="p"/>
                    </m:rPr>
                    <m:t>∼</m:t>
                  </m:r>
                </m:lim>
              </m:limLow>
              <m:r>
                <m:rPr>
                  <m:sty m:val="p"/>
                </m:rPr>
                <m:t>−</m:t>
              </m:r>
              <m:r>
                <m:rPr>
                  <m:sty m:val="p"/>
                </m:rPr>
                <m:t>(</m:t>
              </m:r>
              <m:r>
                <m:rPr>
                  <m:sty m:val="bi"/>
                </m:rPr>
                <m:t>G</m:t>
              </m:r>
              <m:r>
                <m:rPr>
                  <m:sty m:val="bi"/>
                </m:rPr>
                <m:t>A</m:t>
              </m:r>
              <m:r>
                <m:rPr>
                  <m:sty m:val="p"/>
                </m:rPr>
                <m:t>)</m:t>
              </m:r>
              <m:r>
                <m:t> </m:t>
              </m:r>
              <m:limLow>
                <m:e>
                  <m:r>
                    <m:t>x</m:t>
                  </m:r>
                </m:e>
                <m:lim>
                  <m:r>
                    <m:rPr>
                      <m:sty m:val="p"/>
                    </m:rPr>
                    <m:t>∼</m:t>
                  </m:r>
                </m:lim>
              </m:limLow>
              <m:r>
                <m:t>&amp;</m:t>
              </m:r>
              <m:r>
                <m:t>&amp;</m:t>
              </m:r>
              <m:r>
                <m:rPr>
                  <m:nor/>
                  <m:sty m:val="p"/>
                </m:rPr>
                <m:t>(</m:t>
              </m:r>
              <m:r>
                <m:rPr>
                  <m:nor/>
                  <m:sty m:val="p"/>
                </m:rPr>
                <m:t>Theorem 10</m:t>
              </m:r>
              <m:r>
                <m:rPr>
                  <m:nor/>
                  <m:sty m:val="p"/>
                </m:rPr>
                <m:t>)</m:t>
              </m:r>
            </m:e>
            <m:e>
              <m:r>
                <m:t>&amp;</m:t>
              </m:r>
              <m:r>
                <m:rPr>
                  <m:sty m:val="p"/>
                </m:rPr>
                <m:t>=</m:t>
              </m:r>
              <m:limLow>
                <m:e>
                  <m:r>
                    <m:t>x</m:t>
                  </m:r>
                </m:e>
                <m:lim>
                  <m:r>
                    <m:rPr>
                      <m:sty m:val="p"/>
                    </m:rPr>
                    <m:t>∼</m:t>
                  </m:r>
                </m:lim>
              </m:limLow>
              <m:r>
                <m:rPr>
                  <m:sty m:val="p"/>
                </m:rPr>
                <m:t>−</m:t>
              </m:r>
              <m:r>
                <m:rPr>
                  <m:sty m:val="bi"/>
                </m:rPr>
                <m:t>G</m:t>
              </m:r>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limLow>
                <m:e>
                  <m:r>
                    <m:t>x</m:t>
                  </m:r>
                </m:e>
                <m:lim>
                  <m:r>
                    <m:rPr>
                      <m:sty m:val="p"/>
                    </m:rPr>
                    <m:t>∼</m:t>
                  </m:r>
                </m:lim>
              </m:limLow>
              <m:r>
                <m:rPr>
                  <m:sty m:val="p"/>
                </m:rPr>
                <m:t>−</m:t>
              </m:r>
              <m:r>
                <m:rPr>
                  <m:sty m:val="bi"/>
                </m:rPr>
                <m:t>G</m:t>
              </m:r>
              <m:r>
                <m:t> </m:t>
              </m:r>
              <m:sSub>
                <m:e>
                  <m:limLow>
                    <m:e>
                      <m:r>
                        <m:t>0</m:t>
                      </m:r>
                    </m:e>
                    <m:lim>
                      <m:r>
                        <m:rPr>
                          <m:sty m:val="p"/>
                        </m:rPr>
                        <m:t>∼</m:t>
                      </m:r>
                    </m:lim>
                  </m:limLow>
                </m:e>
                <m:sub>
                  <m:r>
                    <m:t>m</m:t>
                  </m:r>
                </m:sub>
              </m:sSub>
              <m:r>
                <m:t>&amp;</m:t>
              </m:r>
              <m:r>
                <m:t>&amp;</m:t>
              </m:r>
              <m:r>
                <m:rPr>
                  <m:nor/>
                  <m:sty m:val="p"/>
                </m:rPr>
                <m:t>(</m:t>
              </m:r>
              <m:r>
                <m:rPr>
                  <m:sty m:val="bi"/>
                </m:rPr>
                <m:t>A</m:t>
              </m:r>
              <m:limLow>
                <m:e>
                  <m:r>
                    <m:t>x</m:t>
                  </m:r>
                </m:e>
                <m:lim>
                  <m:r>
                    <m:rPr>
                      <m:sty m:val="p"/>
                    </m:rPr>
                    <m:t>∼</m:t>
                  </m:r>
                </m:lim>
              </m:limLow>
              <m:r>
                <m:rPr>
                  <m:sty m:val="p"/>
                </m:rPr>
                <m:t>=</m:t>
              </m:r>
              <m:sSub>
                <m:e>
                  <m:limLow>
                    <m:e>
                      <m:r>
                        <m:t>0</m:t>
                      </m:r>
                    </m:e>
                    <m:lim>
                      <m:r>
                        <m:rPr>
                          <m:sty m:val="p"/>
                        </m:rPr>
                        <m:t>∼</m:t>
                      </m:r>
                    </m:lim>
                  </m:limLow>
                </m:e>
                <m:sub>
                  <m:r>
                    <m:t>m</m:t>
                  </m:r>
                </m:sub>
              </m:sSub>
              <m:r>
                <m:rPr>
                  <m:nor/>
                  <m:sty m:val="p"/>
                </m:rPr>
                <m:t>)</m:t>
              </m:r>
            </m:e>
            <m:e>
              <m:r>
                <m:t>&amp;</m:t>
              </m:r>
              <m:r>
                <m:rPr>
                  <m:sty m:val="p"/>
                </m:rPr>
                <m:t>=</m:t>
              </m:r>
              <m:limLow>
                <m:e>
                  <m:r>
                    <m:t>x</m:t>
                  </m:r>
                </m:e>
                <m:lim>
                  <m:r>
                    <m:rPr>
                      <m:sty m:val="p"/>
                    </m:rPr>
                    <m:t>∼</m:t>
                  </m:r>
                </m:lim>
              </m:limLow>
              <m:r>
                <m:rPr>
                  <m:sty m:val="p"/>
                </m:rPr>
                <m:t>,</m:t>
              </m:r>
              <m:r>
                <m:t>&amp;</m:t>
              </m:r>
              <m:r>
                <m:t>&amp;</m:t>
              </m:r>
              <m:r>
                <m:rPr>
                  <m:nor/>
                  <m:sty m:val="p"/>
                </m:rPr>
                <m:t>(</m:t>
              </m:r>
              <m:r>
                <m:rPr>
                  <m:sty m:val="bi"/>
                </m:rPr>
                <m:t>G</m:t>
              </m:r>
              <m:r>
                <m:t> </m:t>
              </m:r>
              <m:sSub>
                <m:e>
                  <m:limLow>
                    <m:e>
                      <m:r>
                        <m:t>0</m:t>
                      </m:r>
                    </m:e>
                    <m:lim>
                      <m:r>
                        <m:rPr>
                          <m:sty m:val="p"/>
                        </m:rPr>
                        <m:t>∼</m:t>
                      </m:r>
                    </m:lim>
                  </m:limLow>
                </m:e>
                <m:sub>
                  <m:r>
                    <m:t>m</m:t>
                  </m:r>
                </m:sub>
              </m:sSub>
              <m:r>
                <m:rPr>
                  <m:sty m:val="p"/>
                </m:rPr>
                <m:t>=</m:t>
              </m:r>
              <m:sSub>
                <m:e>
                  <m:limLow>
                    <m:e>
                      <m:r>
                        <m:t>0</m:t>
                      </m:r>
                    </m:e>
                    <m:lim>
                      <m:r>
                        <m:rPr>
                          <m:sty m:val="p"/>
                        </m:rPr>
                        <m:t>∼</m:t>
                      </m:r>
                    </m:lim>
                  </m:limLow>
                </m:e>
                <m:sub>
                  <m:r>
                    <m:t>n</m:t>
                  </m:r>
                </m:sub>
              </m:sSub>
              <m:r>
                <m:rPr>
                  <m:nor/>
                  <m:sty m:val="p"/>
                </m:rPr>
                <m:t>)</m:t>
              </m:r>
            </m:e>
          </m:eqArr>
        </m:oMath>
      </m:oMathPara>
    </w:p>
    <w:p>
      <w:pPr>
        <w:pStyle w:val="FirstParagraph"/>
      </w:pPr>
      <w:r>
        <w:t xml:space="preserve">so</w:t>
      </w:r>
      <w:r>
        <w:t xml:space="preserve"> </w:t>
      </w:r>
      <m:oMath>
        <m:limLow>
          <m:e>
            <m:r>
              <m:t>x</m:t>
            </m:r>
          </m:e>
          <m:lim>
            <m:r>
              <m:rPr>
                <m:sty m:val="p"/>
              </m:rPr>
              <m:t>∼</m:t>
            </m:r>
          </m:lim>
        </m:limLow>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limLow>
          <m:e>
            <m:r>
              <m:t>q</m:t>
            </m:r>
          </m:e>
          <m:lim>
            <m:r>
              <m:rPr>
                <m:sty m:val="p"/>
              </m:rPr>
              <m:t>∼</m:t>
            </m:r>
          </m:lim>
        </m:limLow>
        <m:r>
          <m:rPr>
            <m:sty m:val="p"/>
          </m:rPr>
          <m:t>=</m:t>
        </m:r>
        <m:limLow>
          <m:e>
            <m:r>
              <m:t>x</m:t>
            </m:r>
          </m:e>
          <m:lim>
            <m:r>
              <m:rPr>
                <m:sty m:val="p"/>
              </m:rPr>
              <m:t>∼</m:t>
            </m:r>
          </m:lim>
        </m:limLow>
      </m:oMath>
      <w:r>
        <w:t xml:space="preserve">.</w:t>
      </w:r>
    </w:p>
    <w:p>
      <w:pPr>
        <w:pStyle w:val="BodyText"/>
      </w:pPr>
      <w:r>
        <w:rPr>
          <w:b/>
          <w:bCs/>
        </w:rPr>
        <w:t xml:space="preserve">Part 2.</w:t>
      </w:r>
      <w:r>
        <w:t xml:space="preserve"> </w:t>
      </w:r>
      <m:oMath>
        <m:r>
          <m:rPr>
            <m:sty m:val="bi"/>
          </m:rPr>
          <m:t>G</m:t>
        </m:r>
        <m:limLow>
          <m:e>
            <m:r>
              <m:t>b</m:t>
            </m:r>
          </m:e>
          <m:lim>
            <m:r>
              <m:rPr>
                <m:sty m:val="p"/>
              </m:rPr>
              <m:t>∼</m:t>
            </m:r>
          </m:lim>
        </m:limLow>
      </m:oMath>
      <w:r>
        <w:t xml:space="preserve"> </w:t>
      </w:r>
      <w:r>
        <w:t xml:space="preserve">is a solution (</w:t>
      </w:r>
      <w:hyperlink w:anchor="thm-generalized-inverse-solves">
        <w:r>
          <w:rPr>
            <w:rStyle w:val="Hyperlink"/>
          </w:rPr>
          <w:t xml:space="preserve">Theorem 95</w:t>
        </w:r>
      </w:hyperlink>
      <w:r>
        <w:t xml:space="preserve">).</w:t>
      </w:r>
      <w:r>
        <w:t xml:space="preserve"> </w:t>
      </w:r>
      <w:r>
        <w:t xml:space="preserve">For any</w:t>
      </w:r>
      <w:r>
        <w:t xml:space="preserve"> </w:t>
      </w:r>
      <m:oMath>
        <m:limLow>
          <m:e>
            <m:r>
              <m:t>x</m:t>
            </m:r>
          </m:e>
          <m:lim>
            <m:r>
              <m:rPr>
                <m:sty m:val="p"/>
              </m:rPr>
              <m:t>∼</m:t>
            </m:r>
          </m:lim>
        </m:limLow>
      </m:oMath>
      <w:r>
        <w:t xml:space="preserve">,</w:t>
      </w:r>
    </w:p>
    <w:p>
      <w:pPr>
        <w:pStyle w:val="BodyText"/>
      </w:pPr>
      <m:oMathPara>
        <m:oMathParaPr>
          <m:jc m:val="center"/>
        </m:oMathParaPr>
        <m:oMath>
          <m:eqArr>
            <m:e>
              <m:r>
                <m:rPr>
                  <m:sty m:val="bi"/>
                </m:rPr>
                <m:t>A</m:t>
              </m:r>
              <m:r>
                <m:t> </m:t>
              </m:r>
              <m:r>
                <m:rPr>
                  <m:sty m:val="p"/>
                </m:rPr>
                <m:t>(</m:t>
              </m:r>
              <m:limLow>
                <m:e>
                  <m:r>
                    <m:t>x</m:t>
                  </m:r>
                </m:e>
                <m:lim>
                  <m:r>
                    <m:rPr>
                      <m:sty m:val="p"/>
                    </m:rPr>
                    <m:t>∼</m:t>
                  </m:r>
                </m:lim>
              </m:limLow>
              <m:r>
                <m:rPr>
                  <m:sty m:val="p"/>
                </m:rPr>
                <m:t>−</m:t>
              </m:r>
              <m:r>
                <m:rPr>
                  <m:sty m:val="bi"/>
                </m:rPr>
                <m:t>G</m:t>
              </m:r>
              <m:limLow>
                <m:e>
                  <m:r>
                    <m:t>b</m:t>
                  </m:r>
                </m:e>
                <m:lim>
                  <m:r>
                    <m:rPr>
                      <m:sty m:val="p"/>
                    </m:rPr>
                    <m:t>∼</m:t>
                  </m:r>
                </m:lim>
              </m:limLow>
              <m:r>
                <m:rPr>
                  <m:sty m:val="p"/>
                </m:rPr>
                <m:t>)</m:t>
              </m:r>
              <m:r>
                <m:t>&amp;</m:t>
              </m:r>
              <m:r>
                <m:rPr>
                  <m:sty m:val="p"/>
                </m:rPr>
                <m:t>=</m:t>
              </m:r>
              <m:r>
                <m:rPr>
                  <m:sty m:val="bi"/>
                </m:rPr>
                <m:t>A</m:t>
              </m:r>
              <m:limLow>
                <m:e>
                  <m:r>
                    <m:t>x</m:t>
                  </m:r>
                </m:e>
                <m:lim>
                  <m:r>
                    <m:rPr>
                      <m:sty m:val="p"/>
                    </m:rPr>
                    <m:t>∼</m:t>
                  </m:r>
                </m:lim>
              </m:limLow>
              <m:r>
                <m:rPr>
                  <m:sty m:val="p"/>
                </m:rPr>
                <m:t>−</m:t>
              </m:r>
              <m:r>
                <m:rPr>
                  <m:sty m:val="bi"/>
                </m:rPr>
                <m:t>A</m:t>
              </m:r>
              <m:r>
                <m:t> </m:t>
              </m:r>
              <m:r>
                <m:rPr>
                  <m:sty m:val="p"/>
                </m:rPr>
                <m:t>(</m:t>
              </m:r>
              <m:r>
                <m:rPr>
                  <m:sty m:val="bi"/>
                </m:rPr>
                <m:t>G</m:t>
              </m:r>
              <m:limLow>
                <m:e>
                  <m:r>
                    <m:t>b</m:t>
                  </m:r>
                </m:e>
                <m:lim>
                  <m:r>
                    <m:rPr>
                      <m:sty m:val="p"/>
                    </m:rPr>
                    <m:t>∼</m:t>
                  </m:r>
                </m:lim>
              </m:limLow>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limLow>
                <m:e>
                  <m:r>
                    <m:t>x</m:t>
                  </m:r>
                </m:e>
                <m:lim>
                  <m:r>
                    <m:rPr>
                      <m:sty m:val="p"/>
                    </m:rPr>
                    <m:t>∼</m:t>
                  </m:r>
                </m:lim>
              </m:limLow>
              <m:r>
                <m:rPr>
                  <m:sty m:val="p"/>
                </m:rPr>
                <m:t>−</m:t>
              </m:r>
              <m:r>
                <m:rPr>
                  <m:sty m:val="bi"/>
                </m:rPr>
                <m:t>A</m:t>
              </m:r>
              <m:r>
                <m:rPr>
                  <m:sty m:val="bi"/>
                </m:rPr>
                <m:t>G</m:t>
              </m:r>
              <m:limLow>
                <m:e>
                  <m:r>
                    <m:t>b</m:t>
                  </m:r>
                </m:e>
                <m:lim>
                  <m:r>
                    <m:rPr>
                      <m:sty m:val="p"/>
                    </m:rPr>
                    <m:t>∼</m:t>
                  </m:r>
                </m:lim>
              </m:limLow>
              <m:r>
                <m:t>&amp;</m:t>
              </m:r>
              <m:r>
                <m:t>&amp;</m:t>
              </m:r>
              <m:r>
                <m:rPr>
                  <m:nor/>
                  <m:sty m:val="p"/>
                </m:rPr>
                <m:t>(</m:t>
              </m:r>
              <m:r>
                <m:rPr>
                  <m:nor/>
                  <m:sty m:val="p"/>
                </m:rPr>
                <m:t>Theorem 8</m:t>
              </m:r>
              <m:r>
                <m:rPr>
                  <m:nor/>
                  <m:sty m:val="p"/>
                </m:rPr>
                <m:t>)</m:t>
              </m:r>
            </m:e>
            <m:e>
              <m:r>
                <m:t>&amp;</m:t>
              </m:r>
              <m:r>
                <m:rPr>
                  <m:sty m:val="p"/>
                </m:rPr>
                <m:t>=</m:t>
              </m:r>
              <m:r>
                <m:rPr>
                  <m:sty m:val="bi"/>
                </m:rPr>
                <m:t>A</m:t>
              </m:r>
              <m:limLow>
                <m:e>
                  <m:r>
                    <m:t>x</m:t>
                  </m:r>
                </m:e>
                <m:lim>
                  <m:r>
                    <m:rPr>
                      <m:sty m:val="p"/>
                    </m:rPr>
                    <m:t>∼</m:t>
                  </m:r>
                </m:lim>
              </m:limLow>
              <m:r>
                <m:rPr>
                  <m:sty m:val="p"/>
                </m:rPr>
                <m:t>−</m:t>
              </m:r>
              <m:limLow>
                <m:e>
                  <m:r>
                    <m:t>b</m:t>
                  </m:r>
                </m:e>
                <m:lim>
                  <m:r>
                    <m:rPr>
                      <m:sty m:val="p"/>
                    </m:rPr>
                    <m:t>∼</m:t>
                  </m:r>
                </m:lim>
              </m:limLow>
              <m:r>
                <m:rPr>
                  <m:sty m:val="p"/>
                </m:rPr>
                <m:t>,</m:t>
              </m:r>
              <m:r>
                <m:t>&amp;</m:t>
              </m:r>
              <m:r>
                <m:t>&amp;</m:t>
              </m:r>
              <m:r>
                <m:rPr>
                  <m:nor/>
                  <m:sty m:val="p"/>
                </m:rPr>
                <m:t>(</m:t>
              </m:r>
              <m:r>
                <m:rPr>
                  <m:nor/>
                  <m:sty m:val="p"/>
                </m:rPr>
                <m:t>Theorem 99</m:t>
              </m:r>
              <m:r>
                <m:rPr>
                  <m:nor/>
                  <m:sty m:val="p"/>
                </m:rPr>
                <m:t>, statement 3)</m:t>
              </m:r>
            </m:e>
          </m:eqArr>
        </m:oMath>
      </m:oMathPara>
    </w:p>
    <w:p>
      <w:pPr>
        <w:pStyle w:val="FirstParagraph"/>
      </w:pPr>
      <w:r>
        <w:t xml:space="preserve">so</w:t>
      </w:r>
      <w:r>
        <w:t xml:space="preserve"> </w:t>
      </w:r>
      <m:oMath>
        <m:limLow>
          <m:e>
            <m:r>
              <m:t>x</m:t>
            </m:r>
          </m:e>
          <m:lim>
            <m:r>
              <m:rPr>
                <m:sty m:val="p"/>
              </m:rPr>
              <m:t>∼</m:t>
            </m:r>
          </m:lim>
        </m:limLow>
      </m:oMath>
      <w:r>
        <w:t xml:space="preserve"> </w:t>
      </w:r>
      <w:r>
        <w:t xml:space="preserve">solves</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exactly when</w:t>
      </w:r>
      <w:r>
        <w:t xml:space="preserve"> </w:t>
      </w:r>
      <m:oMath>
        <m:limLow>
          <m:e>
            <m:r>
              <m:t>x</m:t>
            </m:r>
          </m:e>
          <m:lim>
            <m:r>
              <m:rPr>
                <m:sty m:val="p"/>
              </m:rPr>
              <m:t>∼</m:t>
            </m:r>
          </m:lim>
        </m:limLow>
        <m:r>
          <m:rPr>
            <m:sty m:val="p"/>
          </m:rPr>
          <m:t>−</m:t>
        </m:r>
        <m:r>
          <m:rPr>
            <m:sty m:val="bi"/>
          </m:rPr>
          <m:t>G</m:t>
        </m:r>
        <m:limLow>
          <m:e>
            <m:r>
              <m:t>b</m:t>
            </m:r>
          </m:e>
          <m:lim>
            <m:r>
              <m:rPr>
                <m:sty m:val="p"/>
              </m:rPr>
              <m:t>∼</m:t>
            </m:r>
          </m:lim>
        </m:limLow>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limLow>
          <m:e>
            <m:r>
              <m:t>x</m:t>
            </m:r>
          </m:e>
          <m:lim>
            <m:r>
              <m:rPr>
                <m:sty m:val="p"/>
              </m:rPr>
              <m:t>∼</m:t>
            </m:r>
          </m:lim>
        </m:limLow>
        <m:r>
          <m:rPr>
            <m:sty m:val="p"/>
          </m:rPr>
          <m:t>−</m:t>
        </m:r>
        <m:r>
          <m:rPr>
            <m:sty m:val="bi"/>
          </m:rPr>
          <m:t>G</m:t>
        </m:r>
        <m:limLow>
          <m:e>
            <m:r>
              <m:t>b</m:t>
            </m:r>
          </m:e>
          <m:lim>
            <m:r>
              <m:rPr>
                <m:sty m:val="p"/>
              </m:rPr>
              <m:t>∼</m:t>
            </m:r>
          </m:lim>
        </m:limLow>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limLow>
          <m:e>
            <m:r>
              <m:t>q</m:t>
            </m:r>
          </m:e>
          <m:lim>
            <m:r>
              <m:rPr>
                <m:sty m:val="p"/>
              </m:rPr>
              <m:t>∼</m:t>
            </m:r>
          </m:lim>
        </m:limLow>
      </m:oMath>
      <w:r>
        <w:t xml:space="preserve"> </w:t>
      </w:r>
      <w:r>
        <w:t xml:space="preserve">for some</w:t>
      </w:r>
      <w:r>
        <w:t xml:space="preserve"> </w:t>
      </w:r>
      <m:oMath>
        <m:limLow>
          <m:e>
            <m:r>
              <m:t>q</m:t>
            </m:r>
          </m:e>
          <m:lim>
            <m:r>
              <m:rPr>
                <m:sty m:val="p"/>
              </m:rPr>
              <m:t>∼</m:t>
            </m:r>
          </m:lim>
        </m:limLow>
      </m:oMath>
      <w:r>
        <w:t xml:space="preserve">.</w:t>
      </w:r>
    </w:p>
    <w:bookmarkStart w:id="583" w:name="exm-solution-set"/>
    <w:p>
      <w:pPr>
        <w:pStyle w:val="BodyText"/>
      </w:pPr>
      <w:r>
        <w:rPr>
          <w:b/>
          <w:bCs/>
        </w:rPr>
        <w:t xml:space="preserve">Example 179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limLow>
          <m:e>
            <m:r>
              <m:t>b</m:t>
            </m:r>
          </m:e>
          <m:lim>
            <m:r>
              <m:rPr>
                <m:sty m:val="p"/>
              </m:rPr>
              <m:t>∼</m:t>
            </m:r>
          </m:lim>
        </m:limLow>
        <m:r>
          <m:rPr>
            <m:sty m:val="p"/>
          </m:rPr>
          <m:t>=</m:t>
        </m:r>
        <m:r>
          <m:rPr>
            <m:sty m:val="p"/>
          </m:rPr>
          <m:t>(</m:t>
        </m:r>
        <m:r>
          <m:t>2</m:t>
        </m:r>
        <m:r>
          <m:rPr>
            <m:sty m:val="p"/>
          </m:rPr>
          <m:t>,</m:t>
        </m:r>
        <m:r>
          <m:t>0</m:t>
        </m:r>
        <m:r>
          <m:rPr>
            <m:sty m:val="p"/>
          </m:rPr>
          <m:t>)</m:t>
        </m:r>
      </m:oMath>
      <w:r>
        <w:t xml:space="preserve">:</w:t>
      </w:r>
      <w:r>
        <w:t xml:space="preserve"> </w:t>
      </w:r>
      <m:oMath>
        <m:r>
          <m:rPr>
            <m:sty m:val="bi"/>
          </m:rPr>
          <m:t>G</m:t>
        </m:r>
        <m:limLow>
          <m:e>
            <m:r>
              <m:t>b</m:t>
            </m:r>
          </m:e>
          <m:lim>
            <m:r>
              <m:rPr>
                <m:sty m:val="p"/>
              </m:rPr>
              <m:t>∼</m:t>
            </m:r>
          </m:lim>
        </m:limLow>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limLow>
            <m:e>
              <m:r>
                <m:t>x</m:t>
              </m:r>
            </m:e>
            <m:lim>
              <m:r>
                <m:rPr>
                  <m:sty m:val="p"/>
                </m:rPr>
                <m:t>∼</m:t>
              </m:r>
            </m:lim>
          </m:limLow>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83"/>
    <w:bookmarkStart w:id="584" w:name="cor-solution-unique"/>
    <w:p>
      <w:pPr>
        <w:pStyle w:val="BodyText"/>
      </w:pPr>
      <w:r>
        <w:rPr>
          <w:b/>
          <w:bCs/>
        </w:rPr>
        <w:t xml:space="preserve">Corollary 12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0"/>
        </w:numPr>
      </w:pP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is consistent for every</w:t>
      </w:r>
      <w:r>
        <w:t xml:space="preserve"> </w:t>
      </w:r>
      <m:oMath>
        <m:limLow>
          <m:e>
            <m:r>
              <m:t>b</m:t>
            </m:r>
          </m:e>
          <m:lim>
            <m:r>
              <m:rPr>
                <m:sty m:val="p"/>
              </m:rPr>
              <m:t>∼</m:t>
            </m:r>
          </m:lim>
        </m:limLow>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0"/>
        </w:numPr>
      </w:pPr>
      <w:r>
        <w:t xml:space="preserve">A consistent system</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84"/>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99</w:t>
        </w:r>
      </w:hyperlink>
      <w:r>
        <w:t xml:space="preserve">, the system is consistent for every</w:t>
      </w:r>
      <w:r>
        <w:t xml:space="preserve"> </w:t>
      </w:r>
      <m:oMath>
        <m:limLow>
          <m:e>
            <m:r>
              <m:t>b</m:t>
            </m:r>
          </m:e>
          <m:lim>
            <m:r>
              <m:rPr>
                <m:sty m:val="p"/>
              </m:rPr>
              <m:t>∼</m:t>
            </m:r>
          </m:lim>
        </m:limLow>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38</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50</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31</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100</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limLow>
              <m:e>
                <m:r>
                  <m:t>0</m:t>
                </m:r>
              </m:e>
              <m:lim>
                <m:r>
                  <m:rPr>
                    <m:sty m:val="p"/>
                  </m:rPr>
                  <m:t>∼</m:t>
                </m:r>
              </m:lim>
            </m:limLow>
          </m:e>
        </m:d>
        <m:r>
          <m:t>​</m:t>
        </m:r>
      </m:oMath>
      <w:r>
        <w:t xml:space="preserve">,</w:t>
      </w:r>
      <w:r>
        <w:t xml:space="preserve"> </w:t>
      </w:r>
      <w:r>
        <w:t xml:space="preserve">by</w:t>
      </w:r>
      <w:r>
        <w:t xml:space="preserve"> </w:t>
      </w:r>
      <w:hyperlink w:anchor="def-dimension">
        <w:r>
          <w:rPr>
            <w:rStyle w:val="Hyperlink"/>
          </w:rPr>
          <w:t xml:space="preserve">Definition 51</w:t>
        </w:r>
      </w:hyperlink>
      <w:r>
        <w:t xml:space="preserve"> </w:t>
      </w:r>
      <w:r>
        <w:t xml:space="preserve">and</w:t>
      </w:r>
      <w:r>
        <w:t xml:space="preserve"> </w:t>
      </w:r>
      <w:hyperlink w:anchor="def-span">
        <w:r>
          <w:rPr>
            <w:rStyle w:val="Hyperlink"/>
          </w:rPr>
          <w:t xml:space="preserve">Definition 47</w:t>
        </w:r>
      </w:hyperlink>
      <w:r>
        <w:t xml:space="preserve">;</w:t>
      </w:r>
      <w:r>
        <w:t xml:space="preserve"> </w:t>
      </w:r>
      <w:r>
        <w:t xml:space="preserve">and</w:t>
      </w:r>
      <w:r>
        <w:t xml:space="preserve"> </w:t>
      </w:r>
      <m:oMath>
        <m:r>
          <m:t>​</m:t>
        </m:r>
        <m:d>
          <m:dPr>
            <m:begChr m:val="{"/>
            <m:sepChr m:val=""/>
            <m:endChr m:val="}"/>
            <m:grow/>
          </m:dPr>
          <m:e>
            <m:limLow>
              <m:e>
                <m:r>
                  <m:t>0</m:t>
                </m:r>
              </m:e>
              <m:lim>
                <m:r>
                  <m:rPr>
                    <m:sty m:val="p"/>
                  </m:rPr>
                  <m:t>∼</m:t>
                </m:r>
              </m:lim>
            </m:limLow>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50</w:t>
        </w:r>
      </w:hyperlink>
      <w:r>
        <w:t xml:space="preserve">).</w:t>
      </w:r>
      <w:r>
        <w:t xml:space="preserve"> </w:t>
      </w:r>
      <w:r>
        <w:t xml:space="preserve">By</w:t>
      </w:r>
      <w:r>
        <w:t xml:space="preserve"> </w:t>
      </w:r>
      <w:hyperlink w:anchor="thm-rank-nullity">
        <w:r>
          <w:rPr>
            <w:rStyle w:val="Hyperlink"/>
          </w:rPr>
          <w:t xml:space="preserve">Theorem 39</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85" w:name="exm-solution-unique"/>
    <w:p>
      <w:pPr>
        <w:pStyle w:val="BodyText"/>
      </w:pPr>
      <w:r>
        <w:rPr>
          <w:b/>
          <w:bCs/>
        </w:rPr>
        <w:t xml:space="preserve">Example 180 (Three systems)</w:t>
      </w:r>
      <w:r>
        <w:t xml:space="preserve"> </w:t>
      </w:r>
      <w:r>
        <w:t xml:space="preserve"> </w:t>
      </w:r>
    </w:p>
    <w:p>
      <w:pPr>
        <w:numPr>
          <w:ilvl w:val="0"/>
          <w:numId w:val="1091"/>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71</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1"/>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160</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1"/>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limLow>
          <m:e>
            <m:r>
              <m:t>x</m:t>
            </m:r>
          </m:e>
          <m:lim>
            <m:r>
              <m:rPr>
                <m:sty m:val="p"/>
              </m:rPr>
              <m:t>∼</m:t>
            </m:r>
          </m:lim>
        </m:limLow>
        <m:r>
          <m:rPr>
            <m:sty m:val="p"/>
          </m:rPr>
          <m:t>=</m:t>
        </m:r>
        <m:limLow>
          <m:e>
            <m:r>
              <m:t>0</m:t>
            </m:r>
          </m:e>
          <m:lim>
            <m:r>
              <m:rPr>
                <m:sty m:val="p"/>
              </m:rPr>
              <m:t>∼</m:t>
            </m:r>
          </m:lim>
        </m:limLow>
      </m:oMath>
      <w:r>
        <w:t xml:space="preserve"> </w:t>
      </w:r>
      <w:r>
        <w:t xml:space="preserve">then</w:t>
      </w:r>
    </w:p>
    <w:p>
      <w:pPr>
        <w:pStyle w:val="BodyText"/>
      </w:pPr>
      <m:oMathPara>
        <m:oMathParaPr>
          <m:jc m:val="center"/>
        </m:oMathParaPr>
        <m:oMath>
          <m:eqArr>
            <m:e>
              <m:limLow>
                <m:e>
                  <m:r>
                    <m:t>x</m:t>
                  </m:r>
                </m:e>
                <m:lim>
                  <m:r>
                    <m:rPr>
                      <m:sty m:val="p"/>
                    </m:rPr>
                    <m:t>∼</m:t>
                  </m:r>
                </m:lim>
              </m:limLow>
              <m:r>
                <m:t>&amp;</m:t>
              </m:r>
              <m:r>
                <m:rPr>
                  <m:sty m:val="p"/>
                </m:rPr>
                <m:t>=</m:t>
              </m:r>
              <m:sSup>
                <m:e>
                  <m:r>
                    <m:rPr>
                      <m:sty m:val="bi"/>
                    </m:rPr>
                    <m:t>A</m:t>
                  </m:r>
                </m:e>
                <m:sup>
                  <m:r>
                    <m:rPr>
                      <m:sty m:val="p"/>
                    </m:rPr>
                    <m:t>−</m:t>
                  </m:r>
                  <m:r>
                    <m:t>1</m:t>
                  </m:r>
                </m:sup>
              </m:sSup>
              <m:r>
                <m:rPr>
                  <m:sty m:val="bi"/>
                </m:rPr>
                <m:t>A</m:t>
              </m:r>
              <m:limLow>
                <m:e>
                  <m:r>
                    <m:t>x</m:t>
                  </m:r>
                </m:e>
                <m:lim>
                  <m:r>
                    <m:rPr>
                      <m:sty m:val="p"/>
                    </m:rPr>
                    <m:t>∼</m:t>
                  </m:r>
                </m:lim>
              </m:limLow>
            </m:e>
            <m:e>
              <m:r>
                <m:t>&amp;</m:t>
              </m:r>
              <m:r>
                <m:rPr>
                  <m:sty m:val="p"/>
                </m:rPr>
                <m:t>=</m:t>
              </m:r>
              <m:limLow>
                <m:e>
                  <m:r>
                    <m:t>0</m:t>
                  </m:r>
                </m:e>
                <m:lim>
                  <m:r>
                    <m:rPr>
                      <m:sty m:val="p"/>
                    </m:rPr>
                    <m:t>∼</m:t>
                  </m:r>
                </m:lim>
              </m:limLow>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39</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limLow>
          <m:e>
            <m:r>
              <m:t>b</m:t>
            </m:r>
          </m:e>
          <m:lim>
            <m:r>
              <m:rPr>
                <m:sty m:val="p"/>
              </m:rPr>
              <m:t>∼</m:t>
            </m:r>
          </m:lim>
        </m:limLow>
      </m:oMath>
      <w:r>
        <w:t xml:space="preserve">, since</w:t>
      </w:r>
      <w:r>
        <w:t xml:space="preserve"> </w:t>
      </w:r>
      <m:oMath>
        <m:r>
          <m:rPr>
            <m:sty m:val="bi"/>
          </m:rPr>
          <m:t>A</m:t>
        </m:r>
        <m:r>
          <m:t> </m:t>
        </m:r>
        <m:r>
          <m:rPr>
            <m:sty m:val="p"/>
          </m:rPr>
          <m:t>(</m:t>
        </m:r>
        <m:sSup>
          <m:e>
            <m:r>
              <m:rPr>
                <m:sty m:val="bi"/>
              </m:rPr>
              <m:t>A</m:t>
            </m:r>
          </m:e>
          <m:sup>
            <m:r>
              <m:rPr>
                <m:sty m:val="p"/>
              </m:rPr>
              <m:t>−</m:t>
            </m:r>
            <m:r>
              <m:t>1</m:t>
            </m:r>
          </m:sup>
        </m:sSup>
        <m:limLow>
          <m:e>
            <m:r>
              <m:t>b</m:t>
            </m:r>
          </m:e>
          <m:lim>
            <m:r>
              <m:rPr>
                <m:sty m:val="p"/>
              </m:rPr>
              <m:t>∼</m:t>
            </m:r>
          </m:lim>
        </m:limLow>
        <m:r>
          <m:rPr>
            <m:sty m:val="p"/>
          </m:rPr>
          <m:t>)</m:t>
        </m:r>
        <m:r>
          <m:rPr>
            <m:sty m:val="p"/>
          </m:rPr>
          <m:t>=</m:t>
        </m:r>
        <m:limLow>
          <m:e>
            <m:r>
              <m:t>b</m:t>
            </m:r>
          </m:e>
          <m:lim>
            <m:r>
              <m:rPr>
                <m:sty m:val="p"/>
              </m:rPr>
              <m:t>∼</m:t>
            </m:r>
          </m:lim>
        </m:limLow>
      </m:oMath>
      <w:r>
        <w:t xml:space="preserve">.</w:t>
      </w:r>
    </w:p>
    <w:bookmarkEnd w:id="585"/>
    <w:bookmarkStart w:id="586" w:name="thm-projector-generalized-inverse"/>
    <w:p>
      <w:pPr>
        <w:pStyle w:val="FirstParagraph"/>
      </w:pPr>
      <w:r>
        <w:rPr>
          <w:b/>
          <w:bCs/>
        </w:rPr>
        <w:t xml:space="preserve">Theorem 101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109</w:t>
        </w:r>
      </w:hyperlink>
      <w:r>
        <w:t xml:space="preserve">).</w:t>
      </w:r>
      <w:r>
        <w:t xml:space="preserve"> </w:t>
      </w:r>
      <w:r>
        <w:t xml:space="preserve">Then for every</w:t>
      </w:r>
      <w:r>
        <w:t xml:space="preserve"> </w:t>
      </w:r>
      <m:oMath>
        <m:limLow>
          <m:e>
            <m:r>
              <m:t>y</m:t>
            </m:r>
          </m:e>
          <m:lim>
            <m:r>
              <m:rPr>
                <m:sty m:val="p"/>
              </m:rPr>
              <m:t>∼</m:t>
            </m:r>
          </m:lim>
        </m:limLow>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limLow>
          <m:e>
            <m:r>
              <m:t>y</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108</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p>
    <w:bookmarkEnd w:id="586"/>
    <w:p>
      <w:pPr>
        <w:pStyle w:val="BodyText"/>
      </w:pPr>
      <w:r>
        <w:rPr>
          <w:i/>
          <w:iCs/>
        </w:rPr>
        <w:t xml:space="preserve">Proof</w:t>
      </w:r>
      <w:r>
        <w:t xml:space="preserve">. </w:t>
      </w:r>
      <m:oMath>
        <m:sSup>
          <m:e>
            <m:r>
              <m:rPr>
                <m:sty m:val="bi"/>
              </m:rPr>
              <m:t>X</m:t>
            </m:r>
          </m:e>
          <m:sup>
            <m:r>
              <m:rPr>
                <m:sty m:val="p"/>
              </m:rPr>
              <m:t>⊤</m:t>
            </m:r>
          </m:sup>
        </m:sSup>
        <m:limLow>
          <m:e>
            <m:r>
              <m:t>y</m:t>
            </m:r>
          </m:e>
          <m:lim>
            <m:r>
              <m:rPr>
                <m:sty m:val="p"/>
              </m:rPr>
              <m:t>∼</m:t>
            </m:r>
          </m:lim>
        </m:limLow>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limLow>
          <m:e>
            <m:r>
              <m:t>z</m:t>
            </m:r>
          </m:e>
          <m:lim>
            <m:r>
              <m:rPr>
                <m:sty m:val="p"/>
              </m:rPr>
              <m:t>∼</m:t>
            </m:r>
          </m:lim>
        </m:limLow>
        <m:r>
          <m:rPr>
            <m:sty m:val="p"/>
          </m:rPr>
          <m:t>=</m:t>
        </m:r>
        <m:sSup>
          <m:e>
            <m:r>
              <m:rPr>
                <m:sty m:val="bi"/>
              </m:rPr>
              <m:t>X</m:t>
            </m:r>
          </m:e>
          <m:sup>
            <m:r>
              <m:rPr>
                <m:sty m:val="p"/>
              </m:rPr>
              <m:t>⊤</m:t>
            </m:r>
          </m:sup>
        </m:sSup>
        <m:r>
          <m:t> </m:t>
        </m:r>
        <m:r>
          <m:rPr>
            <m:sty m:val="p"/>
          </m:rPr>
          <m:t>(</m:t>
        </m:r>
        <m:r>
          <m:rPr>
            <m:sty m:val="bi"/>
          </m:rPr>
          <m:t>X</m:t>
        </m:r>
        <m:limLow>
          <m:e>
            <m:r>
              <m:t>z</m:t>
            </m:r>
          </m:e>
          <m:lim>
            <m:r>
              <m:rPr>
                <m:sty m:val="p"/>
              </m:rPr>
              <m:t>∼</m:t>
            </m:r>
          </m:lim>
        </m:limLow>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32</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41</w:t>
        </w:r>
      </w:hyperlink>
      <w:r>
        <w:t xml:space="preserve">,</w:t>
      </w:r>
      <w:r>
        <w:t xml:space="preserve"> </w:t>
      </w:r>
      <w:hyperlink w:anchor="thm-rank-dim">
        <w:r>
          <w:rPr>
            <w:rStyle w:val="Hyperlink"/>
          </w:rPr>
          <w:t xml:space="preserve">Theorem 38</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31</w:t>
        </w:r>
      </w:hyperlink>
      <w:r>
        <w:t xml:space="preserve">),</w:t>
      </w:r>
      <w:r>
        <w:t xml:space="preserve"> </w:t>
      </w:r>
      <w:r>
        <w:t xml:space="preserve">and since</w:t>
      </w:r>
      <w:r>
        <w:t xml:space="preserve"> </w:t>
      </w:r>
      <m:oMath>
        <m:sSup>
          <m:e>
            <m:r>
              <m:rPr>
                <m:sty m:val="bi"/>
              </m:rPr>
              <m:t>X</m:t>
            </m:r>
          </m:e>
          <m:sup>
            <m:r>
              <m:rPr>
                <m:sty m:val="p"/>
              </m:rPr>
              <m:t>⊤</m:t>
            </m:r>
          </m:sup>
        </m:sSup>
        <m:limLow>
          <m:e>
            <m:r>
              <m:t>y</m:t>
            </m:r>
          </m:e>
          <m:lim>
            <m:r>
              <m:rPr>
                <m:sty m:val="p"/>
              </m:rPr>
              <m:t>∼</m:t>
            </m:r>
          </m:lim>
        </m:limLow>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52</w:t>
        </w:r>
      </w:hyperlink>
      <w:r>
        <w:t xml:space="preserve">),</w:t>
      </w:r>
      <w:r>
        <w:t xml:space="preserve"> </w:t>
      </w:r>
      <m:oMath>
        <m:sSup>
          <m:e>
            <m:r>
              <m:rPr>
                <m:sty m:val="bi"/>
              </m:rPr>
              <m:t>X</m:t>
            </m:r>
          </m:e>
          <m:sup>
            <m:r>
              <m:rPr>
                <m:sty m:val="p"/>
              </m:rPr>
              <m:t>⊤</m:t>
            </m:r>
          </m:sup>
        </m:sSup>
        <m:limLow>
          <m:e>
            <m:r>
              <m:t>y</m:t>
            </m:r>
          </m:e>
          <m:lim>
            <m:r>
              <m:rPr>
                <m:sty m:val="p"/>
              </m:rPr>
              <m:t>∼</m:t>
            </m:r>
          </m:lim>
        </m:limLow>
        <m:r>
          <m:rPr>
            <m:sty m:val="p"/>
          </m:rPr>
          <m:t>=</m:t>
        </m:r>
        <m:sSup>
          <m:e>
            <m:r>
              <m:rPr>
                <m:sty m:val="bi"/>
              </m:rPr>
              <m:t>X</m:t>
            </m:r>
          </m:e>
          <m:sup>
            <m:r>
              <m:rPr>
                <m:sty m:val="p"/>
              </m:rPr>
              <m:t>⊤</m:t>
            </m:r>
          </m:sup>
        </m:sSup>
        <m:r>
          <m:rPr>
            <m:sty m:val="bi"/>
          </m:rPr>
          <m:t>X</m:t>
        </m:r>
        <m:limLow>
          <m:e>
            <m:r>
              <m:t>z</m:t>
            </m:r>
          </m:e>
          <m:lim>
            <m:r>
              <m:rPr>
                <m:sty m:val="p"/>
              </m:rPr>
              <m:t>∼</m:t>
            </m:r>
          </m:lim>
        </m:limLow>
      </m:oMath>
      <w:r>
        <w:t xml:space="preserve"> </w:t>
      </w:r>
      <w:r>
        <w:t xml:space="preserve">for some</w:t>
      </w:r>
      <w:r>
        <w:t xml:space="preserve"> </w:t>
      </w:r>
      <m:oMath>
        <m:limLow>
          <m:e>
            <m:r>
              <m:t>z</m:t>
            </m:r>
          </m:e>
          <m:lim>
            <m:r>
              <m:rPr>
                <m:sty m:val="p"/>
              </m:rPr>
              <m:t>∼</m:t>
            </m:r>
          </m:lim>
        </m:limLow>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limLow>
                <m:e>
                  <m:r>
                    <m:t>u</m:t>
                  </m:r>
                </m:e>
                <m:lim>
                  <m:r>
                    <m:rPr>
                      <m:sty m:val="p"/>
                    </m:rPr>
                    <m:t>∼</m:t>
                  </m:r>
                </m:lim>
              </m:limLow>
              <m:r>
                <m:t>&amp;</m:t>
              </m:r>
              <m:r>
                <m:rPr>
                  <m:sty m:val="p"/>
                </m:rPr>
                <m:t>=</m:t>
              </m:r>
              <m:r>
                <m:rPr>
                  <m:sty m:val="bi"/>
                </m:rPr>
                <m:t>X</m:t>
              </m:r>
              <m:r>
                <m:rPr>
                  <m:sty m:val="bi"/>
                </m:rPr>
                <m:t>G</m:t>
              </m:r>
              <m:sSup>
                <m:e>
                  <m:r>
                    <m:rPr>
                      <m:sty m:val="bi"/>
                    </m:rPr>
                    <m:t>X</m:t>
                  </m:r>
                </m:e>
                <m:sup>
                  <m:r>
                    <m:rPr>
                      <m:sty m:val="p"/>
                    </m:rPr>
                    <m:t>⊤</m:t>
                  </m:r>
                </m:sup>
              </m:sSup>
              <m:limLow>
                <m:e>
                  <m:r>
                    <m:t>y</m:t>
                  </m:r>
                </m:e>
                <m:lim>
                  <m:r>
                    <m:rPr>
                      <m:sty m:val="p"/>
                    </m:rPr>
                    <m:t>∼</m:t>
                  </m:r>
                </m:lim>
              </m:limLow>
            </m:e>
            <m:e>
              <m:r>
                <m:t>&amp;</m:t>
              </m:r>
              <m:r>
                <m:rPr>
                  <m:sty m:val="p"/>
                </m:rPr>
                <m:t>=</m:t>
              </m:r>
              <m:r>
                <m:rPr>
                  <m:sty m:val="bi"/>
                </m:rPr>
                <m:t>X</m:t>
              </m:r>
              <m:r>
                <m:t> </m:t>
              </m:r>
              <m:r>
                <m:rPr>
                  <m:sty m:val="p"/>
                </m:rPr>
                <m:t>(</m:t>
              </m:r>
              <m:r>
                <m:rPr>
                  <m:sty m:val="bi"/>
                </m:rPr>
                <m:t>G</m:t>
              </m:r>
              <m:sSup>
                <m:e>
                  <m:r>
                    <m:rPr>
                      <m:sty m:val="bi"/>
                    </m:rPr>
                    <m:t>X</m:t>
                  </m:r>
                </m:e>
                <m:sup>
                  <m:r>
                    <m:rPr>
                      <m:sty m:val="p"/>
                    </m:rPr>
                    <m:t>⊤</m:t>
                  </m:r>
                </m:sup>
              </m:sSup>
              <m:limLow>
                <m:e>
                  <m:r>
                    <m:t>y</m:t>
                  </m:r>
                </m:e>
                <m:lim>
                  <m:r>
                    <m:rPr>
                      <m:sty m:val="p"/>
                    </m:rPr>
                    <m:t>∼</m:t>
                  </m:r>
                </m:lim>
              </m:limLow>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w:t>
      </w:r>
      <w:r>
        <w:t xml:space="preserve"> </w:t>
      </w:r>
      <m:oMath>
        <m:limLow>
          <m:e>
            <m:r>
              <m:t>y</m:t>
            </m:r>
          </m:e>
          <m:lim>
            <m:r>
              <m:rPr>
                <m:sty m:val="p"/>
              </m:rPr>
              <m:t>∼</m:t>
            </m:r>
          </m:lim>
        </m:limLow>
        <m:r>
          <m:rPr>
            <m:sty m:val="p"/>
          </m:rPr>
          <m:t>−</m:t>
        </m:r>
        <m:limLow>
          <m:e>
            <m:r>
              <m:t>u</m:t>
            </m:r>
          </m:e>
          <m:lim>
            <m:r>
              <m:rPr>
                <m:sty m:val="p"/>
              </m:rPr>
              <m:t>∼</m:t>
            </m:r>
          </m:lim>
        </m:limLow>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limLow>
                <m:e>
                  <m:r>
                    <m:t>y</m:t>
                  </m:r>
                </m:e>
                <m:lim>
                  <m:r>
                    <m:rPr>
                      <m:sty m:val="p"/>
                    </m:rPr>
                    <m:t>∼</m:t>
                  </m:r>
                </m:lim>
              </m:limLow>
              <m:r>
                <m:rPr>
                  <m:sty m:val="p"/>
                </m:rPr>
                <m:t>−</m:t>
              </m:r>
              <m:limLow>
                <m:e>
                  <m:r>
                    <m:t>u</m:t>
                  </m:r>
                </m:e>
                <m:lim>
                  <m:r>
                    <m:rPr>
                      <m:sty m:val="p"/>
                    </m:rPr>
                    <m:t>∼</m:t>
                  </m:r>
                </m:lim>
              </m:limLow>
              <m:r>
                <m:rPr>
                  <m:sty m:val="p"/>
                </m:rPr>
                <m:t>)</m:t>
              </m:r>
              <m:r>
                <m:t>&amp;</m:t>
              </m:r>
              <m:r>
                <m:rPr>
                  <m:sty m:val="p"/>
                </m:rPr>
                <m:t>=</m:t>
              </m:r>
              <m:sSup>
                <m:e>
                  <m:r>
                    <m:rPr>
                      <m:sty m:val="bi"/>
                    </m:rPr>
                    <m:t>X</m:t>
                  </m:r>
                </m:e>
                <m:sup>
                  <m:r>
                    <m:rPr>
                      <m:sty m:val="p"/>
                    </m:rPr>
                    <m:t>⊤</m:t>
                  </m:r>
                </m:sup>
              </m:sSup>
              <m:limLow>
                <m:e>
                  <m:r>
                    <m:t>y</m:t>
                  </m:r>
                </m:e>
                <m:lim>
                  <m:r>
                    <m:rPr>
                      <m:sty m:val="p"/>
                    </m:rPr>
                    <m:t>∼</m:t>
                  </m:r>
                </m:lim>
              </m:limLow>
              <m:r>
                <m:rPr>
                  <m:sty m:val="p"/>
                </m:rPr>
                <m:t>−</m:t>
              </m:r>
              <m:sSup>
                <m:e>
                  <m:r>
                    <m:rPr>
                      <m:sty m:val="bi"/>
                    </m:rPr>
                    <m:t>X</m:t>
                  </m:r>
                </m:e>
                <m:sup>
                  <m:r>
                    <m:rPr>
                      <m:sty m:val="p"/>
                    </m:rPr>
                    <m:t>⊤</m:t>
                  </m:r>
                </m:sup>
              </m:sSup>
              <m:r>
                <m:t> </m:t>
              </m:r>
              <m:limLow>
                <m:e>
                  <m:r>
                    <m:t>u</m:t>
                  </m:r>
                </m:e>
                <m:lim>
                  <m:r>
                    <m:rPr>
                      <m:sty m:val="p"/>
                    </m:rPr>
                    <m:t>∼</m:t>
                  </m:r>
                </m:lim>
              </m:limLow>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limLow>
                <m:e>
                  <m:r>
                    <m:t>y</m:t>
                  </m:r>
                </m:e>
                <m:lim>
                  <m:r>
                    <m:rPr>
                      <m:sty m:val="p"/>
                    </m:rPr>
                    <m:t>∼</m:t>
                  </m:r>
                </m:lim>
              </m:limLow>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limLow>
                <m:e>
                  <m:r>
                    <m:t>y</m:t>
                  </m:r>
                </m:e>
                <m:lim>
                  <m:r>
                    <m:rPr>
                      <m:sty m:val="p"/>
                    </m:rPr>
                    <m:t>∼</m:t>
                  </m:r>
                </m:lim>
              </m:limLow>
              <m:r>
                <m:rPr>
                  <m:sty m:val="p"/>
                </m:rPr>
                <m:t>)</m:t>
              </m:r>
              <m:r>
                <m:t>&amp;</m:t>
              </m:r>
              <m:r>
                <m:t>&amp;</m:t>
              </m:r>
              <m:r>
                <m:rPr>
                  <m:nor/>
                  <m:sty m:val="p"/>
                </m:rPr>
                <m:t>(substitute </m:t>
              </m:r>
              <m:limLow>
                <m:e>
                  <m:r>
                    <m:t>u</m:t>
                  </m:r>
                </m:e>
                <m:lim>
                  <m:r>
                    <m:rPr>
                      <m:sty m:val="p"/>
                    </m:rPr>
                    <m:t>∼</m:t>
                  </m:r>
                </m:lim>
              </m:limLow>
              <m:r>
                <m:rPr>
                  <m:nor/>
                  <m:sty m:val="p"/>
                </m:rPr>
                <m:t>)</m:t>
              </m:r>
            </m:e>
            <m:e>
              <m:r>
                <m:t>&amp;</m:t>
              </m:r>
              <m:r>
                <m:rPr>
                  <m:sty m:val="p"/>
                </m:rPr>
                <m:t>=</m:t>
              </m:r>
              <m:sSup>
                <m:e>
                  <m:r>
                    <m:rPr>
                      <m:sty m:val="bi"/>
                    </m:rPr>
                    <m:t>X</m:t>
                  </m:r>
                </m:e>
                <m:sup>
                  <m:r>
                    <m:rPr>
                      <m:sty m:val="p"/>
                    </m:rPr>
                    <m:t>⊤</m:t>
                  </m:r>
                </m:sup>
              </m:sSup>
              <m:limLow>
                <m:e>
                  <m:r>
                    <m:t>y</m:t>
                  </m:r>
                </m:e>
                <m:lim>
                  <m:r>
                    <m:rPr>
                      <m:sty m:val="p"/>
                    </m:rPr>
                    <m:t>∼</m:t>
                  </m:r>
                </m:lim>
              </m:limLow>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limLow>
                <m:e>
                  <m:r>
                    <m:t>y</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limLow>
                <m:e>
                  <m:r>
                    <m:t>y</m:t>
                  </m:r>
                </m:e>
                <m:lim>
                  <m:r>
                    <m:rPr>
                      <m:sty m:val="p"/>
                    </m:rPr>
                    <m:t>∼</m:t>
                  </m:r>
                </m:lim>
              </m:limLow>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limLow>
                <m:e>
                  <m:r>
                    <m:t>z</m:t>
                  </m:r>
                </m:e>
                <m:lim>
                  <m:r>
                    <m:rPr>
                      <m:sty m:val="p"/>
                    </m:rPr>
                    <m:t>∼</m:t>
                  </m:r>
                </m:lim>
              </m:limLow>
              <m:r>
                <m:t>&amp;</m:t>
              </m:r>
              <m:r>
                <m:t>&amp;</m:t>
              </m:r>
              <m:r>
                <m:rPr>
                  <m:nor/>
                  <m:sty m:val="p"/>
                </m:rPr>
                <m:t>(first step)</m:t>
              </m:r>
            </m:e>
            <m:e>
              <m:r>
                <m:t>&amp;</m:t>
              </m:r>
              <m:r>
                <m:rPr>
                  <m:sty m:val="p"/>
                </m:rPr>
                <m:t>=</m:t>
              </m:r>
              <m:sSup>
                <m:e>
                  <m:r>
                    <m:rPr>
                      <m:sty m:val="bi"/>
                    </m:rPr>
                    <m:t>X</m:t>
                  </m:r>
                </m:e>
                <m:sup>
                  <m:r>
                    <m:rPr>
                      <m:sty m:val="p"/>
                    </m:rPr>
                    <m:t>⊤</m:t>
                  </m:r>
                </m:sup>
              </m:sSup>
              <m:limLow>
                <m:e>
                  <m:r>
                    <m:t>y</m:t>
                  </m:r>
                </m:e>
                <m:lim>
                  <m:r>
                    <m:rPr>
                      <m:sty m:val="p"/>
                    </m:rPr>
                    <m:t>∼</m:t>
                  </m:r>
                </m:lim>
              </m:limLow>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limLow>
                <m:e>
                  <m:r>
                    <m:t>z</m:t>
                  </m:r>
                </m:e>
                <m:lim>
                  <m:r>
                    <m:rPr>
                      <m:sty m:val="p"/>
                    </m:rPr>
                    <m:t>∼</m:t>
                  </m:r>
                </m:lim>
              </m:limLow>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limLow>
                <m:e>
                  <m:r>
                    <m:t>y</m:t>
                  </m:r>
                </m:e>
                <m:lim>
                  <m:r>
                    <m:rPr>
                      <m:sty m:val="p"/>
                    </m:rPr>
                    <m:t>∼</m:t>
                  </m:r>
                </m:lim>
              </m:limLow>
              <m:r>
                <m:rPr>
                  <m:sty m:val="p"/>
                </m:rPr>
                <m:t>−</m:t>
              </m:r>
              <m:r>
                <m:rPr>
                  <m:sty m:val="p"/>
                </m:rPr>
                <m:t>(</m:t>
              </m:r>
              <m:sSup>
                <m:e>
                  <m:r>
                    <m:rPr>
                      <m:sty m:val="bi"/>
                    </m:rPr>
                    <m:t>X</m:t>
                  </m:r>
                </m:e>
                <m:sup>
                  <m:r>
                    <m:rPr>
                      <m:sty m:val="p"/>
                    </m:rPr>
                    <m:t>⊤</m:t>
                  </m:r>
                </m:sup>
              </m:sSup>
              <m:r>
                <m:rPr>
                  <m:sty m:val="bi"/>
                </m:rPr>
                <m:t>X</m:t>
              </m:r>
              <m:r>
                <m:rPr>
                  <m:sty m:val="p"/>
                </m:rPr>
                <m:t>)</m:t>
              </m:r>
              <m:r>
                <m:t> </m:t>
              </m:r>
              <m:limLow>
                <m:e>
                  <m:r>
                    <m:t>z</m:t>
                  </m:r>
                </m:e>
                <m:lim>
                  <m:r>
                    <m:rPr>
                      <m:sty m:val="p"/>
                    </m:rPr>
                    <m:t>∼</m:t>
                  </m:r>
                </m:lim>
              </m:limLow>
              <m:r>
                <m:t>&amp;</m:t>
              </m:r>
              <m:r>
                <m:t>&amp;</m:t>
              </m:r>
              <m:r>
                <m:rPr>
                  <m:nor/>
                  <m:sty m:val="p"/>
                </m:rPr>
                <m:t>(</m:t>
              </m:r>
              <m:r>
                <m:rPr>
                  <m:nor/>
                  <m:sty m:val="p"/>
                </m:rPr>
                <m:t>Definition 109</m:t>
              </m:r>
              <m:r>
                <m:rPr>
                  <m:nor/>
                  <m:sty m:val="p"/>
                </m:rPr>
                <m:t>)</m:t>
              </m:r>
            </m:e>
            <m:e>
              <m:r>
                <m:t>&amp;</m:t>
              </m:r>
              <m:r>
                <m:rPr>
                  <m:sty m:val="p"/>
                </m:rPr>
                <m:t>=</m:t>
              </m:r>
              <m:sSup>
                <m:e>
                  <m:r>
                    <m:rPr>
                      <m:sty m:val="bi"/>
                    </m:rPr>
                    <m:t>X</m:t>
                  </m:r>
                </m:e>
                <m:sup>
                  <m:r>
                    <m:rPr>
                      <m:sty m:val="p"/>
                    </m:rPr>
                    <m:t>⊤</m:t>
                  </m:r>
                </m:sup>
              </m:sSup>
              <m:limLow>
                <m:e>
                  <m:r>
                    <m:t>y</m:t>
                  </m:r>
                </m:e>
                <m:lim>
                  <m:r>
                    <m:rPr>
                      <m:sty m:val="p"/>
                    </m:rPr>
                    <m:t>∼</m:t>
                  </m:r>
                </m:lim>
              </m:limLow>
              <m:r>
                <m:rPr>
                  <m:sty m:val="p"/>
                </m:rPr>
                <m:t>−</m:t>
              </m:r>
              <m:sSup>
                <m:e>
                  <m:r>
                    <m:rPr>
                      <m:sty m:val="bi"/>
                    </m:rPr>
                    <m:t>X</m:t>
                  </m:r>
                </m:e>
                <m:sup>
                  <m:r>
                    <m:rPr>
                      <m:sty m:val="p"/>
                    </m:rPr>
                    <m:t>⊤</m:t>
                  </m:r>
                </m:sup>
              </m:sSup>
              <m:limLow>
                <m:e>
                  <m:r>
                    <m:t>y</m:t>
                  </m:r>
                </m:e>
                <m:lim>
                  <m:r>
                    <m:rPr>
                      <m:sty m:val="p"/>
                    </m:rPr>
                    <m:t>∼</m:t>
                  </m:r>
                </m:lim>
              </m:limLow>
              <m:r>
                <m:t>&amp;</m:t>
              </m:r>
              <m:r>
                <m:t>&amp;</m:t>
              </m:r>
              <m:r>
                <m:rPr>
                  <m:nor/>
                  <m:sty m:val="p"/>
                </m:rPr>
                <m:t>(first step)</m:t>
              </m:r>
            </m:e>
            <m:e>
              <m:r>
                <m:t>&amp;</m:t>
              </m:r>
              <m:r>
                <m:rPr>
                  <m:sty m:val="p"/>
                </m:rPr>
                <m:t>=</m:t>
              </m:r>
              <m:sSub>
                <m:e>
                  <m:limLow>
                    <m:e>
                      <m:r>
                        <m:t>0</m:t>
                      </m:r>
                    </m:e>
                    <m:lim>
                      <m:r>
                        <m:rPr>
                          <m:sty m:val="p"/>
                        </m:rPr>
                        <m:t>∼</m:t>
                      </m:r>
                    </m:lim>
                  </m:limLow>
                </m:e>
                <m:sub>
                  <m:r>
                    <m:t>p</m:t>
                  </m:r>
                </m:sub>
              </m:sSub>
              <m:r>
                <m:rPr>
                  <m:sty m:val="p"/>
                </m:rPr>
                <m:t>,</m:t>
              </m:r>
              <m:r>
                <m:t>&amp;</m:t>
              </m:r>
              <m:r>
                <m:t>&amp;</m:t>
              </m:r>
              <m:r>
                <m:rPr>
                  <m:nor/>
                  <m:sty m:val="p"/>
                </m:rPr>
                <m:t>(arithmetic)</m:t>
              </m:r>
            </m:e>
          </m:eqArr>
        </m:oMath>
      </m:oMathPara>
    </w:p>
    <w:p>
      <w:pPr>
        <w:pStyle w:val="FirstParagraph"/>
      </w:pPr>
      <w:r>
        <w:t xml:space="preserve">so</w:t>
      </w:r>
      <w:r>
        <w:t xml:space="preserve"> </w:t>
      </w:r>
      <m:oMath>
        <m:limLow>
          <m:e>
            <m:r>
              <m:t>y</m:t>
            </m:r>
          </m:e>
          <m:lim>
            <m:r>
              <m:rPr>
                <m:sty m:val="p"/>
              </m:rPr>
              <m:t>∼</m:t>
            </m:r>
          </m:lim>
        </m:limLow>
        <m:r>
          <m:rPr>
            <m:sty m:val="p"/>
          </m:rPr>
          <m:t>−</m:t>
        </m:r>
        <m:limLow>
          <m:e>
            <m:r>
              <m:t>u</m:t>
            </m:r>
          </m:e>
          <m:lim>
            <m:r>
              <m:rPr>
                <m:sty m:val="p"/>
              </m:rPr>
              <m:t>∼</m:t>
            </m:r>
          </m:lim>
        </m:limLow>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limLow>
          <m:e>
            <m:r>
              <m:t>u</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91</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87</w:t>
        </w:r>
      </w:hyperlink>
      <w:r>
        <w:t xml:space="preserve">,</w:t>
      </w:r>
      <w:r>
        <w:t xml:space="preserve"> </w:t>
      </w:r>
      <w:hyperlink w:anchor="thm-generalized-inverse-invertible">
        <w:r>
          <w:rPr>
            <w:rStyle w:val="Hyperlink"/>
          </w:rPr>
          <w:t xml:space="preserve">Theorem 94</w:t>
        </w:r>
      </w:hyperlink>
      <w:r>
        <w:t xml:space="preserve">),</w:t>
      </w:r>
      <w:r>
        <w:t xml:space="preserve"> </w:t>
      </w:r>
      <w:r>
        <w:t xml:space="preserve">and it gives</w:t>
      </w:r>
      <w:r>
        <w:t xml:space="preserve"> </w:t>
      </w:r>
      <m:oMath>
        <m:r>
          <m:rPr>
            <m:sty m:val="bi"/>
          </m:rPr>
          <m:t>H</m:t>
        </m:r>
      </m:oMath>
      <w:r>
        <w:t xml:space="preserve">.</w:t>
      </w:r>
    </w:p>
    <w:bookmarkStart w:id="587" w:name="exm-projector-generalized-inverse"/>
    <w:p>
      <w:pPr>
        <w:pStyle w:val="BodyText"/>
      </w:pPr>
      <w:r>
        <w:rPr>
          <w:b/>
          <w:bCs/>
        </w:rPr>
        <w:t xml:space="preserve">Example 181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41</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180</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26</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26</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 hat matrix of the intercept-only model (</w:t>
      </w:r>
      <w:hyperlink w:anchor="exm-hat-matrix">
        <w:r>
          <w:rPr>
            <w:rStyle w:val="Hyperlink"/>
          </w:rPr>
          <w:t xml:space="preserve">Example 161</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101</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87"/>
    <w:bookmarkEnd w:id="588"/>
    <w:bookmarkStart w:id="612"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89" name="Picture"/>
                  <a:graphic>
                    <a:graphicData uri="http://schemas.openxmlformats.org/drawingml/2006/picture">
                      <pic:pic>
                        <pic:nvPicPr>
                          <pic:cNvPr descr="/opt/quarto/share/formats/docx/note.png" id="590"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89</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65</w:t>
              </w:r>
            </w:hyperlink>
            <w:r>
              <w:t xml:space="preserve">).</w:t>
            </w:r>
          </w:p>
          <w:p/>
        </w:tc>
      </w:tr>
    </w:tbl>
    <w:bookmarkStart w:id="591" w:name="def-triangular-matrix"/>
    <w:p>
      <w:pPr>
        <w:pStyle w:val="BodyText"/>
      </w:pPr>
      <w:r>
        <w:rPr>
          <w:b/>
          <w:bCs/>
        </w:rPr>
        <w:t xml:space="preserve">Definition 112 (Upper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p>
    <w:bookmarkEnd w:id="591"/>
    <w:bookmarkStart w:id="592" w:name="def-lower-triangular-matrix"/>
    <w:p>
      <w:pPr>
        <w:pStyle w:val="BodyText"/>
      </w:pPr>
      <w:r>
        <w:rPr>
          <w:b/>
          <w:bCs/>
        </w:rPr>
        <w:t xml:space="preserve">Definition 113 (Lower triangular matrix)</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p>
    <w:bookmarkEnd w:id="592"/>
    <w:bookmarkStart w:id="593" w:name="def-unit-lower-triangular-matrix"/>
    <w:p>
      <w:pPr>
        <w:pStyle w:val="BodyText"/>
      </w:pPr>
      <w:r>
        <w:rPr>
          <w:b/>
          <w:bCs/>
        </w:rPr>
        <w:t xml:space="preserve">Definition 114 (Unit lower triangular matrix)</w:t>
      </w:r>
      <w:r>
        <w:t xml:space="preserve"> </w:t>
      </w:r>
      <w:r>
        <w:t xml:space="preserve">A lower triangular matrix (</w:t>
      </w:r>
      <w:hyperlink w:anchor="def-lower-triangular-matrix">
        <w:r>
          <w:rPr>
            <w:rStyle w:val="Hyperlink"/>
          </w:rPr>
          <w:t xml:space="preserve">Definition 113</w:t>
        </w:r>
      </w:hyperlink>
      <w:r>
        <w:t xml:space="preserve">)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93"/>
    <w:bookmarkStart w:id="594" w:name="exm-triangular-matrix"/>
    <w:p>
      <w:pPr>
        <w:pStyle w:val="BodyText"/>
      </w:pPr>
      <w:r>
        <w:rPr>
          <w:b/>
          <w:bCs/>
        </w:rPr>
        <w:t xml:space="preserve">Example 182 (Triangular and not)</w:t>
      </w:r>
      <w:r>
        <w:t xml:space="preserve"> </w:t>
      </w:r>
      <w:r>
        <w:t xml:space="preserve"> </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2"/>
        </w:numPr>
      </w:pPr>
      <w:r>
        <w:t xml:space="preserve">A diagonal matrix (</w:t>
      </w:r>
      <w:hyperlink w:anchor="def-diagonal-matrix">
        <w:r>
          <w:rPr>
            <w:rStyle w:val="Hyperlink"/>
          </w:rPr>
          <w:t xml:space="preserve">Definition 83</w:t>
        </w:r>
      </w:hyperlink>
      <w:r>
        <w:t xml:space="preserve">) is both upper and lower triangular.</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94"/>
    <w:bookmarkStart w:id="595" w:name="thm-back-substitution"/>
    <w:p>
      <w:pPr>
        <w:pStyle w:val="FirstParagraph"/>
      </w:pPr>
      <w:r>
        <w:rPr>
          <w:b/>
          <w:bCs/>
        </w:rPr>
        <w:t xml:space="preserve">Theorem 102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112</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limLow>
          <m:e>
            <m:r>
              <m:t>b</m:t>
            </m:r>
          </m:e>
          <m:lim>
            <m:r>
              <m:rPr>
                <m:sty m:val="p"/>
              </m:rPr>
              <m:t>∼</m:t>
            </m:r>
          </m:lim>
        </m:limLow>
        <m:r>
          <m:rPr>
            <m:sty m:val="p"/>
          </m:rPr>
          <m:t>∈</m:t>
        </m:r>
        <m:sSup>
          <m:e>
            <m:r>
              <m:rPr>
                <m:scr m:val="double-struck"/>
                <m:sty m:val="p"/>
              </m:rPr>
              <m:t>R</m:t>
            </m:r>
          </m:e>
          <m:sup>
            <m:r>
              <m:t>n</m:t>
            </m:r>
          </m:sup>
        </m:sSup>
      </m:oMath>
      <w:r>
        <w:t xml:space="preserve">, the system</w:t>
      </w:r>
      <w:r>
        <w:t xml:space="preserve"> </w:t>
      </w:r>
      <m:oMath>
        <m:r>
          <m:rPr>
            <m:sty m:val="bi"/>
          </m:rPr>
          <m:t>U</m:t>
        </m:r>
        <m:limLow>
          <m:e>
            <m:r>
              <m:t>x</m:t>
            </m:r>
          </m:e>
          <m:lim>
            <m:r>
              <m:rPr>
                <m:sty m:val="p"/>
              </m:rPr>
              <m:t>∼</m:t>
            </m:r>
          </m:lim>
        </m:limLow>
        <m:r>
          <m:rPr>
            <m:sty m:val="p"/>
          </m:rPr>
          <m:t>=</m:t>
        </m:r>
        <m:limLow>
          <m:e>
            <m:r>
              <m:t>b</m:t>
            </m:r>
          </m:e>
          <m:lim>
            <m:r>
              <m:rPr>
                <m:sty m:val="p"/>
              </m:rPr>
              <m:t>∼</m:t>
            </m:r>
          </m:lim>
        </m:limLow>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limLow>
          <m:e>
            <m:r>
              <m:t>y</m:t>
            </m:r>
          </m:e>
          <m:lim>
            <m:r>
              <m:rPr>
                <m:sty m:val="p"/>
              </m:rPr>
              <m:t>∼</m:t>
            </m:r>
          </m:lim>
        </m:limLow>
        <m:r>
          <m:rPr>
            <m:sty m:val="p"/>
          </m:rPr>
          <m:t>=</m:t>
        </m:r>
        <m:limLow>
          <m:e>
            <m:r>
              <m:t>b</m:t>
            </m:r>
          </m:e>
          <m:lim>
            <m:r>
              <m:rPr>
                <m:sty m:val="p"/>
              </m:rPr>
              <m:t>∼</m:t>
            </m:r>
          </m:lim>
        </m:limLow>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95"/>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limLow>
          <m:e>
            <m:r>
              <m:t>x</m:t>
            </m:r>
          </m:e>
          <m:lim>
            <m:r>
              <m:rPr>
                <m:sty m:val="p"/>
              </m:rPr>
              <m:t>∼</m:t>
            </m:r>
          </m:lim>
        </m:limLow>
        <m:r>
          <m:rPr>
            <m:sty m:val="p"/>
          </m:rPr>
          <m:t>=</m:t>
        </m:r>
        <m:limLow>
          <m:e>
            <m:r>
              <m:t>b</m:t>
            </m:r>
          </m:e>
          <m:lim>
            <m:r>
              <m:rPr>
                <m:sty m:val="p"/>
              </m:rPr>
              <m:t>∼</m:t>
            </m:r>
          </m:lim>
        </m:limLow>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limLow>
          <m:e>
            <m:r>
              <m:t>x</m:t>
            </m:r>
          </m:e>
          <m:lim>
            <m:r>
              <m:rPr>
                <m:sty m:val="p"/>
              </m:rPr>
              <m:t>∼</m:t>
            </m:r>
          </m:lim>
        </m:limLow>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96" w:name="exm-back-substitution"/>
    <w:p>
      <w:pPr>
        <w:pStyle w:val="BodyText"/>
      </w:pPr>
      <w:r>
        <w:rPr>
          <w:b/>
          <w:bCs/>
        </w:rPr>
        <w:t xml:space="preserve">Example 183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limLow>
          <m:e>
            <m:r>
              <m:t>x</m:t>
            </m:r>
          </m:e>
          <m:lim>
            <m:r>
              <m:rPr>
                <m:sty m:val="p"/>
              </m:rPr>
              <m:t>∼</m:t>
            </m:r>
          </m:lim>
        </m:limLow>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limLow>
          <m:e>
            <m:r>
              <m:t>x</m:t>
            </m:r>
          </m:e>
          <m:lim>
            <m:r>
              <m:rPr>
                <m:sty m:val="p"/>
              </m:rPr>
              <m:t>∼</m:t>
            </m:r>
          </m:lim>
        </m:limLow>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96"/>
    <w:bookmarkStart w:id="597" w:name="thm-qr"/>
    <w:p>
      <w:pPr>
        <w:pStyle w:val="BodyText"/>
      </w:pPr>
      <w:r>
        <w:rPr>
          <w:b/>
          <w:bCs/>
        </w:rPr>
        <w:t xml:space="preserve">Theorem 103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112</w:t>
        </w:r>
      </w:hyperlink>
      <w:r>
        <w:t xml:space="preserve">) with positive diagonal entries.</w:t>
      </w:r>
    </w:p>
    <w:bookmarkEnd w:id="597"/>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45</w:t>
        </w:r>
      </w:hyperlink>
      <w:r>
        <w:t xml:space="preserve">),</w:t>
      </w:r>
      <w:r>
        <w:t xml:space="preserve"> </w:t>
      </w:r>
      <w:r>
        <w:t xml:space="preserve">so the Gram-Schmidt process (</w:t>
      </w:r>
      <w:hyperlink w:anchor="def-gram-schmidt">
        <w:r>
          <w:rPr>
            <w:rStyle w:val="Hyperlink"/>
          </w:rPr>
          <w:t xml:space="preserve">Definition 78</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n</m:t>
            </m:r>
          </m:sub>
        </m:sSub>
      </m:oMath>
      <w:r>
        <w:t xml:space="preserve"> </w:t>
      </w:r>
      <w:r>
        <w:t xml:space="preserve">(</w:t>
      </w:r>
      <w:hyperlink w:anchor="thm-gram-schmidt">
        <w:r>
          <w:rPr>
            <w:rStyle w:val="Hyperlink"/>
          </w:rPr>
          <w:t xml:space="preserve">Theorem 65</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Sup>
          <m:e>
            <m:limLow>
              <m:e>
                <m:r>
                  <m:t>q</m:t>
                </m:r>
              </m:e>
              <m:lim>
                <m:r>
                  <m:rPr>
                    <m:sty m:val="p"/>
                  </m:rPr>
                  <m:t>∼</m:t>
                </m:r>
              </m:lim>
            </m:limLow>
          </m:e>
          <m:sub>
            <m:r>
              <m:t>i</m:t>
            </m:r>
          </m:sub>
          <m:sup>
            <m:r>
              <m:rPr>
                <m:sty m:val="p"/>
              </m:rPr>
              <m:t>′</m:t>
            </m:r>
          </m:sup>
        </m:sSubSup>
        <m:r>
          <m:rPr>
            <m:sty m:val="p"/>
          </m:rPr>
          <m:t>≠</m:t>
        </m:r>
        <m:limLow>
          <m:e>
            <m:r>
              <m:t>0</m:t>
            </m:r>
          </m:e>
          <m:lim>
            <m:r>
              <m:rPr>
                <m:sty m:val="p"/>
              </m:rPr>
              <m:t>∼</m:t>
            </m:r>
          </m:lim>
        </m:limLow>
      </m:oMath>
      <w:r>
        <w:t xml:space="preserve">, and rearranging the orthogonalize step,</w:t>
      </w:r>
    </w:p>
    <w:p>
      <w:pPr>
        <w:pStyle w:val="BodyText"/>
      </w:pPr>
      <m:oMathPara>
        <m:oMathParaPr>
          <m:jc m:val="center"/>
        </m:oMathParaPr>
        <m:oMath>
          <m:eqArr>
            <m:e>
              <m:sSub>
                <m:e>
                  <m:limLow>
                    <m:e>
                      <m:r>
                        <m:t>a</m:t>
                      </m:r>
                    </m:e>
                    <m:lim>
                      <m:r>
                        <m:rPr>
                          <m:sty m:val="p"/>
                        </m:rPr>
                        <m:t>∼</m:t>
                      </m:r>
                    </m:lim>
                  </m:limLow>
                </m:e>
                <m:sub>
                  <m:r>
                    <m:t>i</m:t>
                  </m:r>
                </m:sub>
              </m:sSub>
              <m:r>
                <m:t>&amp;</m:t>
              </m:r>
              <m:r>
                <m:rPr>
                  <m:sty m:val="p"/>
                </m:rPr>
                <m:t>=</m:t>
              </m:r>
              <m:sSubSup>
                <m:e>
                  <m:limLow>
                    <m:e>
                      <m:r>
                        <m:t>q</m:t>
                      </m:r>
                    </m:e>
                    <m:lim>
                      <m:r>
                        <m:rPr>
                          <m:sty m:val="p"/>
                        </m:rPr>
                        <m:t>∼</m:t>
                      </m:r>
                    </m:lim>
                  </m:limLow>
                </m:e>
                <m:sub>
                  <m:r>
                    <m:t>i</m:t>
                  </m:r>
                </m:sub>
                <m:sup>
                  <m:r>
                    <m:rPr>
                      <m:sty m:val="p"/>
                    </m:rPr>
                    <m:t>′</m:t>
                  </m:r>
                </m:sup>
              </m:sSubSup>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r>
                <m:t>&amp;</m:t>
              </m:r>
              <m:r>
                <m:t>&amp;</m:t>
              </m:r>
              <m:r>
                <m:rPr>
                  <m:nor/>
                  <m:sty m:val="p"/>
                </m:rPr>
                <m:t>(add the sum to both sides of the orthogonalize step)</m:t>
              </m:r>
            </m:e>
            <m:e>
              <m:r>
                <m:t>&amp;</m:t>
              </m:r>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t> </m:t>
              </m:r>
              <m:sSub>
                <m:e>
                  <m:limLow>
                    <m:e>
                      <m:r>
                        <m:t>q</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r>
                <m:rPr>
                  <m:sty m:val="p"/>
                </m:rPr>
                <m:t>.</m:t>
              </m:r>
              <m:r>
                <m:t>&amp;</m:t>
              </m:r>
              <m:r>
                <m:t>&amp;</m:t>
              </m:r>
              <m:r>
                <m:rPr>
                  <m:nor/>
                  <m:sty m:val="p"/>
                </m:rPr>
                <m:t>(normalize step: </m:t>
              </m:r>
              <m:sSubSup>
                <m:e>
                  <m:limLow>
                    <m:e>
                      <m:r>
                        <m:t>q</m:t>
                      </m:r>
                    </m:e>
                    <m:lim>
                      <m:r>
                        <m:rPr>
                          <m:sty m:val="p"/>
                        </m:rPr>
                        <m:t>∼</m:t>
                      </m:r>
                    </m:lim>
                  </m:limLow>
                </m:e>
                <m:sub>
                  <m:r>
                    <m:t>i</m:t>
                  </m:r>
                </m:sub>
                <m:sup>
                  <m:r>
                    <m:rPr>
                      <m:sty m:val="p"/>
                    </m:rPr>
                    <m:t>′</m:t>
                  </m:r>
                </m:sup>
              </m:sSubSup>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t> </m:t>
              </m:r>
              <m:sSub>
                <m:e>
                  <m:limLow>
                    <m:e>
                      <m:r>
                        <m:t>q</m:t>
                      </m:r>
                    </m:e>
                    <m:lim>
                      <m:r>
                        <m:rPr>
                          <m:sty m:val="p"/>
                        </m:rPr>
                        <m:t>∼</m:t>
                      </m:r>
                    </m:lim>
                  </m:limLow>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limLow>
              <m:e>
                <m:r>
                  <m:t>q</m:t>
                </m:r>
              </m:e>
              <m:lim>
                <m:r>
                  <m:rPr>
                    <m:sty m:val="p"/>
                  </m:rPr>
                  <m:t>∼</m:t>
                </m:r>
              </m:lim>
            </m:limLow>
          </m:e>
          <m:sub>
            <m:r>
              <m:t>j</m:t>
            </m:r>
          </m:sub>
        </m:sSub>
        <m:r>
          <m:rPr>
            <m:sty m:val="p"/>
          </m:rPr>
          <m:t>⋅</m:t>
        </m:r>
        <m:sSub>
          <m:e>
            <m:limLow>
              <m:e>
                <m:r>
                  <m:t>a</m:t>
                </m:r>
              </m:e>
              <m:lim>
                <m:r>
                  <m:rPr>
                    <m:sty m:val="p"/>
                  </m:rPr>
                  <m:t>∼</m:t>
                </m:r>
              </m:lim>
            </m:limLow>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limLow>
                    <m:e>
                      <m:r>
                        <m:t>q</m:t>
                      </m:r>
                    </m:e>
                    <m:lim>
                      <m:r>
                        <m:rPr>
                          <m:sty m:val="p"/>
                        </m:rPr>
                        <m:t>∼</m:t>
                      </m:r>
                    </m:lim>
                  </m:limLow>
                </m:e>
                <m:sub>
                  <m:r>
                    <m:t>j</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limLow>
                    <m:e>
                      <m:r>
                        <m:t>q</m:t>
                      </m:r>
                    </m:e>
                    <m:lim>
                      <m:r>
                        <m:rPr>
                          <m:sty m:val="p"/>
                        </m:rPr>
                        <m:t>∼</m:t>
                      </m:r>
                    </m:lim>
                  </m:limLow>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limLow>
                    <m:e>
                      <m:r>
                        <m:t>q</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limLow>
                    <m:e>
                      <m:r>
                        <m:t>q</m:t>
                      </m:r>
                    </m:e>
                    <m:lim>
                      <m:r>
                        <m:rPr>
                          <m:sty m:val="p"/>
                        </m:rPr>
                        <m:t>∼</m:t>
                      </m:r>
                    </m:lim>
                  </m:limLow>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t> </m:t>
              </m:r>
              <m:sSub>
                <m:e>
                  <m:limLow>
                    <m:e>
                      <m:r>
                        <m:t>q</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r>
                <m:t>&amp;</m:t>
              </m:r>
              <m:r>
                <m:t>&amp;</m:t>
              </m:r>
              <m:r>
                <m:rPr>
                  <m:nor/>
                  <m:sty m:val="p"/>
                </m:rPr>
                <m:t>(the entries of </m:t>
              </m:r>
              <m:r>
                <m:rPr>
                  <m:sty m:val="bi"/>
                </m:rPr>
                <m:t>R</m:t>
              </m:r>
              <m:r>
                <m:rPr>
                  <m:nor/>
                  <m:sty m:val="p"/>
                </m:rPr>
                <m:t>)</m:t>
              </m:r>
            </m:e>
            <m:e>
              <m:r>
                <m:t>&amp;</m:t>
              </m:r>
              <m:r>
                <m:rPr>
                  <m:sty m:val="p"/>
                </m:rPr>
                <m:t>=</m:t>
              </m:r>
              <m:sSub>
                <m:e>
                  <m:limLow>
                    <m:e>
                      <m:r>
                        <m:t>a</m:t>
                      </m:r>
                    </m:e>
                    <m:lim>
                      <m:r>
                        <m:rPr>
                          <m:sty m:val="p"/>
                        </m:rPr>
                        <m:t>∼</m:t>
                      </m:r>
                    </m:lim>
                  </m:limLow>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98" w:name="exm-qr"/>
    <w:p>
      <w:pPr>
        <w:pStyle w:val="BodyText"/>
      </w:pPr>
      <w:r>
        <w:rPr>
          <w:b/>
          <w:bCs/>
        </w:rPr>
        <w:t xml:space="preserve">Example 184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limLow>
              <m:e>
                <m:r>
                  <m:t>a</m:t>
                </m:r>
              </m:e>
              <m:lim>
                <m:r>
                  <m:rPr>
                    <m:sty m:val="p"/>
                  </m:rPr>
                  <m:t>∼</m:t>
                </m:r>
              </m:lim>
            </m:limLow>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limLow>
              <m:e>
                <m:r>
                  <m:t>a</m:t>
                </m:r>
              </m:e>
              <m:lim>
                <m:r>
                  <m:rPr>
                    <m:sty m:val="p"/>
                  </m:rPr>
                  <m:t>∼</m:t>
                </m:r>
              </m:lim>
            </m:limLow>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limLow>
              <m:e>
                <m:r>
                  <m:t>a</m:t>
                </m:r>
              </m:e>
              <m:lim>
                <m:r>
                  <m:rPr>
                    <m:sty m:val="p"/>
                  </m:rPr>
                  <m:t>∼</m:t>
                </m:r>
              </m:lim>
            </m:limLow>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117</w:t>
        </w:r>
      </w:hyperlink>
      <w:r>
        <w:t xml:space="preserve"> </w:t>
      </w:r>
      <w:r>
        <w:t xml:space="preserve">and</w:t>
      </w:r>
      <w:r>
        <w:t xml:space="preserve"> </w:t>
      </w:r>
      <w:hyperlink w:anchor="exm-thm-gram-schmidt">
        <w:r>
          <w:rPr>
            <w:rStyle w:val="Hyperlink"/>
          </w:rPr>
          <w:t xml:space="preserve">Example 119</w:t>
        </w:r>
      </w:hyperlink>
      <w:r>
        <w:t xml:space="preserve"> </w:t>
      </w:r>
      <w:r>
        <w:t xml:space="preserve">found</w:t>
      </w:r>
      <w:r>
        <w:t xml:space="preserve"> </w:t>
      </w:r>
      <m:oMath>
        <m:sSub>
          <m:e>
            <m:limLow>
              <m:e>
                <m:r>
                  <m:t>q</m:t>
                </m:r>
              </m:e>
              <m:lim>
                <m:r>
                  <m:rPr>
                    <m:sty m:val="p"/>
                  </m:rPr>
                  <m:t>∼</m:t>
                </m:r>
              </m:lim>
            </m:limLow>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limLow>
              <m:e>
                <m:r>
                  <m:t>q</m:t>
                </m:r>
              </m:e>
              <m:lim>
                <m:r>
                  <m:rPr>
                    <m:sty m:val="p"/>
                  </m:rPr>
                  <m:t>∼</m:t>
                </m:r>
              </m:lim>
            </m:limLow>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limLow>
              <m:e>
                <m:r>
                  <m:t>q</m:t>
                </m:r>
              </m:e>
              <m:lim>
                <m:r>
                  <m:rPr>
                    <m:sty m:val="p"/>
                  </m:rPr>
                  <m:t>∼</m:t>
                </m:r>
              </m:lim>
            </m:limLow>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Sup>
              <m:e>
                <m:limLow>
                  <m:e>
                    <m:r>
                      <m:t>q</m:t>
                    </m:r>
                  </m:e>
                  <m:lim>
                    <m:r>
                      <m:rPr>
                        <m:sty m:val="p"/>
                      </m:rPr>
                      <m:t>∼</m:t>
                    </m:r>
                  </m:lim>
                </m:limLow>
              </m:e>
              <m:sub>
                <m:r>
                  <m:t>1</m:t>
                </m:r>
              </m:sub>
              <m:sup>
                <m:r>
                  <m:rPr>
                    <m:sty m:val="p"/>
                  </m:rPr>
                  <m:t>′</m:t>
                </m:r>
              </m:sup>
            </m:sSubSup>
          </m:e>
        </m:d>
        <m:r>
          <m:t>​</m:t>
        </m:r>
        <m:r>
          <m:rPr>
            <m:sty m:val="p"/>
          </m:rPr>
          <m:t>=</m:t>
        </m:r>
        <m:rad>
          <m:radPr>
            <m:degHide m:val="on"/>
          </m:radPr>
          <m:deg/>
          <m:e>
            <m:r>
              <m:t>2</m:t>
            </m:r>
          </m:e>
        </m:rad>
      </m:oMath>
      <w:r>
        <w:t xml:space="preserve">,</w:t>
      </w:r>
      <w:r>
        <w:t xml:space="preserve"> </w:t>
      </w:r>
      <m:oMath>
        <m:r>
          <m:t>​</m:t>
        </m:r>
        <m:d>
          <m:dPr>
            <m:begChr m:val="∥"/>
            <m:sepChr m:val=""/>
            <m:endChr m:val="∥"/>
            <m:grow/>
          </m:dPr>
          <m:e>
            <m:sSubSup>
              <m:e>
                <m:limLow>
                  <m:e>
                    <m:r>
                      <m:t>q</m:t>
                    </m:r>
                  </m:e>
                  <m:lim>
                    <m:r>
                      <m:rPr>
                        <m:sty m:val="p"/>
                      </m:rPr>
                      <m:t>∼</m:t>
                    </m:r>
                  </m:lim>
                </m:limLow>
              </m:e>
              <m:sub>
                <m:r>
                  <m:t>2</m:t>
                </m:r>
              </m:sub>
              <m:sup>
                <m:r>
                  <m:rPr>
                    <m:sty m:val="p"/>
                  </m:rPr>
                  <m:t>′</m:t>
                </m:r>
              </m:sup>
            </m:sSubSup>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Sup>
              <m:e>
                <m:limLow>
                  <m:e>
                    <m:r>
                      <m:t>q</m:t>
                    </m:r>
                  </m:e>
                  <m:lim>
                    <m:r>
                      <m:rPr>
                        <m:sty m:val="p"/>
                      </m:rPr>
                      <m:t>∼</m:t>
                    </m:r>
                  </m:lim>
                </m:limLow>
              </m:e>
              <m:sub>
                <m:r>
                  <m:t>3</m:t>
                </m:r>
              </m:sub>
              <m:sup>
                <m:r>
                  <m:rPr>
                    <m:sty m:val="p"/>
                  </m:rPr>
                  <m:t>′</m:t>
                </m:r>
              </m:sup>
            </m:sSubSup>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limLow>
                    <m:e>
                      <m:r>
                        <m:t>q</m:t>
                      </m:r>
                    </m:e>
                    <m:lim>
                      <m:r>
                        <m:rPr>
                          <m:sty m:val="p"/>
                        </m:rPr>
                        <m:t>∼</m:t>
                      </m:r>
                    </m:lim>
                  </m:limLow>
                </m:e>
                <m:sub>
                  <m:r>
                    <m:t>1</m:t>
                  </m:r>
                </m:sub>
              </m:sSub>
              <m:r>
                <m:rPr>
                  <m:sty m:val="p"/>
                </m:rPr>
                <m:t>⋅</m:t>
              </m:r>
              <m:sSub>
                <m:e>
                  <m:limLow>
                    <m:e>
                      <m:r>
                        <m:t>a</m:t>
                      </m:r>
                    </m:e>
                    <m:lim>
                      <m:r>
                        <m:rPr>
                          <m:sty m:val="p"/>
                        </m:rPr>
                        <m:t>∼</m:t>
                      </m:r>
                    </m:lim>
                  </m:limLow>
                </m:e>
                <m:sub>
                  <m:r>
                    <m:t>2</m:t>
                  </m:r>
                </m:sub>
              </m:sSub>
              <m:r>
                <m:t>&amp;</m:t>
              </m:r>
              <m:r>
                <m:rPr>
                  <m:sty m:val="p"/>
                </m:rPr>
                <m:t>=</m:t>
              </m:r>
              <m:sSub>
                <m:e>
                  <m:limLow>
                    <m:e>
                      <m:r>
                        <m:t>q</m:t>
                      </m:r>
                    </m:e>
                    <m:lim>
                      <m:r>
                        <m:rPr>
                          <m:sty m:val="p"/>
                        </m:rPr>
                        <m:t>∼</m:t>
                      </m:r>
                    </m:lim>
                  </m:limLow>
                </m:e>
                <m:sub>
                  <m:r>
                    <m:t>1</m:t>
                  </m:r>
                </m:sub>
              </m:sSub>
              <m:r>
                <m:rPr>
                  <m:sty m:val="p"/>
                </m:rPr>
                <m:t>⋅</m:t>
              </m:r>
              <m:sSub>
                <m:e>
                  <m:limLow>
                    <m:e>
                      <m:r>
                        <m:t>a</m:t>
                      </m:r>
                    </m:e>
                    <m:lim>
                      <m:r>
                        <m:rPr>
                          <m:sty m:val="p"/>
                        </m:rPr>
                        <m:t>∼</m:t>
                      </m:r>
                    </m:lim>
                  </m:limLow>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limLow>
              <m:e>
                <m:r>
                  <m:t>q</m:t>
                </m:r>
              </m:e>
              <m:lim>
                <m:r>
                  <m:rPr>
                    <m:sty m:val="p"/>
                  </m:rPr>
                  <m:t>∼</m:t>
                </m:r>
              </m:lim>
            </m:limLow>
          </m:e>
          <m:sub>
            <m:r>
              <m:t>2</m:t>
            </m:r>
          </m:sub>
        </m:sSub>
        <m:r>
          <m:rPr>
            <m:sty m:val="p"/>
          </m:rPr>
          <m:t>⋅</m:t>
        </m:r>
        <m:sSub>
          <m:e>
            <m:limLow>
              <m:e>
                <m:r>
                  <m:t>a</m:t>
                </m:r>
              </m:e>
              <m:lim>
                <m:r>
                  <m:rPr>
                    <m:sty m:val="p"/>
                  </m:rPr>
                  <m:t>∼</m:t>
                </m:r>
              </m:lim>
            </m:limLow>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limLow>
                    <m:e>
                      <m:r>
                        <m:t>q</m:t>
                      </m:r>
                    </m:e>
                    <m:lim>
                      <m:r>
                        <m:rPr>
                          <m:sty m:val="p"/>
                        </m:rPr>
                        <m:t>∼</m:t>
                      </m:r>
                    </m:lim>
                  </m:limLow>
                </m:e>
                <m:sub>
                  <m:r>
                    <m:t>1</m:t>
                  </m:r>
                </m:sub>
              </m:sSub>
              <m:r>
                <m:rPr>
                  <m:sty m:val="p"/>
                </m:rPr>
                <m:t>+</m:t>
              </m:r>
              <m:rad>
                <m:radPr>
                  <m:degHide m:val="on"/>
                </m:radPr>
                <m:deg/>
                <m:e>
                  <m:r>
                    <m:t>3</m:t>
                  </m:r>
                  <m:r>
                    <m:rPr>
                      <m:sty m:val="p"/>
                    </m:rPr>
                    <m:t>/</m:t>
                  </m:r>
                  <m:r>
                    <m:t>2</m:t>
                  </m:r>
                </m:e>
              </m:rad>
              <m:r>
                <m:t> </m:t>
              </m:r>
              <m:sSub>
                <m:e>
                  <m:limLow>
                    <m:e>
                      <m:r>
                        <m:t>q</m:t>
                      </m:r>
                    </m:e>
                    <m:lim>
                      <m:r>
                        <m:rPr>
                          <m:sty m:val="p"/>
                        </m:rPr>
                        <m:t>∼</m:t>
                      </m:r>
                    </m:lim>
                  </m:limLow>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limLow>
                    <m:e>
                      <m:r>
                        <m:t>a</m:t>
                      </m:r>
                    </m:e>
                    <m:lim>
                      <m:r>
                        <m:rPr>
                          <m:sty m:val="p"/>
                        </m:rPr>
                        <m:t>∼</m:t>
                      </m:r>
                    </m:lim>
                  </m:limLow>
                </m:e>
                <m:sub>
                  <m:r>
                    <m:t>2</m:t>
                  </m:r>
                </m:sub>
              </m:sSub>
              <m:r>
                <m:rPr>
                  <m:sty m:val="p"/>
                </m:rPr>
                <m:t>.</m:t>
              </m:r>
            </m:e>
          </m:eqArr>
        </m:oMath>
      </m:oMathPara>
    </w:p>
    <w:bookmarkEnd w:id="598"/>
    <w:bookmarkStart w:id="599" w:name="def-least-squares"/>
    <w:p>
      <w:pPr>
        <w:pStyle w:val="FirstParagraph"/>
      </w:pPr>
      <w:r>
        <w:rPr>
          <w:b/>
          <w:bCs/>
        </w:rPr>
        <w:t xml:space="preserve">Definition 115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is a vector</w:t>
      </w:r>
      <w:r>
        <w:t xml:space="preserve"> </w:t>
      </w:r>
      <m:oMath>
        <m:acc>
          <m:accPr>
            <m:chr m:val="̂"/>
          </m:accPr>
          <m:e>
            <m:limLow>
              <m:e>
                <m:r>
                  <m:t>x</m:t>
                </m:r>
              </m:e>
              <m:lim>
                <m:r>
                  <m:rPr>
                    <m:sty m:val="p"/>
                  </m:rPr>
                  <m:t>∼</m:t>
                </m:r>
              </m:lim>
            </m:limLow>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limLow>
                <m:e>
                  <m:r>
                    <m:t>b</m:t>
                  </m:r>
                </m:e>
                <m:lim>
                  <m:r>
                    <m:rPr>
                      <m:sty m:val="p"/>
                    </m:rPr>
                    <m:t>∼</m:t>
                  </m:r>
                </m:lim>
              </m:limLow>
              <m:r>
                <m:rPr>
                  <m:sty m:val="p"/>
                </m:rPr>
                <m:t>−</m:t>
              </m:r>
              <m:r>
                <m:rPr>
                  <m:sty m:val="bi"/>
                </m:rPr>
                <m:t>A</m:t>
              </m:r>
              <m:acc>
                <m:accPr>
                  <m:chr m:val="̂"/>
                </m:accPr>
                <m:e>
                  <m:limLow>
                    <m:e>
                      <m:r>
                        <m:t>x</m:t>
                      </m:r>
                    </m:e>
                    <m:lim>
                      <m:r>
                        <m:rPr>
                          <m:sty m:val="p"/>
                        </m:rPr>
                        <m:t>∼</m:t>
                      </m:r>
                    </m:lim>
                  </m:limLow>
                </m:e>
              </m:acc>
            </m:e>
          </m:d>
          <m:r>
            <m:t>​</m:t>
          </m:r>
          <m:r>
            <m:rPr>
              <m:sty m:val="p"/>
            </m:rPr>
            <m:t>≤</m:t>
          </m:r>
          <m:r>
            <m:t>​</m:t>
          </m:r>
          <m:d>
            <m:dPr>
              <m:begChr m:val="∥"/>
              <m:sepChr m:val=""/>
              <m:endChr m:val="∥"/>
              <m:grow/>
            </m:dPr>
            <m:e>
              <m:limLow>
                <m:e>
                  <m:r>
                    <m:t>b</m:t>
                  </m:r>
                </m:e>
                <m:lim>
                  <m:r>
                    <m:rPr>
                      <m:sty m:val="p"/>
                    </m:rPr>
                    <m:t>∼</m:t>
                  </m:r>
                </m:lim>
              </m:limLow>
              <m:r>
                <m:rPr>
                  <m:sty m:val="p"/>
                </m:rPr>
                <m:t>−</m:t>
              </m:r>
              <m:r>
                <m:rPr>
                  <m:sty m:val="bi"/>
                </m:rPr>
                <m:t>A</m:t>
              </m:r>
              <m:limLow>
                <m:e>
                  <m:r>
                    <m:t>x</m:t>
                  </m:r>
                </m:e>
                <m:lim>
                  <m:r>
                    <m:rPr>
                      <m:sty m:val="p"/>
                    </m:rPr>
                    <m:t>∼</m:t>
                  </m:r>
                </m:lim>
              </m:limLow>
            </m:e>
          </m:d>
          <m:r>
            <m:t>​</m:t>
          </m:r>
          <m:r>
            <m:t> </m:t>
          </m:r>
          <m:r>
            <m:rPr>
              <m:nor/>
              <m:sty m:val="p"/>
            </m:rPr>
            <m:t>for every </m:t>
          </m:r>
          <m:limLow>
            <m:e>
              <m:r>
                <m:t>x</m:t>
              </m:r>
            </m:e>
            <m:lim>
              <m:r>
                <m:rPr>
                  <m:sty m:val="p"/>
                </m:rPr>
                <m:t>∼</m:t>
              </m:r>
            </m:lim>
          </m:limLow>
          <m:r>
            <m:rPr>
              <m:sty m:val="p"/>
            </m:rPr>
            <m:t>∈</m:t>
          </m:r>
          <m:sSup>
            <m:e>
              <m:r>
                <m:rPr>
                  <m:scr m:val="double-struck"/>
                  <m:sty m:val="p"/>
                </m:rPr>
                <m:t>R</m:t>
              </m:r>
            </m:e>
            <m:sup>
              <m:r>
                <m:t>n</m:t>
              </m:r>
            </m:sup>
          </m:sSup>
          <m:r>
            <m:rPr>
              <m:sty m:val="p"/>
            </m:rPr>
            <m:t>.</m:t>
          </m:r>
        </m:oMath>
      </m:oMathPara>
    </w:p>
    <w:bookmarkEnd w:id="599"/>
    <w:bookmarkStart w:id="600" w:name="exm-least-squares"/>
    <w:p>
      <w:pPr>
        <w:pStyle w:val="FirstParagraph"/>
      </w:pPr>
      <w:r>
        <w:rPr>
          <w:b/>
          <w:bCs/>
        </w:rPr>
        <w:t xml:space="preserve">Example 185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limLow>
          <m:e>
            <m:r>
              <m:t>b</m:t>
            </m:r>
          </m:e>
          <m:lim>
            <m:r>
              <m:rPr>
                <m:sty m:val="p"/>
              </m:rPr>
              <m:t>∼</m:t>
            </m:r>
          </m:lim>
        </m:limLow>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111</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limLow>
                    <m:e>
                      <m:r>
                        <m:t>b</m:t>
                      </m:r>
                    </m:e>
                    <m:lim>
                      <m:r>
                        <m:rPr>
                          <m:sty m:val="p"/>
                        </m:rPr>
                        <m:t>∼</m:t>
                      </m:r>
                    </m:lim>
                  </m:limLow>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600"/>
    <w:bookmarkStart w:id="601" w:name="def-normal-equations"/>
    <w:p>
      <w:pPr>
        <w:pStyle w:val="BodyText"/>
      </w:pPr>
      <w:r>
        <w:rPr>
          <w:b/>
          <w:bCs/>
        </w:rPr>
        <w:t xml:space="preserve">Definition 116 (Normal equations)</w:t>
      </w:r>
      <w:r>
        <w:t xml:space="preserve"> </w:t>
      </w:r>
      <w:r>
        <w:t xml:space="preserve">For</w:t>
      </w:r>
      <w:r>
        <w:t xml:space="preserve"> </w:t>
      </w:r>
      <m:oMath>
        <m:r>
          <m:rPr>
            <m:sty m:val="bi"/>
          </m:rPr>
          <m:t>A</m:t>
        </m:r>
      </m:oMath>
      <w:r>
        <w:t xml:space="preserve"> </w:t>
      </w:r>
      <w:r>
        <w:t xml:space="preserve">and</w:t>
      </w:r>
      <w:r>
        <w:t xml:space="preserve"> </w:t>
      </w:r>
      <m:oMath>
        <m:limLow>
          <m:e>
            <m:r>
              <m:t>b</m:t>
            </m:r>
          </m:e>
          <m:lim>
            <m:r>
              <m:rPr>
                <m:sty m:val="p"/>
              </m:rPr>
              <m:t>∼</m:t>
            </m:r>
          </m:lim>
        </m:limLow>
      </m:oMath>
      <w:r>
        <w:t xml:space="preserve"> </w:t>
      </w:r>
      <w:r>
        <w:t xml:space="preserve">as in</w:t>
      </w:r>
      <w:r>
        <w:t xml:space="preserve"> </w:t>
      </w:r>
      <w:hyperlink w:anchor="def-least-squares">
        <w:r>
          <w:rPr>
            <w:rStyle w:val="Hyperlink"/>
          </w:rPr>
          <w:t xml:space="preserve">Definition 115</w:t>
        </w:r>
      </w:hyperlink>
      <w:r>
        <w:t xml:space="preserve">,</w:t>
      </w:r>
      <w:r>
        <w:t xml:space="preserve"> </w:t>
      </w:r>
      <w:r>
        <w:t xml:space="preserve">the equations</w:t>
      </w:r>
      <w:r>
        <w:t xml:space="preserve"> </w:t>
      </w:r>
      <m:oMath>
        <m:sSup>
          <m:e>
            <m:r>
              <m:rPr>
                <m:sty m:val="bi"/>
              </m:rPr>
              <m:t>A</m:t>
            </m:r>
          </m:e>
          <m:sup>
            <m:r>
              <m:rPr>
                <m:sty m:val="p"/>
              </m:rPr>
              <m:t>⊤</m:t>
            </m:r>
          </m:sup>
        </m:sSup>
        <m:r>
          <m:rPr>
            <m:sty m:val="bi"/>
          </m:rPr>
          <m:t>A</m:t>
        </m:r>
        <m:limLow>
          <m:e>
            <m:r>
              <m:t>x</m:t>
            </m:r>
          </m:e>
          <m:lim>
            <m:r>
              <m:rPr>
                <m:sty m:val="p"/>
              </m:rPr>
              <m:t>∼</m:t>
            </m:r>
          </m:lim>
        </m:limLow>
        <m:r>
          <m:rPr>
            <m:sty m:val="p"/>
          </m:rPr>
          <m:t>=</m:t>
        </m:r>
        <m:sSup>
          <m:e>
            <m:r>
              <m:rPr>
                <m:sty m:val="bi"/>
              </m:rPr>
              <m:t>A</m:t>
            </m:r>
          </m:e>
          <m:sup>
            <m:r>
              <m:rPr>
                <m:sty m:val="p"/>
              </m:rPr>
              <m:t>⊤</m:t>
            </m:r>
          </m:sup>
        </m:sSup>
        <m:limLow>
          <m:e>
            <m:r>
              <m:t>b</m:t>
            </m:r>
          </m:e>
          <m:lim>
            <m:r>
              <m:rPr>
                <m:sty m:val="p"/>
              </m:rPr>
              <m:t>∼</m:t>
            </m:r>
          </m:lim>
        </m:limLow>
      </m:oMath>
      <w:r>
        <w:t xml:space="preserve"> </w:t>
      </w:r>
      <w:r>
        <w:t xml:space="preserve">are the</w:t>
      </w:r>
      <w:r>
        <w:t xml:space="preserve"> </w:t>
      </w:r>
      <w:r>
        <w:rPr>
          <w:b/>
          <w:bCs/>
        </w:rPr>
        <w:t xml:space="preserve">normal equations</w:t>
      </w:r>
      <w:r>
        <w:t xml:space="preserve">.</w:t>
      </w:r>
    </w:p>
    <w:bookmarkEnd w:id="601"/>
    <w:bookmarkStart w:id="602" w:name="thm-normal-equations"/>
    <w:p>
      <w:pPr>
        <w:pStyle w:val="BodyText"/>
      </w:pPr>
      <w:r>
        <w:rPr>
          <w:b/>
          <w:bCs/>
        </w:rPr>
        <w:t xml:space="preserve">Theorem 104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p>
    <w:p>
      <w:pPr>
        <w:pStyle w:val="Compact"/>
        <w:numPr>
          <w:ilvl w:val="0"/>
          <w:numId w:val="1094"/>
        </w:numPr>
      </w:pPr>
      <m:oMath>
        <m:acc>
          <m:accPr>
            <m:chr m:val="̂"/>
          </m:accPr>
          <m:e>
            <m:limLow>
              <m:e>
                <m:r>
                  <m:t>x</m:t>
                </m:r>
              </m:e>
              <m:lim>
                <m:r>
                  <m:rPr>
                    <m:sty m:val="p"/>
                  </m:rPr>
                  <m:t>∼</m:t>
                </m:r>
              </m:lim>
            </m:limLow>
          </m:e>
        </m:acc>
      </m:oMath>
      <w:r>
        <w:t xml:space="preserve"> </w:t>
      </w:r>
      <w:r>
        <w:t xml:space="preserve">is a least squares solution (</w:t>
      </w:r>
      <w:hyperlink w:anchor="def-least-squares">
        <w:r>
          <w:rPr>
            <w:rStyle w:val="Hyperlink"/>
          </w:rPr>
          <w:t xml:space="preserve">Definition 115</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limLow>
              <m:e>
                <m:r>
                  <m:t>x</m:t>
                </m:r>
              </m:e>
              <m:lim>
                <m:r>
                  <m:rPr>
                    <m:sty m:val="p"/>
                  </m:rPr>
                  <m:t>∼</m:t>
                </m:r>
              </m:lim>
            </m:limLow>
          </m:e>
        </m:acc>
        <m:r>
          <m:rPr>
            <m:sty m:val="p"/>
          </m:rPr>
          <m:t>=</m:t>
        </m:r>
        <m:sSup>
          <m:e>
            <m:r>
              <m:rPr>
                <m:sty m:val="bi"/>
              </m:rPr>
              <m:t>A</m:t>
            </m:r>
          </m:e>
          <m:sup>
            <m:r>
              <m:rPr>
                <m:sty m:val="p"/>
              </m:rPr>
              <m:t>⊤</m:t>
            </m:r>
          </m:sup>
        </m:sSup>
        <m:limLow>
          <m:e>
            <m:r>
              <m:t>b</m:t>
            </m:r>
          </m:e>
          <m:lim>
            <m:r>
              <m:rPr>
                <m:sty m:val="p"/>
              </m:rPr>
              <m:t>∼</m:t>
            </m:r>
          </m:lim>
        </m:limLow>
      </m:oMath>
      <w:r>
        <w:t xml:space="preserve">.</w:t>
      </w:r>
    </w:p>
    <w:p>
      <w:pPr>
        <w:pStyle w:val="Compact"/>
        <w:numPr>
          <w:ilvl w:val="0"/>
          <w:numId w:val="1094"/>
        </w:numPr>
      </w:pPr>
      <w:r>
        <w:t xml:space="preserve">The normal equations are consistent (</w:t>
      </w:r>
      <w:hyperlink w:anchor="def-consistent-system">
        <w:r>
          <w:rPr>
            <w:rStyle w:val="Hyperlink"/>
          </w:rPr>
          <w:t xml:space="preserve">Definition 111</w:t>
        </w:r>
      </w:hyperlink>
      <w:r>
        <w:t xml:space="preserve">).</w:t>
      </w:r>
    </w:p>
    <w:p>
      <w:pPr>
        <w:pStyle w:val="Compact"/>
        <w:numPr>
          <w:ilvl w:val="0"/>
          <w:numId w:val="1094"/>
        </w:numPr>
      </w:pPr>
      <w:r>
        <w:t xml:space="preserve">Every least squares solution gives the same fitted vector</w:t>
      </w:r>
      <w:r>
        <w:t xml:space="preserve"> </w:t>
      </w:r>
      <m:oMath>
        <m:r>
          <m:rPr>
            <m:sty m:val="bi"/>
          </m:rPr>
          <m:t>A</m:t>
        </m:r>
        <m:acc>
          <m:accPr>
            <m:chr m:val="̂"/>
          </m:accPr>
          <m:e>
            <m:limLow>
              <m:e>
                <m:r>
                  <m:t>x</m:t>
                </m:r>
              </m:e>
              <m:lim>
                <m:r>
                  <m:rPr>
                    <m:sty m:val="p"/>
                  </m:rPr>
                  <m:t>∼</m:t>
                </m:r>
              </m:lim>
            </m:limLow>
          </m:e>
        </m:acc>
      </m:oMath>
      <w:r>
        <w:t xml:space="preserve">:</w:t>
      </w:r>
      <w:r>
        <w:t xml:space="preserve"> </w:t>
      </w:r>
      <w:r>
        <w:t xml:space="preserve">the orthogonal projection of</w:t>
      </w:r>
      <w:r>
        <w:t xml:space="preserve"> </w:t>
      </w:r>
      <m:oMath>
        <m:limLow>
          <m:e>
            <m:r>
              <m:t>b</m:t>
            </m:r>
          </m:e>
          <m:lim>
            <m:r>
              <m:rPr>
                <m:sty m:val="p"/>
              </m:rPr>
              <m:t>∼</m:t>
            </m:r>
          </m:lim>
        </m:limLow>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94"/>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limLow>
              <m:e>
                <m:r>
                  <m:t>x</m:t>
                </m:r>
              </m:e>
              <m:lim>
                <m:r>
                  <m:rPr>
                    <m:sty m:val="p"/>
                  </m:rPr>
                  <m:t>∼</m:t>
                </m:r>
              </m:lim>
            </m:limLow>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limLow>
          <m:e>
            <m:r>
              <m:t>b</m:t>
            </m:r>
          </m:e>
          <m:lim>
            <m:r>
              <m:rPr>
                <m:sty m:val="p"/>
              </m:rPr>
              <m:t>∼</m:t>
            </m:r>
          </m:lim>
        </m:limLow>
      </m:oMath>
      <w:r>
        <w:t xml:space="preserve">.</w:t>
      </w:r>
    </w:p>
    <w:bookmarkEnd w:id="602"/>
    <w:p>
      <w:pPr>
        <w:pStyle w:val="FirstParagraph"/>
      </w:pPr>
      <w:r>
        <w:rPr>
          <w:i/>
          <w:iCs/>
        </w:rPr>
        <w:t xml:space="preserve">Proof</w:t>
      </w:r>
      <w:r>
        <w:t xml:space="preserve">. </w:t>
      </w:r>
      <w:r>
        <w:t xml:space="preserve">Let</w:t>
      </w:r>
      <w:r>
        <w:t xml:space="preserve"> </w:t>
      </w:r>
      <m:oMath>
        <m:limLow>
          <m:e>
            <m:r>
              <m:t>u</m:t>
            </m:r>
          </m:e>
          <m:lim>
            <m:r>
              <m:rPr>
                <m:sty m:val="p"/>
              </m:rPr>
              <m:t>∼</m:t>
            </m:r>
          </m:lim>
        </m:limLow>
      </m:oMath>
      <w:r>
        <w:t xml:space="preserve"> </w:t>
      </w:r>
      <w:r>
        <w:t xml:space="preserve">be the orthogonal projection of</w:t>
      </w:r>
      <w:r>
        <w:t xml:space="preserve"> </w:t>
      </w:r>
      <m:oMath>
        <m:limLow>
          <m:e>
            <m:r>
              <m:t>b</m:t>
            </m:r>
          </m:e>
          <m:lim>
            <m:r>
              <m:rPr>
                <m:sty m:val="p"/>
              </m:rPr>
              <m:t>∼</m:t>
            </m:r>
          </m:lim>
        </m:limLow>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limLow>
          <m:e>
            <m:r>
              <m:t>x</m:t>
            </m:r>
          </m:e>
          <m:lim>
            <m:r>
              <m:rPr>
                <m:sty m:val="p"/>
              </m:rPr>
              <m:t>∼</m:t>
            </m:r>
          </m:lim>
        </m:limLow>
      </m:oMath>
      <w:r>
        <w:t xml:space="preserve">, as</w:t>
      </w:r>
      <w:r>
        <w:t xml:space="preserve"> </w:t>
      </w:r>
      <m:oMath>
        <m:limLow>
          <m:e>
            <m:r>
              <m:t>x</m:t>
            </m:r>
          </m:e>
          <m:lim>
            <m:r>
              <m:rPr>
                <m:sty m:val="p"/>
              </m:rPr>
              <m:t>∼</m:t>
            </m:r>
          </m:lim>
        </m:limLow>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rPr>
          <w:b/>
          <w:bCs/>
        </w:rPr>
        <w:t xml:space="preserve">Least squares solutions are the solutions of</w:t>
      </w:r>
      <w:r>
        <w:rPr>
          <w:b/>
          <w:bCs/>
        </w:rPr>
        <w:t xml:space="preserve"> </w:t>
      </w:r>
      <m:oMath>
        <m:r>
          <m:rPr>
            <m:sty m:val="bi"/>
          </m:rPr>
          <m:t>A</m:t>
        </m:r>
        <m:limLow>
          <m:e>
            <m:r>
              <m:t>x</m:t>
            </m:r>
          </m:e>
          <m:lim>
            <m:r>
              <m:rPr>
                <m:sty m:val="p"/>
              </m:rPr>
              <m:t>∼</m:t>
            </m:r>
          </m:lim>
        </m:limLow>
        <m:r>
          <m:rPr>
            <m:sty m:val="p"/>
          </m:rPr>
          <m:t>=</m:t>
        </m:r>
        <m:limLow>
          <m:e>
            <m:r>
              <m:t>u</m:t>
            </m:r>
          </m:e>
          <m:lim>
            <m:r>
              <m:rPr>
                <m:sty m:val="p"/>
              </m:rPr>
              <m:t>∼</m:t>
            </m:r>
          </m:lim>
        </m:limLow>
      </m:oMath>
      <w:r>
        <w:rPr>
          <w:b/>
          <w:bCs/>
        </w:rPr>
        <w:t xml:space="preserve">.</w:t>
      </w:r>
      <w:r>
        <w:t xml:space="preserve"> </w:t>
      </w:r>
      <w:r>
        <w:t xml:space="preserve">If</w:t>
      </w:r>
      <w:r>
        <w:t xml:space="preserve"> </w:t>
      </w:r>
      <m:oMath>
        <m:r>
          <m:rPr>
            <m:sty m:val="bi"/>
          </m:rPr>
          <m:t>A</m:t>
        </m:r>
        <m:acc>
          <m:accPr>
            <m:chr m:val="̂"/>
          </m:accPr>
          <m:e>
            <m:limLow>
              <m:e>
                <m:r>
                  <m:t>x</m:t>
                </m:r>
              </m:e>
              <m:lim>
                <m:r>
                  <m:rPr>
                    <m:sty m:val="p"/>
                  </m:rPr>
                  <m:t>∼</m:t>
                </m:r>
              </m:lim>
            </m:limLow>
          </m:e>
        </m:acc>
        <m:r>
          <m:rPr>
            <m:sty m:val="p"/>
          </m:rPr>
          <m:t>=</m:t>
        </m:r>
        <m:limLow>
          <m:e>
            <m:r>
              <m:t>u</m:t>
            </m:r>
          </m:e>
          <m:lim>
            <m:r>
              <m:rPr>
                <m:sty m:val="p"/>
              </m:rPr>
              <m:t>∼</m:t>
            </m:r>
          </m:lim>
        </m:limLow>
      </m:oMath>
      <w:r>
        <w:t xml:space="preserve">, then for every</w:t>
      </w:r>
      <w:r>
        <w:t xml:space="preserve"> </w:t>
      </w:r>
      <m:oMath>
        <m:limLow>
          <m:e>
            <m:r>
              <m:t>x</m:t>
            </m:r>
          </m:e>
          <m:lim>
            <m:r>
              <m:rPr>
                <m:sty m:val="p"/>
              </m:rPr>
              <m:t>∼</m:t>
            </m:r>
          </m:lim>
        </m:limLow>
      </m:oMath>
      <w:r>
        <w:t xml:space="preserve">,</w:t>
      </w:r>
      <w:r>
        <w:t xml:space="preserve"> </w:t>
      </w:r>
      <m:oMath>
        <m:r>
          <m:rPr>
            <m:sty m:val="bi"/>
          </m:rPr>
          <m:t>A</m:t>
        </m:r>
        <m:limLow>
          <m:e>
            <m:r>
              <m:t>x</m:t>
            </m:r>
          </m:e>
          <m:lim>
            <m:r>
              <m:rPr>
                <m:sty m:val="p"/>
              </m:rPr>
              <m:t>∼</m:t>
            </m:r>
          </m:lim>
        </m:limLow>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limLow>
              <m:e>
                <m:r>
                  <m:t>b</m:t>
                </m:r>
              </m:e>
              <m:lim>
                <m:r>
                  <m:rPr>
                    <m:sty m:val="p"/>
                  </m:rPr>
                  <m:t>∼</m:t>
                </m:r>
              </m:lim>
            </m:limLow>
            <m:r>
              <m:rPr>
                <m:sty m:val="p"/>
              </m:rPr>
              <m:t>−</m:t>
            </m:r>
            <m:r>
              <m:rPr>
                <m:sty m:val="bi"/>
              </m:rPr>
              <m:t>A</m:t>
            </m:r>
            <m:acc>
              <m:accPr>
                <m:chr m:val="̂"/>
              </m:accPr>
              <m:e>
                <m:limLow>
                  <m:e>
                    <m:r>
                      <m:t>x</m:t>
                    </m:r>
                  </m:e>
                  <m:lim>
                    <m:r>
                      <m:rPr>
                        <m:sty m:val="p"/>
                      </m:rPr>
                      <m:t>∼</m:t>
                    </m:r>
                  </m:lim>
                </m:limLow>
              </m:e>
            </m:acc>
          </m:e>
        </m:d>
        <m:r>
          <m:t>​</m:t>
        </m:r>
        <m:r>
          <m:rPr>
            <m:sty m:val="p"/>
          </m:rPr>
          <m:t>=</m:t>
        </m:r>
        <m:r>
          <m:t>​</m:t>
        </m:r>
        <m:d>
          <m:dPr>
            <m:begChr m:val="∥"/>
            <m:sepChr m:val=""/>
            <m:endChr m:val="∥"/>
            <m:grow/>
          </m:dPr>
          <m:e>
            <m:limLow>
              <m:e>
                <m:r>
                  <m:t>b</m:t>
                </m:r>
              </m:e>
              <m:lim>
                <m:r>
                  <m:rPr>
                    <m:sty m:val="p"/>
                  </m:rPr>
                  <m:t>∼</m:t>
                </m:r>
              </m:lim>
            </m:limLow>
            <m:r>
              <m:rPr>
                <m:sty m:val="p"/>
              </m:rPr>
              <m:t>−</m:t>
            </m:r>
            <m:limLow>
              <m:e>
                <m:r>
                  <m:t>u</m:t>
                </m:r>
              </m:e>
              <m:lim>
                <m:r>
                  <m:rPr>
                    <m:sty m:val="p"/>
                  </m:rPr>
                  <m:t>∼</m:t>
                </m:r>
              </m:lim>
            </m:limLow>
          </m:e>
        </m:d>
        <m:r>
          <m:t>​</m:t>
        </m:r>
        <m:r>
          <m:rPr>
            <m:sty m:val="p"/>
          </m:rPr>
          <m:t>≤</m:t>
        </m:r>
        <m:r>
          <m:t>​</m:t>
        </m:r>
        <m:d>
          <m:dPr>
            <m:begChr m:val="∥"/>
            <m:sepChr m:val=""/>
            <m:endChr m:val="∥"/>
            <m:grow/>
          </m:dPr>
          <m:e>
            <m:limLow>
              <m:e>
                <m:r>
                  <m:t>b</m:t>
                </m:r>
              </m:e>
              <m:lim>
                <m:r>
                  <m:rPr>
                    <m:sty m:val="p"/>
                  </m:rPr>
                  <m:t>∼</m:t>
                </m:r>
              </m:lim>
            </m:limLow>
            <m:r>
              <m:rPr>
                <m:sty m:val="p"/>
              </m:rPr>
              <m:t>−</m:t>
            </m:r>
            <m:r>
              <m:rPr>
                <m:sty m:val="bi"/>
              </m:rPr>
              <m:t>A</m:t>
            </m:r>
            <m:limLow>
              <m:e>
                <m:r>
                  <m:t>x</m:t>
                </m:r>
              </m:e>
              <m:lim>
                <m:r>
                  <m:rPr>
                    <m:sty m:val="p"/>
                  </m:rPr>
                  <m:t>∼</m:t>
                </m:r>
              </m:lim>
            </m:limLow>
          </m:e>
        </m:d>
        <m:r>
          <m:t>​</m:t>
        </m:r>
      </m:oMath>
      <w:r>
        <w:t xml:space="preserve"> </w:t>
      </w:r>
      <w:r>
        <w:t xml:space="preserve">(</w:t>
      </w:r>
      <w:hyperlink w:anchor="thm-closest-point">
        <w:r>
          <w:rPr>
            <w:rStyle w:val="Hyperlink"/>
          </w:rPr>
          <w:t xml:space="preserve">Theorem 89</w:t>
        </w:r>
      </w:hyperlink>
      <w:r>
        <w:t xml:space="preserve">), and</w:t>
      </w:r>
      <w:r>
        <w:t xml:space="preserve"> </w:t>
      </w:r>
      <m:oMath>
        <m:acc>
          <m:accPr>
            <m:chr m:val="̂"/>
          </m:accPr>
          <m:e>
            <m:limLow>
              <m:e>
                <m:r>
                  <m:t>x</m:t>
                </m:r>
              </m:e>
              <m:lim>
                <m:r>
                  <m:rPr>
                    <m:sty m:val="p"/>
                  </m:rPr>
                  <m:t>∼</m:t>
                </m:r>
              </m:lim>
            </m:limLow>
          </m:e>
        </m:acc>
      </m:oMath>
      <w:r>
        <w:t xml:space="preserve"> </w:t>
      </w:r>
      <w:r>
        <w:t xml:space="preserve">is a least squares solution.</w:t>
      </w:r>
      <w:r>
        <w:t xml:space="preserve"> </w:t>
      </w:r>
      <w:r>
        <w:t xml:space="preserve">Conversely, let</w:t>
      </w:r>
      <w:r>
        <w:t xml:space="preserve"> </w:t>
      </w:r>
      <m:oMath>
        <m:acc>
          <m:accPr>
            <m:chr m:val="̂"/>
          </m:accPr>
          <m:e>
            <m:limLow>
              <m:e>
                <m:r>
                  <m:t>x</m:t>
                </m:r>
              </m:e>
              <m:lim>
                <m:r>
                  <m:rPr>
                    <m:sty m:val="p"/>
                  </m:rPr>
                  <m:t>∼</m:t>
                </m:r>
              </m:lim>
            </m:limLow>
          </m:e>
        </m:acc>
      </m:oMath>
      <w:r>
        <w:t xml:space="preserve"> </w:t>
      </w:r>
      <w:r>
        <w:t xml:space="preserve">be a least squares solution.</w:t>
      </w:r>
      <w:r>
        <w:t xml:space="preserve"> </w:t>
      </w:r>
      <m:oMath>
        <m:limLow>
          <m:e>
            <m:r>
              <m:t>u</m:t>
            </m:r>
          </m:e>
          <m:lim>
            <m:r>
              <m:rPr>
                <m:sty m:val="p"/>
              </m:rPr>
              <m:t>∼</m:t>
            </m:r>
          </m:lim>
        </m:limLow>
        <m:r>
          <m:rPr>
            <m:sty m:val="p"/>
          </m:rPr>
          <m:t>∈</m:t>
        </m:r>
        <m:r>
          <m:rPr>
            <m:scr m:val="script"/>
            <m:sty m:val="p"/>
          </m:rPr>
          <m:t>C</m:t>
        </m:r>
        <m:r>
          <m:rPr>
            <m:sty m:val="p"/>
          </m:rPr>
          <m:t>(</m:t>
        </m:r>
        <m:r>
          <m:rPr>
            <m:sty m:val="bi"/>
          </m:rPr>
          <m:t>A</m:t>
        </m:r>
        <m:r>
          <m:rPr>
            <m:sty m:val="p"/>
          </m:rPr>
          <m:t>)</m:t>
        </m:r>
      </m:oMath>
      <w:r>
        <w:t xml:space="preserve">, so</w:t>
      </w:r>
      <w:r>
        <w:t xml:space="preserve"> </w:t>
      </w:r>
      <m:oMath>
        <m:limLow>
          <m:e>
            <m:r>
              <m:t>u</m:t>
            </m:r>
          </m:e>
          <m:lim>
            <m:r>
              <m:rPr>
                <m:sty m:val="p"/>
              </m:rPr>
              <m:t>∼</m:t>
            </m:r>
          </m:lim>
        </m:limLow>
        <m:r>
          <m:rPr>
            <m:sty m:val="p"/>
          </m:rPr>
          <m:t>=</m:t>
        </m:r>
        <m:r>
          <m:rPr>
            <m:sty m:val="bi"/>
          </m:rPr>
          <m:t>A</m:t>
        </m:r>
        <m:sSub>
          <m:e>
            <m:limLow>
              <m:e>
                <m:r>
                  <m:t>x</m:t>
                </m:r>
              </m:e>
              <m:lim>
                <m:r>
                  <m:rPr>
                    <m:sty m:val="p"/>
                  </m:rPr>
                  <m:t>∼</m:t>
                </m:r>
              </m:lim>
            </m:limLow>
          </m:e>
          <m:sub>
            <m:r>
              <m:t>0</m:t>
            </m:r>
          </m:sub>
        </m:sSub>
      </m:oMath>
      <w:r>
        <w:t xml:space="preserve"> </w:t>
      </w:r>
      <w:r>
        <w:t xml:space="preserve">for some</w:t>
      </w:r>
      <w:r>
        <w:t xml:space="preserve"> </w:t>
      </w:r>
      <m:oMath>
        <m:sSub>
          <m:e>
            <m:limLow>
              <m:e>
                <m:r>
                  <m:t>x</m:t>
                </m:r>
              </m:e>
              <m:lim>
                <m:r>
                  <m:rPr>
                    <m:sty m:val="p"/>
                  </m:rPr>
                  <m:t>∼</m:t>
                </m:r>
              </m:lim>
            </m:limLow>
          </m:e>
          <m:sub>
            <m:r>
              <m:t>0</m:t>
            </m:r>
          </m:sub>
        </m:sSub>
      </m:oMath>
      <w:r>
        <w:t xml:space="preserve"> </w:t>
      </w:r>
      <w:r>
        <w:t xml:space="preserve">(</w:t>
      </w:r>
      <w:hyperlink w:anchor="def-column-space">
        <w:r>
          <w:rPr>
            <w:rStyle w:val="Hyperlink"/>
          </w:rPr>
          <w:t xml:space="preserve">Definition 52</w:t>
        </w:r>
      </w:hyperlink>
      <w:r>
        <w:t xml:space="preserve">), and</w:t>
      </w:r>
    </w:p>
    <w:p>
      <w:pPr>
        <w:pStyle w:val="BodyText"/>
      </w:pPr>
      <m:oMathPara>
        <m:oMathParaPr>
          <m:jc m:val="center"/>
        </m:oMathParaPr>
        <m:oMath>
          <m:eqArr>
            <m:e>
              <m:r>
                <m:t>​</m:t>
              </m:r>
              <m:d>
                <m:dPr>
                  <m:begChr m:val="∥"/>
                  <m:sepChr m:val=""/>
                  <m:endChr m:val="∥"/>
                  <m:grow/>
                </m:dPr>
                <m:e>
                  <m:limLow>
                    <m:e>
                      <m:r>
                        <m:t>b</m:t>
                      </m:r>
                    </m:e>
                    <m:lim>
                      <m:r>
                        <m:rPr>
                          <m:sty m:val="p"/>
                        </m:rPr>
                        <m:t>∼</m:t>
                      </m:r>
                    </m:lim>
                  </m:limLow>
                  <m:r>
                    <m:rPr>
                      <m:sty m:val="p"/>
                    </m:rPr>
                    <m:t>−</m:t>
                  </m:r>
                  <m:r>
                    <m:rPr>
                      <m:sty m:val="bi"/>
                    </m:rPr>
                    <m:t>A</m:t>
                  </m:r>
                  <m:acc>
                    <m:accPr>
                      <m:chr m:val="̂"/>
                    </m:accPr>
                    <m:e>
                      <m:limLow>
                        <m:e>
                          <m:r>
                            <m:t>x</m:t>
                          </m:r>
                        </m:e>
                        <m:lim>
                          <m:r>
                            <m:rPr>
                              <m:sty m:val="p"/>
                            </m:rPr>
                            <m:t>∼</m:t>
                          </m:r>
                        </m:lim>
                      </m:limLow>
                    </m:e>
                  </m:acc>
                </m:e>
              </m:d>
              <m:r>
                <m:t>​</m:t>
              </m:r>
              <m:r>
                <m:t>&amp;</m:t>
              </m:r>
              <m:r>
                <m:rPr>
                  <m:sty m:val="p"/>
                </m:rPr>
                <m:t>≤</m:t>
              </m:r>
              <m:r>
                <m:t>​</m:t>
              </m:r>
              <m:d>
                <m:dPr>
                  <m:begChr m:val="∥"/>
                  <m:sepChr m:val=""/>
                  <m:endChr m:val="∥"/>
                  <m:grow/>
                </m:dPr>
                <m:e>
                  <m:limLow>
                    <m:e>
                      <m:r>
                        <m:t>b</m:t>
                      </m:r>
                    </m:e>
                    <m:lim>
                      <m:r>
                        <m:rPr>
                          <m:sty m:val="p"/>
                        </m:rPr>
                        <m:t>∼</m:t>
                      </m:r>
                    </m:lim>
                  </m:limLow>
                  <m:r>
                    <m:rPr>
                      <m:sty m:val="p"/>
                    </m:rPr>
                    <m:t>−</m:t>
                  </m:r>
                  <m:r>
                    <m:rPr>
                      <m:sty m:val="bi"/>
                    </m:rPr>
                    <m:t>A</m:t>
                  </m:r>
                  <m:sSub>
                    <m:e>
                      <m:limLow>
                        <m:e>
                          <m:r>
                            <m:t>x</m:t>
                          </m:r>
                        </m:e>
                        <m:lim>
                          <m:r>
                            <m:rPr>
                              <m:sty m:val="p"/>
                            </m:rPr>
                            <m:t>∼</m:t>
                          </m:r>
                        </m:lim>
                      </m:limLow>
                    </m:e>
                    <m:sub>
                      <m:r>
                        <m:t>0</m:t>
                      </m:r>
                    </m:sub>
                  </m:sSub>
                </m:e>
              </m:d>
              <m:r>
                <m:t>​</m:t>
              </m:r>
              <m:r>
                <m:t>&amp;</m:t>
              </m:r>
              <m:r>
                <m:t>&amp;</m:t>
              </m:r>
              <m:r>
                <m:rPr>
                  <m:nor/>
                  <m:sty m:val="p"/>
                </m:rPr>
                <m:t>(</m:t>
              </m:r>
              <m:r>
                <m:rPr>
                  <m:nor/>
                  <m:sty m:val="p"/>
                </m:rPr>
                <m:t>Definition 115</m:t>
              </m:r>
              <m:r>
                <m:rPr>
                  <m:nor/>
                  <m:sty m:val="p"/>
                </m:rPr>
                <m:t>)</m:t>
              </m:r>
            </m:e>
            <m:e>
              <m:r>
                <m:t>&amp;</m:t>
              </m:r>
              <m:r>
                <m:rPr>
                  <m:sty m:val="p"/>
                </m:rPr>
                <m:t>=</m:t>
              </m:r>
              <m:r>
                <m:t>​</m:t>
              </m:r>
              <m:d>
                <m:dPr>
                  <m:begChr m:val="∥"/>
                  <m:sepChr m:val=""/>
                  <m:endChr m:val="∥"/>
                  <m:grow/>
                </m:dPr>
                <m:e>
                  <m:limLow>
                    <m:e>
                      <m:r>
                        <m:t>b</m:t>
                      </m:r>
                    </m:e>
                    <m:lim>
                      <m:r>
                        <m:rPr>
                          <m:sty m:val="p"/>
                        </m:rPr>
                        <m:t>∼</m:t>
                      </m:r>
                    </m:lim>
                  </m:limLow>
                  <m:r>
                    <m:rPr>
                      <m:sty m:val="p"/>
                    </m:rPr>
                    <m:t>−</m:t>
                  </m:r>
                  <m:limLow>
                    <m:e>
                      <m:r>
                        <m:t>u</m:t>
                      </m:r>
                    </m:e>
                    <m:lim>
                      <m:r>
                        <m:rPr>
                          <m:sty m:val="p"/>
                        </m:rPr>
                        <m:t>∼</m:t>
                      </m:r>
                    </m:lim>
                  </m:limLow>
                </m:e>
              </m:d>
              <m:r>
                <m:t>​</m:t>
              </m:r>
              <m:r>
                <m:t>&amp;</m:t>
              </m:r>
              <m:r>
                <m:t>&amp;</m:t>
              </m:r>
              <m:r>
                <m:rPr>
                  <m:nor/>
                  <m:sty m:val="p"/>
                </m:rPr>
                <m:t>(</m:t>
              </m:r>
              <m:limLow>
                <m:e>
                  <m:r>
                    <m:t>u</m:t>
                  </m:r>
                </m:e>
                <m:lim>
                  <m:r>
                    <m:rPr>
                      <m:sty m:val="p"/>
                    </m:rPr>
                    <m:t>∼</m:t>
                  </m:r>
                </m:lim>
              </m:limLow>
              <m:r>
                <m:rPr>
                  <m:sty m:val="p"/>
                </m:rPr>
                <m:t>=</m:t>
              </m:r>
              <m:r>
                <m:rPr>
                  <m:sty m:val="bi"/>
                </m:rPr>
                <m:t>A</m:t>
              </m:r>
              <m:sSub>
                <m:e>
                  <m:limLow>
                    <m:e>
                      <m:r>
                        <m:t>x</m:t>
                      </m:r>
                    </m:e>
                    <m:lim>
                      <m:r>
                        <m:rPr>
                          <m:sty m:val="p"/>
                        </m:rPr>
                        <m:t>∼</m:t>
                      </m:r>
                    </m:lim>
                  </m:limLow>
                </m:e>
                <m:sub>
                  <m:r>
                    <m:t>0</m:t>
                  </m:r>
                </m:sub>
              </m:sSub>
              <m:r>
                <m:rPr>
                  <m:nor/>
                  <m:sty m:val="p"/>
                </m:rPr>
                <m:t>)</m:t>
              </m:r>
            </m:e>
            <m:e>
              <m:r>
                <m:t>&amp;</m:t>
              </m:r>
              <m:r>
                <m:rPr>
                  <m:sty m:val="p"/>
                </m:rPr>
                <m:t>≤</m:t>
              </m:r>
              <m:r>
                <m:t>​</m:t>
              </m:r>
              <m:d>
                <m:dPr>
                  <m:begChr m:val="∥"/>
                  <m:sepChr m:val=""/>
                  <m:endChr m:val="∥"/>
                  <m:grow/>
                </m:dPr>
                <m:e>
                  <m:limLow>
                    <m:e>
                      <m:r>
                        <m:t>b</m:t>
                      </m:r>
                    </m:e>
                    <m:lim>
                      <m:r>
                        <m:rPr>
                          <m:sty m:val="p"/>
                        </m:rPr>
                        <m:t>∼</m:t>
                      </m:r>
                    </m:lim>
                  </m:limLow>
                  <m:r>
                    <m:rPr>
                      <m:sty m:val="p"/>
                    </m:rPr>
                    <m:t>−</m:t>
                  </m:r>
                  <m:r>
                    <m:rPr>
                      <m:sty m:val="bi"/>
                    </m:rPr>
                    <m:t>A</m:t>
                  </m:r>
                  <m:acc>
                    <m:accPr>
                      <m:chr m:val="̂"/>
                    </m:accPr>
                    <m:e>
                      <m:limLow>
                        <m:e>
                          <m:r>
                            <m:t>x</m:t>
                          </m:r>
                        </m:e>
                        <m:lim>
                          <m:r>
                            <m:rPr>
                              <m:sty m:val="p"/>
                            </m:rPr>
                            <m:t>∼</m:t>
                          </m:r>
                        </m:lim>
                      </m:limLow>
                    </m:e>
                  </m:acc>
                </m:e>
              </m:d>
              <m:r>
                <m:t>​</m:t>
              </m:r>
              <m:r>
                <m:rPr>
                  <m:sty m:val="p"/>
                </m:rPr>
                <m:t>,</m:t>
              </m:r>
              <m:r>
                <m:t>&amp;</m:t>
              </m:r>
              <m:r>
                <m:t>&amp;</m:t>
              </m:r>
              <m:r>
                <m:rPr>
                  <m:nor/>
                  <m:sty m:val="p"/>
                </m:rPr>
                <m:t>(</m:t>
              </m:r>
              <m:r>
                <m:rPr>
                  <m:nor/>
                  <m:sty m:val="p"/>
                </m:rPr>
                <m:t>Theorem 89</m:t>
              </m:r>
              <m:r>
                <m:rPr>
                  <m:nor/>
                  <m:sty m:val="p"/>
                </m:rPr>
                <m:t>, with </m:t>
              </m:r>
              <m:limLow>
                <m:e>
                  <m:r>
                    <m:t>w</m:t>
                  </m:r>
                </m:e>
                <m:lim>
                  <m:r>
                    <m:rPr>
                      <m:sty m:val="p"/>
                    </m:rPr>
                    <m:t>∼</m:t>
                  </m:r>
                </m:lim>
              </m:limLow>
              <m:r>
                <m:rPr>
                  <m:sty m:val="p"/>
                </m:rPr>
                <m:t>=</m:t>
              </m:r>
              <m:r>
                <m:rPr>
                  <m:sty m:val="bi"/>
                </m:rPr>
                <m:t>A</m:t>
              </m:r>
              <m:acc>
                <m:accPr>
                  <m:chr m:val="̂"/>
                </m:accPr>
                <m:e>
                  <m:limLow>
                    <m:e>
                      <m:r>
                        <m:t>x</m:t>
                      </m:r>
                    </m:e>
                    <m:lim>
                      <m:r>
                        <m:rPr>
                          <m:sty m:val="p"/>
                        </m:rPr>
                        <m:t>∼</m:t>
                      </m:r>
                    </m:lim>
                  </m:limLow>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89</w:t>
        </w:r>
      </w:hyperlink>
      <w:r>
        <w:t xml:space="preserve"> </w:t>
      </w:r>
      <w:r>
        <w:t xml:space="preserve">gives</w:t>
      </w:r>
      <w:r>
        <w:t xml:space="preserve"> </w:t>
      </w:r>
      <m:oMath>
        <m:r>
          <m:rPr>
            <m:sty m:val="bi"/>
          </m:rPr>
          <m:t>A</m:t>
        </m:r>
        <m:acc>
          <m:accPr>
            <m:chr m:val="̂"/>
          </m:accPr>
          <m:e>
            <m:limLow>
              <m:e>
                <m:r>
                  <m:t>x</m:t>
                </m:r>
              </m:e>
              <m:lim>
                <m:r>
                  <m:rPr>
                    <m:sty m:val="p"/>
                  </m:rPr>
                  <m:t>∼</m:t>
                </m:r>
              </m:lim>
            </m:limLow>
          </m:e>
        </m:acc>
        <m:r>
          <m:rPr>
            <m:sty m:val="p"/>
          </m:rPr>
          <m:t>=</m:t>
        </m:r>
        <m:limLow>
          <m:e>
            <m:r>
              <m:t>u</m:t>
            </m:r>
          </m:e>
          <m:lim>
            <m:r>
              <m:rPr>
                <m:sty m:val="p"/>
              </m:rPr>
              <m:t>∼</m:t>
            </m:r>
          </m:lim>
        </m:limLow>
      </m:oMath>
      <w:r>
        <w:t xml:space="preserve">.</w:t>
      </w:r>
    </w:p>
    <w:p>
      <w:pPr>
        <w:pStyle w:val="BodyText"/>
      </w:pPr>
      <w:r>
        <w:rPr>
          <w:b/>
          <w:bCs/>
        </w:rPr>
        <w:t xml:space="preserve">Parts 1 and 3.</w:t>
      </w:r>
      <w:r>
        <w:t xml:space="preserve"> </w:t>
      </w:r>
      <m:oMath>
        <m:r>
          <m:rPr>
            <m:sty m:val="bi"/>
          </m:rPr>
          <m:t>A</m:t>
        </m:r>
        <m:acc>
          <m:accPr>
            <m:chr m:val="̂"/>
          </m:accPr>
          <m:e>
            <m:limLow>
              <m:e>
                <m:r>
                  <m:t>x</m:t>
                </m:r>
              </m:e>
              <m:lim>
                <m:r>
                  <m:rPr>
                    <m:sty m:val="p"/>
                  </m:rPr>
                  <m:t>∼</m:t>
                </m:r>
              </m:lim>
            </m:limLow>
          </m:e>
        </m:acc>
        <m:r>
          <m:rPr>
            <m:sty m:val="p"/>
          </m:rPr>
          <m:t>=</m:t>
        </m:r>
        <m:limLow>
          <m:e>
            <m:r>
              <m:t>u</m:t>
            </m:r>
          </m:e>
          <m:lim>
            <m:r>
              <m:rPr>
                <m:sty m:val="p"/>
              </m:rPr>
              <m:t>∼</m:t>
            </m:r>
          </m:lim>
        </m:limLow>
      </m:oMath>
      <w:r>
        <w:t xml:space="preserve"> </w:t>
      </w:r>
      <w:r>
        <w:t xml:space="preserve">holds exactly when</w:t>
      </w:r>
      <w:r>
        <w:t xml:space="preserve"> </w:t>
      </w:r>
      <m:oMath>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limLow>
              <m:e>
                <m:r>
                  <m:t>x</m:t>
                </m:r>
              </m:e>
              <m:lim>
                <m:r>
                  <m:rPr>
                    <m:sty m:val="p"/>
                  </m:rPr>
                  <m:t>∼</m:t>
                </m:r>
              </m:lim>
            </m:limLow>
          </m:e>
        </m:acc>
        <m:r>
          <m:rPr>
            <m:sty m:val="p"/>
          </m:rPr>
          <m:t>=</m:t>
        </m:r>
        <m:limLow>
          <m:e>
            <m:r>
              <m:t>u</m:t>
            </m:r>
          </m:e>
          <m:lim>
            <m:r>
              <m:rPr>
                <m:sty m:val="p"/>
              </m:rPr>
              <m:t>∼</m:t>
            </m:r>
          </m:lim>
        </m:limLow>
      </m:oMath>
      <w:r>
        <w:t xml:space="preserve">, then</w:t>
      </w:r>
      <w:r>
        <w:t xml:space="preserve"> </w:t>
      </w:r>
      <m:oMath>
        <m:limLow>
          <m:e>
            <m:r>
              <m:t>b</m:t>
            </m:r>
          </m:e>
          <m:lim>
            <m:r>
              <m:rPr>
                <m:sty m:val="p"/>
              </m:rPr>
              <m:t>∼</m:t>
            </m:r>
          </m:lim>
        </m:limLow>
        <m:r>
          <m:rPr>
            <m:sty m:val="p"/>
          </m:rPr>
          <m:t>−</m:t>
        </m:r>
        <m:limLow>
          <m:e>
            <m:r>
              <m:t>u</m:t>
            </m:r>
          </m:e>
          <m:lim>
            <m:r>
              <m:rPr>
                <m:sty m:val="p"/>
              </m:rPr>
              <m:t>∼</m:t>
            </m:r>
          </m:lim>
        </m:limLow>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108</w:t>
        </w:r>
      </w:hyperlink>
      <w:r>
        <w:t xml:space="preserve">);</w:t>
      </w:r>
      <w:r>
        <w:t xml:space="preserve"> </w:t>
      </w:r>
      <w:r>
        <w:t xml:space="preserve">conversely, if</w:t>
      </w:r>
      <w:r>
        <w:t xml:space="preserve"> </w:t>
      </w:r>
      <m:oMath>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r>
          <m:rPr>
            <m:sty m:val="p"/>
          </m:rPr>
          <m:t>(</m:t>
        </m:r>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limLow>
              <m:e>
                <m:r>
                  <m:t>x</m:t>
                </m:r>
              </m:e>
              <m:lim>
                <m:r>
                  <m:rPr>
                    <m:sty m:val="p"/>
                  </m:rPr>
                  <m:t>∼</m:t>
                </m:r>
              </m:lim>
            </m:limLow>
          </m:e>
        </m:acc>
        <m:r>
          <m:rPr>
            <m:sty m:val="p"/>
          </m:rPr>
          <m:t>=</m:t>
        </m:r>
        <m:limLow>
          <m:e>
            <m:r>
              <m:t>u</m:t>
            </m:r>
          </m:e>
          <m:lim>
            <m:r>
              <m:rPr>
                <m:sty m:val="p"/>
              </m:rPr>
              <m:t>∼</m:t>
            </m:r>
          </m:lim>
        </m:limLow>
      </m:oMath>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r>
                <m:t>&amp;</m:t>
              </m:r>
              <m:r>
                <m:rPr>
                  <m:sty m:val="p"/>
                </m:rPr>
                <m:t>=</m:t>
              </m:r>
              <m:sSup>
                <m:e>
                  <m:r>
                    <m:rPr>
                      <m:sty m:val="bi"/>
                    </m:rPr>
                    <m:t>A</m:t>
                  </m:r>
                </m:e>
                <m:sup>
                  <m:r>
                    <m:rPr>
                      <m:sty m:val="p"/>
                    </m:rPr>
                    <m:t>⊤</m:t>
                  </m:r>
                </m:sup>
              </m:sSup>
              <m:limLow>
                <m:e>
                  <m:r>
                    <m:t>b</m:t>
                  </m:r>
                </m:e>
                <m:lim>
                  <m:r>
                    <m:rPr>
                      <m:sty m:val="p"/>
                    </m:rPr>
                    <m:t>∼</m:t>
                  </m:r>
                </m:lim>
              </m:limLow>
              <m:r>
                <m:rPr>
                  <m:sty m:val="p"/>
                </m:rPr>
                <m:t>−</m:t>
              </m:r>
              <m:sSup>
                <m:e>
                  <m:r>
                    <m:rPr>
                      <m:sty m:val="bi"/>
                    </m:rPr>
                    <m:t>A</m:t>
                  </m:r>
                </m:e>
                <m:sup>
                  <m:r>
                    <m:rPr>
                      <m:sty m:val="p"/>
                    </m:rPr>
                    <m:t>⊤</m:t>
                  </m:r>
                </m:sup>
              </m:sSup>
              <m:r>
                <m:t> </m:t>
              </m:r>
              <m:r>
                <m:rPr>
                  <m:sty m:val="p"/>
                </m:rPr>
                <m:t>(</m:t>
              </m:r>
              <m:r>
                <m:rPr>
                  <m:sty m:val="bi"/>
                </m:rPr>
                <m:t>A</m:t>
              </m:r>
              <m:acc>
                <m:accPr>
                  <m:chr m:val="̂"/>
                </m:accPr>
                <m:e>
                  <m:limLow>
                    <m:e>
                      <m:r>
                        <m:t>x</m:t>
                      </m:r>
                    </m:e>
                    <m:lim>
                      <m:r>
                        <m:rPr>
                          <m:sty m:val="p"/>
                        </m:rPr>
                        <m:t>∼</m:t>
                      </m:r>
                    </m:lim>
                  </m:limLow>
                </m:e>
              </m:acc>
              <m:r>
                <m:rPr>
                  <m:sty m:val="p"/>
                </m:rPr>
                <m:t>)</m:t>
              </m:r>
              <m:r>
                <m:t>&amp;</m:t>
              </m:r>
              <m:r>
                <m:t>&amp;</m:t>
              </m:r>
              <m:r>
                <m:rPr>
                  <m:nor/>
                  <m:sty m:val="p"/>
                </m:rPr>
                <m:t>(</m:t>
              </m:r>
              <m:r>
                <m:rPr>
                  <m:nor/>
                  <m:sty m:val="p"/>
                </m:rPr>
                <m:t>Theorem 93</m:t>
              </m:r>
              <m:r>
                <m:rPr>
                  <m:nor/>
                  <m:sty m:val="p"/>
                </m:rPr>
                <m:t>)</m:t>
              </m:r>
            </m:e>
            <m:e>
              <m:r>
                <m:t>&amp;</m:t>
              </m:r>
              <m:r>
                <m:rPr>
                  <m:sty m:val="p"/>
                </m:rPr>
                <m:t>=</m:t>
              </m:r>
              <m:sSup>
                <m:e>
                  <m:r>
                    <m:rPr>
                      <m:sty m:val="bi"/>
                    </m:rPr>
                    <m:t>A</m:t>
                  </m:r>
                </m:e>
                <m:sup>
                  <m:r>
                    <m:rPr>
                      <m:sty m:val="p"/>
                    </m:rPr>
                    <m:t>⊤</m:t>
                  </m:r>
                </m:sup>
              </m:sSup>
              <m:limLow>
                <m:e>
                  <m:r>
                    <m:t>b</m:t>
                  </m:r>
                </m:e>
                <m:lim>
                  <m:r>
                    <m:rPr>
                      <m:sty m:val="p"/>
                    </m:rPr>
                    <m:t>∼</m:t>
                  </m:r>
                </m:lim>
              </m:limLow>
              <m:r>
                <m:rPr>
                  <m:sty m:val="p"/>
                </m:rPr>
                <m:t>−</m:t>
              </m:r>
              <m:sSup>
                <m:e>
                  <m:r>
                    <m:rPr>
                      <m:sty m:val="bi"/>
                    </m:rPr>
                    <m:t>A</m:t>
                  </m:r>
                </m:e>
                <m:sup>
                  <m:r>
                    <m:rPr>
                      <m:sty m:val="p"/>
                    </m:rPr>
                    <m:t>⊤</m:t>
                  </m:r>
                </m:sup>
              </m:sSup>
              <m:r>
                <m:rPr>
                  <m:sty m:val="bi"/>
                </m:rPr>
                <m:t>A</m:t>
              </m:r>
              <m:acc>
                <m:accPr>
                  <m:chr m:val="̂"/>
                </m:accPr>
                <m:e>
                  <m:limLow>
                    <m:e>
                      <m:r>
                        <m:t>x</m:t>
                      </m:r>
                    </m:e>
                    <m:lim>
                      <m:r>
                        <m:rPr>
                          <m:sty m:val="p"/>
                        </m:rPr>
                        <m:t>∼</m:t>
                      </m:r>
                    </m:lim>
                  </m:limLow>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limLow>
              <m:e>
                <m:r>
                  <m:t>0</m:t>
                </m:r>
              </m:e>
              <m:lim>
                <m:r>
                  <m:rPr>
                    <m:sty m:val="p"/>
                  </m:rPr>
                  <m:t>∼</m:t>
                </m:r>
              </m:lim>
            </m:limLow>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limLow>
              <m:e>
                <m:r>
                  <m:t>x</m:t>
                </m:r>
              </m:e>
              <m:lim>
                <m:r>
                  <m:rPr>
                    <m:sty m:val="p"/>
                  </m:rPr>
                  <m:t>∼</m:t>
                </m:r>
              </m:lim>
            </m:limLow>
          </m:e>
          <m:sub>
            <m:r>
              <m:t>0</m:t>
            </m:r>
          </m:sub>
        </m:sSub>
      </m:oMath>
      <w:r>
        <w:t xml:space="preserve"> </w:t>
      </w:r>
      <w:r>
        <w:t xml:space="preserve">above satisfies</w:t>
      </w:r>
      <w:r>
        <w:t xml:space="preserve"> </w:t>
      </w:r>
      <m:oMath>
        <m:r>
          <m:rPr>
            <m:sty m:val="bi"/>
          </m:rPr>
          <m:t>A</m:t>
        </m:r>
        <m:sSub>
          <m:e>
            <m:limLow>
              <m:e>
                <m:r>
                  <m:t>x</m:t>
                </m:r>
              </m:e>
              <m:lim>
                <m:r>
                  <m:rPr>
                    <m:sty m:val="p"/>
                  </m:rPr>
                  <m:t>∼</m:t>
                </m:r>
              </m:lim>
            </m:limLow>
          </m:e>
          <m:sub>
            <m:r>
              <m:t>0</m:t>
            </m:r>
          </m:sub>
        </m:sSub>
        <m:r>
          <m:rPr>
            <m:sty m:val="p"/>
          </m:rPr>
          <m:t>=</m:t>
        </m:r>
        <m:limLow>
          <m:e>
            <m:r>
              <m:t>u</m:t>
            </m:r>
          </m:e>
          <m:lim>
            <m:r>
              <m:rPr>
                <m:sty m:val="p"/>
              </m:rPr>
              <m:t>∼</m:t>
            </m:r>
          </m:lim>
        </m:limLow>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limLow>
          <m:e>
            <m:r>
              <m:t>x</m:t>
            </m:r>
          </m:e>
          <m:lim>
            <m:r>
              <m:rPr>
                <m:sty m:val="p"/>
              </m:rPr>
              <m:t>∼</m:t>
            </m:r>
          </m:lim>
        </m:limLow>
        <m:r>
          <m:rPr>
            <m:sty m:val="p"/>
          </m:rPr>
          <m:t>=</m:t>
        </m:r>
        <m:limLow>
          <m:e>
            <m:r>
              <m:t>u</m:t>
            </m:r>
          </m:e>
          <m:lim>
            <m:r>
              <m:rPr>
                <m:sty m:val="p"/>
              </m:rPr>
              <m:t>∼</m:t>
            </m:r>
          </m:lim>
        </m:limLow>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12</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87</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limLow>
                    <m:e>
                      <m:r>
                        <m:t>x</m:t>
                      </m:r>
                    </m:e>
                    <m:lim>
                      <m:r>
                        <m:rPr>
                          <m:sty m:val="p"/>
                        </m:rPr>
                        <m:t>∼</m:t>
                      </m:r>
                    </m:lim>
                  </m:limLow>
                </m:e>
              </m:acc>
              <m:r>
                <m:t>&amp;</m:t>
              </m:r>
              <m:r>
                <m:rPr>
                  <m:sty m:val="p"/>
                </m:rPr>
                <m:t>=</m:t>
              </m:r>
              <m:sSub>
                <m:e>
                  <m:r>
                    <m:rPr>
                      <m:sty m:val="bi"/>
                    </m:rPr>
                    <m:t>I</m:t>
                  </m:r>
                </m:e>
                <m:sub>
                  <m:r>
                    <m:t>n</m:t>
                  </m:r>
                </m:sub>
              </m:sSub>
              <m:r>
                <m:t> </m:t>
              </m:r>
              <m:acc>
                <m:accPr>
                  <m:chr m:val="̂"/>
                </m:accPr>
                <m:e>
                  <m:limLow>
                    <m:e>
                      <m:r>
                        <m:t>x</m:t>
                      </m:r>
                    </m:e>
                    <m:lim>
                      <m:r>
                        <m:rPr>
                          <m:sty m:val="p"/>
                        </m:rPr>
                        <m:t>∼</m:t>
                      </m:r>
                    </m:lim>
                  </m:limLow>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limLow>
                    <m:e>
                      <m:r>
                        <m:t>x</m:t>
                      </m:r>
                    </m:e>
                    <m:lim>
                      <m:r>
                        <m:rPr>
                          <m:sty m:val="p"/>
                        </m:rPr>
                        <m:t>∼</m:t>
                      </m:r>
                    </m:lim>
                  </m:limLow>
                </m:e>
              </m:acc>
              <m:r>
                <m:t>&amp;</m:t>
              </m:r>
              <m:r>
                <m:t>&amp;</m:t>
              </m:r>
              <m:r>
                <m:rPr>
                  <m:nor/>
                  <m:sty m:val="p"/>
                </m:rPr>
                <m:t>(</m:t>
              </m:r>
              <m:r>
                <m:rPr>
                  <m:nor/>
                  <m:sty m:val="p"/>
                </m:rPr>
                <m:t>Definition 84</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limLow>
                    <m:e>
                      <m:r>
                        <m:t>x</m:t>
                      </m:r>
                    </m:e>
                    <m:lim>
                      <m:r>
                        <m:rPr>
                          <m:sty m:val="p"/>
                        </m:rPr>
                        <m:t>∼</m:t>
                      </m:r>
                    </m:lim>
                  </m:limLow>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limLow>
                <m:e>
                  <m:r>
                    <m:t>b</m:t>
                  </m:r>
                </m:e>
                <m:lim>
                  <m:r>
                    <m:rPr>
                      <m:sty m:val="p"/>
                    </m:rPr>
                    <m:t>∼</m:t>
                  </m:r>
                </m:lim>
              </m:limLow>
              <m:r>
                <m:rPr>
                  <m:sty m:val="p"/>
                </m:rPr>
                <m:t>.</m:t>
              </m:r>
              <m:r>
                <m:t>&amp;</m:t>
              </m:r>
              <m:r>
                <m:t>&amp;</m:t>
              </m:r>
              <m:r>
                <m:rPr>
                  <m:nor/>
                  <m:sty m:val="p"/>
                </m:rPr>
                <m:t>(the normal equations)</m:t>
              </m:r>
            </m:e>
          </m:eqArr>
        </m:oMath>
      </m:oMathPara>
    </w:p>
    <w:bookmarkStart w:id="603" w:name="exm-normal-equations"/>
    <w:p>
      <w:pPr>
        <w:pStyle w:val="FirstParagraph"/>
      </w:pPr>
      <w:r>
        <w:rPr>
          <w:b/>
          <w:bCs/>
        </w:rPr>
        <w:t xml:space="preserve">Example 186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160</w:t>
        </w:r>
      </w:hyperlink>
      <w:r>
        <w:t xml:space="preserve">)</w:t>
      </w:r>
      <w:r>
        <w:t xml:space="preserve"> </w:t>
      </w:r>
      <w:r>
        <w:t xml:space="preserve">and</w:t>
      </w:r>
      <w:r>
        <w:t xml:space="preserve"> </w:t>
      </w:r>
      <m:oMath>
        <m:limLow>
          <m:e>
            <m:r>
              <m:t>b</m:t>
            </m:r>
          </m:e>
          <m:lim>
            <m:r>
              <m:rPr>
                <m:sty m:val="p"/>
              </m:rPr>
              <m:t>∼</m:t>
            </m:r>
          </m:lim>
        </m:limLow>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36</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limLow>
                <m:e>
                  <m:r>
                    <m:t>b</m:t>
                  </m:r>
                </m:e>
                <m:lim>
                  <m:r>
                    <m:rPr>
                      <m:sty m:val="p"/>
                    </m:rPr>
                    <m:t>∼</m:t>
                  </m:r>
                </m:lim>
              </m:limLow>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limLow>
                    <m:e>
                      <m:r>
                        <m:t>x</m:t>
                      </m:r>
                    </m:e>
                    <m:lim>
                      <m:r>
                        <m:rPr>
                          <m:sty m:val="p"/>
                        </m:rPr>
                        <m:t>∼</m:t>
                      </m:r>
                    </m:lim>
                  </m:limLow>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limLow>
              <m:e>
                <m:r>
                  <m:t>x</m:t>
                </m:r>
              </m:e>
              <m:lim>
                <m:r>
                  <m:rPr>
                    <m:sty m:val="p"/>
                  </m:rPr>
                  <m:t>∼</m:t>
                </m:r>
              </m:lim>
            </m:limLow>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603"/>
    <w:bookmarkStart w:id="604" w:name="exm-normal-equations-rank-deficient"/>
    <w:p>
      <w:pPr>
        <w:pStyle w:val="BodyText"/>
      </w:pPr>
      <w:r>
        <w:rPr>
          <w:b/>
          <w:bCs/>
        </w:rPr>
        <w:t xml:space="preserve">Example 187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36</w:t>
        </w:r>
      </w:hyperlink>
      <w:r>
        <w:t xml:space="preserve">)</w:t>
      </w:r>
      <w:r>
        <w:t xml:space="preserve"> </w:t>
      </w:r>
      <w:r>
        <w:t xml:space="preserve">and</w:t>
      </w:r>
      <w:r>
        <w:t xml:space="preserve"> </w:t>
      </w:r>
      <m:oMath>
        <m:limLow>
          <m:e>
            <m:r>
              <m:t>b</m:t>
            </m:r>
          </m:e>
          <m:lim>
            <m:r>
              <m:rPr>
                <m:sty m:val="p"/>
              </m:rPr>
              <m:t>∼</m:t>
            </m:r>
          </m:lim>
        </m:limLow>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limLow>
          <m:e>
            <m:r>
              <m:t>b</m:t>
            </m:r>
          </m:e>
          <m:lim>
            <m:r>
              <m:rPr>
                <m:sty m:val="p"/>
              </m:rPr>
              <m:t>∼</m:t>
            </m:r>
          </m:lim>
        </m:limLow>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limLow>
                    <m:e>
                      <m:r>
                        <m:t>x</m:t>
                      </m:r>
                    </m:e>
                    <m:lim>
                      <m:r>
                        <m:rPr>
                          <m:sty m:val="p"/>
                        </m:rPr>
                        <m:t>∼</m:t>
                      </m:r>
                    </m:lim>
                  </m:limLow>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604"/>
    <w:bookmarkStart w:id="605" w:name="thm-qr-least-squares"/>
    <w:p>
      <w:pPr>
        <w:pStyle w:val="BodyText"/>
      </w:pPr>
      <w:r>
        <w:rPr>
          <w:b/>
          <w:bCs/>
        </w:rPr>
        <w:t xml:space="preserve">Theorem 105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103</w:t>
        </w:r>
      </w:hyperlink>
      <w:r>
        <w:t xml:space="preserve">), and let</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115</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limLow>
                <m:e>
                  <m:r>
                    <m:t>x</m:t>
                  </m:r>
                </m:e>
                <m:lim>
                  <m:r>
                    <m:rPr>
                      <m:sty m:val="p"/>
                    </m:rPr>
                    <m:t>∼</m:t>
                  </m:r>
                </m:lim>
              </m:limLow>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limLow>
            <m:e>
              <m:r>
                <m:t>b</m:t>
              </m:r>
            </m:e>
            <m:lim>
              <m:r>
                <m:rPr>
                  <m:sty m:val="p"/>
                </m:rPr>
                <m:t>∼</m:t>
              </m:r>
            </m:lim>
          </m:limLow>
          <m:r>
            <m:rPr>
              <m:sty m:val="p"/>
            </m:rPr>
            <m:t>,</m:t>
          </m:r>
        </m:oMath>
      </m:oMathPara>
    </w:p>
    <w:p>
      <w:pPr>
        <w:pStyle w:val="FirstParagraph"/>
      </w:pPr>
      <w:r>
        <w:t xml:space="preserve">which back substitution computes (</w:t>
      </w:r>
      <w:hyperlink w:anchor="thm-back-substitution">
        <w:r>
          <w:rPr>
            <w:rStyle w:val="Hyperlink"/>
          </w:rPr>
          <w:t xml:space="preserve">Theorem 102</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w:t>
      </w:r>
    </w:p>
    <w:bookmarkEnd w:id="605"/>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limLow>
          <m:e>
            <m:r>
              <m:t>x</m:t>
            </m:r>
          </m:e>
          <m:lim>
            <m:r>
              <m:rPr>
                <m:sty m:val="p"/>
              </m:rPr>
              <m:t>∼</m:t>
            </m:r>
          </m:lim>
        </m:limLow>
        <m:r>
          <m:rPr>
            <m:sty m:val="p"/>
          </m:rPr>
          <m:t>=</m:t>
        </m:r>
        <m:sSup>
          <m:e>
            <m:r>
              <m:rPr>
                <m:sty m:val="bi"/>
              </m:rPr>
              <m:t>Q</m:t>
            </m:r>
          </m:e>
          <m:sup>
            <m:r>
              <m:rPr>
                <m:sty m:val="p"/>
              </m:rPr>
              <m:t>⊤</m:t>
            </m:r>
          </m:sup>
        </m:sSup>
        <m:limLow>
          <m:e>
            <m:r>
              <m:t>b</m:t>
            </m:r>
          </m:e>
          <m:lim>
            <m:r>
              <m:rPr>
                <m:sty m:val="p"/>
              </m:rPr>
              <m:t>∼</m:t>
            </m:r>
          </m:lim>
        </m:limLow>
      </m:oMath>
      <w:r>
        <w:t xml:space="preserve"> </w:t>
      </w:r>
      <w:r>
        <w:t xml:space="preserve">has exactly one solution</w:t>
      </w:r>
      <w:r>
        <w:t xml:space="preserve"> </w:t>
      </w:r>
      <m:oMath>
        <m:acc>
          <m:accPr>
            <m:chr m:val="̂"/>
          </m:accPr>
          <m:e>
            <m:limLow>
              <m:e>
                <m:r>
                  <m:t>x</m:t>
                </m:r>
              </m:e>
              <m:lim>
                <m:r>
                  <m:rPr>
                    <m:sty m:val="p"/>
                  </m:rPr>
                  <m:t>∼</m:t>
                </m:r>
              </m:lim>
            </m:limLow>
          </m:e>
        </m:acc>
      </m:oMath>
      <w:r>
        <w:t xml:space="preserve"> </w:t>
      </w:r>
      <w:r>
        <w:t xml:space="preserve">(</w:t>
      </w:r>
      <w:hyperlink w:anchor="thm-back-substitution">
        <w:r>
          <w:rPr>
            <w:rStyle w:val="Hyperlink"/>
          </w:rPr>
          <w:t xml:space="preserve">Theorem 102</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90</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limLow>
                    <m:e>
                      <m:r>
                        <m:t>x</m:t>
                      </m:r>
                    </m:e>
                    <m:lim>
                      <m:r>
                        <m:rPr>
                          <m:sty m:val="p"/>
                        </m:rPr>
                        <m:t>∼</m:t>
                      </m:r>
                    </m:lim>
                  </m:limLow>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limLow>
                    <m:e>
                      <m:r>
                        <m:t>x</m:t>
                      </m:r>
                    </m:e>
                    <m:lim>
                      <m:r>
                        <m:rPr>
                          <m:sty m:val="p"/>
                        </m:rPr>
                        <m:t>∼</m:t>
                      </m:r>
                    </m:lim>
                  </m:limLow>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limLow>
                    <m:e>
                      <m:r>
                        <m:t>x</m:t>
                      </m:r>
                    </m:e>
                    <m:lim>
                      <m:r>
                        <m:rPr>
                          <m:sty m:val="p"/>
                        </m:rPr>
                        <m:t>∼</m:t>
                      </m:r>
                    </m:lim>
                  </m:limLow>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limLow>
                    <m:e>
                      <m:r>
                        <m:t>x</m:t>
                      </m:r>
                    </m:e>
                    <m:lim>
                      <m:r>
                        <m:rPr>
                          <m:sty m:val="p"/>
                        </m:rPr>
                        <m:t>∼</m:t>
                      </m:r>
                    </m:lim>
                  </m:limLow>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limLow>
                    <m:e>
                      <m:r>
                        <m:t>x</m:t>
                      </m:r>
                    </m:e>
                    <m:lim>
                      <m:r>
                        <m:rPr>
                          <m:sty m:val="p"/>
                        </m:rPr>
                        <m:t>∼</m:t>
                      </m:r>
                    </m:lim>
                  </m:limLow>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limLow>
                    <m:e>
                      <m:r>
                        <m:t>x</m:t>
                      </m:r>
                    </m:e>
                    <m:lim>
                      <m:r>
                        <m:rPr>
                          <m:sty m:val="p"/>
                        </m:rPr>
                        <m:t>∼</m:t>
                      </m:r>
                    </m:lim>
                  </m:limLow>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limLow>
                <m:e>
                  <m:r>
                    <m:t>b</m:t>
                  </m:r>
                </m:e>
                <m:lim>
                  <m:r>
                    <m:rPr>
                      <m:sty m:val="p"/>
                    </m:rPr>
                    <m:t>∼</m:t>
                  </m:r>
                </m:lim>
              </m:limLow>
              <m:r>
                <m:rPr>
                  <m:sty m:val="p"/>
                </m:rPr>
                <m:t>)</m:t>
              </m:r>
              <m:r>
                <m:t>&amp;</m:t>
              </m:r>
              <m:r>
                <m:t>&amp;</m:t>
              </m:r>
              <m:r>
                <m:rPr>
                  <m:nor/>
                  <m:sty m:val="p"/>
                </m:rPr>
                <m:t>(</m:t>
              </m:r>
              <m:r>
                <m:rPr>
                  <m:sty m:val="bi"/>
                </m:rPr>
                <m:t>R</m:t>
              </m:r>
              <m:acc>
                <m:accPr>
                  <m:chr m:val="̂"/>
                </m:accPr>
                <m:e>
                  <m:limLow>
                    <m:e>
                      <m:r>
                        <m:t>x</m:t>
                      </m:r>
                    </m:e>
                    <m:lim>
                      <m:r>
                        <m:rPr>
                          <m:sty m:val="p"/>
                        </m:rPr>
                        <m:t>∼</m:t>
                      </m:r>
                    </m:lim>
                  </m:limLow>
                </m:e>
              </m:acc>
              <m:r>
                <m:rPr>
                  <m:sty m:val="p"/>
                </m:rPr>
                <m:t>=</m:t>
              </m:r>
              <m:sSup>
                <m:e>
                  <m:r>
                    <m:rPr>
                      <m:sty m:val="bi"/>
                    </m:rPr>
                    <m:t>Q</m:t>
                  </m:r>
                </m:e>
                <m:sup>
                  <m:r>
                    <m:rPr>
                      <m:sty m:val="p"/>
                    </m:rPr>
                    <m:t>⊤</m:t>
                  </m:r>
                </m:sup>
              </m:sSup>
              <m:limLow>
                <m:e>
                  <m:r>
                    <m:t>b</m:t>
                  </m:r>
                </m:e>
                <m:lim>
                  <m:r>
                    <m:rPr>
                      <m:sty m:val="p"/>
                    </m:rPr>
                    <m:t>∼</m:t>
                  </m:r>
                </m:lim>
              </m:limLow>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limLow>
                <m:e>
                  <m:r>
                    <m:t>b</m:t>
                  </m:r>
                </m:e>
                <m:lim>
                  <m:r>
                    <m:rPr>
                      <m:sty m:val="p"/>
                    </m:rPr>
                    <m:t>∼</m:t>
                  </m:r>
                </m:lim>
              </m:limLow>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limLow>
                <m:e>
                  <m:r>
                    <m:t>b</m:t>
                  </m:r>
                </m:e>
                <m:lim>
                  <m:r>
                    <m:rPr>
                      <m:sty m:val="p"/>
                    </m:rPr>
                    <m:t>∼</m:t>
                  </m:r>
                </m:lim>
              </m:limLow>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limLow>
                <m:e>
                  <m:r>
                    <m:t>b</m:t>
                  </m:r>
                </m:e>
                <m:lim>
                  <m:r>
                    <m:rPr>
                      <m:sty m:val="p"/>
                    </m:rPr>
                    <m:t>∼</m:t>
                  </m:r>
                </m:lim>
              </m:limLow>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limLow>
              <m:e>
                <m:r>
                  <m:t>x</m:t>
                </m:r>
              </m:e>
              <m:lim>
                <m:r>
                  <m:rPr>
                    <m:sty m:val="p"/>
                  </m:rPr>
                  <m:t>∼</m:t>
                </m:r>
              </m:lim>
            </m:limLow>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104</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is consistent for every</w:t>
      </w:r>
      <w:r>
        <w:t xml:space="preserve"> </w:t>
      </w:r>
      <m:oMath>
        <m:limLow>
          <m:e>
            <m:r>
              <m:t>b</m:t>
            </m:r>
          </m:e>
          <m:lim>
            <m:r>
              <m:rPr>
                <m:sty m:val="p"/>
              </m:rPr>
              <m:t>∼</m:t>
            </m:r>
          </m:lim>
        </m:limLow>
      </m:oMath>
      <w:r>
        <w:t xml:space="preserve"> </w:t>
      </w:r>
      <w:r>
        <w:t xml:space="preserve">(</w:t>
      </w:r>
      <w:hyperlink w:anchor="cor-solution-unique">
        <w:r>
          <w:rPr>
            <w:rStyle w:val="Hyperlink"/>
          </w:rPr>
          <w:t xml:space="preserve">Corollary 12</w:t>
        </w:r>
      </w:hyperlink>
      <w:r>
        <w:t xml:space="preserve">, part 1),</w:t>
      </w:r>
      <w:r>
        <w:t xml:space="preserve"> </w:t>
      </w:r>
      <w:r>
        <w:t xml:space="preserve">so its solution leaves residual</w:t>
      </w:r>
      <w:r>
        <w:t xml:space="preserve"> </w:t>
      </w:r>
      <m:oMath>
        <m:limLow>
          <m:e>
            <m:r>
              <m:t>0</m:t>
            </m:r>
          </m:e>
          <m:lim>
            <m:r>
              <m:rPr>
                <m:sty m:val="p"/>
              </m:rPr>
              <m:t>∼</m:t>
            </m:r>
          </m:lim>
        </m:limLow>
      </m:oMath>
      <w:r>
        <w:t xml:space="preserve">, is a least squares solution,</w:t>
      </w:r>
      <w:r>
        <w:t xml:space="preserve"> </w:t>
      </w:r>
      <w:r>
        <w:t xml:space="preserve">and is therefore</w:t>
      </w:r>
      <w:r>
        <w:t xml:space="preserve"> </w:t>
      </w:r>
      <m:oMath>
        <m:acc>
          <m:accPr>
            <m:chr m:val="̂"/>
          </m:accPr>
          <m:e>
            <m:limLow>
              <m:e>
                <m:r>
                  <m:t>x</m:t>
                </m:r>
              </m:e>
              <m:lim>
                <m:r>
                  <m:rPr>
                    <m:sty m:val="p"/>
                  </m:rPr>
                  <m:t>∼</m:t>
                </m:r>
              </m:lim>
            </m:limLow>
          </m:e>
        </m:acc>
      </m:oMath>
      <w:r>
        <w:t xml:space="preserve">.</w:t>
      </w:r>
    </w:p>
    <w:bookmarkStart w:id="606" w:name="exm-qr-least-squares"/>
    <w:p>
      <w:pPr>
        <w:pStyle w:val="BodyText"/>
      </w:pPr>
      <w:r>
        <w:rPr>
          <w:b/>
          <w:bCs/>
        </w:rPr>
        <w:t xml:space="preserve">Example 188 (The least squares line by QR)</w:t>
      </w:r>
      <w:r>
        <w:t xml:space="preserve"> </w:t>
      </w:r>
      <w:r>
        <w:t xml:space="preserve">For</w:t>
      </w:r>
      <w:r>
        <w:t xml:space="preserve"> </w:t>
      </w:r>
      <m:oMath>
        <m:r>
          <m:rPr>
            <m:sty m:val="bi"/>
          </m:rPr>
          <m:t>A</m:t>
        </m:r>
      </m:oMath>
      <w:r>
        <w:t xml:space="preserve"> </w:t>
      </w:r>
      <w:r>
        <w:t xml:space="preserve">and</w:t>
      </w:r>
      <w:r>
        <w:t xml:space="preserve"> </w:t>
      </w:r>
      <m:oMath>
        <m:limLow>
          <m:e>
            <m:r>
              <m:t>b</m:t>
            </m:r>
          </m:e>
          <m:lim>
            <m:r>
              <m:rPr>
                <m:sty m:val="p"/>
              </m:rPr>
              <m:t>∼</m:t>
            </m:r>
          </m:lim>
        </m:limLow>
      </m:oMath>
      <w:r>
        <w:t xml:space="preserve"> </w:t>
      </w:r>
      <w:r>
        <w:t xml:space="preserve">of</w:t>
      </w:r>
      <w:r>
        <w:t xml:space="preserve"> </w:t>
      </w:r>
      <w:hyperlink w:anchor="exm-normal-equations">
        <w:r>
          <w:rPr>
            <w:rStyle w:val="Hyperlink"/>
          </w:rPr>
          <w:t xml:space="preserve">Example 186</w:t>
        </w:r>
      </w:hyperlink>
      <w:r>
        <w:t xml:space="preserve">,</w:t>
      </w:r>
      <w:r>
        <w:t xml:space="preserve"> </w:t>
      </w:r>
      <w:r>
        <w:t xml:space="preserve">Gram-Schmidt gives</w:t>
      </w:r>
      <w:r>
        <w:t xml:space="preserve"> </w:t>
      </w:r>
      <m:oMath>
        <m:sSub>
          <m:e>
            <m:limLow>
              <m:e>
                <m:r>
                  <m:t>q</m:t>
                </m:r>
              </m:e>
              <m:lim>
                <m:r>
                  <m:rPr>
                    <m:sty m:val="p"/>
                  </m:rPr>
                  <m:t>∼</m:t>
                </m:r>
              </m:lim>
            </m:limLow>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limLow>
                    <m:e>
                      <m:r>
                        <m:t>q</m:t>
                      </m:r>
                    </m:e>
                    <m:lim>
                      <m:r>
                        <m:rPr>
                          <m:sty m:val="p"/>
                        </m:rPr>
                        <m:t>∼</m:t>
                      </m:r>
                    </m:lim>
                  </m:limLow>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Sup>
                <m:e>
                  <m:limLow>
                    <m:e>
                      <m:r>
                        <m:t>q</m:t>
                      </m:r>
                    </m:e>
                    <m:lim>
                      <m:r>
                        <m:rPr>
                          <m:sty m:val="p"/>
                        </m:rPr>
                        <m:t>∼</m:t>
                      </m:r>
                    </m:lim>
                  </m:limLow>
                </m:e>
                <m:sub>
                  <m:r>
                    <m:t>2</m:t>
                  </m:r>
                </m:sub>
                <m:sup>
                  <m:r>
                    <m:rPr>
                      <m:sty m:val="p"/>
                    </m:rPr>
                    <m:t>′</m:t>
                  </m:r>
                </m:sup>
              </m:sSubSup>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limLow>
              <m:e>
                <m:r>
                  <m:t>q</m:t>
                </m:r>
              </m:e>
              <m:lim>
                <m:r>
                  <m:rPr>
                    <m:sty m:val="p"/>
                  </m:rPr>
                  <m:t>∼</m:t>
                </m:r>
              </m:lim>
            </m:limLow>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limLow>
                <m:e>
                  <m:r>
                    <m:t>b</m:t>
                  </m:r>
                </m:e>
                <m:lim>
                  <m:r>
                    <m:rPr>
                      <m:sty m:val="p"/>
                    </m:rPr>
                    <m:t>∼</m:t>
                  </m:r>
                </m:lim>
              </m:limLow>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186</w:t>
        </w:r>
      </w:hyperlink>
      <w:r>
        <w:t xml:space="preserve">.</w:t>
      </w:r>
    </w:p>
    <w:bookmarkEnd w:id="606"/>
    <w:bookmarkStart w:id="607" w:name="def-lu"/>
    <w:p>
      <w:pPr>
        <w:pStyle w:val="BodyText"/>
      </w:pPr>
      <w:r>
        <w:rPr>
          <w:b/>
          <w:bCs/>
        </w:rPr>
        <w:t xml:space="preserve">Definition 117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w:t>
      </w:r>
      <w:hyperlink w:anchor="def-unit-lower-triangular-matrix">
        <w:r>
          <w:rPr>
            <w:rStyle w:val="Hyperlink"/>
          </w:rPr>
          <w:t xml:space="preserve">Definition 114</w:t>
        </w:r>
      </w:hyperlink>
      <w:r>
        <w:t xml:space="preserve">) and</w:t>
      </w:r>
      <w:r>
        <w:t xml:space="preserve"> </w:t>
      </w:r>
      <m:oMath>
        <m:r>
          <m:rPr>
            <m:sty m:val="bi"/>
          </m:rPr>
          <m:t>U</m:t>
        </m:r>
      </m:oMath>
      <w:r>
        <w:t xml:space="preserve"> </w:t>
      </w:r>
      <w:r>
        <w:t xml:space="preserve">upper triangular (</w:t>
      </w:r>
      <w:hyperlink w:anchor="def-triangular-matrix">
        <w:r>
          <w:rPr>
            <w:rStyle w:val="Hyperlink"/>
          </w:rPr>
          <w:t xml:space="preserve">Definition 112</w:t>
        </w:r>
      </w:hyperlink>
      <w:r>
        <w:t xml:space="preserve">).</w:t>
      </w:r>
    </w:p>
    <w:bookmarkEnd w:id="607"/>
    <w:bookmarkStart w:id="608" w:name="exm-lu"/>
    <w:p>
      <w:pPr>
        <w:pStyle w:val="BodyText"/>
      </w:pPr>
      <w:r>
        <w:rPr>
          <w:b/>
          <w:bCs/>
        </w:rPr>
        <w:t xml:space="preserve">Example 189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608"/>
    <w:bookmarkStart w:id="609" w:name="exm-not-lu"/>
    <w:p>
      <w:pPr>
        <w:pStyle w:val="BodyText"/>
      </w:pPr>
      <w:r>
        <w:rPr>
          <w:b/>
          <w:bCs/>
        </w:rPr>
        <w:t xml:space="preserve">Example 190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609"/>
    <w:bookmarkStart w:id="610" w:name="thm-lu-solve"/>
    <w:p>
      <w:pPr>
        <w:pStyle w:val="BodyText"/>
      </w:pPr>
      <w:r>
        <w:rPr>
          <w:b/>
          <w:bCs/>
        </w:rPr>
        <w:t xml:space="preserve">Theorem 106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117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limLow>
          <m:e>
            <m:r>
              <m:t>b</m:t>
            </m:r>
          </m:e>
          <m:lim>
            <m:r>
              <m:rPr>
                <m:sty m:val="p"/>
              </m:rPr>
              <m:t>∼</m:t>
            </m:r>
          </m:lim>
        </m:limLow>
        <m:r>
          <m:rPr>
            <m:sty m:val="p"/>
          </m:rPr>
          <m:t>∈</m:t>
        </m:r>
        <m:sSup>
          <m:e>
            <m:r>
              <m:rPr>
                <m:scr m:val="double-struck"/>
                <m:sty m:val="p"/>
              </m:rPr>
              <m:t>R</m:t>
            </m:r>
          </m:e>
          <m:sup>
            <m:r>
              <m:t>n</m:t>
            </m:r>
          </m:sup>
        </m:sSup>
      </m:oMath>
      <w:r>
        <w:t xml:space="preserve"> </w:t>
      </w:r>
      <w:r>
        <w:t xml:space="preserve">the system</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has exactly one solution:</w:t>
      </w:r>
      <w:r>
        <w:t xml:space="preserve"> </w:t>
      </w:r>
      <w:r>
        <w:t xml:space="preserve">solve</w:t>
      </w:r>
      <w:r>
        <w:t xml:space="preserve"> </w:t>
      </w:r>
      <m:oMath>
        <m:r>
          <m:rPr>
            <m:sty m:val="bi"/>
          </m:rPr>
          <m:t>L</m:t>
        </m:r>
        <m:limLow>
          <m:e>
            <m:r>
              <m:t>y</m:t>
            </m:r>
          </m:e>
          <m:lim>
            <m:r>
              <m:rPr>
                <m:sty m:val="p"/>
              </m:rPr>
              <m:t>∼</m:t>
            </m:r>
          </m:lim>
        </m:limLow>
        <m:r>
          <m:rPr>
            <m:sty m:val="p"/>
          </m:rPr>
          <m:t>=</m:t>
        </m:r>
        <m:limLow>
          <m:e>
            <m:r>
              <m:t>b</m:t>
            </m:r>
          </m:e>
          <m:lim>
            <m:r>
              <m:rPr>
                <m:sty m:val="p"/>
              </m:rPr>
              <m:t>∼</m:t>
            </m:r>
          </m:lim>
        </m:limLow>
      </m:oMath>
      <w:r>
        <w:t xml:space="preserve"> </w:t>
      </w:r>
      <w:r>
        <w:t xml:space="preserve">by forward substitution,</w:t>
      </w:r>
      <w:r>
        <w:t xml:space="preserve"> </w:t>
      </w:r>
      <w:r>
        <w:t xml:space="preserve">then</w:t>
      </w:r>
      <w:r>
        <w:t xml:space="preserve"> </w:t>
      </w:r>
      <m:oMath>
        <m:r>
          <m:rPr>
            <m:sty m:val="bi"/>
          </m:rPr>
          <m:t>U</m:t>
        </m:r>
        <m:limLow>
          <m:e>
            <m:r>
              <m:t>x</m:t>
            </m:r>
          </m:e>
          <m:lim>
            <m:r>
              <m:rPr>
                <m:sty m:val="p"/>
              </m:rPr>
              <m:t>∼</m:t>
            </m:r>
          </m:lim>
        </m:limLow>
        <m:r>
          <m:rPr>
            <m:sty m:val="p"/>
          </m:rPr>
          <m:t>=</m:t>
        </m:r>
        <m:limLow>
          <m:e>
            <m:r>
              <m:t>y</m:t>
            </m:r>
          </m:e>
          <m:lim>
            <m:r>
              <m:rPr>
                <m:sty m:val="p"/>
              </m:rPr>
              <m:t>∼</m:t>
            </m:r>
          </m:lim>
        </m:limLow>
      </m:oMath>
      <w:r>
        <w:t xml:space="preserve"> </w:t>
      </w:r>
      <w:r>
        <w:t xml:space="preserve">by back substitution (</w:t>
      </w:r>
      <w:hyperlink w:anchor="thm-back-substitution">
        <w:r>
          <w:rPr>
            <w:rStyle w:val="Hyperlink"/>
          </w:rPr>
          <w:t xml:space="preserve">Theorem 102</w:t>
        </w:r>
      </w:hyperlink>
      <w:r>
        <w:t xml:space="preserve">).</w:t>
      </w:r>
    </w:p>
    <w:bookmarkEnd w:id="610"/>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102</w:t>
        </w:r>
      </w:hyperlink>
      <w:r>
        <w:t xml:space="preserve">).</w:t>
      </w:r>
      <w:r>
        <w:t xml:space="preserve"> </w:t>
      </w:r>
      <w:r>
        <w:t xml:space="preserve">If</w:t>
      </w:r>
      <w:r>
        <w:t xml:space="preserve"> </w:t>
      </w:r>
      <m:oMath>
        <m:limLow>
          <m:e>
            <m:r>
              <m:t>y</m:t>
            </m:r>
          </m:e>
          <m:lim>
            <m:r>
              <m:rPr>
                <m:sty m:val="p"/>
              </m:rPr>
              <m:t>∼</m:t>
            </m:r>
          </m:lim>
        </m:limLow>
      </m:oMath>
      <w:r>
        <w:t xml:space="preserve"> </w:t>
      </w:r>
      <w:r>
        <w:t xml:space="preserve">and</w:t>
      </w:r>
      <w:r>
        <w:t xml:space="preserve"> </w:t>
      </w:r>
      <m:oMath>
        <m:limLow>
          <m:e>
            <m:r>
              <m:t>x</m:t>
            </m:r>
          </m:e>
          <m:lim>
            <m:r>
              <m:rPr>
                <m:sty m:val="p"/>
              </m:rPr>
              <m:t>∼</m:t>
            </m:r>
          </m:lim>
        </m:limLow>
      </m:oMath>
      <w:r>
        <w:t xml:space="preserve"> </w:t>
      </w:r>
      <w:r>
        <w:t xml:space="preserve">are those solutions, then</w:t>
      </w:r>
    </w:p>
    <w:p>
      <w:pPr>
        <w:pStyle w:val="BodyText"/>
      </w:pPr>
      <m:oMathPara>
        <m:oMathParaPr>
          <m:jc m:val="center"/>
        </m:oMathParaPr>
        <m:oMath>
          <m:eqArr>
            <m:e>
              <m:r>
                <m:rPr>
                  <m:sty m:val="bi"/>
                </m:rPr>
                <m:t>A</m:t>
              </m:r>
              <m:limLow>
                <m:e>
                  <m:r>
                    <m:t>x</m:t>
                  </m:r>
                </m:e>
                <m:lim>
                  <m:r>
                    <m:rPr>
                      <m:sty m:val="p"/>
                    </m:rPr>
                    <m:t>∼</m:t>
                  </m:r>
                </m:lim>
              </m:limLow>
              <m:r>
                <m:t>&amp;</m:t>
              </m:r>
              <m:r>
                <m:rPr>
                  <m:sty m:val="p"/>
                </m:rPr>
                <m:t>=</m:t>
              </m:r>
              <m:r>
                <m:rPr>
                  <m:sty m:val="bi"/>
                </m:rPr>
                <m:t>L</m:t>
              </m:r>
              <m:r>
                <m:t> </m:t>
              </m:r>
              <m:r>
                <m:rPr>
                  <m:sty m:val="p"/>
                </m:rPr>
                <m:t>(</m:t>
              </m:r>
              <m:r>
                <m:rPr>
                  <m:sty m:val="bi"/>
                </m:rPr>
                <m:t>U</m:t>
              </m:r>
              <m:limLow>
                <m:e>
                  <m:r>
                    <m:t>x</m:t>
                  </m:r>
                </m:e>
                <m:lim>
                  <m:r>
                    <m:rPr>
                      <m:sty m:val="p"/>
                    </m:rPr>
                    <m:t>∼</m:t>
                  </m:r>
                </m:lim>
              </m:limLow>
              <m:r>
                <m:rPr>
                  <m:sty m:val="p"/>
                </m:rPr>
                <m:t>)</m:t>
              </m:r>
            </m:e>
            <m:e>
              <m:r>
                <m:t>&amp;</m:t>
              </m:r>
              <m:r>
                <m:rPr>
                  <m:sty m:val="p"/>
                </m:rPr>
                <m:t>=</m:t>
              </m:r>
              <m:r>
                <m:rPr>
                  <m:sty m:val="bi"/>
                </m:rPr>
                <m:t>L</m:t>
              </m:r>
              <m:limLow>
                <m:e>
                  <m:r>
                    <m:t>y</m:t>
                  </m:r>
                </m:e>
                <m:lim>
                  <m:r>
                    <m:rPr>
                      <m:sty m:val="p"/>
                    </m:rPr>
                    <m:t>∼</m:t>
                  </m:r>
                </m:lim>
              </m:limLow>
            </m:e>
            <m:e>
              <m:r>
                <m:t>&amp;</m:t>
              </m:r>
              <m:r>
                <m:rPr>
                  <m:sty m:val="p"/>
                </m:rPr>
                <m:t>=</m:t>
              </m:r>
              <m:limLow>
                <m:e>
                  <m:r>
                    <m:t>b</m:t>
                  </m:r>
                </m:e>
                <m:lim>
                  <m:r>
                    <m:rPr>
                      <m:sty m:val="p"/>
                    </m:rPr>
                    <m:t>∼</m:t>
                  </m:r>
                </m:lim>
              </m:limLow>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limLow>
          <m:e>
            <m:r>
              <m:t>x</m:t>
            </m:r>
          </m:e>
          <m:lim>
            <m:r>
              <m:rPr>
                <m:sty m:val="p"/>
              </m:rPr>
              <m:t>∼</m:t>
            </m:r>
          </m:lim>
        </m:limLow>
      </m:oMath>
      <w:r>
        <w:t xml:space="preserve"> </w:t>
      </w:r>
      <w:r>
        <w:t xml:space="preserve">is a solution.</w:t>
      </w:r>
      <w:r>
        <w:t xml:space="preserve"> </w:t>
      </w:r>
      <w:r>
        <w:t xml:space="preserve">Conversely, if</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then</w:t>
      </w:r>
      <w:r>
        <w:t xml:space="preserve"> </w:t>
      </w:r>
      <m:oMath>
        <m:limLow>
          <m:e>
            <m:r>
              <m:t>y</m:t>
            </m:r>
          </m:e>
          <m:lim>
            <m:r>
              <m:rPr>
                <m:sty m:val="p"/>
              </m:rPr>
              <m:t>∼</m:t>
            </m:r>
          </m:lim>
        </m:limLow>
        <m:limUpp>
          <m:e>
            <m:r>
              <m:rPr>
                <m:sty m:val="p"/>
              </m:rPr>
              <m:t>=</m:t>
            </m:r>
          </m:e>
          <m:lim>
            <m:r>
              <m:rPr>
                <m:nor/>
                <m:sty m:val="p"/>
              </m:rPr>
              <m:t>def</m:t>
            </m:r>
          </m:lim>
        </m:limUpp>
        <m:r>
          <m:rPr>
            <m:sty m:val="bi"/>
          </m:rPr>
          <m:t>U</m:t>
        </m:r>
        <m:limLow>
          <m:e>
            <m:r>
              <m:t>x</m:t>
            </m:r>
          </m:e>
          <m:lim>
            <m:r>
              <m:rPr>
                <m:sty m:val="p"/>
              </m:rPr>
              <m:t>∼</m:t>
            </m:r>
          </m:lim>
        </m:limLow>
      </m:oMath>
      <w:r>
        <w:t xml:space="preserve"> </w:t>
      </w:r>
      <w:r>
        <w:t xml:space="preserve">satisfies</w:t>
      </w:r>
    </w:p>
    <w:p>
      <w:pPr>
        <w:pStyle w:val="BodyText"/>
      </w:pPr>
      <m:oMathPara>
        <m:oMathParaPr>
          <m:jc m:val="center"/>
        </m:oMathParaPr>
        <m:oMath>
          <m:eqArr>
            <m:e>
              <m:r>
                <m:rPr>
                  <m:sty m:val="bi"/>
                </m:rPr>
                <m:t>L</m:t>
              </m:r>
              <m:limLow>
                <m:e>
                  <m:r>
                    <m:t>y</m:t>
                  </m:r>
                </m:e>
                <m:lim>
                  <m:r>
                    <m:rPr>
                      <m:sty m:val="p"/>
                    </m:rPr>
                    <m:t>∼</m:t>
                  </m:r>
                </m:lim>
              </m:limLow>
              <m:r>
                <m:t>&amp;</m:t>
              </m:r>
              <m:r>
                <m:rPr>
                  <m:sty m:val="p"/>
                </m:rPr>
                <m:t>=</m:t>
              </m:r>
              <m:r>
                <m:rPr>
                  <m:sty m:val="bi"/>
                </m:rPr>
                <m:t>L</m:t>
              </m:r>
              <m:r>
                <m:t> </m:t>
              </m:r>
              <m:r>
                <m:rPr>
                  <m:sty m:val="p"/>
                </m:rPr>
                <m:t>(</m:t>
              </m:r>
              <m:r>
                <m:rPr>
                  <m:sty m:val="bi"/>
                </m:rPr>
                <m:t>U</m:t>
              </m:r>
              <m:limLow>
                <m:e>
                  <m:r>
                    <m:t>x</m:t>
                  </m:r>
                </m:e>
                <m:lim>
                  <m:r>
                    <m:rPr>
                      <m:sty m:val="p"/>
                    </m:rPr>
                    <m:t>∼</m:t>
                  </m:r>
                </m:lim>
              </m:limLow>
              <m:r>
                <m:rPr>
                  <m:sty m:val="p"/>
                </m:rPr>
                <m:t>)</m:t>
              </m:r>
            </m:e>
            <m:e>
              <m:r>
                <m:t>&amp;</m:t>
              </m:r>
              <m:r>
                <m:rPr>
                  <m:sty m:val="p"/>
                </m:rPr>
                <m:t>=</m:t>
              </m:r>
              <m:r>
                <m:rPr>
                  <m:sty m:val="p"/>
                </m:rPr>
                <m:t>(</m:t>
              </m:r>
              <m:r>
                <m:rPr>
                  <m:sty m:val="bi"/>
                </m:rPr>
                <m:t>L</m:t>
              </m:r>
              <m:r>
                <m:rPr>
                  <m:sty m:val="bi"/>
                </m:rPr>
                <m:t>U</m:t>
              </m:r>
              <m:r>
                <m:rPr>
                  <m:sty m:val="p"/>
                </m:rPr>
                <m:t>)</m:t>
              </m:r>
              <m:r>
                <m:t> </m:t>
              </m:r>
              <m:limLow>
                <m:e>
                  <m:r>
                    <m:t>x</m:t>
                  </m:r>
                </m:e>
                <m:lim>
                  <m:r>
                    <m:rPr>
                      <m:sty m:val="p"/>
                    </m:rPr>
                    <m:t>∼</m:t>
                  </m:r>
                </m:lim>
              </m:limLow>
            </m:e>
            <m:e>
              <m:r>
                <m:t>&amp;</m:t>
              </m:r>
              <m:r>
                <m:rPr>
                  <m:sty m:val="p"/>
                </m:rPr>
                <m:t>=</m:t>
              </m:r>
              <m:r>
                <m:rPr>
                  <m:sty m:val="bi"/>
                </m:rPr>
                <m:t>A</m:t>
              </m:r>
              <m:limLow>
                <m:e>
                  <m:r>
                    <m:t>x</m:t>
                  </m:r>
                </m:e>
                <m:lim>
                  <m:r>
                    <m:rPr>
                      <m:sty m:val="p"/>
                    </m:rPr>
                    <m:t>∼</m:t>
                  </m:r>
                </m:lim>
              </m:limLow>
            </m:e>
            <m:e>
              <m:r>
                <m:t>&amp;</m:t>
              </m:r>
              <m:r>
                <m:rPr>
                  <m:sty m:val="p"/>
                </m:rPr>
                <m:t>=</m:t>
              </m:r>
              <m:limLow>
                <m:e>
                  <m:r>
                    <m:t>b</m:t>
                  </m:r>
                </m:e>
                <m:lim>
                  <m:r>
                    <m:rPr>
                      <m:sty m:val="p"/>
                    </m:rPr>
                    <m:t>∼</m:t>
                  </m:r>
                </m:lim>
              </m:limLow>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limLow>
          <m:e>
            <m:r>
              <m:t>y</m:t>
            </m:r>
          </m:e>
          <m:lim>
            <m:r>
              <m:rPr>
                <m:sty m:val="p"/>
              </m:rPr>
              <m:t>∼</m:t>
            </m:r>
          </m:lim>
        </m:limLow>
      </m:oMath>
      <w:r>
        <w:t xml:space="preserve"> </w:t>
      </w:r>
      <w:r>
        <w:t xml:space="preserve">is the unique solution of that system,</w:t>
      </w:r>
      <w:r>
        <w:t xml:space="preserve"> </w:t>
      </w:r>
      <w:r>
        <w:t xml:space="preserve">and</w:t>
      </w:r>
      <w:r>
        <w:t xml:space="preserve"> </w:t>
      </w:r>
      <m:oMath>
        <m:limLow>
          <m:e>
            <m:r>
              <m:t>x</m:t>
            </m:r>
          </m:e>
          <m:lim>
            <m:r>
              <m:rPr>
                <m:sty m:val="p"/>
              </m:rPr>
              <m:t>∼</m:t>
            </m:r>
          </m:lim>
        </m:limLow>
      </m:oMath>
      <w:r>
        <w:t xml:space="preserve"> </w:t>
      </w:r>
      <w:r>
        <w:t xml:space="preserve">is then the unique solution of</w:t>
      </w:r>
      <w:r>
        <w:t xml:space="preserve"> </w:t>
      </w:r>
      <m:oMath>
        <m:r>
          <m:rPr>
            <m:sty m:val="bi"/>
          </m:rPr>
          <m:t>U</m:t>
        </m:r>
        <m:limLow>
          <m:e>
            <m:r>
              <m:t>x</m:t>
            </m:r>
          </m:e>
          <m:lim>
            <m:r>
              <m:rPr>
                <m:sty m:val="p"/>
              </m:rPr>
              <m:t>∼</m:t>
            </m:r>
          </m:lim>
        </m:limLow>
        <m:r>
          <m:rPr>
            <m:sty m:val="p"/>
          </m:rPr>
          <m:t>=</m:t>
        </m:r>
        <m:limLow>
          <m:e>
            <m:r>
              <m:t>y</m:t>
            </m:r>
          </m:e>
          <m:lim>
            <m:r>
              <m:rPr>
                <m:sty m:val="p"/>
              </m:rPr>
              <m:t>∼</m:t>
            </m:r>
          </m:lim>
        </m:limLow>
      </m:oMath>
      <w:r>
        <w:t xml:space="preserve">.</w:t>
      </w:r>
    </w:p>
    <w:bookmarkStart w:id="611" w:name="exm-lu-solve"/>
    <w:p>
      <w:pPr>
        <w:pStyle w:val="BodyText"/>
      </w:pPr>
      <w:r>
        <w:rPr>
          <w:b/>
          <w:bCs/>
        </w:rPr>
        <w:t xml:space="preserve">Example 191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189</w:t>
        </w:r>
      </w:hyperlink>
      <w:r>
        <w:t xml:space="preserve">, solve</w:t>
      </w:r>
      <w:r>
        <w:t xml:space="preserve"> </w:t>
      </w:r>
      <m:oMath>
        <m:r>
          <m:rPr>
            <m:sty m:val="bi"/>
          </m:rPr>
          <m:t>A</m:t>
        </m:r>
        <m:limLow>
          <m:e>
            <m:r>
              <m:t>x</m:t>
            </m:r>
          </m:e>
          <m:lim>
            <m:r>
              <m:rPr>
                <m:sty m:val="p"/>
              </m:rPr>
              <m:t>∼</m:t>
            </m:r>
          </m:lim>
        </m:limLow>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limLow>
          <m:e>
            <m:r>
              <m:t>y</m:t>
            </m:r>
          </m:e>
          <m:lim>
            <m:r>
              <m:rPr>
                <m:sty m:val="p"/>
              </m:rPr>
              <m:t>∼</m:t>
            </m:r>
          </m:lim>
        </m:limLow>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limLow>
          <m:e>
            <m:r>
              <m:t>x</m:t>
            </m:r>
          </m:e>
          <m:lim>
            <m:r>
              <m:rPr>
                <m:sty m:val="p"/>
              </m:rPr>
              <m:t>∼</m:t>
            </m:r>
          </m:lim>
        </m:limLow>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183</w:t>
        </w:r>
      </w:hyperlink>
      <w:r>
        <w:t xml:space="preserve">,</w:t>
      </w:r>
      <w:r>
        <w:t xml:space="preserve"> </w:t>
      </w:r>
      <w:r>
        <w:t xml:space="preserve">which gives</w:t>
      </w:r>
      <w:r>
        <w:t xml:space="preserve"> </w:t>
      </w:r>
      <m:oMath>
        <m:limLow>
          <m:e>
            <m:r>
              <m:t>x</m:t>
            </m:r>
          </m:e>
          <m:lim>
            <m:r>
              <m:rPr>
                <m:sty m:val="p"/>
              </m:rPr>
              <m:t>∼</m:t>
            </m:r>
          </m:lim>
        </m:limLow>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611"/>
    <w:bookmarkEnd w:id="612"/>
    <w:bookmarkEnd w:id="613"/>
    <w:bookmarkStart w:id="646"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14" name="Picture"/>
                  <a:graphic>
                    <a:graphicData uri="http://schemas.openxmlformats.org/drawingml/2006/picture">
                      <pic:pic>
                        <pic:nvPicPr>
                          <pic:cNvPr descr="/opt/quarto/share/formats/docx/note.png" id="615"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95</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77</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616" w:name="thm-invertible-rank"/>
    <w:p>
      <w:pPr>
        <w:pStyle w:val="BodyText"/>
      </w:pPr>
      <w:r>
        <w:rPr>
          <w:b/>
          <w:bCs/>
        </w:rPr>
        <w:t xml:space="preserve">Theorem 107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45</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r>
        <w:t xml:space="preserve">.</w:t>
      </w:r>
    </w:p>
    <w:bookmarkEnd w:id="616"/>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n</m:t>
            </m:r>
          </m:sub>
        </m:sSub>
      </m:oMath>
      <w:r>
        <w:t xml:space="preserve">, then</w:t>
      </w:r>
    </w:p>
    <w:p>
      <w:pPr>
        <w:pStyle w:val="BodyText"/>
      </w:pPr>
      <m:oMathPara>
        <m:oMathParaPr>
          <m:jc m:val="center"/>
        </m:oMathParaPr>
        <m:oMath>
          <m:eqArr>
            <m:e>
              <m:limLow>
                <m:e>
                  <m:r>
                    <m:t>x</m:t>
                  </m:r>
                </m:e>
                <m:lim>
                  <m:r>
                    <m:rPr>
                      <m:sty m:val="p"/>
                    </m:rPr>
                    <m:t>∼</m:t>
                  </m:r>
                </m:lim>
              </m:limLow>
              <m:r>
                <m:t>&amp;</m:t>
              </m:r>
              <m:r>
                <m:rPr>
                  <m:sty m:val="p"/>
                </m:rPr>
                <m:t>=</m:t>
              </m:r>
              <m:sSub>
                <m:e>
                  <m:r>
                    <m:rPr>
                      <m:sty m:val="bi"/>
                    </m:rPr>
                    <m:t>I</m:t>
                  </m:r>
                </m:e>
                <m:sub>
                  <m:r>
                    <m:t>n</m:t>
                  </m:r>
                </m:sub>
              </m:sSub>
              <m:limLow>
                <m:e>
                  <m:r>
                    <m:t>x</m:t>
                  </m:r>
                </m:e>
                <m:lim>
                  <m:r>
                    <m:rPr>
                      <m:sty m:val="p"/>
                    </m:rPr>
                    <m:t>∼</m:t>
                  </m:r>
                </m:lim>
              </m:limLow>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limLow>
                <m:e>
                  <m:r>
                    <m:t>x</m:t>
                  </m:r>
                </m:e>
                <m:lim>
                  <m:r>
                    <m:rPr>
                      <m:sty m:val="p"/>
                    </m:rPr>
                    <m:t>∼</m:t>
                  </m:r>
                </m:lim>
              </m:limLow>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limLow>
                    <m:e>
                      <m:r>
                        <m:t>0</m:t>
                      </m:r>
                    </m:e>
                    <m:lim>
                      <m:r>
                        <m:rPr>
                          <m:sty m:val="p"/>
                        </m:rPr>
                        <m:t>∼</m:t>
                      </m:r>
                    </m:lim>
                  </m:limLow>
                </m:e>
                <m:sub>
                  <m:r>
                    <m:t>n</m:t>
                  </m:r>
                </m:sub>
              </m:sSub>
              <m:r>
                <m:t>&amp;</m:t>
              </m:r>
              <m:r>
                <m:t>&amp;</m:t>
              </m:r>
              <m:r>
                <m:rPr>
                  <m:nor/>
                  <m:sty m:val="p"/>
                </m:rPr>
                <m:t>(</m:t>
              </m:r>
              <m:r>
                <m:rPr>
                  <m:sty m:val="bi"/>
                </m:rPr>
                <m:t>A</m:t>
              </m:r>
              <m:limLow>
                <m:e>
                  <m:r>
                    <m:t>x</m:t>
                  </m:r>
                </m:e>
                <m:lim>
                  <m:r>
                    <m:rPr>
                      <m:sty m:val="p"/>
                    </m:rPr>
                    <m:t>∼</m:t>
                  </m:r>
                </m:lim>
              </m:limLow>
              <m:r>
                <m:rPr>
                  <m:sty m:val="p"/>
                </m:rPr>
                <m:t>=</m:t>
              </m:r>
              <m:sSub>
                <m:e>
                  <m:limLow>
                    <m:e>
                      <m:r>
                        <m:t>0</m:t>
                      </m:r>
                    </m:e>
                    <m:lim>
                      <m:r>
                        <m:rPr>
                          <m:sty m:val="p"/>
                        </m:rPr>
                        <m:t>∼</m:t>
                      </m:r>
                    </m:lim>
                  </m:limLow>
                </m:e>
                <m:sub>
                  <m:r>
                    <m:t>n</m:t>
                  </m:r>
                </m:sub>
              </m:sSub>
              <m:r>
                <m:rPr>
                  <m:nor/>
                  <m:sty m:val="p"/>
                </m:rPr>
                <m:t>)</m:t>
              </m:r>
            </m:e>
            <m:e>
              <m:r>
                <m:t>&amp;</m:t>
              </m:r>
              <m:r>
                <m:rPr>
                  <m:sty m:val="p"/>
                </m:rPr>
                <m:t>=</m:t>
              </m:r>
              <m:sSub>
                <m:e>
                  <m:limLow>
                    <m:e>
                      <m:r>
                        <m:t>0</m:t>
                      </m:r>
                    </m:e>
                    <m:lim>
                      <m:r>
                        <m:rPr>
                          <m:sty m:val="p"/>
                        </m:rPr>
                        <m:t>∼</m:t>
                      </m:r>
                    </m:lim>
                  </m:limLow>
                </m:e>
                <m:sub>
                  <m:r>
                    <m:t>n</m:t>
                  </m:r>
                </m:sub>
              </m:sSub>
              <m:r>
                <m:rPr>
                  <m:sty m:val="p"/>
                </m:rPr>
                <m:t>,</m:t>
              </m:r>
              <m:r>
                <m:t>&amp;</m:t>
              </m:r>
              <m:r>
                <m:t>&amp;</m:t>
              </m:r>
              <m:r>
                <m:rPr>
                  <m:nor/>
                  <m:sty m:val="p"/>
                </m:rPr>
                <m:t>(</m:t>
              </m:r>
              <m:r>
                <m:rPr>
                  <m:nor/>
                  <m:sty m:val="p"/>
                </m:rPr>
                <m:t>Definition 32</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39</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limLow>
          <m:e>
            <m:r>
              <m:t>y</m:t>
            </m:r>
          </m:e>
          <m:lim>
            <m:r>
              <m:rPr>
                <m:sty m:val="p"/>
              </m:rPr>
              <m:t>∼</m:t>
            </m:r>
          </m:lim>
        </m:limLow>
        <m:r>
          <m:rPr>
            <m:sty m:val="p"/>
          </m:rPr>
          <m:t>=</m:t>
        </m:r>
        <m:limLow>
          <m:e>
            <m:r>
              <m:t>b</m:t>
            </m:r>
          </m:e>
          <m:lim>
            <m:r>
              <m:rPr>
                <m:sty m:val="p"/>
              </m:rPr>
              <m:t>∼</m:t>
            </m:r>
          </m:lim>
        </m:limLow>
      </m:oMath>
      <w:r>
        <w:t xml:space="preserve"> </w:t>
      </w:r>
      <w:r>
        <w:t xml:space="preserve">has exactly one solution</w:t>
      </w:r>
      <w:r>
        <w:t xml:space="preserve"> </w:t>
      </w:r>
      <w:r>
        <w:t xml:space="preserve">(</w:t>
      </w:r>
      <w:hyperlink w:anchor="cor-solution-unique">
        <w:r>
          <w:rPr>
            <w:rStyle w:val="Hyperlink"/>
          </w:rPr>
          <w:t xml:space="preserve">Corollary 12</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limLow>
              <m:e>
                <m:r>
                  <m:t>y</m:t>
                </m:r>
              </m:e>
              <m:lim>
                <m:r>
                  <m:rPr>
                    <m:sty m:val="p"/>
                  </m:rPr>
                  <m:t>∼</m:t>
                </m:r>
              </m:lim>
            </m:limLow>
          </m:e>
          <m:sub>
            <m:r>
              <m:t>j</m:t>
            </m:r>
          </m:sub>
        </m:sSub>
      </m:oMath>
      <w:r>
        <w:t xml:space="preserve"> </w:t>
      </w:r>
      <w:r>
        <w:t xml:space="preserve">solve</w:t>
      </w:r>
      <w:r>
        <w:t xml:space="preserve"> </w:t>
      </w:r>
      <m:oMath>
        <m:r>
          <m:rPr>
            <m:sty m:val="bi"/>
          </m:rPr>
          <m:t>A</m:t>
        </m:r>
        <m:sSub>
          <m:e>
            <m:limLow>
              <m:e>
                <m:r>
                  <m:t>y</m:t>
                </m:r>
              </m:e>
              <m:lim>
                <m:r>
                  <m:rPr>
                    <m:sty m:val="p"/>
                  </m:rPr>
                  <m:t>∼</m:t>
                </m:r>
              </m:lim>
            </m:limLow>
          </m:e>
          <m:sub>
            <m:r>
              <m:t>j</m:t>
            </m:r>
          </m:sub>
        </m:sSub>
        <m:r>
          <m:rPr>
            <m:sty m:val="p"/>
          </m:rPr>
          <m:t>=</m:t>
        </m:r>
        <m:sSub>
          <m:e>
            <m:limLow>
              <m:e>
                <m:r>
                  <m:t>e</m:t>
                </m:r>
              </m:e>
              <m:lim>
                <m:r>
                  <m:rPr>
                    <m:sty m:val="p"/>
                  </m:rPr>
                  <m:t>∼</m:t>
                </m:r>
              </m:lim>
            </m:limLow>
          </m:e>
          <m:sub>
            <m:r>
              <m:t>j</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limLow>
              <m:e>
                <m:r>
                  <m:t>y</m:t>
                </m:r>
              </m:e>
              <m:lim>
                <m:r>
                  <m:rPr>
                    <m:sty m:val="p"/>
                  </m:rPr>
                  <m:t>∼</m:t>
                </m:r>
              </m:lim>
            </m:limLow>
          </m:e>
          <m:sub>
            <m:r>
              <m:t>1</m:t>
            </m:r>
          </m:sub>
        </m:sSub>
        <m:r>
          <m:rPr>
            <m:sty m:val="p"/>
          </m:rPr>
          <m:t>,</m:t>
        </m:r>
        <m:r>
          <m:rPr>
            <m:sty m:val="p"/>
          </m:rPr>
          <m:t>…</m:t>
        </m:r>
        <m:r>
          <m:rPr>
            <m:sty m:val="p"/>
          </m:rPr>
          <m:t>,</m:t>
        </m:r>
        <m:sSub>
          <m:e>
            <m:limLow>
              <m:e>
                <m:r>
                  <m:t>y</m:t>
                </m:r>
              </m:e>
              <m:lim>
                <m:r>
                  <m:rPr>
                    <m:sty m:val="p"/>
                  </m:rPr>
                  <m:t>∼</m:t>
                </m:r>
              </m:lim>
            </m:limLow>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limLow>
              <m:e>
                <m:r>
                  <m:t>y</m:t>
                </m:r>
              </m:e>
              <m:lim>
                <m:r>
                  <m:rPr>
                    <m:sty m:val="p"/>
                  </m:rPr>
                  <m:t>∼</m:t>
                </m:r>
              </m:lim>
            </m:limLow>
          </m:e>
          <m:sub>
            <m:r>
              <m:t>j</m:t>
            </m:r>
          </m:sub>
        </m:sSub>
        <m:r>
          <m:rPr>
            <m:sty m:val="p"/>
          </m:rPr>
          <m:t>=</m:t>
        </m:r>
        <m:sSub>
          <m:e>
            <m:limLow>
              <m:e>
                <m:r>
                  <m:t>e</m:t>
                </m:r>
              </m:e>
              <m:lim>
                <m:r>
                  <m:rPr>
                    <m:sty m:val="p"/>
                  </m:rPr>
                  <m:t>∼</m:t>
                </m:r>
              </m:lim>
            </m:limLow>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93</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85</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39</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limLow>
              <m:e>
                <m:r>
                  <m:t>0</m:t>
                </m:r>
              </m:e>
              <m:lim>
                <m:r>
                  <m:rPr>
                    <m:sty m:val="p"/>
                  </m:rPr>
                  <m:t>∼</m:t>
                </m:r>
              </m:lim>
            </m:limLow>
          </m:e>
        </m:d>
        <m:r>
          <m:t>​</m:t>
        </m:r>
      </m:oMath>
      <w:r>
        <w:t xml:space="preserve"> </w:t>
      </w:r>
      <w:r>
        <w:t xml:space="preserve">(</w:t>
      </w:r>
      <w:hyperlink w:anchor="def-dimension">
        <w:r>
          <w:rPr>
            <w:rStyle w:val="Hyperlink"/>
          </w:rPr>
          <w:t xml:space="preserve">Definition 51</w:t>
        </w:r>
      </w:hyperlink>
      <w:r>
        <w:t xml:space="preserve">,</w:t>
      </w:r>
      <w:r>
        <w:t xml:space="preserve"> </w:t>
      </w:r>
      <w:hyperlink w:anchor="def-span">
        <w:r>
          <w:rPr>
            <w:rStyle w:val="Hyperlink"/>
          </w:rPr>
          <w:t xml:space="preserve">Definition 47</w:t>
        </w:r>
      </w:hyperlink>
      <w:r>
        <w:t xml:space="preserve">), and</w:t>
      </w:r>
      <w:r>
        <w:t xml:space="preserve"> </w:t>
      </w:r>
      <m:oMath>
        <m:r>
          <m:t>​</m:t>
        </m:r>
        <m:d>
          <m:dPr>
            <m:begChr m:val="{"/>
            <m:sepChr m:val=""/>
            <m:endChr m:val="}"/>
            <m:grow/>
          </m:dPr>
          <m:e>
            <m:limLow>
              <m:e>
                <m:r>
                  <m:t>0</m:t>
                </m:r>
              </m:e>
              <m:lim>
                <m:r>
                  <m:rPr>
                    <m:sty m:val="p"/>
                  </m:rPr>
                  <m:t>∼</m:t>
                </m:r>
              </m:lim>
            </m:limLow>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50</w:t>
        </w:r>
      </w:hyperlink>
      <w:r>
        <w:t xml:space="preserve">).</w:t>
      </w:r>
    </w:p>
    <w:bookmarkStart w:id="617" w:name="exm-invertible-rank"/>
    <w:p>
      <w:pPr>
        <w:pStyle w:val="BodyText"/>
      </w:pPr>
      <w:r>
        <w:rPr>
          <w:b/>
          <w:bCs/>
        </w:rPr>
        <w:t xml:space="preserve">Example 192 (Rank decides invertibility)</w:t>
      </w:r>
      <w:r>
        <w:t xml:space="preserve"> </w:t>
      </w:r>
      <w:r>
        <w:t xml:space="preserve"> </w:t>
      </w:r>
    </w:p>
    <w:p>
      <w:pPr>
        <w:pStyle w:val="Compact"/>
        <w:numPr>
          <w:ilvl w:val="0"/>
          <w:numId w:val="1095"/>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limLow>
          <m:e>
            <m:r>
              <m:t>0</m:t>
            </m:r>
          </m:e>
          <m:lim>
            <m:r>
              <m:rPr>
                <m:sty m:val="p"/>
              </m:rPr>
              <m:t>∼</m:t>
            </m:r>
          </m:lim>
        </m:limLow>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5"/>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127</w:t>
        </w:r>
      </w:hyperlink>
      <w:r>
        <w:t xml:space="preserve"> </w:t>
      </w:r>
      <w:r>
        <w:t xml:space="preserve">found.</w:t>
      </w:r>
    </w:p>
    <w:bookmarkEnd w:id="617"/>
    <w:bookmarkStart w:id="618" w:name="def-eigenspace"/>
    <w:p>
      <w:pPr>
        <w:pStyle w:val="FirstParagraph"/>
      </w:pPr>
      <w:r>
        <w:rPr>
          <w:b/>
          <w:bCs/>
        </w:rPr>
        <w:t xml:space="preserve">Definition 118 (Eigenspace)</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33</w:t>
        </w:r>
      </w:hyperlink>
      <w:r>
        <w:t xml:space="preserve">).</w:t>
      </w:r>
    </w:p>
    <w:bookmarkEnd w:id="618"/>
    <w:bookmarkStart w:id="619" w:name="def-geometric-multiplicity"/>
    <w:p>
      <w:pPr>
        <w:pStyle w:val="BodyText"/>
      </w:pPr>
      <w:r>
        <w:rPr>
          <w:b/>
          <w:bCs/>
        </w:rPr>
        <w:t xml:space="preserve">Definition 119 (Geometric multiplicity)</w:t>
      </w:r>
      <w:r>
        <w:t xml:space="preserve"> </w:t>
      </w:r>
      <w:r>
        <w:t xml:space="preserve">The dimension (</w:t>
      </w:r>
      <w:hyperlink w:anchor="def-dimension">
        <w:r>
          <w:rPr>
            <w:rStyle w:val="Hyperlink"/>
          </w:rPr>
          <w:t xml:space="preserve">Definition 51</w:t>
        </w:r>
      </w:hyperlink>
      <w:r>
        <w:t xml:space="preserve">) of the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w:t>
      </w:r>
      <w:r>
        <w:t xml:space="preserve"> </w:t>
      </w:r>
      <w:r>
        <w:t xml:space="preserve">of an eigenvalue</w:t>
      </w:r>
      <w:r>
        <w:t xml:space="preserve"> </w:t>
      </w:r>
      <m:oMath>
        <m:r>
          <m:t>λ</m:t>
        </m:r>
      </m:oMath>
      <w:r>
        <w:t xml:space="preserve"> </w:t>
      </w:r>
      <w:r>
        <w:t xml:space="preserve">is the</w:t>
      </w:r>
      <w:r>
        <w:t xml:space="preserve"> </w:t>
      </w:r>
      <w:r>
        <w:rPr>
          <w:b/>
          <w:bCs/>
        </w:rPr>
        <w:t xml:space="preserve">geometric multiplicity</w:t>
      </w:r>
      <w:r>
        <w:t xml:space="preserve"> </w:t>
      </w:r>
      <w:r>
        <w:t xml:space="preserve">of</w:t>
      </w:r>
      <w:r>
        <w:t xml:space="preserve"> </w:t>
      </w:r>
      <m:oMath>
        <m:r>
          <m:t>λ</m:t>
        </m:r>
      </m:oMath>
      <w:r>
        <w:t xml:space="preserve">.</w:t>
      </w:r>
    </w:p>
    <w:bookmarkEnd w:id="619"/>
    <w:bookmarkStart w:id="620" w:name="exm-eigenspace"/>
    <w:p>
      <w:pPr>
        <w:pStyle w:val="BodyText"/>
      </w:pPr>
      <w:r>
        <w:rPr>
          <w:b/>
          <w:bCs/>
        </w:rPr>
        <w:t xml:space="preserve">Example 193 (Eigenspaces of two matrices)</w:t>
      </w:r>
      <w:r>
        <w:t xml:space="preserve"> </w:t>
      </w:r>
      <w:r>
        <w:t xml:space="preserve"> </w:t>
      </w:r>
    </w:p>
    <w:p>
      <w:pPr>
        <w:numPr>
          <w:ilvl w:val="0"/>
          <w:numId w:val="1096"/>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limLow>
          <m:e>
            <m:r>
              <m:t>v</m:t>
            </m:r>
          </m:e>
          <m:lim>
            <m:r>
              <m:rPr>
                <m:sty m:val="p"/>
              </m:rPr>
              <m:t>∼</m:t>
            </m:r>
          </m:lim>
        </m:limLow>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6"/>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limLow>
          <m:e>
            <m:r>
              <m:t>v</m:t>
            </m:r>
          </m:e>
          <m:lim>
            <m:r>
              <m:rPr>
                <m:sty m:val="p"/>
              </m:rPr>
              <m:t>∼</m:t>
            </m:r>
          </m:lim>
        </m:limLow>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limLow>
          <m:e>
            <m:r>
              <m:t>v</m:t>
            </m:r>
          </m:e>
          <m:lim>
            <m:r>
              <m:rPr>
                <m:sty m:val="p"/>
              </m:rPr>
              <m:t>∼</m:t>
            </m:r>
          </m:lim>
        </m:limLow>
        <m:r>
          <m:rPr>
            <m:sty m:val="p"/>
          </m:rPr>
          <m:t>=</m:t>
        </m:r>
        <m:r>
          <m:t>λ</m:t>
        </m:r>
        <m:limLow>
          <m:e>
            <m:r>
              <m:t>v</m:t>
            </m:r>
          </m:e>
          <m:lim>
            <m:r>
              <m:rPr>
                <m:sty m:val="p"/>
              </m:rPr>
              <m:t>∼</m:t>
            </m:r>
          </m:lim>
        </m:limLow>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limLow>
          <m:e>
            <m:r>
              <m:t>v</m:t>
            </m:r>
          </m:e>
          <m:lim>
            <m:r>
              <m:rPr>
                <m:sty m:val="p"/>
              </m:rPr>
              <m:t>∼</m:t>
            </m:r>
          </m:lim>
        </m:limLow>
        <m:r>
          <m:rPr>
            <m:sty m:val="p"/>
          </m:rPr>
          <m:t>=</m:t>
        </m:r>
        <m:limLow>
          <m:e>
            <m:r>
              <m:t>0</m:t>
            </m:r>
          </m:e>
          <m:lim>
            <m:r>
              <m:rPr>
                <m:sty m:val="p"/>
              </m:rPr>
              <m:t>∼</m:t>
            </m:r>
          </m:lim>
        </m:limLow>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20"/>
    <w:bookmarkStart w:id="621" w:name="exm-not-eigenspace"/>
    <w:p>
      <w:pPr>
        <w:pStyle w:val="FirstParagraph"/>
      </w:pPr>
      <w:r>
        <w:rPr>
          <w:b/>
          <w:bCs/>
        </w:rPr>
        <w:t xml:space="preserve">Example 194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limLow>
          <m:e>
            <m:r>
              <m:t>v</m:t>
            </m:r>
          </m:e>
          <m:lim>
            <m:r>
              <m:rPr>
                <m:sty m:val="p"/>
              </m:rPr>
              <m:t>∼</m:t>
            </m:r>
          </m:lim>
        </m:limLow>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limLow>
          <m:e>
            <m:r>
              <m:t>0</m:t>
            </m:r>
          </m:e>
          <m:lim>
            <m:r>
              <m:rPr>
                <m:sty m:val="p"/>
              </m:rPr>
              <m:t>∼</m:t>
            </m:r>
          </m:lim>
        </m:limLow>
      </m:oMath>
      <w:r>
        <w:t xml:space="preserve"> </w:t>
      </w:r>
      <w:r>
        <w:t xml:space="preserve">only for</w:t>
      </w:r>
      <w:r>
        <w:t xml:space="preserve"> </w:t>
      </w:r>
      <m:oMath>
        <m:limLow>
          <m:e>
            <m:r>
              <m:t>v</m:t>
            </m:r>
          </m:e>
          <m:lim>
            <m:r>
              <m:rPr>
                <m:sty m:val="p"/>
              </m:rPr>
              <m:t>∼</m:t>
            </m:r>
          </m:lim>
        </m:limLow>
        <m:r>
          <m:rPr>
            <m:sty m:val="p"/>
          </m:rPr>
          <m:t>=</m:t>
        </m:r>
        <m:limLow>
          <m:e>
            <m:r>
              <m:t>0</m:t>
            </m:r>
          </m:e>
          <m:lim>
            <m:r>
              <m:rPr>
                <m:sty m:val="p"/>
              </m:rPr>
              <m:t>∼</m:t>
            </m:r>
          </m:lim>
        </m:limLow>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limLow>
              <m:e>
                <m:r>
                  <m:t>0</m:t>
                </m:r>
              </m:e>
              <m:lim>
                <m:r>
                  <m:rPr>
                    <m:sty m:val="p"/>
                  </m:rPr>
                  <m:t>∼</m:t>
                </m:r>
              </m:lim>
            </m:limLow>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95</w:t>
        </w:r>
      </w:hyperlink>
      <w:r>
        <w:t xml:space="preserve">):</w:t>
      </w:r>
      <w:r>
        <w:t xml:space="preserve"> </w:t>
      </w:r>
      <m:oMath>
        <m:r>
          <m:rPr>
            <m:sty m:val="bi"/>
          </m:rPr>
          <m:t>A</m:t>
        </m:r>
        <m:limLow>
          <m:e>
            <m:r>
              <m:t>v</m:t>
            </m:r>
          </m:e>
          <m:lim>
            <m:r>
              <m:rPr>
                <m:sty m:val="p"/>
              </m:rPr>
              <m:t>∼</m:t>
            </m:r>
          </m:lim>
        </m:limLow>
        <m:r>
          <m:rPr>
            <m:sty m:val="p"/>
          </m:rPr>
          <m:t>=</m:t>
        </m:r>
        <m:r>
          <m:t>2</m:t>
        </m:r>
        <m:limLow>
          <m:e>
            <m:r>
              <m:t>v</m:t>
            </m:r>
          </m:e>
          <m:lim>
            <m:r>
              <m:rPr>
                <m:sty m:val="p"/>
              </m:rPr>
              <m:t>∼</m:t>
            </m:r>
          </m:lim>
        </m:limLow>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118</w:t>
        </w:r>
      </w:hyperlink>
      <w:r>
        <w:t xml:space="preserve"> </w:t>
      </w:r>
      <w:r>
        <w:t xml:space="preserve">does not apply to</w:t>
      </w:r>
      <w:r>
        <w:t xml:space="preserve"> </w:t>
      </w:r>
      <m:oMath>
        <m:r>
          <m:t>2</m:t>
        </m:r>
      </m:oMath>
      <w:r>
        <w:t xml:space="preserve">.</w:t>
      </w:r>
    </w:p>
    <w:bookmarkEnd w:id="621"/>
    <w:bookmarkStart w:id="622" w:name="thm-eigenvalue-singular"/>
    <w:p>
      <w:pPr>
        <w:pStyle w:val="BodyText"/>
      </w:pPr>
      <w:r>
        <w:rPr>
          <w:b/>
          <w:bCs/>
        </w:rPr>
        <w:t xml:space="preserve">Theorem 108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85</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limLow>
          <m:e>
            <m:r>
              <m:t>0</m:t>
            </m:r>
          </m:e>
          <m:lim>
            <m:r>
              <m:rPr>
                <m:sty m:val="p"/>
              </m:rPr>
              <m:t>∼</m:t>
            </m:r>
          </m:lim>
        </m:limLow>
      </m:oMath>
      <w:r>
        <w:t xml:space="preserve"> </w:t>
      </w:r>
      <w:r>
        <w:t xml:space="preserve">and the eigenvectors for</w:t>
      </w:r>
      <w:r>
        <w:t xml:space="preserve"> </w:t>
      </w:r>
      <m:oMath>
        <m:r>
          <m:t>λ</m:t>
        </m:r>
      </m:oMath>
      <w:r>
        <w:t xml:space="preserve">.</w:t>
      </w:r>
    </w:p>
    <w:bookmarkEnd w:id="622"/>
    <w:p>
      <w:pPr>
        <w:pStyle w:val="BodyText"/>
      </w:pPr>
      <w:r>
        <w:rPr>
          <w:i/>
          <w:iCs/>
        </w:rPr>
        <w:t xml:space="preserve">Proof</w:t>
      </w:r>
      <w:r>
        <w:t xml:space="preserve">. </w:t>
      </w:r>
      <w:r>
        <w:t xml:space="preserve">For any</w:t>
      </w:r>
      <w:r>
        <w:t xml:space="preserve"> </w:t>
      </w:r>
      <m:oMath>
        <m:limLow>
          <m:e>
            <m:r>
              <m:t>v</m:t>
            </m:r>
          </m:e>
          <m:lim>
            <m:r>
              <m:rPr>
                <m:sty m:val="p"/>
              </m:rPr>
              <m:t>∼</m:t>
            </m:r>
          </m:lim>
        </m:limLow>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limLow>
                <m:e>
                  <m:r>
                    <m:t>v</m:t>
                  </m:r>
                </m:e>
                <m:lim>
                  <m:r>
                    <m:rPr>
                      <m:sty m:val="p"/>
                    </m:rPr>
                    <m:t>∼</m:t>
                  </m:r>
                </m:lim>
              </m:limLow>
              <m:r>
                <m:t>&amp;</m:t>
              </m:r>
              <m:r>
                <m:rPr>
                  <m:sty m:val="p"/>
                </m:rPr>
                <m:t>=</m:t>
              </m:r>
              <m:r>
                <m:rPr>
                  <m:sty m:val="bi"/>
                </m:rPr>
                <m:t>A</m:t>
              </m:r>
              <m:limLow>
                <m:e>
                  <m:r>
                    <m:t>v</m:t>
                  </m:r>
                </m:e>
                <m:lim>
                  <m:r>
                    <m:rPr>
                      <m:sty m:val="p"/>
                    </m:rPr>
                    <m:t>∼</m:t>
                  </m:r>
                </m:lim>
              </m:limLow>
              <m:r>
                <m:rPr>
                  <m:sty m:val="p"/>
                </m:rPr>
                <m:t>−</m:t>
              </m:r>
              <m:r>
                <m:rPr>
                  <m:sty m:val="p"/>
                </m:rPr>
                <m:t>(</m:t>
              </m:r>
              <m:r>
                <m:t>λ</m:t>
              </m:r>
              <m:r>
                <m:t> </m:t>
              </m:r>
              <m:sSub>
                <m:e>
                  <m:r>
                    <m:rPr>
                      <m:sty m:val="bi"/>
                    </m:rPr>
                    <m:t>I</m:t>
                  </m:r>
                </m:e>
                <m:sub>
                  <m:r>
                    <m:t>p</m:t>
                  </m:r>
                </m:sub>
              </m:sSub>
              <m:r>
                <m:rPr>
                  <m:sty m:val="p"/>
                </m:rPr>
                <m:t>)</m:t>
              </m:r>
              <m:r>
                <m:t> </m:t>
              </m:r>
              <m:limLow>
                <m:e>
                  <m:r>
                    <m:t>v</m:t>
                  </m:r>
                </m:e>
                <m:lim>
                  <m:r>
                    <m:rPr>
                      <m:sty m:val="p"/>
                    </m:rPr>
                    <m:t>∼</m:t>
                  </m:r>
                </m:lim>
              </m:limLow>
              <m:r>
                <m:t>&amp;</m:t>
              </m:r>
              <m:r>
                <m:t>&amp;</m:t>
              </m:r>
              <m:r>
                <m:rPr>
                  <m:nor/>
                  <m:sty m:val="p"/>
                </m:rPr>
                <m:t>(</m:t>
              </m:r>
              <m:r>
                <m:rPr>
                  <m:nor/>
                  <m:sty m:val="p"/>
                </m:rPr>
                <m:t>Theorem 93</m:t>
              </m:r>
              <m:r>
                <m:rPr>
                  <m:nor/>
                  <m:sty m:val="p"/>
                </m:rPr>
                <m:t>, the difference law)</m:t>
              </m:r>
            </m:e>
            <m:e>
              <m:r>
                <m:t>&amp;</m:t>
              </m:r>
              <m:r>
                <m:rPr>
                  <m:sty m:val="p"/>
                </m:rPr>
                <m:t>=</m:t>
              </m:r>
              <m:r>
                <m:rPr>
                  <m:sty m:val="bi"/>
                </m:rPr>
                <m:t>A</m:t>
              </m:r>
              <m:limLow>
                <m:e>
                  <m:r>
                    <m:t>v</m:t>
                  </m:r>
                </m:e>
                <m:lim>
                  <m:r>
                    <m:rPr>
                      <m:sty m:val="p"/>
                    </m:rPr>
                    <m:t>∼</m:t>
                  </m:r>
                </m:lim>
              </m:limLow>
              <m:r>
                <m:rPr>
                  <m:sty m:val="p"/>
                </m:rPr>
                <m:t>−</m:t>
              </m:r>
              <m:r>
                <m:t>λ</m:t>
              </m:r>
              <m:r>
                <m:t> </m:t>
              </m:r>
              <m:r>
                <m:rPr>
                  <m:sty m:val="p"/>
                </m:rPr>
                <m:t>(</m:t>
              </m:r>
              <m:sSub>
                <m:e>
                  <m:r>
                    <m:rPr>
                      <m:sty m:val="bi"/>
                    </m:rPr>
                    <m:t>I</m:t>
                  </m:r>
                </m:e>
                <m:sub>
                  <m:r>
                    <m:t>p</m:t>
                  </m:r>
                </m:sub>
              </m:sSub>
              <m:limLow>
                <m:e>
                  <m:r>
                    <m:t>v</m:t>
                  </m:r>
                </m:e>
                <m:lim>
                  <m:r>
                    <m:rPr>
                      <m:sty m:val="p"/>
                    </m:rPr>
                    <m:t>∼</m:t>
                  </m:r>
                </m:lim>
              </m:limLow>
              <m:r>
                <m:rPr>
                  <m:sty m:val="p"/>
                </m:rPr>
                <m:t>)</m:t>
              </m:r>
              <m:r>
                <m:t>&amp;</m:t>
              </m:r>
              <m:r>
                <m:t>&amp;</m:t>
              </m:r>
              <m:r>
                <m:rPr>
                  <m:nor/>
                  <m:sty m:val="p"/>
                </m:rPr>
                <m:t>(</m:t>
              </m:r>
              <m:r>
                <m:rPr>
                  <m:nor/>
                  <m:sty m:val="p"/>
                </m:rPr>
                <m:t>Theorem 93</m:t>
              </m:r>
              <m:r>
                <m:rPr>
                  <m:nor/>
                  <m:sty m:val="p"/>
                </m:rPr>
                <m:t>, the scalar factor)</m:t>
              </m:r>
            </m:e>
            <m:e>
              <m:r>
                <m:t>&amp;</m:t>
              </m:r>
              <m:r>
                <m:rPr>
                  <m:sty m:val="p"/>
                </m:rPr>
                <m:t>=</m:t>
              </m:r>
              <m:r>
                <m:rPr>
                  <m:sty m:val="bi"/>
                </m:rPr>
                <m:t>A</m:t>
              </m:r>
              <m:limLow>
                <m:e>
                  <m:r>
                    <m:t>v</m:t>
                  </m:r>
                </m:e>
                <m:lim>
                  <m:r>
                    <m:rPr>
                      <m:sty m:val="p"/>
                    </m:rPr>
                    <m:t>∼</m:t>
                  </m:r>
                </m:lim>
              </m:limLow>
              <m:r>
                <m:rPr>
                  <m:sty m:val="p"/>
                </m:rPr>
                <m:t>−</m:t>
              </m:r>
              <m:r>
                <m:t>λ</m:t>
              </m:r>
              <m:limLow>
                <m:e>
                  <m:r>
                    <m:t>v</m:t>
                  </m:r>
                </m:e>
                <m:lim>
                  <m:r>
                    <m:rPr>
                      <m:sty m:val="p"/>
                    </m:rPr>
                    <m:t>∼</m:t>
                  </m:r>
                </m:lim>
              </m:limLow>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limLow>
          <m:e>
            <m:r>
              <m:t>v</m:t>
            </m:r>
          </m:e>
          <m:lim>
            <m:r>
              <m:rPr>
                <m:sty m:val="p"/>
              </m:rPr>
              <m:t>∼</m:t>
            </m:r>
          </m:lim>
        </m:limLow>
        <m:r>
          <m:rPr>
            <m:sty m:val="p"/>
          </m:rPr>
          <m:t>=</m:t>
        </m:r>
        <m:r>
          <m:t>λ</m:t>
        </m:r>
        <m:limLow>
          <m:e>
            <m:r>
              <m:t>v</m:t>
            </m:r>
          </m:e>
          <m:lim>
            <m:r>
              <m:rPr>
                <m:sty m:val="p"/>
              </m:rPr>
              <m:t>∼</m:t>
            </m:r>
          </m:lim>
        </m:limLow>
      </m:oMath>
      <w:r>
        <w:t xml:space="preserve"> </w:t>
      </w:r>
      <w:r>
        <w:t xml:space="preserve">exactly when</w:t>
      </w:r>
      <w:r>
        <w:t xml:space="preserve"> </w:t>
      </w:r>
      <m:oMath>
        <m:limLow>
          <m:e>
            <m:r>
              <m:t>v</m:t>
            </m:r>
          </m:e>
          <m:lim>
            <m:r>
              <m:rPr>
                <m:sty m:val="p"/>
              </m:rPr>
              <m:t>∼</m:t>
            </m:r>
          </m:lim>
        </m:limLow>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limLow>
          <m:e>
            <m:r>
              <m:t>v</m:t>
            </m:r>
          </m:e>
          <m:lim>
            <m:r>
              <m:rPr>
                <m:sty m:val="p"/>
              </m:rPr>
              <m:t>∼</m:t>
            </m:r>
          </m:lim>
        </m:limLow>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107</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33</w:t>
        </w:r>
      </w:hyperlink>
      <w:r>
        <w:t xml:space="preserve">).</w:t>
      </w:r>
    </w:p>
    <w:bookmarkStart w:id="623" w:name="exm-eigenvalue-singular"/>
    <w:p>
      <w:pPr>
        <w:pStyle w:val="BodyText"/>
      </w:pPr>
      <w:r>
        <w:rPr>
          <w:b/>
          <w:bCs/>
        </w:rPr>
        <w:t xml:space="preserve">Example 195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limLow>
          <m:e>
            <m:r>
              <m:t>0</m:t>
            </m:r>
          </m:e>
          <m:lim>
            <m:r>
              <m:rPr>
                <m:sty m:val="p"/>
              </m:rPr>
              <m:t>∼</m:t>
            </m:r>
          </m:lim>
        </m:limLow>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107</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23"/>
    <w:bookmarkStart w:id="624" w:name="thm-eigen-shift-power"/>
    <w:p>
      <w:pPr>
        <w:pStyle w:val="BodyText"/>
      </w:pPr>
      <w:r>
        <w:rPr>
          <w:b/>
          <w:bCs/>
        </w:rPr>
        <w:t xml:space="preserve">Theorem 109 (Eigenvalues of shifts and powers)</w:t>
      </w:r>
      <w:r>
        <w:t xml:space="preserve"> </w:t>
      </w:r>
      <w:r>
        <w:t xml:space="preserve">Let</w:t>
      </w:r>
      <w:r>
        <w:t xml:space="preserve"> </w:t>
      </w:r>
      <m:oMath>
        <m:limLow>
          <m:e>
            <m:r>
              <m:t>v</m:t>
            </m:r>
          </m:e>
          <m:lim>
            <m:r>
              <m:rPr>
                <m:sty m:val="p"/>
              </m:rPr>
              <m:t>∼</m:t>
            </m:r>
          </m:lim>
        </m:limLow>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95</w:t>
        </w:r>
      </w:hyperlink>
      <w:r>
        <w:t xml:space="preserve">). Then</w:t>
      </w:r>
    </w:p>
    <w:p>
      <w:pPr>
        <w:pStyle w:val="Compact"/>
        <w:numPr>
          <w:ilvl w:val="0"/>
          <w:numId w:val="1097"/>
        </w:numPr>
      </w:pPr>
      <m:oMath>
        <m:limLow>
          <m:e>
            <m:r>
              <m:t>v</m:t>
            </m:r>
          </m:e>
          <m:lim>
            <m:r>
              <m:rPr>
                <m:sty m:val="p"/>
              </m:rPr>
              <m:t>∼</m:t>
            </m:r>
          </m:lim>
        </m:limLow>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7"/>
        </w:numPr>
      </w:pPr>
      <m:oMath>
        <m:limLow>
          <m:e>
            <m:r>
              <m:t>v</m:t>
            </m:r>
          </m:e>
          <m:lim>
            <m:r>
              <m:rPr>
                <m:sty m:val="p"/>
              </m:rPr>
              <m:t>∼</m:t>
            </m:r>
          </m:lim>
        </m:limLow>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81</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24"/>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limLow>
                <m:e>
                  <m:r>
                    <m:t>v</m:t>
                  </m:r>
                </m:e>
                <m:lim>
                  <m:r>
                    <m:rPr>
                      <m:sty m:val="p"/>
                    </m:rPr>
                    <m:t>∼</m:t>
                  </m:r>
                </m:lim>
              </m:limLow>
              <m:r>
                <m:t>&amp;</m:t>
              </m:r>
              <m:r>
                <m:rPr>
                  <m:sty m:val="p"/>
                </m:rPr>
                <m:t>=</m:t>
              </m:r>
              <m:r>
                <m:rPr>
                  <m:sty m:val="bi"/>
                </m:rPr>
                <m:t>A</m:t>
              </m:r>
              <m:limLow>
                <m:e>
                  <m:r>
                    <m:t>v</m:t>
                  </m:r>
                </m:e>
                <m:lim>
                  <m:r>
                    <m:rPr>
                      <m:sty m:val="p"/>
                    </m:rPr>
                    <m:t>∼</m:t>
                  </m:r>
                </m:lim>
              </m:limLow>
              <m:r>
                <m:rPr>
                  <m:sty m:val="p"/>
                </m:rPr>
                <m:t>+</m:t>
              </m:r>
              <m:r>
                <m:rPr>
                  <m:sty m:val="p"/>
                </m:rPr>
                <m:t>(</m:t>
              </m:r>
              <m:r>
                <m:t>s</m:t>
              </m:r>
              <m:r>
                <m:t> </m:t>
              </m:r>
              <m:sSub>
                <m:e>
                  <m:r>
                    <m:rPr>
                      <m:sty m:val="bi"/>
                    </m:rPr>
                    <m:t>I</m:t>
                  </m:r>
                </m:e>
                <m:sub>
                  <m:r>
                    <m:t>p</m:t>
                  </m:r>
                </m:sub>
              </m:sSub>
              <m:r>
                <m:rPr>
                  <m:sty m:val="p"/>
                </m:rPr>
                <m:t>)</m:t>
              </m:r>
              <m:r>
                <m:t> </m:t>
              </m:r>
              <m:limLow>
                <m:e>
                  <m:r>
                    <m:t>v</m:t>
                  </m:r>
                </m:e>
                <m:lim>
                  <m:r>
                    <m:rPr>
                      <m:sty m:val="p"/>
                    </m:rPr>
                    <m:t>∼</m:t>
                  </m:r>
                </m:lim>
              </m:limLow>
              <m:r>
                <m:t>&amp;</m:t>
              </m:r>
              <m:r>
                <m:t>&amp;</m:t>
              </m:r>
              <m:r>
                <m:rPr>
                  <m:nor/>
                  <m:sty m:val="p"/>
                </m:rPr>
                <m:t>(</m:t>
              </m:r>
              <m:r>
                <m:rPr>
                  <m:nor/>
                  <m:sty m:val="p"/>
                </m:rPr>
                <m:t>Theorem 9</m:t>
              </m:r>
              <m:r>
                <m:rPr>
                  <m:nor/>
                  <m:sty m:val="p"/>
                </m:rPr>
                <m:t>)</m:t>
              </m:r>
            </m:e>
            <m:e>
              <m:r>
                <m:t>&amp;</m:t>
              </m:r>
              <m:r>
                <m:rPr>
                  <m:sty m:val="p"/>
                </m:rPr>
                <m:t>=</m:t>
              </m:r>
              <m:r>
                <m:rPr>
                  <m:sty m:val="bi"/>
                </m:rPr>
                <m:t>A</m:t>
              </m:r>
              <m:limLow>
                <m:e>
                  <m:r>
                    <m:t>v</m:t>
                  </m:r>
                </m:e>
                <m:lim>
                  <m:r>
                    <m:rPr>
                      <m:sty m:val="p"/>
                    </m:rPr>
                    <m:t>∼</m:t>
                  </m:r>
                </m:lim>
              </m:limLow>
              <m:r>
                <m:rPr>
                  <m:sty m:val="p"/>
                </m:rPr>
                <m:t>+</m:t>
              </m:r>
              <m:r>
                <m:t>s</m:t>
              </m:r>
              <m:r>
                <m:t> </m:t>
              </m:r>
              <m:r>
                <m:rPr>
                  <m:sty m:val="p"/>
                </m:rPr>
                <m:t>(</m:t>
              </m:r>
              <m:sSub>
                <m:e>
                  <m:r>
                    <m:rPr>
                      <m:sty m:val="bi"/>
                    </m:rPr>
                    <m:t>I</m:t>
                  </m:r>
                </m:e>
                <m:sub>
                  <m:r>
                    <m:t>p</m:t>
                  </m:r>
                </m:sub>
              </m:sSub>
              <m:limLow>
                <m:e>
                  <m:r>
                    <m:t>v</m:t>
                  </m:r>
                </m:e>
                <m:lim>
                  <m:r>
                    <m:rPr>
                      <m:sty m:val="p"/>
                    </m:rPr>
                    <m:t>∼</m:t>
                  </m:r>
                </m:lim>
              </m:limLow>
              <m:r>
                <m:rPr>
                  <m:sty m:val="p"/>
                </m:rPr>
                <m:t>)</m:t>
              </m:r>
              <m:r>
                <m:t>&amp;</m:t>
              </m:r>
              <m:r>
                <m:t>&amp;</m:t>
              </m:r>
              <m:r>
                <m:rPr>
                  <m:nor/>
                  <m:sty m:val="p"/>
                </m:rPr>
                <m:t>(</m:t>
              </m:r>
              <m:r>
                <m:rPr>
                  <m:nor/>
                  <m:sty m:val="p"/>
                </m:rPr>
                <m:t>Theorem 93</m:t>
              </m:r>
              <m:r>
                <m:rPr>
                  <m:nor/>
                  <m:sty m:val="p"/>
                </m:rPr>
                <m:t>)</m:t>
              </m:r>
            </m:e>
            <m:e>
              <m:r>
                <m:t>&amp;</m:t>
              </m:r>
              <m:r>
                <m:rPr>
                  <m:sty m:val="p"/>
                </m:rPr>
                <m:t>=</m:t>
              </m:r>
              <m:r>
                <m:t>λ</m:t>
              </m:r>
              <m:limLow>
                <m:e>
                  <m:r>
                    <m:t>v</m:t>
                  </m:r>
                </m:e>
                <m:lim>
                  <m:r>
                    <m:rPr>
                      <m:sty m:val="p"/>
                    </m:rPr>
                    <m:t>∼</m:t>
                  </m:r>
                </m:lim>
              </m:limLow>
              <m:r>
                <m:rPr>
                  <m:sty m:val="p"/>
                </m:rPr>
                <m:t>+</m:t>
              </m:r>
              <m:r>
                <m:t>s</m:t>
              </m:r>
              <m:r>
                <m:t> </m:t>
              </m:r>
              <m:r>
                <m:rPr>
                  <m:sty m:val="p"/>
                </m:rPr>
                <m:t>(</m:t>
              </m:r>
              <m:sSub>
                <m:e>
                  <m:r>
                    <m:rPr>
                      <m:sty m:val="bi"/>
                    </m:rPr>
                    <m:t>I</m:t>
                  </m:r>
                </m:e>
                <m:sub>
                  <m:r>
                    <m:t>p</m:t>
                  </m:r>
                </m:sub>
              </m:sSub>
              <m:limLow>
                <m:e>
                  <m:r>
                    <m:t>v</m:t>
                  </m:r>
                </m:e>
                <m:lim>
                  <m:r>
                    <m:rPr>
                      <m:sty m:val="p"/>
                    </m:rPr>
                    <m:t>∼</m:t>
                  </m:r>
                </m:lim>
              </m:limLow>
              <m:r>
                <m:rPr>
                  <m:sty m:val="p"/>
                </m:rPr>
                <m:t>)</m:t>
              </m:r>
              <m:r>
                <m:t>&amp;</m:t>
              </m:r>
              <m:r>
                <m:t>&amp;</m:t>
              </m:r>
              <m:r>
                <m:rPr>
                  <m:nor/>
                  <m:sty m:val="p"/>
                </m:rPr>
                <m:t>(eigenvector)</m:t>
              </m:r>
            </m:e>
            <m:e>
              <m:r>
                <m:t>&amp;</m:t>
              </m:r>
              <m:r>
                <m:rPr>
                  <m:sty m:val="p"/>
                </m:rPr>
                <m:t>=</m:t>
              </m:r>
              <m:r>
                <m:t>λ</m:t>
              </m:r>
              <m:limLow>
                <m:e>
                  <m:r>
                    <m:t>v</m:t>
                  </m:r>
                </m:e>
                <m:lim>
                  <m:r>
                    <m:rPr>
                      <m:sty m:val="p"/>
                    </m:rPr>
                    <m:t>∼</m:t>
                  </m:r>
                </m:lim>
              </m:limLow>
              <m:r>
                <m:rPr>
                  <m:sty m:val="p"/>
                </m:rPr>
                <m:t>+</m:t>
              </m:r>
              <m:r>
                <m:t>s</m:t>
              </m:r>
              <m:limLow>
                <m:e>
                  <m:r>
                    <m:t>v</m:t>
                  </m:r>
                </m:e>
                <m:lim>
                  <m:r>
                    <m:rPr>
                      <m:sty m:val="p"/>
                    </m:rPr>
                    <m:t>∼</m:t>
                  </m:r>
                </m:lim>
              </m:limLow>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limLow>
                <m:e>
                  <m:r>
                    <m:t>v</m:t>
                  </m:r>
                </m:e>
                <m:lim>
                  <m:r>
                    <m:rPr>
                      <m:sty m:val="p"/>
                    </m:rPr>
                    <m:t>∼</m:t>
                  </m:r>
                </m:lim>
              </m:limLow>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limLow>
          <m:e>
            <m:r>
              <m:t>v</m:t>
            </m:r>
          </m:e>
          <m:lim>
            <m:r>
              <m:rPr>
                <m:sty m:val="p"/>
              </m:rPr>
              <m:t>∼</m:t>
            </m:r>
          </m:lim>
        </m:limLow>
        <m:r>
          <m:rPr>
            <m:sty m:val="p"/>
          </m:rPr>
          <m:t>=</m:t>
        </m:r>
        <m:sSup>
          <m:e>
            <m:r>
              <m:t>λ</m:t>
            </m:r>
          </m:e>
          <m:sup>
            <m:r>
              <m:t>k</m:t>
            </m:r>
            <m:r>
              <m:rPr>
                <m:sty m:val="p"/>
              </m:rPr>
              <m:t>−</m:t>
            </m:r>
            <m:r>
              <m:t>1</m:t>
            </m:r>
          </m:sup>
        </m:sSup>
        <m:limLow>
          <m:e>
            <m:r>
              <m:t>v</m:t>
            </m:r>
          </m:e>
          <m:lim>
            <m:r>
              <m:rPr>
                <m:sty m:val="p"/>
              </m:rPr>
              <m:t>∼</m:t>
            </m:r>
          </m:lim>
        </m:limLow>
      </m:oMath>
      <w:r>
        <w:t xml:space="preserve">, then</w:t>
      </w:r>
    </w:p>
    <w:p>
      <w:pPr>
        <w:pStyle w:val="BodyText"/>
      </w:pPr>
      <m:oMathPara>
        <m:oMathParaPr>
          <m:jc m:val="center"/>
        </m:oMathParaPr>
        <m:oMath>
          <m:eqArr>
            <m:e>
              <m:sSup>
                <m:e>
                  <m:r>
                    <m:rPr>
                      <m:sty m:val="bi"/>
                    </m:rPr>
                    <m:t>A</m:t>
                  </m:r>
                </m:e>
                <m:sup>
                  <m:r>
                    <m:t>k</m:t>
                  </m:r>
                </m:sup>
              </m:sSup>
              <m:limLow>
                <m:e>
                  <m:r>
                    <m:t>v</m:t>
                  </m:r>
                </m:e>
                <m:lim>
                  <m:r>
                    <m:rPr>
                      <m:sty m:val="p"/>
                    </m:rPr>
                    <m:t>∼</m:t>
                  </m:r>
                </m:lim>
              </m:limLow>
              <m:r>
                <m:t>&amp;</m:t>
              </m:r>
              <m:r>
                <m:rPr>
                  <m:sty m:val="p"/>
                </m:rPr>
                <m:t>=</m:t>
              </m:r>
              <m:r>
                <m:rPr>
                  <m:sty m:val="bi"/>
                </m:rPr>
                <m:t>A</m:t>
              </m:r>
              <m:r>
                <m:t> </m:t>
              </m:r>
              <m:r>
                <m:rPr>
                  <m:sty m:val="p"/>
                </m:rPr>
                <m:t>(</m:t>
              </m:r>
              <m:sSup>
                <m:e>
                  <m:r>
                    <m:rPr>
                      <m:sty m:val="bi"/>
                    </m:rPr>
                    <m:t>A</m:t>
                  </m:r>
                </m:e>
                <m:sup>
                  <m:r>
                    <m:t>k</m:t>
                  </m:r>
                  <m:r>
                    <m:rPr>
                      <m:sty m:val="p"/>
                    </m:rPr>
                    <m:t>−</m:t>
                  </m:r>
                  <m:r>
                    <m:t>1</m:t>
                  </m:r>
                </m:sup>
              </m:sSup>
              <m:limLow>
                <m:e>
                  <m:r>
                    <m:t>v</m:t>
                  </m:r>
                </m:e>
                <m:lim>
                  <m:r>
                    <m:rPr>
                      <m:sty m:val="p"/>
                    </m:rPr>
                    <m:t>∼</m:t>
                  </m:r>
                </m:lim>
              </m:limLow>
              <m:r>
                <m:rPr>
                  <m:sty m:val="p"/>
                </m:rPr>
                <m:t>)</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limLow>
                <m:e>
                  <m:r>
                    <m:t>v</m:t>
                  </m:r>
                </m:e>
                <m:lim>
                  <m:r>
                    <m:rPr>
                      <m:sty m:val="p"/>
                    </m:rPr>
                    <m:t>∼</m:t>
                  </m:r>
                </m:lim>
              </m:limLow>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limLow>
                <m:e>
                  <m:r>
                    <m:t>v</m:t>
                  </m:r>
                </m:e>
                <m:lim>
                  <m:r>
                    <m:rPr>
                      <m:sty m:val="p"/>
                    </m:rPr>
                    <m:t>∼</m:t>
                  </m:r>
                </m:lim>
              </m:limLow>
              <m:r>
                <m:rPr>
                  <m:sty m:val="p"/>
                </m:rPr>
                <m:t>)</m:t>
              </m:r>
              <m:r>
                <m:t>&amp;</m:t>
              </m:r>
              <m:r>
                <m:t>&amp;</m:t>
              </m:r>
              <m:r>
                <m:rPr>
                  <m:nor/>
                  <m:sty m:val="p"/>
                </m:rPr>
                <m:t>(</m:t>
              </m:r>
              <m:r>
                <m:rPr>
                  <m:nor/>
                  <m:sty m:val="p"/>
                </m:rPr>
                <m:t>Theorem 93</m:t>
              </m:r>
              <m:r>
                <m:rPr>
                  <m:nor/>
                  <m:sty m:val="p"/>
                </m:rPr>
                <m:t>)</m:t>
              </m:r>
            </m:e>
            <m:e>
              <m:r>
                <m:t>&amp;</m:t>
              </m:r>
              <m:r>
                <m:rPr>
                  <m:sty m:val="p"/>
                </m:rPr>
                <m:t>=</m:t>
              </m:r>
              <m:sSup>
                <m:e>
                  <m:r>
                    <m:t>λ</m:t>
                  </m:r>
                </m:e>
                <m:sup>
                  <m:r>
                    <m:t>k</m:t>
                  </m:r>
                  <m:r>
                    <m:rPr>
                      <m:sty m:val="p"/>
                    </m:rPr>
                    <m:t>−</m:t>
                  </m:r>
                  <m:r>
                    <m:t>1</m:t>
                  </m:r>
                </m:sup>
              </m:sSup>
              <m:r>
                <m:t> </m:t>
              </m:r>
              <m:r>
                <m:rPr>
                  <m:sty m:val="p"/>
                </m:rPr>
                <m:t>(</m:t>
              </m:r>
              <m:r>
                <m:t>λ</m:t>
              </m:r>
              <m:limLow>
                <m:e>
                  <m:r>
                    <m:t>v</m:t>
                  </m:r>
                </m:e>
                <m:lim>
                  <m:r>
                    <m:rPr>
                      <m:sty m:val="p"/>
                    </m:rPr>
                    <m:t>∼</m:t>
                  </m:r>
                </m:lim>
              </m:limLow>
              <m:r>
                <m:rPr>
                  <m:sty m:val="p"/>
                </m:rPr>
                <m:t>)</m:t>
              </m:r>
              <m:r>
                <m:t>&amp;</m:t>
              </m:r>
              <m:r>
                <m:t>&amp;</m:t>
              </m:r>
              <m:r>
                <m:rPr>
                  <m:nor/>
                  <m:sty m:val="p"/>
                </m:rPr>
                <m:t>(eigenvector)</m:t>
              </m:r>
            </m:e>
            <m:e>
              <m:r>
                <m:t>&amp;</m:t>
              </m:r>
              <m:r>
                <m:rPr>
                  <m:sty m:val="p"/>
                </m:rPr>
                <m:t>=</m:t>
              </m:r>
              <m:sSup>
                <m:e>
                  <m:r>
                    <m:t>λ</m:t>
                  </m:r>
                </m:e>
                <m:sup>
                  <m:r>
                    <m:t>k</m:t>
                  </m:r>
                </m:sup>
              </m:sSup>
              <m:limLow>
                <m:e>
                  <m:r>
                    <m:t>v</m:t>
                  </m:r>
                </m:e>
                <m:lim>
                  <m:r>
                    <m:rPr>
                      <m:sty m:val="p"/>
                    </m:rPr>
                    <m:t>∼</m:t>
                  </m:r>
                </m:lim>
              </m:limLow>
              <m:r>
                <m:rPr>
                  <m:sty m:val="p"/>
                </m:rPr>
                <m:t>.</m:t>
              </m:r>
              <m:r>
                <m:t>&amp;</m:t>
              </m:r>
              <m:r>
                <m:t>&amp;</m:t>
              </m:r>
              <m:r>
                <m:rPr>
                  <m:nor/>
                  <m:sty m:val="p"/>
                </m:rPr>
                <m:t>(multiply the numbers)</m:t>
              </m:r>
            </m:e>
          </m:eqArr>
        </m:oMath>
      </m:oMathPara>
    </w:p>
    <w:p>
      <w:pPr>
        <w:pStyle w:val="FirstParagraph"/>
      </w:pPr>
      <w:r>
        <w:t xml:space="preserve">In both parts</w:t>
      </w:r>
      <w:r>
        <w:t xml:space="preserve"> </w:t>
      </w:r>
      <m:oMath>
        <m:limLow>
          <m:e>
            <m:r>
              <m:t>v</m:t>
            </m:r>
          </m:e>
          <m:lim>
            <m:r>
              <m:rPr>
                <m:sty m:val="p"/>
              </m:rPr>
              <m:t>∼</m:t>
            </m:r>
          </m:lim>
        </m:limLow>
        <m:r>
          <m:rPr>
            <m:sty m:val="p"/>
          </m:rPr>
          <m:t>≠</m:t>
        </m:r>
        <m:limLow>
          <m:e>
            <m:r>
              <m:t>0</m:t>
            </m:r>
          </m:e>
          <m:lim>
            <m:r>
              <m:rPr>
                <m:sty m:val="p"/>
              </m:rPr>
              <m:t>∼</m:t>
            </m:r>
          </m:lim>
        </m:limLow>
      </m:oMath>
      <w:r>
        <w:t xml:space="preserve">, so</w:t>
      </w:r>
      <w:r>
        <w:t xml:space="preserve"> </w:t>
      </w:r>
      <m:oMath>
        <m:limLow>
          <m:e>
            <m:r>
              <m:t>v</m:t>
            </m:r>
          </m:e>
          <m:lim>
            <m:r>
              <m:rPr>
                <m:sty m:val="p"/>
              </m:rPr>
              <m:t>∼</m:t>
            </m:r>
          </m:lim>
        </m:limLow>
      </m:oMath>
      <w:r>
        <w:t xml:space="preserve"> </w:t>
      </w:r>
      <w:r>
        <w:t xml:space="preserve">is an eigenvector.</w:t>
      </w:r>
    </w:p>
    <w:bookmarkStart w:id="625" w:name="exm-eigen-shift-power"/>
    <w:p>
      <w:pPr>
        <w:pStyle w:val="BodyText"/>
      </w:pPr>
      <w:r>
        <w:rPr>
          <w:b/>
          <w:bCs/>
        </w:rPr>
        <w:t xml:space="preserve">Example 196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144</w:t>
        </w:r>
      </w:hyperlink>
      <w:r>
        <w:t xml:space="preserve">):</w:t>
      </w:r>
    </w:p>
    <w:p>
      <w:pPr>
        <w:numPr>
          <w:ilvl w:val="0"/>
          <w:numId w:val="1098"/>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25"/>
    <w:bookmarkStart w:id="626" w:name="thm-eigen-triangular"/>
    <w:p>
      <w:pPr>
        <w:pStyle w:val="FirstParagraph"/>
      </w:pPr>
      <w:r>
        <w:rPr>
          <w:b/>
          <w:bCs/>
        </w:rPr>
        <w:t xml:space="preserve">Theorem 110 (The eigenvalues of an upper triangular matrix are its diagonal entries)</w:t>
      </w:r>
      <w:r>
        <w:t xml:space="preserve"> </w:t>
      </w:r>
      <w:r>
        <w:t xml:space="preserve">The eigenvalues (</w:t>
      </w:r>
      <w:hyperlink w:anchor="def-eigenvalue">
        <w:r>
          <w:rPr>
            <w:rStyle w:val="Hyperlink"/>
          </w:rPr>
          <w:t xml:space="preserve">Definition 95</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112</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26"/>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31</w:t>
        </w:r>
      </w:hyperlink>
      <w:r>
        <w:t xml:space="preserve">,</w:t>
      </w:r>
      <w:r>
        <w:t xml:space="preserve"> </w:t>
      </w:r>
      <w:hyperlink w:anchor="def-matrix-addition">
        <w:r>
          <w:rPr>
            <w:rStyle w:val="Hyperlink"/>
          </w:rPr>
          <w:t xml:space="preserve">Definition 24</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limLow>
          <m:e>
            <m:r>
              <m:t>v</m:t>
            </m:r>
          </m:e>
          <m:lim>
            <m:r>
              <m:rPr>
                <m:sty m:val="p"/>
              </m:rPr>
              <m:t>∼</m:t>
            </m:r>
          </m:lim>
        </m:limLow>
        <m:r>
          <m:rPr>
            <m:sty m:val="p"/>
          </m:rPr>
          <m:t>=</m:t>
        </m:r>
        <m:limLow>
          <m:e>
            <m:r>
              <m:t>0</m:t>
            </m:r>
          </m:e>
          <m:lim>
            <m:r>
              <m:rPr>
                <m:sty m:val="p"/>
              </m:rPr>
              <m:t>∼</m:t>
            </m:r>
          </m:lim>
        </m:limLow>
      </m:oMath>
      <w:r>
        <w:t xml:space="preserve"> </w:t>
      </w:r>
      <w:r>
        <w:t xml:space="preserve">has exactly one solution,</w:t>
      </w:r>
      <w:r>
        <w:t xml:space="preserve"> </w:t>
      </w:r>
      <m:oMath>
        <m:limLow>
          <m:e>
            <m:r>
              <m:t>v</m:t>
            </m:r>
          </m:e>
          <m:lim>
            <m:r>
              <m:rPr>
                <m:sty m:val="p"/>
              </m:rPr>
              <m:t>∼</m:t>
            </m:r>
          </m:lim>
        </m:limLow>
        <m:r>
          <m:rPr>
            <m:sty m:val="p"/>
          </m:rPr>
          <m:t>=</m:t>
        </m:r>
        <m:limLow>
          <m:e>
            <m:r>
              <m:t>0</m:t>
            </m:r>
          </m:e>
          <m:lim>
            <m:r>
              <m:rPr>
                <m:sty m:val="p"/>
              </m:rPr>
              <m:t>∼</m:t>
            </m:r>
          </m:lim>
        </m:limLow>
      </m:oMath>
      <w:r>
        <w:t xml:space="preserve"> </w:t>
      </w:r>
      <w:r>
        <w:t xml:space="preserve">(</w:t>
      </w:r>
      <w:hyperlink w:anchor="thm-back-substitution">
        <w:r>
          <w:rPr>
            <w:rStyle w:val="Hyperlink"/>
          </w:rPr>
          <w:t xml:space="preserve">Theorem 102</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108</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limLow>
          <m:e>
            <m:r>
              <m:t>v</m:t>
            </m:r>
          </m:e>
          <m:lim>
            <m:r>
              <m:rPr>
                <m:sty m:val="p"/>
              </m:rPr>
              <m:t>∼</m:t>
            </m:r>
          </m:lim>
        </m:limLow>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limLow>
          <m:e>
            <m:r>
              <m:t>v</m:t>
            </m:r>
          </m:e>
          <m:lim>
            <m:r>
              <m:rPr>
                <m:sty m:val="p"/>
              </m:rPr>
              <m:t>∼</m:t>
            </m:r>
          </m:lim>
        </m:limLow>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9"/>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9"/>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9"/>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102</w:t>
        </w:r>
      </w:hyperlink>
      <w:r>
        <w:t xml:space="preserve">.</w:t>
      </w:r>
    </w:p>
    <w:p>
      <w:pPr>
        <w:pStyle w:val="FirstParagraph"/>
      </w:pPr>
      <w:r>
        <w:t xml:space="preserve">So</w:t>
      </w:r>
      <w:r>
        <w:t xml:space="preserve"> </w:t>
      </w:r>
      <m:oMath>
        <m:r>
          <m:rPr>
            <m:sty m:val="bi"/>
          </m:rPr>
          <m:t>M</m:t>
        </m:r>
        <m:limLow>
          <m:e>
            <m:r>
              <m:t>v</m:t>
            </m:r>
          </m:e>
          <m:lim>
            <m:r>
              <m:rPr>
                <m:sty m:val="p"/>
              </m:rPr>
              <m:t>∼</m:t>
            </m:r>
          </m:lim>
        </m:limLow>
        <m:r>
          <m:rPr>
            <m:sty m:val="p"/>
          </m:rPr>
          <m:t>=</m:t>
        </m:r>
        <m:limLow>
          <m:e>
            <m:r>
              <m:t>0</m:t>
            </m:r>
          </m:e>
          <m:lim>
            <m:r>
              <m:rPr>
                <m:sty m:val="p"/>
              </m:rPr>
              <m:t>∼</m:t>
            </m:r>
          </m:lim>
        </m:limLow>
      </m:oMath>
      <w:r>
        <w:t xml:space="preserve"> </w:t>
      </w:r>
      <w:r>
        <w:t xml:space="preserve">with</w:t>
      </w:r>
      <w:r>
        <w:t xml:space="preserve"> </w:t>
      </w:r>
      <m:oMath>
        <m:sSub>
          <m:e>
            <m:r>
              <m:t>v</m:t>
            </m:r>
          </m:e>
          <m:sub>
            <m:r>
              <m:t>k</m:t>
            </m:r>
          </m:sub>
        </m:sSub>
        <m:r>
          <m:rPr>
            <m:sty m:val="p"/>
          </m:rPr>
          <m:t>=</m:t>
        </m:r>
        <m:r>
          <m:t>1</m:t>
        </m:r>
      </m:oMath>
      <w:r>
        <w:t xml:space="preserve">, hence</w:t>
      </w:r>
      <w:r>
        <w:t xml:space="preserve"> </w:t>
      </w:r>
      <m:oMath>
        <m:limLow>
          <m:e>
            <m:r>
              <m:t>v</m:t>
            </m:r>
          </m:e>
          <m:lim>
            <m:r>
              <m:rPr>
                <m:sty m:val="p"/>
              </m:rPr>
              <m:t>∼</m:t>
            </m:r>
          </m:lim>
        </m:limLow>
        <m:r>
          <m:rPr>
            <m:sty m:val="p"/>
          </m:rPr>
          <m:t>≠</m:t>
        </m:r>
        <m:limLow>
          <m:e>
            <m:r>
              <m:t>0</m:t>
            </m:r>
          </m:e>
          <m:lim>
            <m:r>
              <m:rPr>
                <m:sty m:val="p"/>
              </m:rPr>
              <m:t>∼</m:t>
            </m:r>
          </m:lim>
        </m:limLow>
      </m:oMath>
      <w:r>
        <w:t xml:space="preserve">,</w:t>
      </w:r>
      <w:r>
        <w:t xml:space="preserve"> </w:t>
      </w:r>
      <w:r>
        <w:t xml:space="preserve">and</w:t>
      </w:r>
      <w:r>
        <w:t xml:space="preserve"> </w:t>
      </w:r>
      <m:oMath>
        <m:r>
          <m:t>λ</m:t>
        </m:r>
      </m:oMath>
      <w:r>
        <w:t xml:space="preserve"> </w:t>
      </w:r>
      <w:r>
        <w:t xml:space="preserve">is an eigenvalue.</w:t>
      </w:r>
    </w:p>
    <w:bookmarkStart w:id="627" w:name="exm-eigen-triangular"/>
    <w:p>
      <w:pPr>
        <w:pStyle w:val="BodyText"/>
      </w:pPr>
      <w:r>
        <w:rPr>
          <w:b/>
          <w:bCs/>
        </w:rPr>
        <w:t xml:space="preserve">Example 197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182</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limLow>
          <m:e>
            <m:r>
              <m:t>v</m:t>
            </m:r>
          </m:e>
          <m:lim>
            <m:r>
              <m:rPr>
                <m:sty m:val="p"/>
              </m:rPr>
              <m:t>∼</m:t>
            </m:r>
          </m:lim>
        </m:limLow>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193</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27"/>
    <w:bookmarkStart w:id="628" w:name="thm-eigen-idempotent-orthogonal"/>
    <w:p>
      <w:pPr>
        <w:pStyle w:val="BodyText"/>
      </w:pPr>
      <w:r>
        <w:rPr>
          <w:b/>
          <w:bCs/>
        </w:rPr>
        <w:t xml:space="preserve">Theorem 111 (Eigenvalues of idempotent and orthogonal matrices)</w:t>
      </w:r>
      <w:r>
        <w:t xml:space="preserve"> </w:t>
      </w:r>
      <w:r>
        <w:t xml:space="preserve"> </w:t>
      </w:r>
    </w:p>
    <w:p>
      <w:pPr>
        <w:pStyle w:val="Compact"/>
        <w:numPr>
          <w:ilvl w:val="0"/>
          <w:numId w:val="1100"/>
        </w:numPr>
      </w:pPr>
      <w:r>
        <w:t xml:space="preserve">Every eigenvalue of an idempotent matrix (</w:t>
      </w:r>
      <w:hyperlink w:anchor="def-idempotent-matrix">
        <w:r>
          <w:rPr>
            <w:rStyle w:val="Hyperlink"/>
          </w:rPr>
          <w:t xml:space="preserve">Definition 86</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0"/>
        </w:numPr>
      </w:pPr>
      <w:r>
        <w:t xml:space="preserve">Every eigenvalue of an orthogonal matrix (</w:t>
      </w:r>
      <w:hyperlink w:anchor="def-orthogonal-matrix">
        <w:r>
          <w:rPr>
            <w:rStyle w:val="Hyperlink"/>
          </w:rPr>
          <w:t xml:space="preserve">Definition 89</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28"/>
    <w:p>
      <w:pPr>
        <w:pStyle w:val="FirstParagraph"/>
      </w:pPr>
      <w:r>
        <w:rPr>
          <w:i/>
          <w:iCs/>
        </w:rPr>
        <w:t xml:space="preserve">Proof</w:t>
      </w:r>
      <w:r>
        <w:t xml:space="preserve">. </w:t>
      </w:r>
      <w:r>
        <w:t xml:space="preserve">Let</w:t>
      </w:r>
      <w:r>
        <w:t xml:space="preserve"> </w:t>
      </w:r>
      <m:oMath>
        <m:limLow>
          <m:e>
            <m:r>
              <m:t>v</m:t>
            </m:r>
          </m:e>
          <m:lim>
            <m:r>
              <m:rPr>
                <m:sty m:val="p"/>
              </m:rPr>
              <m:t>∼</m:t>
            </m:r>
          </m:lim>
        </m:limLow>
        <m:r>
          <m:rPr>
            <m:sty m:val="p"/>
          </m:rPr>
          <m:t>≠</m:t>
        </m:r>
        <m:limLow>
          <m:e>
            <m:r>
              <m:t>0</m:t>
            </m:r>
          </m:e>
          <m:lim>
            <m:r>
              <m:rPr>
                <m:sty m:val="p"/>
              </m:rPr>
              <m:t>∼</m:t>
            </m:r>
          </m:lim>
        </m:limLow>
      </m:oMath>
      <w:r>
        <w:t xml:space="preserve"> </w:t>
      </w:r>
      <w:r>
        <w:t xml:space="preserve">with</w:t>
      </w:r>
      <w:r>
        <w:t xml:space="preserve"> </w:t>
      </w:r>
      <m:oMath>
        <m:r>
          <m:rPr>
            <m:sty m:val="bi"/>
          </m:rPr>
          <m:t>A</m:t>
        </m:r>
        <m:limLow>
          <m:e>
            <m:r>
              <m:t>v</m:t>
            </m:r>
          </m:e>
          <m:lim>
            <m:r>
              <m:rPr>
                <m:sty m:val="p"/>
              </m:rPr>
              <m:t>∼</m:t>
            </m:r>
          </m:lim>
        </m:limLow>
        <m:r>
          <m:rPr>
            <m:sty m:val="p"/>
          </m:rPr>
          <m:t>=</m:t>
        </m:r>
        <m:r>
          <m:t>λ</m:t>
        </m:r>
        <m:limLow>
          <m:e>
            <m:r>
              <m:t>v</m:t>
            </m:r>
          </m:e>
          <m:lim>
            <m:r>
              <m:rPr>
                <m:sty m:val="p"/>
              </m:rPr>
              <m:t>∼</m:t>
            </m:r>
          </m:lim>
        </m:limLow>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limLow>
                <m:e>
                  <m:r>
                    <m:t>v</m:t>
                  </m:r>
                </m:e>
                <m:lim>
                  <m:r>
                    <m:rPr>
                      <m:sty m:val="p"/>
                    </m:rPr>
                    <m:t>∼</m:t>
                  </m:r>
                </m:lim>
              </m:limLow>
              <m:r>
                <m:t>&amp;</m:t>
              </m:r>
              <m:r>
                <m:rPr>
                  <m:sty m:val="p"/>
                </m:rPr>
                <m:t>=</m:t>
              </m:r>
              <m:r>
                <m:rPr>
                  <m:sty m:val="bi"/>
                </m:rPr>
                <m:t>A</m:t>
              </m:r>
              <m:limLow>
                <m:e>
                  <m:r>
                    <m:t>v</m:t>
                  </m:r>
                </m:e>
                <m:lim>
                  <m:r>
                    <m:rPr>
                      <m:sty m:val="p"/>
                    </m:rPr>
                    <m:t>∼</m:t>
                  </m:r>
                </m:lim>
              </m:limLow>
              <m:r>
                <m:t>&amp;</m:t>
              </m:r>
              <m:r>
                <m:t>&amp;</m:t>
              </m:r>
              <m:r>
                <m:rPr>
                  <m:nor/>
                  <m:sty m:val="p"/>
                </m:rPr>
                <m:t>(eigenvector)</m:t>
              </m:r>
            </m:e>
            <m:e>
              <m:r>
                <m:t>&amp;</m:t>
              </m:r>
              <m:r>
                <m:rPr>
                  <m:sty m:val="p"/>
                </m:rPr>
                <m:t>=</m:t>
              </m:r>
              <m:sSup>
                <m:e>
                  <m:r>
                    <m:rPr>
                      <m:sty m:val="bi"/>
                    </m:rPr>
                    <m:t>A</m:t>
                  </m:r>
                </m:e>
                <m:sup>
                  <m:r>
                    <m:t>2</m:t>
                  </m:r>
                </m:sup>
              </m:sSup>
              <m:limLow>
                <m:e>
                  <m:r>
                    <m:t>v</m:t>
                  </m:r>
                </m:e>
                <m:lim>
                  <m:r>
                    <m:rPr>
                      <m:sty m:val="p"/>
                    </m:rPr>
                    <m:t>∼</m:t>
                  </m:r>
                </m:lim>
              </m:limLow>
              <m:r>
                <m:t>&amp;</m:t>
              </m:r>
              <m:r>
                <m:t>&amp;</m:t>
              </m:r>
              <m:r>
                <m:rPr>
                  <m:nor/>
                  <m:sty m:val="p"/>
                </m:rPr>
                <m:t>(idempotent)</m:t>
              </m:r>
            </m:e>
            <m:e>
              <m:r>
                <m:t>&amp;</m:t>
              </m:r>
              <m:r>
                <m:rPr>
                  <m:sty m:val="p"/>
                </m:rPr>
                <m:t>=</m:t>
              </m:r>
              <m:sSup>
                <m:e>
                  <m:r>
                    <m:t>λ</m:t>
                  </m:r>
                </m:e>
                <m:sup>
                  <m:r>
                    <m:t>2</m:t>
                  </m:r>
                </m:sup>
              </m:sSup>
              <m:limLow>
                <m:e>
                  <m:r>
                    <m:t>v</m:t>
                  </m:r>
                </m:e>
                <m:lim>
                  <m:r>
                    <m:rPr>
                      <m:sty m:val="p"/>
                    </m:rPr>
                    <m:t>∼</m:t>
                  </m:r>
                </m:lim>
              </m:limLow>
              <m:r>
                <m:rPr>
                  <m:sty m:val="p"/>
                </m:rPr>
                <m:t>,</m:t>
              </m:r>
              <m:r>
                <m:t>&amp;</m:t>
              </m:r>
              <m:r>
                <m:t>&amp;</m:t>
              </m:r>
              <m:r>
                <m:rPr>
                  <m:nor/>
                  <m:sty m:val="p"/>
                </m:rPr>
                <m:t>(</m:t>
              </m:r>
              <m:r>
                <m:rPr>
                  <m:nor/>
                  <m:sty m:val="p"/>
                </m:rPr>
                <m:t>Theorem 109</m:t>
              </m:r>
              <m:r>
                <m:rPr>
                  <m:nor/>
                  <m:sty m:val="p"/>
                </m:rPr>
                <m:t>, part 2)</m:t>
              </m:r>
            </m:e>
          </m:eqArr>
        </m:oMath>
      </m:oMathPara>
    </w:p>
    <w:p>
      <w:pPr>
        <w:pStyle w:val="FirstParagraph"/>
      </w:pPr>
      <w:r>
        <w:t xml:space="preserve">and subtracting</w:t>
      </w:r>
      <w:r>
        <w:t xml:space="preserve"> </w:t>
      </w:r>
      <m:oMath>
        <m:r>
          <m:t>λ</m:t>
        </m:r>
        <m:limLow>
          <m:e>
            <m:r>
              <m:t>v</m:t>
            </m:r>
          </m:e>
          <m:lim>
            <m:r>
              <m:rPr>
                <m:sty m:val="p"/>
              </m:rPr>
              <m:t>∼</m:t>
            </m:r>
          </m:lim>
        </m:limLow>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limLow>
          <m:e>
            <m:r>
              <m:t>v</m:t>
            </m:r>
          </m:e>
          <m:lim>
            <m:r>
              <m:rPr>
                <m:sty m:val="p"/>
              </m:rPr>
              <m:t>∼</m:t>
            </m:r>
          </m:lim>
        </m:limLow>
        <m:r>
          <m:rPr>
            <m:sty m:val="p"/>
          </m:rPr>
          <m:t>=</m:t>
        </m:r>
        <m:limLow>
          <m:e>
            <m:r>
              <m:t>0</m:t>
            </m:r>
          </m:e>
          <m:lim>
            <m:r>
              <m:rPr>
                <m:sty m:val="p"/>
              </m:rPr>
              <m:t>∼</m:t>
            </m:r>
          </m:lim>
        </m:limLow>
      </m:oMath>
      <w:r>
        <w:t xml:space="preserve">.</w:t>
      </w:r>
      <w:r>
        <w:t xml:space="preserve"> </w:t>
      </w:r>
      <w:r>
        <w:t xml:space="preserve">Some entry of</w:t>
      </w:r>
      <w:r>
        <w:t xml:space="preserve"> </w:t>
      </w:r>
      <m:oMath>
        <m:limLow>
          <m:e>
            <m:r>
              <m:t>v</m:t>
            </m:r>
          </m:e>
          <m:lim>
            <m:r>
              <m:rPr>
                <m:sty m:val="p"/>
              </m:rPr>
              <m:t>∼</m:t>
            </m:r>
          </m:lim>
        </m:limLow>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limLow>
                    <m:e>
                      <m:r>
                        <m:t>v</m:t>
                      </m:r>
                    </m:e>
                    <m:lim>
                      <m:r>
                        <m:rPr>
                          <m:sty m:val="p"/>
                        </m:rPr>
                        <m:t>∼</m:t>
                      </m:r>
                    </m:lim>
                  </m:limLow>
                </m:e>
              </m:d>
              <m:r>
                <m:t>​</m:t>
              </m:r>
              <m:r>
                <m:t>&amp;</m:t>
              </m:r>
              <m:r>
                <m:rPr>
                  <m:sty m:val="p"/>
                </m:rPr>
                <m:t>=</m:t>
              </m:r>
              <m:r>
                <m:t>​</m:t>
              </m:r>
              <m:d>
                <m:dPr>
                  <m:begChr m:val="∥"/>
                  <m:sepChr m:val=""/>
                  <m:endChr m:val="∥"/>
                  <m:grow/>
                </m:dPr>
                <m:e>
                  <m:r>
                    <m:rPr>
                      <m:sty m:val="bi"/>
                    </m:rPr>
                    <m:t>A</m:t>
                  </m:r>
                  <m:limLow>
                    <m:e>
                      <m:r>
                        <m:t>v</m:t>
                      </m:r>
                    </m:e>
                    <m:lim>
                      <m:r>
                        <m:rPr>
                          <m:sty m:val="p"/>
                        </m:rPr>
                        <m:t>∼</m:t>
                      </m:r>
                    </m:lim>
                  </m:limLow>
                </m:e>
              </m:d>
              <m:r>
                <m:t>​</m:t>
              </m:r>
              <m:r>
                <m:t>&amp;</m:t>
              </m:r>
              <m:r>
                <m:t>&amp;</m:t>
              </m:r>
              <m:r>
                <m:rPr>
                  <m:nor/>
                  <m:sty m:val="p"/>
                </m:rPr>
                <m:t>(</m:t>
              </m:r>
              <m:r>
                <m:rPr>
                  <m:nor/>
                  <m:sty m:val="p"/>
                </m:rPr>
                <m:t>Theorem 71</m:t>
              </m:r>
              <m:r>
                <m:rPr>
                  <m:nor/>
                  <m:sty m:val="p"/>
                </m:rPr>
                <m:t>)</m:t>
              </m:r>
            </m:e>
            <m:e>
              <m:r>
                <m:t>&amp;</m:t>
              </m:r>
              <m:r>
                <m:rPr>
                  <m:sty m:val="p"/>
                </m:rPr>
                <m:t>=</m:t>
              </m:r>
              <m:r>
                <m:t>​</m:t>
              </m:r>
              <m:d>
                <m:dPr>
                  <m:begChr m:val="∥"/>
                  <m:sepChr m:val=""/>
                  <m:endChr m:val="∥"/>
                  <m:grow/>
                </m:dPr>
                <m:e>
                  <m:r>
                    <m:t>λ</m:t>
                  </m:r>
                  <m:limLow>
                    <m:e>
                      <m:r>
                        <m:t>v</m:t>
                      </m:r>
                    </m:e>
                    <m:lim>
                      <m:r>
                        <m:rPr>
                          <m:sty m:val="p"/>
                        </m:rPr>
                        <m:t>∼</m:t>
                      </m:r>
                    </m:lim>
                  </m:limLow>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limLow>
                    <m:e>
                      <m:r>
                        <m:t>v</m:t>
                      </m:r>
                    </m:e>
                    <m:lim>
                      <m:r>
                        <m:rPr>
                          <m:sty m:val="p"/>
                        </m:rPr>
                        <m:t>∼</m:t>
                      </m:r>
                    </m:lim>
                  </m:limLow>
                </m:e>
              </m:d>
              <m:r>
                <m:t>​</m:t>
              </m:r>
              <m:r>
                <m:rPr>
                  <m:sty m:val="p"/>
                </m:rPr>
                <m:t>,</m:t>
              </m:r>
              <m:r>
                <m:t>&amp;</m:t>
              </m:r>
              <m:r>
                <m:t>&amp;</m:t>
              </m:r>
              <m:r>
                <m:rPr>
                  <m:nor/>
                  <m:sty m:val="p"/>
                </m:rPr>
                <m:t>(</m:t>
              </m:r>
              <m:r>
                <m:rPr>
                  <m:nor/>
                  <m:sty m:val="p"/>
                </m:rPr>
                <m:t>Theorem 56</m:t>
              </m:r>
              <m:r>
                <m:rPr>
                  <m:nor/>
                  <m:sty m:val="p"/>
                </m:rPr>
                <m:t>, part 2)</m:t>
              </m:r>
            </m:e>
          </m:eqArr>
        </m:oMath>
      </m:oMathPara>
    </w:p>
    <w:p>
      <w:pPr>
        <w:pStyle w:val="FirstParagraph"/>
      </w:pPr>
      <w:r>
        <w:t xml:space="preserve">and</w:t>
      </w:r>
      <w:r>
        <w:t xml:space="preserve"> </w:t>
      </w:r>
      <m:oMath>
        <m:r>
          <m:t>​</m:t>
        </m:r>
        <m:d>
          <m:dPr>
            <m:begChr m:val="∥"/>
            <m:sepChr m:val=""/>
            <m:endChr m:val="∥"/>
            <m:grow/>
          </m:dPr>
          <m:e>
            <m:limLow>
              <m:e>
                <m:r>
                  <m:t>v</m:t>
                </m:r>
              </m:e>
              <m:lim>
                <m:r>
                  <m:rPr>
                    <m:sty m:val="p"/>
                  </m:rPr>
                  <m:t>∼</m:t>
                </m:r>
              </m:lim>
            </m:limLow>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dividing by</w:t>
      </w:r>
      <w:r>
        <w:t xml:space="preserve"> </w:t>
      </w:r>
      <m:oMath>
        <m:r>
          <m:t>​</m:t>
        </m:r>
        <m:d>
          <m:dPr>
            <m:begChr m:val="∥"/>
            <m:sepChr m:val=""/>
            <m:endChr m:val="∥"/>
            <m:grow/>
          </m:dPr>
          <m:e>
            <m:limLow>
              <m:e>
                <m:r>
                  <m:t>v</m:t>
                </m:r>
              </m:e>
              <m:lim>
                <m:r>
                  <m:rPr>
                    <m:sty m:val="p"/>
                  </m:rPr>
                  <m:t>∼</m:t>
                </m:r>
              </m:lim>
            </m:limLow>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95</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29" w:name="exm-eigen-idempotent-orthogonal"/>
    <w:p>
      <w:pPr>
        <w:pStyle w:val="BodyText"/>
      </w:pPr>
      <w:r>
        <w:rPr>
          <w:b/>
          <w:bCs/>
        </w:rPr>
        <w:t xml:space="preserve">Example 198 (Projections and reflections)</w:t>
      </w:r>
      <w:r>
        <w:t xml:space="preserve"> </w:t>
      </w:r>
      <w:r>
        <w:t xml:space="preserve"> </w:t>
      </w:r>
    </w:p>
    <w:p>
      <w:pPr>
        <w:numPr>
          <w:ilvl w:val="0"/>
          <w:numId w:val="1101"/>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162</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1"/>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30</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1"/>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133</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limLow>
          <m:e>
            <m:r>
              <m:t>v</m:t>
            </m:r>
          </m:e>
          <m:lim>
            <m:r>
              <m:rPr>
                <m:sty m:val="p"/>
              </m:rPr>
              <m:t>∼</m:t>
            </m:r>
          </m:lim>
        </m:limLow>
        <m:r>
          <m:rPr>
            <m:sty m:val="p"/>
          </m:rPr>
          <m:t>=</m:t>
        </m:r>
        <m:limLow>
          <m:e>
            <m:r>
              <m:t>v</m:t>
            </m:r>
          </m:e>
          <m:lim>
            <m:r>
              <m:rPr>
                <m:sty m:val="p"/>
              </m:rPr>
              <m:t>∼</m:t>
            </m:r>
          </m:lim>
        </m:limLow>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limLow>
          <m:e>
            <m:r>
              <m:t>v</m:t>
            </m:r>
          </m:e>
          <m:lim>
            <m:r>
              <m:rPr>
                <m:sty m:val="p"/>
              </m:rPr>
              <m:t>∼</m:t>
            </m:r>
          </m:lim>
        </m:limLow>
        <m:r>
          <m:rPr>
            <m:sty m:val="p"/>
          </m:rPr>
          <m:t>=</m:t>
        </m:r>
        <m:limLow>
          <m:e>
            <m:r>
              <m:t>0</m:t>
            </m:r>
          </m:e>
          <m:lim>
            <m:r>
              <m:rPr>
                <m:sty m:val="p"/>
              </m:rPr>
              <m:t>∼</m:t>
            </m:r>
          </m:lim>
        </m:limLow>
      </m:oMath>
      <w:r>
        <w:t xml:space="preserve">;</w:t>
      </w:r>
      <w:r>
        <w:t xml:space="preserve"> </w:t>
      </w:r>
      <m:oMath>
        <m:r>
          <m:rPr>
            <m:sty m:val="bi"/>
          </m:rPr>
          <m:t>Q</m:t>
        </m:r>
        <m:limLow>
          <m:e>
            <m:r>
              <m:t>v</m:t>
            </m:r>
          </m:e>
          <m:lim>
            <m:r>
              <m:rPr>
                <m:sty m:val="p"/>
              </m:rPr>
              <m:t>∼</m:t>
            </m:r>
          </m:lim>
        </m:limLow>
        <m:r>
          <m:rPr>
            <m:sty m:val="p"/>
          </m:rPr>
          <m:t>=</m:t>
        </m:r>
        <m:r>
          <m:rPr>
            <m:sty m:val="p"/>
          </m:rPr>
          <m:t>−</m:t>
        </m:r>
        <m:limLow>
          <m:e>
            <m:r>
              <m:t>v</m:t>
            </m:r>
          </m:e>
          <m:lim>
            <m:r>
              <m:rPr>
                <m:sty m:val="p"/>
              </m:rPr>
              <m:t>∼</m:t>
            </m:r>
          </m:lim>
        </m:limLow>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limLow>
          <m:e>
            <m:r>
              <m:t>v</m:t>
            </m:r>
          </m:e>
          <m:lim>
            <m:r>
              <m:rPr>
                <m:sty m:val="p"/>
              </m:rPr>
              <m:t>∼</m:t>
            </m:r>
          </m:lim>
        </m:limLow>
        <m:r>
          <m:rPr>
            <m:sty m:val="p"/>
          </m:rPr>
          <m:t>=</m:t>
        </m:r>
        <m:limLow>
          <m:e>
            <m:r>
              <m:t>0</m:t>
            </m:r>
          </m:e>
          <m:lim>
            <m:r>
              <m:rPr>
                <m:sty m:val="p"/>
              </m:rPr>
              <m:t>∼</m:t>
            </m:r>
          </m:lim>
        </m:limLow>
      </m:oMath>
      <w:r>
        <w:t xml:space="preserve"> </w:t>
      </w:r>
      <w:r>
        <w:t xml:space="preserve">again.</w:t>
      </w:r>
    </w:p>
    <w:bookmarkEnd w:id="629"/>
    <w:bookmarkStart w:id="630" w:name="def-similar"/>
    <w:p>
      <w:pPr>
        <w:pStyle w:val="FirstParagraph"/>
      </w:pPr>
      <w:r>
        <w:rPr>
          <w:b/>
          <w:bCs/>
        </w:rPr>
        <w:t xml:space="preserve">Definition 120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85</w:t>
        </w:r>
      </w:hyperlink>
      <w:r>
        <w:t xml:space="preserve">).</w:t>
      </w:r>
    </w:p>
    <w:bookmarkEnd w:id="630"/>
    <w:bookmarkStart w:id="631" w:name="rem-similar-both-ways"/>
    <w:p>
      <w:pPr>
        <w:pStyle w:val="BodyText"/>
      </w:pPr>
      <w:r>
        <w:rPr>
          <w:i/>
          <w:iCs/>
        </w:rPr>
        <w:t xml:space="preserve">Remark 49</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85</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28</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31"/>
    <w:bookmarkStart w:id="632" w:name="exm-similar"/>
    <w:p>
      <w:pPr>
        <w:pStyle w:val="BodyText"/>
      </w:pPr>
      <w:r>
        <w:rPr>
          <w:b/>
          <w:bCs/>
        </w:rPr>
        <w:t xml:space="preserve">Example 199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25</m:t>
              </m:r>
              <m:r>
                <m:rPr>
                  <m:nor/>
                  <m:sty m:val="p"/>
                </m:rPr>
                <m:t>, </m:t>
              </m:r>
              <m:r>
                <m:rPr>
                  <m:nor/>
                  <m:sty m:val="p"/>
                </m:rPr>
                <m:t>Definition 31</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93</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93</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26</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25</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632"/>
    <w:bookmarkStart w:id="633" w:name="thm-similar-eigenvalues"/>
    <w:p>
      <w:pPr>
        <w:pStyle w:val="BodyText"/>
      </w:pPr>
      <w:r>
        <w:rPr>
          <w:b/>
          <w:bCs/>
        </w:rPr>
        <w:t xml:space="preserve">Theorem 112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120</w:t>
        </w:r>
      </w:hyperlink>
      <w:r>
        <w:t xml:space="preserve">),</w:t>
      </w:r>
      <w:r>
        <w:t xml:space="preserve"> </w:t>
      </w:r>
      <w:r>
        <w:t xml:space="preserve">then</w:t>
      </w:r>
      <w:r>
        <w:t xml:space="preserve"> </w:t>
      </w:r>
      <m:oMath>
        <m:limLow>
          <m:e>
            <m:r>
              <m:t>v</m:t>
            </m:r>
          </m:e>
          <m:lim>
            <m:r>
              <m:rPr>
                <m:sty m:val="p"/>
              </m:rPr>
              <m:t>∼</m:t>
            </m:r>
          </m:lim>
        </m:limLow>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limLow>
          <m:e>
            <m:r>
              <m:t>v</m:t>
            </m:r>
          </m:e>
          <m:lim>
            <m:r>
              <m:rPr>
                <m:sty m:val="p"/>
              </m:rPr>
              <m:t>∼</m:t>
            </m:r>
          </m:lim>
        </m:limLow>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33"/>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limLow>
          <m:e>
            <m:r>
              <m:t>v</m:t>
            </m:r>
          </m:e>
          <m:lim>
            <m:r>
              <m:rPr>
                <m:sty m:val="p"/>
              </m:rPr>
              <m:t>∼</m:t>
            </m:r>
          </m:lim>
        </m:limLow>
        <m:r>
          <m:rPr>
            <m:sty m:val="p"/>
          </m:rPr>
          <m:t>=</m:t>
        </m:r>
        <m:r>
          <m:t>λ</m:t>
        </m:r>
        <m:limLow>
          <m:e>
            <m:r>
              <m:t>v</m:t>
            </m:r>
          </m:e>
          <m:lim>
            <m:r>
              <m:rPr>
                <m:sty m:val="p"/>
              </m:rPr>
              <m:t>∼</m:t>
            </m:r>
          </m:lim>
        </m:limLow>
      </m:oMath>
      <w:r>
        <w:t xml:space="preserve"> </w:t>
      </w:r>
      <w:r>
        <w:t xml:space="preserve">with</w:t>
      </w:r>
      <w:r>
        <w:t xml:space="preserve"> </w:t>
      </w:r>
      <m:oMath>
        <m:limLow>
          <m:e>
            <m:r>
              <m:t>v</m:t>
            </m:r>
          </m:e>
          <m:lim>
            <m:r>
              <m:rPr>
                <m:sty m:val="p"/>
              </m:rPr>
              <m:t>∼</m:t>
            </m:r>
          </m:lim>
        </m:limLow>
        <m:r>
          <m:rPr>
            <m:sty m:val="p"/>
          </m:rPr>
          <m:t>≠</m:t>
        </m:r>
        <m:limLow>
          <m:e>
            <m:r>
              <m:t>0</m:t>
            </m:r>
          </m:e>
          <m:lim>
            <m:r>
              <m:rPr>
                <m:sty m:val="p"/>
              </m:rPr>
              <m:t>∼</m:t>
            </m:r>
          </m:lim>
        </m:limLow>
      </m:oMath>
      <w:r>
        <w:t xml:space="preserve">, and</w:t>
      </w:r>
      <w:r>
        <w:t xml:space="preserve"> </w:t>
      </w:r>
      <m:oMath>
        <m:limLow>
          <m:e>
            <m:r>
              <m:t>w</m:t>
            </m:r>
          </m:e>
          <m:lim>
            <m:r>
              <m:rPr>
                <m:sty m:val="p"/>
              </m:rPr>
              <m:t>∼</m:t>
            </m:r>
          </m:lim>
        </m:limLow>
        <m:r>
          <m:rPr>
            <m:sty m:val="p"/>
          </m:rPr>
          <m:t>=</m:t>
        </m:r>
        <m:sSup>
          <m:e>
            <m:r>
              <m:rPr>
                <m:sty m:val="bi"/>
              </m:rPr>
              <m:t>P</m:t>
            </m:r>
          </m:e>
          <m:sup>
            <m:r>
              <m:rPr>
                <m:sty m:val="p"/>
              </m:rPr>
              <m:t>−</m:t>
            </m:r>
            <m:r>
              <m:t>1</m:t>
            </m:r>
          </m:sup>
        </m:sSup>
        <m:limLow>
          <m:e>
            <m:r>
              <m:t>v</m:t>
            </m:r>
          </m:e>
          <m:lim>
            <m:r>
              <m:rPr>
                <m:sty m:val="p"/>
              </m:rPr>
              <m:t>∼</m:t>
            </m:r>
          </m:lim>
        </m:limLow>
      </m:oMath>
      <w:r>
        <w:t xml:space="preserve">. Then</w:t>
      </w:r>
    </w:p>
    <w:p>
      <w:pPr>
        <w:pStyle w:val="BodyText"/>
      </w:pPr>
      <m:oMathPara>
        <m:oMathParaPr>
          <m:jc m:val="center"/>
        </m:oMathParaPr>
        <m:oMath>
          <m:eqArr>
            <m:e>
              <m:r>
                <m:rPr>
                  <m:sty m:val="bi"/>
                </m:rPr>
                <m:t>B</m:t>
              </m:r>
              <m:limLow>
                <m:e>
                  <m:r>
                    <m:t>w</m:t>
                  </m:r>
                </m:e>
                <m:lim>
                  <m:r>
                    <m:rPr>
                      <m:sty m:val="p"/>
                    </m:rPr>
                    <m:t>∼</m:t>
                  </m:r>
                </m:lim>
              </m:limLow>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limLow>
                <m:e>
                  <m:r>
                    <m:t>v</m:t>
                  </m:r>
                </m:e>
                <m:lim>
                  <m:r>
                    <m:rPr>
                      <m:sty m:val="p"/>
                    </m:rPr>
                    <m:t>∼</m:t>
                  </m:r>
                </m:lim>
              </m:limLow>
              <m:r>
                <m:rPr>
                  <m:sty m:val="p"/>
                </m:rPr>
                <m:t>)</m:t>
              </m:r>
              <m:r>
                <m:t>&amp;</m:t>
              </m:r>
              <m:r>
                <m:t>&amp;</m:t>
              </m:r>
              <m:r>
                <m:rPr>
                  <m:nor/>
                  <m:sty m:val="p"/>
                </m:rPr>
                <m:t>(substitute </m:t>
              </m:r>
              <m:r>
                <m:rPr>
                  <m:sty m:val="bi"/>
                </m:rPr>
                <m:t>B</m:t>
              </m:r>
              <m:r>
                <m:rPr>
                  <m:nor/>
                  <m:sty m:val="p"/>
                </m:rPr>
                <m:t> and </m:t>
              </m:r>
              <m:limLow>
                <m:e>
                  <m:r>
                    <m:t>w</m:t>
                  </m:r>
                </m:e>
                <m:lim>
                  <m:r>
                    <m:rPr>
                      <m:sty m:val="p"/>
                    </m:rPr>
                    <m:t>∼</m:t>
                  </m:r>
                </m:lim>
              </m:limLow>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limLow>
                <m:e>
                  <m:r>
                    <m:t>v</m:t>
                  </m:r>
                </m:e>
                <m:lim>
                  <m:r>
                    <m:rPr>
                      <m:sty m:val="p"/>
                    </m:rPr>
                    <m:t>∼</m:t>
                  </m:r>
                </m:lim>
              </m:limLow>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limLow>
                <m:e>
                  <m:r>
                    <m:t>v</m:t>
                  </m:r>
                </m:e>
                <m:lim>
                  <m:r>
                    <m:rPr>
                      <m:sty m:val="p"/>
                    </m:rPr>
                    <m:t>∼</m:t>
                  </m:r>
                </m:lim>
              </m:limLow>
              <m:r>
                <m:t>&amp;</m:t>
              </m:r>
              <m:r>
                <m:t>&amp;</m:t>
              </m:r>
              <m:r>
                <m:rPr>
                  <m:nor/>
                  <m:sty m:val="p"/>
                </m:rPr>
                <m:t>(</m:t>
              </m:r>
              <m:r>
                <m:rPr>
                  <m:nor/>
                  <m:sty m:val="p"/>
                </m:rPr>
                <m:t>Definition 84</m:t>
              </m:r>
              <m:r>
                <m:rPr>
                  <m:nor/>
                  <m:sty m:val="p"/>
                </m:rPr>
                <m:t>)</m:t>
              </m:r>
            </m:e>
            <m:e>
              <m:r>
                <m:t>&amp;</m:t>
              </m:r>
              <m:r>
                <m:rPr>
                  <m:sty m:val="p"/>
                </m:rPr>
                <m:t>=</m:t>
              </m:r>
              <m:sSup>
                <m:e>
                  <m:r>
                    <m:rPr>
                      <m:sty m:val="bi"/>
                    </m:rPr>
                    <m:t>P</m:t>
                  </m:r>
                </m:e>
                <m:sup>
                  <m:r>
                    <m:rPr>
                      <m:sty m:val="p"/>
                    </m:rPr>
                    <m:t>−</m:t>
                  </m:r>
                  <m:r>
                    <m:t>1</m:t>
                  </m:r>
                </m:sup>
              </m:sSup>
              <m:r>
                <m:rPr>
                  <m:sty m:val="bi"/>
                </m:rPr>
                <m:t>A</m:t>
              </m:r>
              <m:limLow>
                <m:e>
                  <m:r>
                    <m:t>v</m:t>
                  </m:r>
                </m:e>
                <m:lim>
                  <m:r>
                    <m:rPr>
                      <m:sty m:val="p"/>
                    </m:rPr>
                    <m:t>∼</m:t>
                  </m:r>
                </m:lim>
              </m:limLow>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limLow>
                <m:e>
                  <m:r>
                    <m:t>v</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limLow>
                <m:e>
                  <m:r>
                    <m:t>v</m:t>
                  </m:r>
                </m:e>
                <m:lim>
                  <m:r>
                    <m:rPr>
                      <m:sty m:val="p"/>
                    </m:rPr>
                    <m:t>∼</m:t>
                  </m:r>
                </m:lim>
              </m:limLow>
              <m:r>
                <m:rPr>
                  <m:sty m:val="p"/>
                </m:rPr>
                <m:t>)</m:t>
              </m:r>
              <m:r>
                <m:t>&amp;</m:t>
              </m:r>
              <m:r>
                <m:t>&amp;</m:t>
              </m:r>
              <m:r>
                <m:rPr>
                  <m:nor/>
                  <m:sty m:val="p"/>
                </m:rPr>
                <m:t>(eigenvector)</m:t>
              </m:r>
            </m:e>
            <m:e>
              <m:r>
                <m:t>&amp;</m:t>
              </m:r>
              <m:r>
                <m:rPr>
                  <m:sty m:val="p"/>
                </m:rPr>
                <m:t>=</m:t>
              </m:r>
              <m:r>
                <m:t>λ</m:t>
              </m:r>
              <m:r>
                <m:t> </m:t>
              </m:r>
              <m:limLow>
                <m:e>
                  <m:r>
                    <m:t>w</m:t>
                  </m:r>
                </m:e>
                <m:lim>
                  <m:r>
                    <m:rPr>
                      <m:sty m:val="p"/>
                    </m:rPr>
                    <m:t>∼</m:t>
                  </m:r>
                </m:lim>
              </m:limLow>
              <m:r>
                <m:rPr>
                  <m:sty m:val="p"/>
                </m:rPr>
                <m:t>.</m:t>
              </m:r>
              <m:r>
                <m:t>&amp;</m:t>
              </m:r>
              <m:r>
                <m:t>&amp;</m:t>
              </m:r>
              <m:r>
                <m:rPr>
                  <m:nor/>
                  <m:sty m:val="p"/>
                </m:rPr>
                <m:t>(</m:t>
              </m:r>
              <m:r>
                <m:rPr>
                  <m:nor/>
                  <m:sty m:val="p"/>
                </m:rPr>
                <m:t>Theorem 93</m:t>
              </m:r>
              <m:r>
                <m:rPr>
                  <m:nor/>
                  <m:sty m:val="p"/>
                </m:rPr>
                <m:t>)</m:t>
              </m:r>
            </m:e>
          </m:eqArr>
        </m:oMath>
      </m:oMathPara>
    </w:p>
    <w:p>
      <w:pPr>
        <w:pStyle w:val="FirstParagraph"/>
      </w:pPr>
      <w:r>
        <w:t xml:space="preserve">And</w:t>
      </w:r>
      <w:r>
        <w:t xml:space="preserve"> </w:t>
      </w:r>
      <m:oMath>
        <m:limLow>
          <m:e>
            <m:r>
              <m:t>w</m:t>
            </m:r>
          </m:e>
          <m:lim>
            <m:r>
              <m:rPr>
                <m:sty m:val="p"/>
              </m:rPr>
              <m:t>∼</m:t>
            </m:r>
          </m:lim>
        </m:limLow>
        <m:r>
          <m:rPr>
            <m:sty m:val="p"/>
          </m:rPr>
          <m:t>≠</m:t>
        </m:r>
        <m:limLow>
          <m:e>
            <m:r>
              <m:t>0</m:t>
            </m:r>
          </m:e>
          <m:lim>
            <m:r>
              <m:rPr>
                <m:sty m:val="p"/>
              </m:rPr>
              <m:t>∼</m:t>
            </m:r>
          </m:lim>
        </m:limLow>
      </m:oMath>
      <w:r>
        <w:t xml:space="preserve">: if</w:t>
      </w:r>
      <w:r>
        <w:t xml:space="preserve"> </w:t>
      </w:r>
      <m:oMath>
        <m:limLow>
          <m:e>
            <m:r>
              <m:t>w</m:t>
            </m:r>
          </m:e>
          <m:lim>
            <m:r>
              <m:rPr>
                <m:sty m:val="p"/>
              </m:rPr>
              <m:t>∼</m:t>
            </m:r>
          </m:lim>
        </m:limLow>
        <m:r>
          <m:rPr>
            <m:sty m:val="p"/>
          </m:rPr>
          <m:t>=</m:t>
        </m:r>
        <m:limLow>
          <m:e>
            <m:r>
              <m:t>0</m:t>
            </m:r>
          </m:e>
          <m:lim>
            <m:r>
              <m:rPr>
                <m:sty m:val="p"/>
              </m:rPr>
              <m:t>∼</m:t>
            </m:r>
          </m:lim>
        </m:limLow>
      </m:oMath>
      <w:r>
        <w:t xml:space="preserve">, then</w:t>
      </w:r>
    </w:p>
    <w:p>
      <w:pPr>
        <w:pStyle w:val="BodyText"/>
      </w:pPr>
      <m:oMathPara>
        <m:oMathParaPr>
          <m:jc m:val="center"/>
        </m:oMathParaPr>
        <m:oMath>
          <m:eqArr>
            <m:e>
              <m:limLow>
                <m:e>
                  <m:r>
                    <m:t>v</m:t>
                  </m:r>
                </m:e>
                <m:lim>
                  <m:r>
                    <m:rPr>
                      <m:sty m:val="p"/>
                    </m:rPr>
                    <m:t>∼</m:t>
                  </m:r>
                </m:lim>
              </m:limLow>
              <m:r>
                <m:t>&amp;</m:t>
              </m:r>
              <m:r>
                <m:rPr>
                  <m:sty m:val="p"/>
                </m:rPr>
                <m:t>=</m:t>
              </m:r>
              <m:sSub>
                <m:e>
                  <m:r>
                    <m:rPr>
                      <m:sty m:val="bi"/>
                    </m:rPr>
                    <m:t>I</m:t>
                  </m:r>
                </m:e>
                <m:sub>
                  <m:r>
                    <m:t>p</m:t>
                  </m:r>
                </m:sub>
              </m:sSub>
              <m:limLow>
                <m:e>
                  <m:r>
                    <m:t>v</m:t>
                  </m:r>
                </m:e>
                <m:lim>
                  <m:r>
                    <m:rPr>
                      <m:sty m:val="p"/>
                    </m:rPr>
                    <m:t>∼</m:t>
                  </m:r>
                </m:lim>
              </m:limLow>
            </m:e>
            <m:e>
              <m:r>
                <m:t>&amp;</m:t>
              </m:r>
              <m:r>
                <m:rPr>
                  <m:sty m:val="p"/>
                </m:rPr>
                <m:t>=</m:t>
              </m:r>
              <m:r>
                <m:rPr>
                  <m:sty m:val="bi"/>
                </m:rPr>
                <m:t>P</m:t>
              </m:r>
              <m:r>
                <m:t> </m:t>
              </m:r>
              <m:r>
                <m:rPr>
                  <m:sty m:val="p"/>
                </m:rPr>
                <m:t>(</m:t>
              </m:r>
              <m:sSup>
                <m:e>
                  <m:r>
                    <m:rPr>
                      <m:sty m:val="bi"/>
                    </m:rPr>
                    <m:t>P</m:t>
                  </m:r>
                </m:e>
                <m:sup>
                  <m:r>
                    <m:rPr>
                      <m:sty m:val="p"/>
                    </m:rPr>
                    <m:t>−</m:t>
                  </m:r>
                  <m:r>
                    <m:t>1</m:t>
                  </m:r>
                </m:sup>
              </m:sSup>
              <m:limLow>
                <m:e>
                  <m:r>
                    <m:t>v</m:t>
                  </m:r>
                </m:e>
                <m:lim>
                  <m:r>
                    <m:rPr>
                      <m:sty m:val="p"/>
                    </m:rPr>
                    <m:t>∼</m:t>
                  </m:r>
                </m:lim>
              </m:limLow>
              <m:r>
                <m:rPr>
                  <m:sty m:val="p"/>
                </m:rPr>
                <m:t>)</m:t>
              </m:r>
            </m:e>
            <m:e>
              <m:r>
                <m:t>&amp;</m:t>
              </m:r>
              <m:r>
                <m:rPr>
                  <m:sty m:val="p"/>
                </m:rPr>
                <m:t>=</m:t>
              </m:r>
              <m:r>
                <m:rPr>
                  <m:sty m:val="bi"/>
                </m:rPr>
                <m:t>P</m:t>
              </m:r>
              <m:r>
                <m:t> </m:t>
              </m:r>
              <m:limLow>
                <m:e>
                  <m:r>
                    <m:t>0</m:t>
                  </m:r>
                </m:e>
                <m:lim>
                  <m:r>
                    <m:rPr>
                      <m:sty m:val="p"/>
                    </m:rPr>
                    <m:t>∼</m:t>
                  </m:r>
                </m:lim>
              </m:limLow>
            </m:e>
            <m:e>
              <m:r>
                <m:t>&amp;</m:t>
              </m:r>
              <m:r>
                <m:rPr>
                  <m:sty m:val="p"/>
                </m:rPr>
                <m:t>=</m:t>
              </m:r>
              <m:limLow>
                <m:e>
                  <m:r>
                    <m:t>0</m:t>
                  </m:r>
                </m:e>
                <m:lim>
                  <m:r>
                    <m:rPr>
                      <m:sty m:val="p"/>
                    </m:rPr>
                    <m:t>∼</m:t>
                  </m:r>
                </m:lim>
              </m:limLow>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32</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49</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limLow>
          <m:e>
            <m:r>
              <m:t>w</m:t>
            </m:r>
          </m:e>
          <m:lim>
            <m:r>
              <m:rPr>
                <m:sty m:val="p"/>
              </m:rPr>
              <m:t>∼</m:t>
            </m:r>
          </m:lim>
        </m:limLow>
        <m:r>
          <m:rPr>
            <m:sty m:val="p"/>
          </m:rPr>
          <m:t>=</m:t>
        </m:r>
        <m:sSup>
          <m:e>
            <m:r>
              <m:rPr>
                <m:sty m:val="bi"/>
              </m:rPr>
              <m:t>P</m:t>
            </m:r>
          </m:e>
          <m:sup>
            <m:r>
              <m:rPr>
                <m:sty m:val="p"/>
              </m:rPr>
              <m:t>−</m:t>
            </m:r>
            <m:r>
              <m:t>1</m:t>
            </m:r>
          </m:sup>
        </m:sSup>
        <m:limLow>
          <m:e>
            <m:r>
              <m:t>v</m:t>
            </m:r>
          </m:e>
          <m:lim>
            <m:r>
              <m:rPr>
                <m:sty m:val="p"/>
              </m:rPr>
              <m:t>∼</m:t>
            </m:r>
          </m:lim>
        </m:limLow>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limLow>
          <m:e>
            <m:r>
              <m:t>w</m:t>
            </m:r>
          </m:e>
          <m:lim>
            <m:r>
              <m:rPr>
                <m:sty m:val="p"/>
              </m:rPr>
              <m:t>∼</m:t>
            </m:r>
          </m:lim>
        </m:limLow>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limLow>
                <m:e>
                  <m:r>
                    <m:t>w</m:t>
                  </m:r>
                </m:e>
                <m:lim>
                  <m:r>
                    <m:rPr>
                      <m:sty m:val="p"/>
                    </m:rPr>
                    <m:t>∼</m:t>
                  </m:r>
                </m:lim>
              </m:limLow>
              <m:r>
                <m:t>&amp;</m:t>
              </m:r>
              <m:r>
                <m:rPr>
                  <m:sty m:val="p"/>
                </m:rPr>
                <m:t>=</m:t>
              </m:r>
              <m:r>
                <m:rPr>
                  <m:sty m:val="bi"/>
                </m:rPr>
                <m:t>P</m:t>
              </m:r>
              <m:sSup>
                <m:e>
                  <m:r>
                    <m:rPr>
                      <m:sty m:val="bi"/>
                    </m:rPr>
                    <m:t>P</m:t>
                  </m:r>
                </m:e>
                <m:sup>
                  <m:r>
                    <m:rPr>
                      <m:sty m:val="p"/>
                    </m:rPr>
                    <m:t>−</m:t>
                  </m:r>
                  <m:r>
                    <m:t>1</m:t>
                  </m:r>
                </m:sup>
              </m:sSup>
              <m:limLow>
                <m:e>
                  <m:r>
                    <m:t>v</m:t>
                  </m:r>
                </m:e>
                <m:lim>
                  <m:r>
                    <m:rPr>
                      <m:sty m:val="p"/>
                    </m:rPr>
                    <m:t>∼</m:t>
                  </m:r>
                </m:lim>
              </m:limLow>
            </m:e>
            <m:e>
              <m:r>
                <m:t>&amp;</m:t>
              </m:r>
              <m:r>
                <m:rPr>
                  <m:sty m:val="p"/>
                </m:rPr>
                <m:t>=</m:t>
              </m:r>
              <m:limLow>
                <m:e>
                  <m:r>
                    <m:t>v</m:t>
                  </m:r>
                </m:e>
                <m:lim>
                  <m:r>
                    <m:rPr>
                      <m:sty m:val="p"/>
                    </m:rPr>
                    <m:t>∼</m:t>
                  </m:r>
                </m:lim>
              </m:limLow>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634" w:name="exm-similar-eigenvalues"/>
    <w:p>
      <w:pPr>
        <w:pStyle w:val="BodyText"/>
      </w:pPr>
      <w:r>
        <w:rPr>
          <w:b/>
          <w:bCs/>
        </w:rPr>
        <w:t xml:space="preserve">Example 200 (Eigenvectors carried across a similarity)</w:t>
      </w:r>
      <w:r>
        <w:t xml:space="preserve"> </w:t>
      </w:r>
      <w:r>
        <w:t xml:space="preserve">In</w:t>
      </w:r>
      <w:r>
        <w:t xml:space="preserve"> </w:t>
      </w:r>
      <w:hyperlink w:anchor="exm-similar">
        <w:r>
          <w:rPr>
            <w:rStyle w:val="Hyperlink"/>
          </w:rPr>
          <w:t xml:space="preserve">Example 199</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144</w:t>
        </w:r>
      </w:hyperlink>
      <w:r>
        <w:t xml:space="preserve">.</w:t>
      </w:r>
    </w:p>
    <w:bookmarkEnd w:id="634"/>
    <w:bookmarkStart w:id="635" w:name="thm-eigenvectors-independent"/>
    <w:p>
      <w:pPr>
        <w:pStyle w:val="BodyText"/>
      </w:pPr>
      <w:r>
        <w:rPr>
          <w:b/>
          <w:bCs/>
        </w:rPr>
        <w:t xml:space="preserve">Theorem 113 (Eigenvectors for distinct eigenvalues are linearly independent)</w:t>
      </w:r>
      <w:r>
        <w:t xml:space="preserve"> </w:t>
      </w:r>
      <w:r>
        <w:t xml:space="preserve">If</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are linearly independent (</w:t>
      </w:r>
      <w:hyperlink w:anchor="def-linearly-independent">
        <w:r>
          <w:rPr>
            <w:rStyle w:val="Hyperlink"/>
          </w:rPr>
          <w:t xml:space="preserve">Definition 43</w:t>
        </w:r>
      </w:hyperlink>
      <w:r>
        <w:t xml:space="preserve">).</w:t>
      </w:r>
    </w:p>
    <w:bookmarkEnd w:id="635"/>
    <w:p>
      <w:pPr>
        <w:pStyle w:val="BodyText"/>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limLow>
              <m:e>
                <m:r>
                  <m:t>v</m:t>
                </m:r>
              </m:e>
              <m:lim>
                <m:r>
                  <m:rPr>
                    <m:sty m:val="p"/>
                  </m:rPr>
                  <m:t>∼</m:t>
                </m:r>
              </m:lim>
            </m:limLow>
          </m:e>
          <m:sub>
            <m:r>
              <m:t>1</m:t>
            </m:r>
          </m:sub>
        </m:sSub>
        <m:r>
          <m:rPr>
            <m:sty m:val="p"/>
          </m:rPr>
          <m:t>≠</m:t>
        </m:r>
        <m:limLow>
          <m:e>
            <m:r>
              <m:t>0</m:t>
            </m:r>
          </m:e>
          <m:lim>
            <m:r>
              <m:rPr>
                <m:sty m:val="p"/>
              </m:rPr>
              <m:t>∼</m:t>
            </m:r>
          </m:lim>
        </m:limLow>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limLow>
              <m:e>
                <m:r>
                  <m:t>v</m:t>
                </m:r>
              </m:e>
              <m:lim>
                <m:r>
                  <m:rPr>
                    <m:sty m:val="p"/>
                  </m:rPr>
                  <m:t>∼</m:t>
                </m:r>
              </m:lim>
            </m:limLow>
          </m:e>
          <m:sub>
            <m:r>
              <m:t>i</m:t>
            </m:r>
          </m:sub>
        </m:sSub>
        <m:r>
          <m:rPr>
            <m:sty m:val="p"/>
          </m:rPr>
          <m:t>=</m:t>
        </m:r>
        <m:limLow>
          <m:e>
            <m:r>
              <m:t>0</m:t>
            </m:r>
          </m:e>
          <m:lim>
            <m:r>
              <m:rPr>
                <m:sty m:val="p"/>
              </m:rPr>
              <m:t>∼</m:t>
            </m:r>
          </m:lim>
        </m:limLow>
      </m:oMath>
      <w:r>
        <w:t xml:space="preserve">. Then</w:t>
      </w:r>
    </w:p>
    <w:p>
      <w:pPr>
        <w:pStyle w:val="BodyText"/>
      </w:pPr>
      <m:oMathPara>
        <m:oMathParaPr>
          <m:jc m:val="center"/>
        </m:oMathParaPr>
        <m:oMath>
          <m:eqArr>
            <m:e>
              <m:limLow>
                <m:e>
                  <m:r>
                    <m:t>0</m:t>
                  </m:r>
                </m:e>
                <m:lim>
                  <m:r>
                    <m:rPr>
                      <m:sty m:val="p"/>
                    </m:rPr>
                    <m:t>∼</m:t>
                  </m:r>
                </m:lim>
              </m:limLow>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limLow>
                    <m:e>
                      <m:r>
                        <m:t>v</m:t>
                      </m:r>
                    </m:e>
                    <m:lim>
                      <m:r>
                        <m:rPr>
                          <m:sty m:val="p"/>
                        </m:rPr>
                        <m:t>∼</m:t>
                      </m:r>
                    </m:lim>
                  </m:limLow>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limLow>
                    <m:e>
                      <m:r>
                        <m:t>v</m:t>
                      </m:r>
                    </m:e>
                    <m:lim>
                      <m:r>
                        <m:rPr>
                          <m:sty m:val="p"/>
                        </m:rPr>
                        <m:t>∼</m:t>
                      </m:r>
                    </m:lim>
                  </m:limLow>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limLow>
                    <m:e>
                      <m:r>
                        <m:t>v</m:t>
                      </m:r>
                    </m:e>
                    <m:lim>
                      <m:r>
                        <m:rPr>
                          <m:sty m:val="p"/>
                        </m:rPr>
                        <m:t>∼</m:t>
                      </m:r>
                    </m:lim>
                  </m:limLow>
                </m:e>
                <m:sub>
                  <m:r>
                    <m:t>i</m:t>
                  </m:r>
                </m:sub>
              </m:sSub>
              <m:r>
                <m:t>&amp;</m:t>
              </m:r>
              <m:r>
                <m:t>&amp;</m:t>
              </m:r>
              <m:r>
                <m:rPr>
                  <m:nor/>
                  <m:sty m:val="p"/>
                </m:rPr>
                <m:t>(</m:t>
              </m:r>
              <m:r>
                <m:rPr>
                  <m:nor/>
                  <m:sty m:val="p"/>
                </m:rPr>
                <m:t>Theorem 109</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limLow>
                    <m:e>
                      <m:r>
                        <m:t>v</m:t>
                      </m:r>
                    </m:e>
                    <m:lim>
                      <m:r>
                        <m:rPr>
                          <m:sty m:val="p"/>
                        </m:rPr>
                        <m:t>∼</m:t>
                      </m:r>
                    </m:lim>
                  </m:limLow>
                </m:e>
                <m:sub>
                  <m:r>
                    <m:t>i</m:t>
                  </m:r>
                </m:sub>
              </m:sSub>
              <m:r>
                <m:rPr>
                  <m:sty m:val="p"/>
                </m:rPr>
                <m:t>.</m:t>
              </m:r>
              <m:r>
                <m:t>&amp;</m:t>
              </m:r>
              <m:r>
                <m:t>&amp;</m:t>
              </m:r>
              <m:r>
                <m:rPr>
                  <m:nor/>
                  <m:sty m:val="p"/>
                </m:rPr>
                <m:t>(the </m:t>
              </m:r>
              <m:r>
                <m:t>i</m:t>
              </m:r>
              <m:r>
                <m:rPr>
                  <m:sty m:val="p"/>
                </m:rPr>
                <m:t>=</m:t>
              </m:r>
              <m:r>
                <m:t>k</m:t>
              </m:r>
              <m:r>
                <m:rPr>
                  <m:nor/>
                  <m:sty m:val="p"/>
                </m:rPr>
                <m:t> term is </m:t>
              </m:r>
              <m:limLow>
                <m:e>
                  <m:r>
                    <m:t>0</m:t>
                  </m:r>
                </m:e>
                <m:lim>
                  <m:r>
                    <m:rPr>
                      <m:sty m:val="p"/>
                    </m:rPr>
                    <m:t>∼</m:t>
                  </m:r>
                </m:lim>
              </m:limLow>
              <m:r>
                <m:rPr>
                  <m:nor/>
                  <m:sty m:val="p"/>
                </m:rPr>
                <m:t>)</m:t>
              </m:r>
            </m:e>
          </m:eqArr>
        </m:oMath>
      </m:oMathPara>
    </w:p>
    <w:p>
      <w:pPr>
        <w:pStyle w:val="FirstParagraph"/>
      </w:pPr>
      <w:r>
        <w:t xml:space="preserve">By the induction hypothesis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limLow>
              <m:e>
                <m:r>
                  <m:t>v</m:t>
                </m:r>
              </m:e>
              <m:lim>
                <m:r>
                  <m:rPr>
                    <m:sty m:val="p"/>
                  </m:rPr>
                  <m:t>∼</m:t>
                </m:r>
              </m:lim>
            </m:limLow>
          </m:e>
          <m:sub>
            <m:r>
              <m:t>k</m:t>
            </m:r>
          </m:sub>
        </m:sSub>
        <m:r>
          <m:rPr>
            <m:sty m:val="p"/>
          </m:rPr>
          <m:t>=</m:t>
        </m:r>
        <m:limLow>
          <m:e>
            <m:r>
              <m:t>0</m:t>
            </m:r>
          </m:e>
          <m:lim>
            <m:r>
              <m:rPr>
                <m:sty m:val="p"/>
              </m:rPr>
              <m:t>∼</m:t>
            </m:r>
          </m:lim>
        </m:limLow>
      </m:oMath>
      <w:r>
        <w:t xml:space="preserve"> </w:t>
      </w:r>
      <w:r>
        <w:t xml:space="preserve">with</w:t>
      </w:r>
      <w:r>
        <w:t xml:space="preserve"> </w:t>
      </w:r>
      <m:oMath>
        <m:sSub>
          <m:e>
            <m:limLow>
              <m:e>
                <m:r>
                  <m:t>v</m:t>
                </m:r>
              </m:e>
              <m:lim>
                <m:r>
                  <m:rPr>
                    <m:sty m:val="p"/>
                  </m:rPr>
                  <m:t>∼</m:t>
                </m:r>
              </m:lim>
            </m:limLow>
          </m:e>
          <m:sub>
            <m:r>
              <m:t>k</m:t>
            </m:r>
          </m:sub>
        </m:sSub>
        <m:r>
          <m:rPr>
            <m:sty m:val="p"/>
          </m:rPr>
          <m:t>≠</m:t>
        </m:r>
        <m:limLow>
          <m:e>
            <m:r>
              <m:t>0</m:t>
            </m:r>
          </m:e>
          <m:lim>
            <m:r>
              <m:rPr>
                <m:sty m:val="p"/>
              </m:rPr>
              <m:t>∼</m:t>
            </m:r>
          </m:lim>
        </m:limLow>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36" w:name="exm-eigenvectors-independent"/>
    <w:p>
      <w:pPr>
        <w:pStyle w:val="BodyText"/>
      </w:pPr>
      <w:r>
        <w:rPr>
          <w:b/>
          <w:bCs/>
        </w:rPr>
        <w:t xml:space="preserve">Example 201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144</w:t>
        </w:r>
      </w:hyperlink>
      <w:r>
        <w:t xml:space="preserve"> </w:t>
      </w:r>
      <w:r>
        <w:t xml:space="preserve">are linearly independent, as</w:t>
      </w:r>
      <w:r>
        <w:t xml:space="preserve"> </w:t>
      </w:r>
      <w:hyperlink w:anchor="thm-eigenvectors-independent">
        <w:r>
          <w:rPr>
            <w:rStyle w:val="Hyperlink"/>
          </w:rPr>
          <w:t xml:space="preserve">Theorem 113</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limLow>
          <m:e>
            <m:r>
              <m:t>0</m:t>
            </m:r>
          </m:e>
          <m:lim>
            <m:r>
              <m:rPr>
                <m:sty m:val="p"/>
              </m:rPr>
              <m:t>∼</m:t>
            </m:r>
          </m:lim>
        </m:limLow>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36"/>
    <w:bookmarkStart w:id="637" w:name="def-diagonalizable"/>
    <w:p>
      <w:pPr>
        <w:pStyle w:val="BodyText"/>
      </w:pPr>
      <w:r>
        <w:rPr>
          <w:b/>
          <w:bCs/>
        </w:rPr>
        <w:t xml:space="preserve">Definition 121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by</w:t>
      </w:r>
      <w:r>
        <w:t xml:space="preserve"> </w:t>
      </w:r>
      <w:hyperlink w:anchor="rem-similar-both-ways">
        <w:r>
          <w:rPr>
            <w:rStyle w:val="Hyperlink"/>
          </w:rPr>
          <w:t xml:space="preserve">Remark 49</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120</w:t>
        </w:r>
      </w:hyperlink>
      <w:r>
        <w:t xml:space="preserve">).</w:t>
      </w:r>
    </w:p>
    <w:bookmarkEnd w:id="637"/>
    <w:bookmarkStart w:id="638" w:name="exm-diagonalizable"/>
    <w:p>
      <w:pPr>
        <w:pStyle w:val="BodyText"/>
      </w:pPr>
      <w:r>
        <w:rPr>
          <w:b/>
          <w:bCs/>
        </w:rPr>
        <w:t xml:space="preserve">Example 202 (Diagonalizable and not)</w:t>
      </w:r>
      <w:r>
        <w:t xml:space="preserve"> </w:t>
      </w:r>
      <w:r>
        <w:t xml:space="preserve"> </w:t>
      </w:r>
    </w:p>
    <w:p>
      <w:pPr>
        <w:numPr>
          <w:ilvl w:val="0"/>
          <w:numId w:val="1102"/>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199</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2"/>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49</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110</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112</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193</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38"/>
    <w:bookmarkStart w:id="639" w:name="thm-diagonalizable"/>
    <w:p>
      <w:pPr>
        <w:pStyle w:val="FirstParagraph"/>
      </w:pPr>
      <w:r>
        <w:rPr>
          <w:b/>
          <w:bCs/>
        </w:rPr>
        <w:t xml:space="preserve">Theorem 114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121</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39"/>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limLow>
              <m:e>
                <m:r>
                  <m:t>x</m:t>
                </m:r>
              </m:e>
              <m:lim>
                <m:r>
                  <m:rPr>
                    <m:sty m:val="p"/>
                  </m:rPr>
                  <m:t>∼</m:t>
                </m:r>
              </m:lim>
            </m:limLow>
          </m:e>
          <m:sub>
            <m:r>
              <m:t>1</m:t>
            </m:r>
          </m:sub>
        </m:sSub>
        <m:r>
          <m:rPr>
            <m:sty m:val="p"/>
          </m:rPr>
          <m:t>,</m:t>
        </m:r>
        <m:r>
          <m:rPr>
            <m:sty m:val="p"/>
          </m:rPr>
          <m:t>…</m:t>
        </m:r>
        <m:r>
          <m:rPr>
            <m:sty m:val="p"/>
          </m:rPr>
          <m:t>,</m:t>
        </m:r>
        <m:sSub>
          <m:e>
            <m:limLow>
              <m:e>
                <m:r>
                  <m:t>x</m:t>
                </m:r>
              </m:e>
              <m:lim>
                <m:r>
                  <m:rPr>
                    <m:sty m:val="p"/>
                  </m:rPr>
                  <m:t>∼</m:t>
                </m:r>
              </m:lim>
            </m:limLow>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limLow>
              <m:e>
                <m:r>
                  <m:t>x</m:t>
                </m:r>
              </m:e>
              <m:lim>
                <m:r>
                  <m:rPr>
                    <m:sty m:val="p"/>
                  </m:rPr>
                  <m:t>∼</m:t>
                </m:r>
              </m:lim>
            </m:limLow>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limLow>
                    <m:e>
                      <m:r>
                        <m:t>e</m:t>
                      </m:r>
                    </m:e>
                    <m:lim>
                      <m:r>
                        <m:rPr>
                          <m:sty m:val="p"/>
                        </m:rPr>
                        <m:t>∼</m:t>
                      </m:r>
                    </m:lim>
                  </m:limLow>
                </m:e>
                <m:sub>
                  <m:r>
                    <m:t>j</m:t>
                  </m:r>
                </m:sub>
              </m:sSub>
              <m:r>
                <m:rPr>
                  <m:sty m:val="p"/>
                </m:rPr>
                <m:t>)</m:t>
              </m:r>
              <m:r>
                <m:t>&amp;</m:t>
              </m:r>
              <m:r>
                <m:rPr>
                  <m:sty m:val="p"/>
                </m:rPr>
                <m:t>=</m:t>
              </m:r>
              <m:sSub>
                <m:e>
                  <m:r>
                    <m:t>λ</m:t>
                  </m:r>
                </m:e>
                <m:sub>
                  <m:r>
                    <m:t>j</m:t>
                  </m:r>
                </m:sub>
              </m:sSub>
              <m:r>
                <m:t> </m:t>
              </m:r>
              <m:r>
                <m:rPr>
                  <m:sty m:val="p"/>
                </m:rPr>
                <m:t>(</m:t>
              </m:r>
              <m:r>
                <m:rPr>
                  <m:sty m:val="bi"/>
                </m:rPr>
                <m:t>X</m:t>
              </m:r>
              <m:sSub>
                <m:e>
                  <m:limLow>
                    <m:e>
                      <m:r>
                        <m:t>e</m:t>
                      </m:r>
                    </m:e>
                    <m:lim>
                      <m:r>
                        <m:rPr>
                          <m:sty m:val="p"/>
                        </m:rPr>
                        <m:t>∼</m:t>
                      </m:r>
                    </m:lim>
                  </m:limLow>
                </m:e>
                <m:sub>
                  <m:r>
                    <m:t>j</m:t>
                  </m:r>
                </m:sub>
              </m:sSub>
              <m:r>
                <m:rPr>
                  <m:sty m:val="p"/>
                </m:rPr>
                <m:t>)</m:t>
              </m:r>
            </m:e>
            <m:e>
              <m:r>
                <m:t>&amp;</m:t>
              </m:r>
              <m:r>
                <m:rPr>
                  <m:sty m:val="p"/>
                </m:rPr>
                <m:t>=</m:t>
              </m:r>
              <m:sSub>
                <m:e>
                  <m:r>
                    <m:t>λ</m:t>
                  </m:r>
                </m:e>
                <m:sub>
                  <m:r>
                    <m:t>j</m:t>
                  </m:r>
                </m:sub>
              </m:sSub>
              <m:sSub>
                <m:e>
                  <m:limLow>
                    <m:e>
                      <m:r>
                        <m:t>x</m:t>
                      </m:r>
                    </m:e>
                    <m:lim>
                      <m:r>
                        <m:rPr>
                          <m:sty m:val="p"/>
                        </m:rPr>
                        <m:t>∼</m:t>
                      </m:r>
                    </m:lim>
                  </m:limLow>
                </m:e>
                <m:sub>
                  <m:r>
                    <m:t>j</m:t>
                  </m:r>
                </m:sub>
              </m:sSub>
            </m:e>
          </m:eqArr>
        </m:oMath>
      </m:oMathPara>
    </w:p>
    <w:p>
      <w:pPr>
        <w:pStyle w:val="FirstParagraph"/>
      </w:pPr>
      <w:r>
        <w:t xml:space="preserve">(</w:t>
      </w:r>
      <w:hyperlink w:anchor="thm-scalar-matmul">
        <w:r>
          <w:rPr>
            <w:rStyle w:val="Hyperlink"/>
          </w:rPr>
          <w:t xml:space="preserve">Theorem 93</w:t>
        </w:r>
      </w:hyperlink>
      <w:r>
        <w:t xml:space="preserve">,</w:t>
      </w:r>
      <w:r>
        <w:t xml:space="preserve"> </w:t>
      </w:r>
      <w:hyperlink w:anchor="thm-matvec-columns">
        <w:r>
          <w:rPr>
            <w:rStyle w:val="Hyperlink"/>
          </w:rPr>
          <w:t xml:space="preserve">Theorem 23</w:t>
        </w:r>
      </w:hyperlink>
      <w:r>
        <w:t xml:space="preserve">),</w:t>
      </w:r>
      <w:r>
        <w:t xml:space="preserve"> </w:t>
      </w:r>
      <w:r>
        <w:t xml:space="preserve">so</w:t>
      </w:r>
    </w:p>
    <w:p>
      <w:pPr>
        <w:pStyle w:val="BodyText"/>
      </w:pPr>
      <w:bookmarkStart w:id="640"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limLow>
                <m:e>
                  <m:r>
                    <m:t>x</m:t>
                  </m:r>
                </m:e>
                <m:lim>
                  <m:r>
                    <m:rPr>
                      <m:sty m:val="p"/>
                    </m:rPr>
                    <m:t>∼</m:t>
                  </m:r>
                </m:lim>
              </m:limLow>
            </m:e>
            <m:sub>
              <m:r>
                <m:t>j</m:t>
              </m:r>
            </m:sub>
          </m:sSub>
          <m:r>
            <m:rPr>
              <m:sty m:val="p"/>
            </m:rPr>
            <m:t>=</m:t>
          </m:r>
          <m:sSub>
            <m:e>
              <m:r>
                <m:t>λ</m:t>
              </m:r>
            </m:e>
            <m:sub>
              <m:r>
                <m:t>j</m:t>
              </m:r>
            </m:sub>
          </m:sSub>
          <m:sSub>
            <m:e>
              <m:limLow>
                <m:e>
                  <m:r>
                    <m:t>x</m:t>
                  </m:r>
                </m:e>
                <m:lim>
                  <m:r>
                    <m:rPr>
                      <m:sty m:val="p"/>
                    </m:rPr>
                    <m:t>∼</m:t>
                  </m:r>
                </m:lim>
              </m:limLow>
            </m:e>
            <m:sub>
              <m:r>
                <m:t>j</m:t>
              </m:r>
            </m:sub>
          </m:sSub>
          <m:r>
            <m:rPr>
              <m:nor/>
              <m:sty m:val="p"/>
            </m:rPr>
            <m:t> for every </m:t>
          </m:r>
          <m:r>
            <m:t>j</m:t>
          </m:r>
          <m:r>
            <m:rPr>
              <m:sty m:val="p"/>
            </m:rPr>
            <m:t>.</m:t>
          </m:r>
          <m:r>
            <m:t>  </m:t>
          </m:r>
          <m:r>
            <m:rPr>
              <m:sty m:val="p"/>
            </m:rPr>
            <m:t>(</m:t>
          </m:r>
          <m:r>
            <m:t>7</m:t>
          </m:r>
          <m:r>
            <m:rPr>
              <m:sty m:val="p"/>
            </m:rPr>
            <m:t>)</m:t>
          </m:r>
        </m:oMath>
      </m:oMathPara>
      <w:bookmarkEnd w:id="640"/>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44</w:t>
        </w:r>
      </w:hyperlink>
      <w:r>
        <w:t xml:space="preserve">),</w:t>
      </w:r>
      <w:r>
        <w:t xml:space="preserve"> </w:t>
      </w:r>
      <w:r>
        <w:t xml:space="preserve">which by</w:t>
      </w:r>
      <w:r>
        <w:t xml:space="preserve"> </w:t>
      </w:r>
      <w:hyperlink w:anchor="thm-invertible-rank">
        <w:r>
          <w:rPr>
            <w:rStyle w:val="Hyperlink"/>
          </w:rPr>
          <w:t xml:space="preserve">Theorem 107</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limLow>
              <m:e>
                <m:r>
                  <m:t>x</m:t>
                </m:r>
              </m:e>
              <m:lim>
                <m:r>
                  <m:rPr>
                    <m:sty m:val="p"/>
                  </m:rPr>
                  <m:t>∼</m:t>
                </m:r>
              </m:lim>
            </m:limLow>
          </m:e>
          <m:sub>
            <m:r>
              <m:t>1</m:t>
            </m:r>
          </m:sub>
        </m:sSub>
        <m:r>
          <m:rPr>
            <m:sty m:val="p"/>
          </m:rPr>
          <m:t>,</m:t>
        </m:r>
        <m:r>
          <m:rPr>
            <m:sty m:val="p"/>
          </m:rPr>
          <m:t>…</m:t>
        </m:r>
        <m:r>
          <m:rPr>
            <m:sty m:val="p"/>
          </m:rPr>
          <m:t>,</m:t>
        </m:r>
        <m:sSub>
          <m:e>
            <m:limLow>
              <m:e>
                <m:r>
                  <m:t>x</m:t>
                </m:r>
              </m:e>
              <m:lim>
                <m:r>
                  <m:rPr>
                    <m:sty m:val="p"/>
                  </m:rPr>
                  <m:t>∼</m:t>
                </m:r>
              </m:lim>
            </m:limLow>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limLow>
              <m:e>
                <m:r>
                  <m:t>x</m:t>
                </m:r>
              </m:e>
              <m:lim>
                <m:r>
                  <m:rPr>
                    <m:sty m:val="p"/>
                  </m:rPr>
                  <m:t>∼</m:t>
                </m:r>
              </m:lim>
            </m:limLow>
          </m:e>
          <m:sub>
            <m:r>
              <m:t>j</m:t>
            </m:r>
          </m:sub>
        </m:sSub>
        <m:r>
          <m:rPr>
            <m:sty m:val="p"/>
          </m:rPr>
          <m:t>=</m:t>
        </m:r>
        <m:sSub>
          <m:e>
            <m:r>
              <m:t>λ</m:t>
            </m:r>
          </m:e>
          <m:sub>
            <m:r>
              <m:t>j</m:t>
            </m:r>
          </m:sub>
        </m:sSub>
        <m:sSub>
          <m:e>
            <m:limLow>
              <m:e>
                <m:r>
                  <m:t>x</m:t>
                </m:r>
              </m:e>
              <m:lim>
                <m:r>
                  <m:rPr>
                    <m:sty m:val="p"/>
                  </m:rPr>
                  <m:t>∼</m:t>
                </m:r>
              </m:lim>
            </m:limLow>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41" w:name="exm-thm-diagonalizable"/>
    <w:p>
      <w:pPr>
        <w:pStyle w:val="BodyText"/>
      </w:pPr>
      <w:r>
        <w:rPr>
          <w:b/>
          <w:bCs/>
        </w:rPr>
        <w:t xml:space="preserve">Example 203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201</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49</w:t>
        </w:r>
      </w:hyperlink>
      <w:r>
        <w:t xml:space="preserve"> </w:t>
      </w:r>
      <w:r>
        <w:t xml:space="preserve">this is the similarity of</w:t>
      </w:r>
      <w:r>
        <w:t xml:space="preserve"> </w:t>
      </w:r>
      <w:hyperlink w:anchor="exm-similar">
        <w:r>
          <w:rPr>
            <w:rStyle w:val="Hyperlink"/>
          </w:rPr>
          <w:t xml:space="preserve">Example 199</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77</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97</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193</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41"/>
    <w:bookmarkStart w:id="642" w:name="cor-distinct-diagonalizable"/>
    <w:p>
      <w:pPr>
        <w:pStyle w:val="BodyText"/>
      </w:pPr>
      <w:r>
        <w:rPr>
          <w:b/>
          <w:bCs/>
        </w:rPr>
        <w:t xml:space="preserve">Corollary 13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42"/>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113</w:t>
        </w:r>
      </w:hyperlink>
      <w:r>
        <w:t xml:space="preserve">),</w:t>
      </w:r>
      <w:r>
        <w:t xml:space="preserve"> </w:t>
      </w:r>
      <w:r>
        <w:t xml:space="preserve">so the matrix is diagonalizable (</w:t>
      </w:r>
      <w:hyperlink w:anchor="thm-diagonalizable">
        <w:r>
          <w:rPr>
            <w:rStyle w:val="Hyperlink"/>
          </w:rPr>
          <w:t xml:space="preserve">Theorem 114</w:t>
        </w:r>
      </w:hyperlink>
      <w:r>
        <w:t xml:space="preserve">).</w:t>
      </w:r>
    </w:p>
    <w:bookmarkStart w:id="643" w:name="exm-distinct-diagonalizable"/>
    <w:p>
      <w:pPr>
        <w:pStyle w:val="BodyText"/>
      </w:pPr>
      <w:r>
        <w:rPr>
          <w:b/>
          <w:bCs/>
        </w:rPr>
        <w:t xml:space="preserve">Example 204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197</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110</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77</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43"/>
    <w:bookmarkStart w:id="644" w:name="thm-diagonalizable-powers"/>
    <w:p>
      <w:pPr>
        <w:pStyle w:val="BodyText"/>
      </w:pPr>
      <w:r>
        <w:rPr>
          <w:b/>
          <w:bCs/>
        </w:rPr>
        <w:t xml:space="preserve">Theorem 115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121</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44"/>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42">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84</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81</m:t>
              </m:r>
              <m:r>
                <m:rPr>
                  <m:nor/>
                  <m:sty m:val="p"/>
                </m:rPr>
                <m:t>)</m:t>
              </m:r>
            </m:e>
          </m:eqArr>
        </m:oMath>
      </m:oMathPara>
    </w:p>
    <w:bookmarkStart w:id="645" w:name="exm-diagonalizable-powers"/>
    <w:p>
      <w:pPr>
        <w:pStyle w:val="FirstParagraph"/>
      </w:pPr>
      <w:r>
        <w:rPr>
          <w:b/>
          <w:bCs/>
        </w:rPr>
        <w:t xml:space="preserve">Example 205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203</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199</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115</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93</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26</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196</w:t>
        </w:r>
      </w:hyperlink>
      <w:r>
        <w:t xml:space="preserve">.</w:t>
      </w:r>
    </w:p>
    <w:bookmarkEnd w:id="645"/>
    <w:bookmarkEnd w:id="646"/>
    <w:bookmarkStart w:id="667"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47" name="Picture"/>
                  <a:graphic>
                    <a:graphicData uri="http://schemas.openxmlformats.org/drawingml/2006/picture">
                      <pic:pic>
                        <pic:nvPicPr>
                          <pic:cNvPr descr="/opt/quarto/share/formats/docx/note.png" id="64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80</w:t>
              </w:r>
            </w:hyperlink>
            <w:r>
              <w:t xml:space="preserve">).</w:t>
            </w:r>
            <w:r>
              <w:t xml:space="preserve"> </w:t>
            </w:r>
            <w:r>
              <w:t xml:space="preserve">These parts of the source are left out:</w:t>
            </w:r>
          </w:p>
          <w:p>
            <w:pPr>
              <w:pStyle w:val="Compact"/>
              <w:numPr>
                <w:ilvl w:val="0"/>
                <w:numId w:val="1103"/>
              </w:numPr>
            </w:pPr>
            <w:r>
              <w:t xml:space="preserve">its covariance test, which needs probability</w:t>
            </w:r>
          </w:p>
          <w:p>
            <w:pPr>
              <w:pStyle w:val="Compact"/>
              <w:numPr>
                <w:ilvl w:val="0"/>
                <w:numId w:val="1103"/>
              </w:numPr>
            </w:pPr>
            <w:r>
              <w:t xml:space="preserve">its material on minimization</w:t>
            </w:r>
          </w:p>
          <w:p>
            <w:pPr>
              <w:pStyle w:val="Compact"/>
              <w:numPr>
                <w:ilvl w:val="0"/>
                <w:numId w:val="1103"/>
              </w:numPr>
            </w:pPr>
            <w:r>
              <w:t xml:space="preserve">its positive semidefinite version of the Schur complement test</w:t>
            </w:r>
          </w:p>
          <w:p>
            <w:pPr>
              <w:pStyle w:val="Compact"/>
              <w:numPr>
                <w:ilvl w:val="0"/>
                <w:numId w:val="1103"/>
              </w:numPr>
            </w:pPr>
            <w:r>
              <w:t xml:space="preserve">its pivot test</w:t>
            </w:r>
          </w:p>
          <w:p>
            <w:pPr>
              <w:pStyle w:val="Compact"/>
              <w:numPr>
                <w:ilvl w:val="0"/>
                <w:numId w:val="1103"/>
              </w:numPr>
            </w:pPr>
            <w:r>
              <w:t xml:space="preserve">its Hadamard-product</w:t>
            </w:r>
            <w:r>
              <w:t xml:space="preserve"> </w:t>
            </w:r>
            <w:r>
              <w:t xml:space="preserve">“Schur lemma”</w:t>
            </w:r>
          </w:p>
          <w:p>
            <w:pPr>
              <w:pStyle w:val="Compact"/>
              <w:numPr>
                <w:ilvl w:val="0"/>
                <w:numId w:val="1103"/>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49" w:name="thm-pd-gram"/>
    <w:p>
      <w:pPr>
        <w:pStyle w:val="BodyText"/>
      </w:pPr>
      <w:r>
        <w:rPr>
          <w:b/>
          <w:bCs/>
        </w:rPr>
        <w:t xml:space="preserve">Theorem 116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4"/>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4"/>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49"/>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For any</w:t>
      </w:r>
      <w:r>
        <w:t xml:space="preserve"> </w:t>
      </w:r>
      <m:oMath>
        <m:limLow>
          <m:e>
            <m:r>
              <m:t>x</m:t>
            </m:r>
          </m:e>
          <m:lim>
            <m:r>
              <m:rPr>
                <m:sty m:val="p"/>
              </m:rPr>
              <m:t>∼</m:t>
            </m:r>
          </m:lim>
        </m:limLow>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A</m:t>
              </m:r>
              <m:limLow>
                <m:e>
                  <m:r>
                    <m:t>x</m:t>
                  </m:r>
                </m:e>
                <m:lim>
                  <m:r>
                    <m:rPr>
                      <m:sty m:val="p"/>
                    </m:rPr>
                    <m:t>∼</m:t>
                  </m:r>
                </m:lim>
              </m:limLow>
              <m:r>
                <m:t>&amp;</m:t>
              </m:r>
              <m:r>
                <m:rPr>
                  <m:sty m:val="p"/>
                </m:rPr>
                <m:t>=</m:t>
              </m:r>
              <m:sSup>
                <m:e>
                  <m:limLow>
                    <m:e>
                      <m:r>
                        <m:t>x</m:t>
                      </m:r>
                    </m:e>
                    <m:lim>
                      <m:r>
                        <m:rPr>
                          <m:sty m:val="p"/>
                        </m:rPr>
                        <m:t>∼</m:t>
                      </m:r>
                    </m:lim>
                  </m:limLow>
                </m:e>
                <m:sup>
                  <m:r>
                    <m:rPr>
                      <m:sty m:val="p"/>
                    </m:rPr>
                    <m:t>⊤</m:t>
                  </m:r>
                </m:sup>
              </m:sSup>
              <m:r>
                <m:t> </m:t>
              </m:r>
              <m:sSup>
                <m:e>
                  <m:r>
                    <m:rPr>
                      <m:sty m:val="bi"/>
                    </m:rPr>
                    <m:t>B</m:t>
                  </m:r>
                </m:e>
                <m:sup>
                  <m:r>
                    <m:rPr>
                      <m:sty m:val="p"/>
                    </m:rPr>
                    <m:t>⊤</m:t>
                  </m:r>
                </m:sup>
              </m:sSup>
              <m:r>
                <m:t> </m:t>
              </m:r>
              <m:r>
                <m:rPr>
                  <m:sty m:val="bi"/>
                </m:rPr>
                <m:t>B</m:t>
              </m:r>
              <m:limLow>
                <m:e>
                  <m:r>
                    <m:t>x</m:t>
                  </m:r>
                </m:e>
                <m:lim>
                  <m:r>
                    <m:rPr>
                      <m:sty m:val="p"/>
                    </m:rPr>
                    <m:t>∼</m:t>
                  </m:r>
                </m:lim>
              </m:limLow>
              <m:r>
                <m:t>&amp;</m:t>
              </m:r>
              <m:r>
                <m:t>&amp;</m:t>
              </m:r>
              <m:r>
                <m:rPr>
                  <m:nor/>
                  <m:sty m:val="p"/>
                </m:rPr>
                <m:t>(substitute </m:t>
              </m:r>
              <m:r>
                <m:rPr>
                  <m:sty m:val="bi"/>
                </m:rPr>
                <m:t>A</m:t>
              </m:r>
              <m:r>
                <m:rPr>
                  <m:nor/>
                  <m:sty m:val="p"/>
                </m:rPr>
                <m:t>)</m:t>
              </m:r>
            </m:e>
            <m:e>
              <m:r>
                <m:t>&amp;</m:t>
              </m:r>
              <m:r>
                <m:rPr>
                  <m:sty m:val="p"/>
                </m:rPr>
                <m:t>=</m:t>
              </m:r>
              <m:sSup>
                <m:e>
                  <m:r>
                    <m:rPr>
                      <m:sty m:val="p"/>
                    </m:rPr>
                    <m:t>(</m:t>
                  </m:r>
                  <m:r>
                    <m:rPr>
                      <m:sty m:val="bi"/>
                    </m:rPr>
                    <m:t>B</m:t>
                  </m:r>
                  <m:limLow>
                    <m:e>
                      <m:r>
                        <m:t>x</m:t>
                      </m:r>
                    </m:e>
                    <m:lim>
                      <m:r>
                        <m:rPr>
                          <m:sty m:val="p"/>
                        </m:rPr>
                        <m:t>∼</m:t>
                      </m:r>
                    </m:lim>
                  </m:limLow>
                  <m:r>
                    <m:rPr>
                      <m:sty m:val="p"/>
                    </m:rPr>
                    <m:t>)</m:t>
                  </m:r>
                </m:e>
                <m:sup>
                  <m:r>
                    <m:rPr>
                      <m:sty m:val="p"/>
                    </m:rPr>
                    <m:t>⊤</m:t>
                  </m:r>
                </m:sup>
              </m:sSup>
              <m:r>
                <m:t> </m:t>
              </m:r>
              <m:r>
                <m:rPr>
                  <m:sty m:val="p"/>
                </m:rPr>
                <m:t>(</m:t>
              </m:r>
              <m:r>
                <m:rPr>
                  <m:sty m:val="bi"/>
                </m:rPr>
                <m:t>B</m:t>
              </m:r>
              <m:limLow>
                <m:e>
                  <m:r>
                    <m:t>x</m:t>
                  </m:r>
                </m:e>
                <m:lim>
                  <m:r>
                    <m:rPr>
                      <m:sty m:val="p"/>
                    </m:rPr>
                    <m:t>∼</m:t>
                  </m:r>
                </m:lim>
              </m:limLow>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limLow>
                    <m:e>
                      <m:r>
                        <m:t>x</m:t>
                      </m:r>
                    </m:e>
                    <m:lim>
                      <m:r>
                        <m:rPr>
                          <m:sty m:val="p"/>
                        </m:rPr>
                        <m:t>∼</m:t>
                      </m:r>
                    </m:lim>
                  </m:limLow>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56</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limLow>
              <m:e>
                <m:r>
                  <m:t>0</m:t>
                </m:r>
              </m:e>
              <m:lim>
                <m:r>
                  <m:rPr>
                    <m:sty m:val="p"/>
                  </m:rPr>
                  <m:t>∼</m:t>
                </m:r>
              </m:lim>
            </m:limLow>
          </m:e>
        </m:d>
        <m:r>
          <m:t>​</m:t>
        </m:r>
      </m:oMath>
      <w:r>
        <w:t xml:space="preserve"> </w:t>
      </w:r>
      <w:r>
        <w:t xml:space="preserve">(</w:t>
      </w:r>
      <m:oMath>
        <m:r>
          <m:rPr>
            <m:sty m:val="bi"/>
          </m:rPr>
          <m:t>B</m:t>
        </m:r>
        <m:limLow>
          <m:e>
            <m:r>
              <m:t>x</m:t>
            </m:r>
          </m:e>
          <m:lim>
            <m:r>
              <m:rPr>
                <m:sty m:val="p"/>
              </m:rPr>
              <m:t>∼</m:t>
            </m:r>
          </m:lim>
        </m:limLow>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23</w:t>
        </w:r>
      </w:hyperlink>
      <w:r>
        <w:t xml:space="preserve">,</w:t>
      </w:r>
      <w:r>
        <w:t xml:space="preserve"> </w:t>
      </w:r>
      <w:r>
        <w:t xml:space="preserve">and only the zero combination is</w:t>
      </w:r>
      <w:r>
        <w:t xml:space="preserve"> </w:t>
      </w:r>
      <m:oMath>
        <m:limLow>
          <m:e>
            <m:r>
              <m:t>0</m:t>
            </m:r>
          </m:e>
          <m:lim>
            <m:r>
              <m:rPr>
                <m:sty m:val="p"/>
              </m:rPr>
              <m:t>∼</m:t>
            </m:r>
          </m:lim>
        </m:limLow>
      </m:oMath>
      <w:r>
        <w:t xml:space="preserve">,</w:t>
      </w:r>
      <w:r>
        <w:t xml:space="preserve"> </w:t>
      </w:r>
      <w:hyperlink w:anchor="def-linearly-independent">
        <w:r>
          <w:rPr>
            <w:rStyle w:val="Hyperlink"/>
          </w:rPr>
          <w:t xml:space="preserve">Definition 43</w:t>
        </w:r>
      </w:hyperlink>
      <w:r>
        <w:t xml:space="preserve">),</w:t>
      </w:r>
      <w:r>
        <w:t xml:space="preserve"> </w:t>
      </w:r>
      <w:r>
        <w:t xml:space="preserve">so for</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m:oMath>
        <m:r>
          <m:rPr>
            <m:sty m:val="bi"/>
          </m:rPr>
          <m:t>B</m:t>
        </m:r>
        <m:limLow>
          <m:e>
            <m:r>
              <m:t>x</m:t>
            </m:r>
          </m:e>
          <m:lim>
            <m:r>
              <m:rPr>
                <m:sty m:val="p"/>
              </m:rPr>
              <m:t>∼</m:t>
            </m:r>
          </m:lim>
        </m:limLow>
        <m:r>
          <m:rPr>
            <m:sty m:val="p"/>
          </m:rPr>
          <m:t>≠</m:t>
        </m:r>
        <m:limLow>
          <m:e>
            <m:r>
              <m:t>0</m:t>
            </m:r>
          </m:e>
          <m:lim>
            <m:r>
              <m:rPr>
                <m:sty m:val="p"/>
              </m:rPr>
              <m:t>∼</m:t>
            </m:r>
          </m:lim>
        </m:limLow>
      </m:oMath>
      <w:r>
        <w:t xml:space="preserve"> </w:t>
      </w:r>
      <w:r>
        <w:t xml:space="preserve">and</w:t>
      </w:r>
      <w:r>
        <w:t xml:space="preserve"> </w:t>
      </w:r>
      <m:oMath>
        <m:r>
          <m:t>​</m:t>
        </m:r>
        <m:d>
          <m:dPr>
            <m:begChr m:val="∥"/>
            <m:sepChr m:val=""/>
            <m:endChr m:val="∥"/>
            <m:grow/>
          </m:dPr>
          <m:e>
            <m:r>
              <m:rPr>
                <m:sty m:val="bi"/>
              </m:rPr>
              <m:t>B</m:t>
            </m:r>
            <m:limLow>
              <m:e>
                <m:r>
                  <m:t>x</m:t>
                </m:r>
              </m:e>
              <m:lim>
                <m:r>
                  <m:rPr>
                    <m:sty m:val="p"/>
                  </m:rPr>
                  <m:t>∼</m:t>
                </m:r>
              </m:lim>
            </m:limLow>
          </m:e>
        </m:d>
        <m:sSup>
          <m:e>
            <m:r>
              <m:t>​</m:t>
            </m:r>
          </m:e>
          <m:sup>
            <m:r>
              <m:t>2</m:t>
            </m:r>
          </m:sup>
        </m:sSup>
        <m:r>
          <m:rPr>
            <m:sty m:val="p"/>
          </m:rPr>
          <m:t>&gt;</m:t>
        </m:r>
        <m:r>
          <m:t>0</m:t>
        </m:r>
      </m:oMath>
      <w:r>
        <w:t xml:space="preserve"> </w:t>
      </w:r>
      <w:r>
        <w:t xml:space="preserve">(</w:t>
      </w:r>
      <w:hyperlink w:anchor="thm-norm-properties">
        <w:r>
          <w:rPr>
            <w:rStyle w:val="Hyperlink"/>
          </w:rPr>
          <w:t xml:space="preserve">Theorem 56</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77</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115</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22</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77</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43</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30</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67</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107</w:t>
        </w:r>
      </w:hyperlink>
      <w:r>
        <w:t xml:space="preserve">,</w:t>
      </w:r>
      <w:r>
        <w:t xml:space="preserve"> </w:t>
      </w:r>
      <w:hyperlink w:anchor="def-rank">
        <w:r>
          <w:rPr>
            <w:rStyle w:val="Hyperlink"/>
          </w:rPr>
          <w:t xml:space="preserve">Definition 44</w:t>
        </w:r>
      </w:hyperlink>
      <w:r>
        <w:t xml:space="preserve">).</w:t>
      </w:r>
    </w:p>
    <w:bookmarkStart w:id="650" w:name="exm-pd-gram"/>
    <w:p>
      <w:pPr>
        <w:pStyle w:val="BodyText"/>
      </w:pPr>
      <w:r>
        <w:rPr>
          <w:b/>
          <w:bCs/>
        </w:rPr>
        <w:t xml:space="preserve">Example 206 (Gram factorizations)</w:t>
      </w:r>
      <w:r>
        <w:t xml:space="preserve"> </w:t>
      </w:r>
      <w:r>
        <w:t xml:space="preserve"> </w:t>
      </w:r>
    </w:p>
    <w:p>
      <w:pPr>
        <w:pStyle w:val="Compact"/>
        <w:numPr>
          <w:ilvl w:val="0"/>
          <w:numId w:val="1105"/>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149</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150</w:t>
        </w:r>
      </w:hyperlink>
      <w:r>
        <w:t xml:space="preserve">).</w:t>
      </w:r>
    </w:p>
    <w:p>
      <w:pPr>
        <w:pStyle w:val="Compact"/>
        <w:numPr>
          <w:ilvl w:val="0"/>
          <w:numId w:val="1105"/>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36</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is positive definite.</w:t>
      </w:r>
    </w:p>
    <w:p>
      <w:pPr>
        <w:pStyle w:val="Compact"/>
        <w:numPr>
          <w:ilvl w:val="0"/>
          <w:numId w:val="1105"/>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50"/>
    <w:bookmarkStart w:id="651" w:name="thm-pd-operations"/>
    <w:p>
      <w:pPr>
        <w:pStyle w:val="FirstParagraph"/>
      </w:pPr>
      <w:r>
        <w:rPr>
          <w:b/>
          <w:bCs/>
        </w:rPr>
        <w:t xml:space="preserve">Theorem 117 (Operations that preserve definiteness)</w:t>
      </w:r>
      <w:r>
        <w:t xml:space="preserve"> </w:t>
      </w:r>
      <w:r>
        <w:t xml:space="preserve"> </w:t>
      </w:r>
    </w:p>
    <w:p>
      <w:pPr>
        <w:pStyle w:val="Compact"/>
        <w:numPr>
          <w:ilvl w:val="0"/>
          <w:numId w:val="1106"/>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6"/>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51"/>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limLow>
          <m:e>
            <m:r>
              <m:t>x</m:t>
            </m:r>
          </m:e>
          <m:lim>
            <m:r>
              <m:rPr>
                <m:sty m:val="p"/>
              </m:rPr>
              <m:t>∼</m:t>
            </m:r>
          </m:lim>
        </m:limLow>
        <m:r>
          <m:rPr>
            <m:sty m:val="p"/>
          </m:rPr>
          <m:t>≠</m:t>
        </m:r>
        <m:sSub>
          <m:e>
            <m:limLow>
              <m:e>
                <m:r>
                  <m:t>0</m:t>
                </m:r>
              </m:e>
              <m:lim>
                <m:r>
                  <m:rPr>
                    <m:sty m:val="p"/>
                  </m:rPr>
                  <m:t>∼</m:t>
                </m:r>
              </m:lim>
            </m:limLow>
          </m:e>
          <m:sub>
            <m:r>
              <m:t>k</m:t>
            </m:r>
          </m:sub>
        </m:sSub>
      </m:oMath>
      <w:r>
        <w:t xml:space="preserve">,</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 and</w:t>
      </w:r>
    </w:p>
    <w:p>
      <w:pPr>
        <w:pStyle w:val="BodyText"/>
      </w:pPr>
      <m:oMathPara>
        <m:oMathParaPr>
          <m:jc m:val="center"/>
        </m:oMathParaPr>
        <m:oMath>
          <m:eqArr>
            <m:e>
              <m:sSup>
                <m:e>
                  <m:limLow>
                    <m:e>
                      <m:r>
                        <m:t>x</m:t>
                      </m:r>
                    </m:e>
                    <m:lim>
                      <m:r>
                        <m:rPr>
                          <m:sty m:val="p"/>
                        </m:rPr>
                        <m:t>∼</m:t>
                      </m:r>
                    </m:lim>
                  </m:limLow>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limLow>
                <m:e>
                  <m:r>
                    <m:t>x</m:t>
                  </m:r>
                </m:e>
                <m:lim>
                  <m:r>
                    <m:rPr>
                      <m:sty m:val="p"/>
                    </m:rPr>
                    <m:t>∼</m:t>
                  </m:r>
                </m:lim>
              </m:limLow>
              <m:r>
                <m:t>&amp;</m:t>
              </m:r>
              <m:r>
                <m:rPr>
                  <m:sty m:val="p"/>
                </m:rPr>
                <m:t>=</m:t>
              </m:r>
              <m:sSup>
                <m:e>
                  <m:r>
                    <m:rPr>
                      <m:sty m:val="p"/>
                    </m:rPr>
                    <m:t>(</m:t>
                  </m:r>
                  <m:r>
                    <m:rPr>
                      <m:sty m:val="bi"/>
                    </m:rPr>
                    <m:t>A</m:t>
                  </m:r>
                  <m:limLow>
                    <m:e>
                      <m:r>
                        <m:t>x</m:t>
                      </m:r>
                    </m:e>
                    <m:lim>
                      <m:r>
                        <m:rPr>
                          <m:sty m:val="p"/>
                        </m:rPr>
                        <m:t>∼</m:t>
                      </m:r>
                    </m:lim>
                  </m:limLow>
                  <m:r>
                    <m:rPr>
                      <m:sty m:val="p"/>
                    </m:rPr>
                    <m:t>)</m:t>
                  </m:r>
                </m:e>
                <m:sup>
                  <m:r>
                    <m:rPr>
                      <m:sty m:val="p"/>
                    </m:rPr>
                    <m:t>⊤</m:t>
                  </m:r>
                </m:sup>
              </m:sSup>
              <m:r>
                <m:t> </m:t>
              </m:r>
              <m:r>
                <m:rPr>
                  <m:sty m:val="bi"/>
                </m:rPr>
                <m:t>C</m:t>
              </m:r>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limLow>
                <m:e>
                  <m:r>
                    <m:t>x</m:t>
                  </m:r>
                </m:e>
                <m:lim>
                  <m:r>
                    <m:rPr>
                      <m:sty m:val="p"/>
                    </m:rPr>
                    <m:t>∼</m:t>
                  </m:r>
                </m:lim>
              </m:limLow>
              <m:r>
                <m:rPr>
                  <m:sty m:val="p"/>
                </m:rPr>
                <m:t>≠</m:t>
              </m:r>
              <m:limLow>
                <m:e>
                  <m:r>
                    <m:t>0</m:t>
                  </m:r>
                </m:e>
                <m:lim>
                  <m:r>
                    <m:rPr>
                      <m:sty m:val="p"/>
                    </m:rPr>
                    <m:t>∼</m:t>
                  </m:r>
                </m:lim>
              </m:limLow>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limLow>
          <m:e>
            <m:r>
              <m:t>x</m:t>
            </m:r>
          </m:e>
          <m:lim>
            <m:r>
              <m:rPr>
                <m:sty m:val="p"/>
              </m:rPr>
              <m:t>∼</m:t>
            </m:r>
          </m:lim>
        </m:limLow>
        <m:r>
          <m:rPr>
            <m:sty m:val="p"/>
          </m:rPr>
          <m:t>≠</m:t>
        </m:r>
        <m:limLow>
          <m:e>
            <m:r>
              <m:t>0</m:t>
            </m:r>
          </m:e>
          <m:lim>
            <m:r>
              <m:rPr>
                <m:sty m:val="p"/>
              </m:rPr>
              <m:t>∼</m:t>
            </m:r>
          </m:lim>
        </m:limLow>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limLow>
                <m:e>
                  <m:r>
                    <m:t>x</m:t>
                  </m:r>
                </m:e>
                <m:lim>
                  <m:r>
                    <m:rPr>
                      <m:sty m:val="p"/>
                    </m:rPr>
                    <m:t>∼</m:t>
                  </m:r>
                </m:lim>
              </m:limLow>
              <m:r>
                <m:t>&amp;</m:t>
              </m:r>
              <m:r>
                <m:rPr>
                  <m:sty m:val="p"/>
                </m:rPr>
                <m:t>=</m:t>
              </m:r>
              <m:sSup>
                <m:e>
                  <m:limLow>
                    <m:e>
                      <m:r>
                        <m:t>x</m:t>
                      </m:r>
                    </m:e>
                    <m:lim>
                      <m:r>
                        <m:rPr>
                          <m:sty m:val="p"/>
                        </m:rPr>
                        <m:t>∼</m:t>
                      </m:r>
                    </m:lim>
                  </m:limLow>
                </m:e>
                <m:sup>
                  <m:r>
                    <m:rPr>
                      <m:sty m:val="p"/>
                    </m:rPr>
                    <m:t>⊤</m:t>
                  </m:r>
                </m:sup>
              </m:sSup>
              <m:r>
                <m:t> </m:t>
              </m:r>
              <m:r>
                <m:rPr>
                  <m:sty m:val="p"/>
                </m:rPr>
                <m:t>(</m:t>
              </m:r>
              <m:sSub>
                <m:e>
                  <m:r>
                    <m:t>α</m:t>
                  </m:r>
                </m:e>
                <m:sub>
                  <m:r>
                    <m:t>1</m:t>
                  </m:r>
                </m:sub>
              </m:sSub>
              <m:sSub>
                <m:e>
                  <m:r>
                    <m:rPr>
                      <m:sty m:val="bi"/>
                    </m:rPr>
                    <m:t>A</m:t>
                  </m:r>
                </m:e>
                <m:sub>
                  <m:r>
                    <m:t>1</m:t>
                  </m:r>
                </m:sub>
              </m:sSub>
              <m:r>
                <m:rPr>
                  <m:sty m:val="p"/>
                </m:rPr>
                <m:t>)</m:t>
              </m:r>
              <m:r>
                <m:t> </m:t>
              </m:r>
              <m:limLow>
                <m:e>
                  <m:r>
                    <m:t>x</m:t>
                  </m:r>
                </m:e>
                <m:lim>
                  <m:r>
                    <m:rPr>
                      <m:sty m:val="p"/>
                    </m:rPr>
                    <m:t>∼</m:t>
                  </m:r>
                </m:lim>
              </m:limLow>
              <m:r>
                <m:rPr>
                  <m:sty m:val="p"/>
                </m:rPr>
                <m:t>+</m:t>
              </m:r>
              <m:sSup>
                <m:e>
                  <m:limLow>
                    <m:e>
                      <m:r>
                        <m:t>x</m:t>
                      </m:r>
                    </m:e>
                    <m:lim>
                      <m:r>
                        <m:rPr>
                          <m:sty m:val="p"/>
                        </m:rPr>
                        <m:t>∼</m:t>
                      </m:r>
                    </m:lim>
                  </m:limLow>
                </m:e>
                <m:sup>
                  <m:r>
                    <m:rPr>
                      <m:sty m:val="p"/>
                    </m:rPr>
                    <m:t>⊤</m:t>
                  </m:r>
                </m:sup>
              </m:sSup>
              <m:r>
                <m:t> </m:t>
              </m:r>
              <m:r>
                <m:rPr>
                  <m:sty m:val="p"/>
                </m:rPr>
                <m:t>(</m:t>
              </m:r>
              <m:sSub>
                <m:e>
                  <m:r>
                    <m:t>α</m:t>
                  </m:r>
                </m:e>
                <m:sub>
                  <m:r>
                    <m:t>2</m:t>
                  </m:r>
                </m:sub>
              </m:sSub>
              <m:sSub>
                <m:e>
                  <m:r>
                    <m:rPr>
                      <m:sty m:val="bi"/>
                    </m:rPr>
                    <m:t>A</m:t>
                  </m:r>
                </m:e>
                <m:sub>
                  <m:r>
                    <m:t>2</m:t>
                  </m:r>
                </m:sub>
              </m:sSub>
              <m:r>
                <m:rPr>
                  <m:sty m:val="p"/>
                </m:rPr>
                <m:t>)</m:t>
              </m:r>
              <m:r>
                <m:t> </m:t>
              </m:r>
              <m:limLow>
                <m:e>
                  <m:r>
                    <m:t>x</m:t>
                  </m:r>
                </m:e>
                <m:lim>
                  <m:r>
                    <m:rPr>
                      <m:sty m:val="p"/>
                    </m:rPr>
                    <m:t>∼</m:t>
                  </m:r>
                </m:lim>
              </m:limLow>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limLow>
                    <m:e>
                      <m:r>
                        <m:t>x</m:t>
                      </m:r>
                    </m:e>
                    <m:lim>
                      <m:r>
                        <m:rPr>
                          <m:sty m:val="p"/>
                        </m:rPr>
                        <m:t>∼</m:t>
                      </m:r>
                    </m:lim>
                  </m:limLow>
                </m:e>
                <m:sup>
                  <m:r>
                    <m:rPr>
                      <m:sty m:val="p"/>
                    </m:rPr>
                    <m:t>⊤</m:t>
                  </m:r>
                </m:sup>
              </m:sSup>
              <m:sSub>
                <m:e>
                  <m:r>
                    <m:rPr>
                      <m:sty m:val="bi"/>
                    </m:rPr>
                    <m:t>A</m:t>
                  </m:r>
                </m:e>
                <m:sub>
                  <m:r>
                    <m:t>1</m:t>
                  </m:r>
                </m:sub>
              </m:sSub>
              <m:limLow>
                <m:e>
                  <m:r>
                    <m:t>x</m:t>
                  </m:r>
                </m:e>
                <m:lim>
                  <m:r>
                    <m:rPr>
                      <m:sty m:val="p"/>
                    </m:rPr>
                    <m:t>∼</m:t>
                  </m:r>
                </m:lim>
              </m:limLow>
              <m:r>
                <m:rPr>
                  <m:sty m:val="p"/>
                </m:rPr>
                <m:t>+</m:t>
              </m:r>
              <m:sSub>
                <m:e>
                  <m:r>
                    <m:t>α</m:t>
                  </m:r>
                </m:e>
                <m:sub>
                  <m:r>
                    <m:t>2</m:t>
                  </m:r>
                </m:sub>
              </m:sSub>
              <m:r>
                <m:t> </m:t>
              </m:r>
              <m:sSup>
                <m:e>
                  <m:limLow>
                    <m:e>
                      <m:r>
                        <m:t>x</m:t>
                      </m:r>
                    </m:e>
                    <m:lim>
                      <m:r>
                        <m:rPr>
                          <m:sty m:val="p"/>
                        </m:rPr>
                        <m:t>∼</m:t>
                      </m:r>
                    </m:lim>
                  </m:limLow>
                </m:e>
                <m:sup>
                  <m:r>
                    <m:rPr>
                      <m:sty m:val="p"/>
                    </m:rPr>
                    <m:t>⊤</m:t>
                  </m:r>
                </m:sup>
              </m:sSup>
              <m:sSub>
                <m:e>
                  <m:r>
                    <m:rPr>
                      <m:sty m:val="bi"/>
                    </m:rPr>
                    <m:t>A</m:t>
                  </m:r>
                </m:e>
                <m:sub>
                  <m:r>
                    <m:t>2</m:t>
                  </m:r>
                </m:sub>
              </m:sSub>
              <m:limLow>
                <m:e>
                  <m:r>
                    <m:t>x</m:t>
                  </m:r>
                </m:e>
                <m:lim>
                  <m:r>
                    <m:rPr>
                      <m:sty m:val="p"/>
                    </m:rPr>
                    <m:t>∼</m:t>
                  </m:r>
                </m:lim>
              </m:limLow>
              <m:r>
                <m:t>&amp;</m:t>
              </m:r>
              <m:r>
                <m:t>&amp;</m:t>
              </m:r>
              <m:r>
                <m:rPr>
                  <m:nor/>
                  <m:sty m:val="p"/>
                </m:rPr>
                <m:t>(</m:t>
              </m:r>
              <m:r>
                <m:rPr>
                  <m:nor/>
                  <m:sty m:val="p"/>
                </m:rPr>
                <m:t>Theorem 93</m:t>
              </m:r>
              <m:r>
                <m:rPr>
                  <m:nor/>
                  <m:sty m:val="p"/>
                </m:rPr>
                <m:t>)</m:t>
              </m:r>
            </m:e>
            <m:e>
              <m:r>
                <m:t>&amp;</m:t>
              </m:r>
              <m:r>
                <m:rPr>
                  <m:sty m:val="p"/>
                </m:rPr>
                <m:t>&gt;</m:t>
              </m:r>
              <m:r>
                <m:t>0</m:t>
              </m:r>
              <m:r>
                <m:rPr>
                  <m:sty m:val="p"/>
                </m:rPr>
                <m:t>.</m:t>
              </m:r>
              <m:r>
                <m:t>&amp;</m:t>
              </m:r>
              <m:r>
                <m:t>&amp;</m:t>
              </m:r>
              <m:r>
                <m:rPr>
                  <m:nor/>
                  <m:sty m:val="p"/>
                </m:rPr>
                <m:t>(each term is positive)</m:t>
              </m:r>
            </m:e>
          </m:eqArr>
        </m:oMath>
      </m:oMathPara>
    </w:p>
    <w:bookmarkStart w:id="652" w:name="exm-pd-operations"/>
    <w:p>
      <w:pPr>
        <w:pStyle w:val="FirstParagraph"/>
      </w:pPr>
      <w:r>
        <w:rPr>
          <w:b/>
          <w:bCs/>
        </w:rPr>
        <w:t xml:space="preserve">Example 207 (Building positive definite matrices)</w:t>
      </w:r>
      <w:r>
        <w:t xml:space="preserve"> </w:t>
      </w:r>
      <w:r>
        <w:t xml:space="preserve"> </w:t>
      </w:r>
    </w:p>
    <w:p>
      <w:pPr>
        <w:numPr>
          <w:ilvl w:val="0"/>
          <w:numId w:val="1107"/>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206</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7"/>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150</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206</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7"/>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p>
    <w:p>
      <w:pPr>
        <w:numPr>
          <w:ilvl w:val="0"/>
          <w:numId w:val="1107"/>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52"/>
    <w:bookmarkStart w:id="653" w:name="def-block-matrix"/>
    <w:p>
      <w:pPr>
        <w:pStyle w:val="FirstParagraph"/>
      </w:pPr>
      <w:r>
        <w:rPr>
          <w:b/>
          <w:bCs/>
        </w:rPr>
        <w:t xml:space="preserve">Definition 122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p>
    <w:bookmarkEnd w:id="653"/>
    <w:bookmarkStart w:id="654" w:name="exm-block-matrix"/>
    <w:p>
      <w:pPr>
        <w:pStyle w:val="BodyText"/>
      </w:pPr>
      <w:r>
        <w:rPr>
          <w:b/>
          <w:bCs/>
        </w:rPr>
        <w:t xml:space="preserve">Example 208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54"/>
    <w:bookmarkStart w:id="655" w:name="def-leading-block"/>
    <w:p>
      <w:pPr>
        <w:pStyle w:val="BodyText"/>
      </w:pPr>
      <w:r>
        <w:rPr>
          <w:b/>
          <w:bCs/>
        </w:rPr>
        <w:t xml:space="preserve">Definition 123 (Leading block (top-left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122</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55"/>
    <w:bookmarkStart w:id="656" w:name="thm-pd-submatrix"/>
    <w:p>
      <w:pPr>
        <w:pStyle w:val="BodyText"/>
      </w:pPr>
      <w:r>
        <w:rPr>
          <w:b/>
          <w:bCs/>
        </w:rPr>
        <w:t xml:space="preserve">Theorem 118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122</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56"/>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limLow>
          <m:e>
            <m:r>
              <m:t>u</m:t>
            </m:r>
          </m:e>
          <m:lim>
            <m:r>
              <m:rPr>
                <m:sty m:val="p"/>
              </m:rPr>
              <m:t>∼</m:t>
            </m:r>
          </m:lim>
        </m:limLow>
        <m:r>
          <m:rPr>
            <m:sty m:val="p"/>
          </m:rPr>
          <m:t>∈</m:t>
        </m:r>
        <m:sSup>
          <m:e>
            <m:r>
              <m:rPr>
                <m:scr m:val="double-struck"/>
                <m:sty m:val="p"/>
              </m:rPr>
              <m:t>R</m:t>
            </m:r>
          </m:e>
          <m:sup>
            <m:r>
              <m:t>k</m:t>
            </m:r>
          </m:sup>
        </m:sSup>
      </m:oMath>
      <w:r>
        <w:t xml:space="preserve"> </w:t>
      </w:r>
      <w:r>
        <w:t xml:space="preserve">with</w:t>
      </w:r>
      <w:r>
        <w:t xml:space="preserve"> </w:t>
      </w:r>
      <m:oMath>
        <m:limLow>
          <m:e>
            <m:r>
              <m:t>u</m:t>
            </m:r>
          </m:e>
          <m:lim>
            <m:r>
              <m:rPr>
                <m:sty m:val="p"/>
              </m:rPr>
              <m:t>∼</m:t>
            </m:r>
          </m:lim>
        </m:limLow>
        <m:r>
          <m:rPr>
            <m:sty m:val="p"/>
          </m:rPr>
          <m:t>≠</m:t>
        </m:r>
        <m:limLow>
          <m:e>
            <m:r>
              <m:t>0</m:t>
            </m:r>
          </m:e>
          <m:lim>
            <m:r>
              <m:rPr>
                <m:sty m:val="p"/>
              </m:rPr>
              <m:t>∼</m:t>
            </m:r>
          </m:lim>
        </m:limLow>
      </m:oMath>
      <w:r>
        <w:t xml:space="preserve">,</w:t>
      </w:r>
      <w:r>
        <w:t xml:space="preserve"> </w:t>
      </w:r>
      <w:r>
        <w:t xml:space="preserve">let</w:t>
      </w:r>
      <w:r>
        <w:t xml:space="preserve"> </w:t>
      </w:r>
      <m:oMath>
        <m:limLow>
          <m:e>
            <m:r>
              <m:t>y</m:t>
            </m:r>
          </m:e>
          <m:lim>
            <m:r>
              <m:rPr>
                <m:sty m:val="p"/>
              </m:rPr>
              <m:t>∼</m:t>
            </m:r>
          </m:lim>
        </m:limLow>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limLow>
                    <m:e>
                      <m:r>
                        <m:t>u</m:t>
                      </m:r>
                    </m:e>
                    <m:lim>
                      <m:r>
                        <m:rPr>
                          <m:sty m:val="p"/>
                        </m:rPr>
                        <m:t>∼</m:t>
                      </m:r>
                    </m:lim>
                  </m:limLow>
                </m:e>
                <m:sup>
                  <m:r>
                    <m:rPr>
                      <m:sty m:val="p"/>
                    </m:rPr>
                    <m:t>⊤</m:t>
                  </m:r>
                </m:sup>
              </m:sSup>
              <m:sSub>
                <m:e>
                  <m:r>
                    <m:rPr>
                      <m:sty m:val="bi"/>
                    </m:rPr>
                    <m:t>X</m:t>
                  </m:r>
                </m:e>
                <m:sub>
                  <m:r>
                    <m:t>k</m:t>
                  </m:r>
                </m:sub>
              </m:sSub>
              <m:limLow>
                <m:e>
                  <m:r>
                    <m:t>u</m:t>
                  </m:r>
                </m:e>
                <m:lim>
                  <m:r>
                    <m:rPr>
                      <m:sty m:val="p"/>
                    </m:rPr>
                    <m:t>∼</m:t>
                  </m:r>
                </m:lim>
              </m:limLow>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limLow>
                    <m:e>
                      <m:r>
                        <m:t>y</m:t>
                      </m:r>
                    </m:e>
                    <m:lim>
                      <m:r>
                        <m:rPr>
                          <m:sty m:val="p"/>
                        </m:rPr>
                        <m:t>∼</m:t>
                      </m:r>
                    </m:lim>
                  </m:limLow>
                </m:e>
                <m:sup>
                  <m:r>
                    <m:rPr>
                      <m:sty m:val="p"/>
                    </m:rPr>
                    <m:t>⊤</m:t>
                  </m:r>
                </m:sup>
              </m:sSup>
              <m:r>
                <m:rPr>
                  <m:sty m:val="bi"/>
                </m:rPr>
                <m:t>X</m:t>
              </m:r>
              <m:limLow>
                <m:e>
                  <m:r>
                    <m:t>y</m:t>
                  </m:r>
                </m:e>
                <m:lim>
                  <m:r>
                    <m:rPr>
                      <m:sty m:val="p"/>
                    </m:rPr>
                    <m:t>∼</m:t>
                  </m:r>
                </m:lim>
              </m:limLow>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limLow>
                <m:e>
                  <m:r>
                    <m:t>y</m:t>
                  </m:r>
                </m:e>
                <m:lim>
                  <m:r>
                    <m:rPr>
                      <m:sty m:val="p"/>
                    </m:rPr>
                    <m:t>∼</m:t>
                  </m:r>
                </m:lim>
              </m:limLow>
              <m:r>
                <m:rPr>
                  <m:sty m:val="p"/>
                </m:rPr>
                <m:t>≠</m:t>
              </m:r>
              <m:limLow>
                <m:e>
                  <m:r>
                    <m:t>0</m:t>
                  </m:r>
                </m:e>
                <m:lim>
                  <m:r>
                    <m:rPr>
                      <m:sty m:val="p"/>
                    </m:rPr>
                    <m:t>∼</m:t>
                  </m:r>
                </m:lim>
              </m:limLow>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limLow>
              <m:e>
                <m:r>
                  <m:t>e</m:t>
                </m:r>
              </m:e>
              <m:lim>
                <m:r>
                  <m:rPr>
                    <m:sty m:val="p"/>
                  </m:rPr>
                  <m:t>∼</m:t>
                </m:r>
              </m:lim>
            </m:limLow>
          </m:e>
          <m:sub>
            <m:r>
              <m:t>i</m:t>
            </m:r>
          </m:sub>
        </m:sSub>
      </m:oMath>
      <w:r>
        <w:t xml:space="preserve"> </w:t>
      </w:r>
      <w:r>
        <w:t xml:space="preserve">(</w:t>
      </w:r>
      <w:hyperlink w:anchor="def-indicator-vector">
        <w:r>
          <w:rPr>
            <w:rStyle w:val="Hyperlink"/>
          </w:rPr>
          <w:t xml:space="preserve">Definition 14</w:t>
        </w:r>
      </w:hyperlink>
      <w:r>
        <w:t xml:space="preserve">), which is nonzero:</w:t>
      </w:r>
    </w:p>
    <w:p>
      <w:pPr>
        <w:pStyle w:val="BodyText"/>
      </w:pPr>
      <m:oMathPara>
        <m:oMathParaPr>
          <m:jc m:val="center"/>
        </m:oMathParaPr>
        <m:oMath>
          <m:eqArr>
            <m:e>
              <m:sSup>
                <m:e>
                  <m:sSub>
                    <m:e>
                      <m:limLow>
                        <m:e>
                          <m:r>
                            <m:t>e</m:t>
                          </m:r>
                        </m:e>
                        <m:lim>
                          <m:r>
                            <m:rPr>
                              <m:sty m:val="p"/>
                            </m:rPr>
                            <m:t>∼</m:t>
                          </m:r>
                        </m:lim>
                      </m:limLow>
                    </m:e>
                    <m:sub>
                      <m:r>
                        <m:t>i</m:t>
                      </m:r>
                    </m:sub>
                  </m:sSub>
                </m:e>
                <m:sup>
                  <m:r>
                    <m:rPr>
                      <m:sty m:val="p"/>
                    </m:rPr>
                    <m:t>⊤</m:t>
                  </m:r>
                </m:sup>
              </m:sSup>
              <m:r>
                <m:rPr>
                  <m:sty m:val="bi"/>
                </m:rPr>
                <m:t>X</m:t>
              </m:r>
              <m:sSub>
                <m:e>
                  <m:limLow>
                    <m:e>
                      <m:r>
                        <m:t>e</m:t>
                      </m:r>
                    </m:e>
                    <m:lim>
                      <m:r>
                        <m:rPr>
                          <m:sty m:val="p"/>
                        </m:rPr>
                        <m:t>∼</m:t>
                      </m:r>
                    </m:lim>
                  </m:limLow>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limLow>
                    <m:e>
                      <m:r>
                        <m:t>e</m:t>
                      </m:r>
                    </m:e>
                    <m:lim>
                      <m:r>
                        <m:rPr>
                          <m:sty m:val="p"/>
                        </m:rPr>
                        <m:t>∼</m:t>
                      </m:r>
                    </m:lim>
                  </m:limLow>
                </m:e>
                <m:sub>
                  <m:r>
                    <m:t>i</m:t>
                  </m:r>
                </m:sub>
              </m:sSub>
              <m:sSub>
                <m:e>
                  <m:r>
                    <m:rPr>
                      <m:sty m:val="p"/>
                    </m:rPr>
                    <m:t>)</m:t>
                  </m:r>
                </m:e>
                <m:sub>
                  <m:r>
                    <m:t>r</m:t>
                  </m:r>
                </m:sub>
              </m:sSub>
              <m:r>
                <m:t> </m:t>
              </m:r>
              <m:sSub>
                <m:e>
                  <m:r>
                    <m:t>x</m:t>
                  </m:r>
                </m:e>
                <m:sub>
                  <m:r>
                    <m:t>r</m:t>
                  </m:r>
                  <m:r>
                    <m:t>s</m:t>
                  </m:r>
                </m:sub>
              </m:sSub>
              <m:r>
                <m:t> </m:t>
              </m:r>
              <m:r>
                <m:rPr>
                  <m:sty m:val="p"/>
                </m:rPr>
                <m:t>(</m:t>
              </m:r>
              <m:sSub>
                <m:e>
                  <m:limLow>
                    <m:e>
                      <m:r>
                        <m:t>e</m:t>
                      </m:r>
                    </m:e>
                    <m:lim>
                      <m:r>
                        <m:rPr>
                          <m:sty m:val="p"/>
                        </m:rPr>
                        <m:t>∼</m:t>
                      </m:r>
                    </m:lim>
                  </m:limLow>
                </m:e>
                <m:sub>
                  <m:r>
                    <m:t>i</m:t>
                  </m:r>
                </m:sub>
              </m:sSub>
              <m:sSub>
                <m:e>
                  <m:r>
                    <m:rPr>
                      <m:sty m:val="p"/>
                    </m:rPr>
                    <m:t>)</m:t>
                  </m:r>
                </m:e>
                <m:sub>
                  <m:r>
                    <m:t>s</m:t>
                  </m:r>
                </m:sub>
              </m:sSub>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57" w:name="exm-pd-submatrix"/>
    <w:p>
      <w:pPr>
        <w:pStyle w:val="FirstParagraph"/>
      </w:pPr>
      <w:r>
        <w:rPr>
          <w:b/>
          <w:bCs/>
        </w:rPr>
        <w:t xml:space="preserve">Example 209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207</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105</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has them</w:t>
      </w:r>
      <w:r>
        <w:t xml:space="preserve"> </w:t>
      </w:r>
      <w:r>
        <w:t xml:space="preserve">but is not positive definite.</w:t>
      </w:r>
    </w:p>
    <w:bookmarkEnd w:id="657"/>
    <w:bookmarkStart w:id="659" w:name="thm-block-quadratic"/>
    <w:p>
      <w:pPr>
        <w:pStyle w:val="BodyText"/>
      </w:pPr>
      <w:r>
        <w:rPr>
          <w:b/>
          <w:bCs/>
        </w:rPr>
        <w:t xml:space="preserve">Theorem 119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122</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82</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limLow>
          <m:e>
            <m:r>
              <m:t>v</m:t>
            </m:r>
          </m:e>
          <m:lim>
            <m:r>
              <m:rPr>
                <m:sty m:val="p"/>
              </m:rPr>
              <m:t>∼</m:t>
            </m:r>
          </m:lim>
        </m:limLow>
        <m:r>
          <m:rPr>
            <m:sty m:val="p"/>
          </m:rPr>
          <m:t>∈</m:t>
        </m:r>
        <m:sSup>
          <m:e>
            <m:r>
              <m:rPr>
                <m:scr m:val="double-struck"/>
                <m:sty m:val="p"/>
              </m:rPr>
              <m:t>R</m:t>
            </m:r>
          </m:e>
          <m:sup>
            <m:r>
              <m:t>k</m:t>
            </m:r>
            <m:r>
              <m:rPr>
                <m:sty m:val="p"/>
              </m:rPr>
              <m:t>+</m:t>
            </m:r>
            <m:r>
              <m:t>m</m:t>
            </m:r>
          </m:sup>
        </m:sSup>
      </m:oMath>
      <w:r>
        <w:t xml:space="preserve"> </w:t>
      </w:r>
      <w:r>
        <w:t xml:space="preserve">as</w:t>
      </w:r>
      <w:r>
        <w:t xml:space="preserve"> </w:t>
      </w:r>
      <m:oMath>
        <m:limLow>
          <m:e>
            <m:r>
              <m:t>v</m:t>
            </m:r>
          </m:e>
          <m:lim>
            <m:r>
              <m:rPr>
                <m:sty m:val="p"/>
              </m:rPr>
              <m:t>∼</m:t>
            </m:r>
          </m:lim>
        </m:limLow>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oMath>
      <w:r>
        <w:t xml:space="preserve">,</w:t>
      </w:r>
      <w:r>
        <w:t xml:space="preserve"> </w:t>
      </w:r>
      <w:r>
        <w:t xml:space="preserve">with</w:t>
      </w:r>
      <w:r>
        <w:t xml:space="preserve"> </w:t>
      </w:r>
      <m:oMath>
        <m:limLow>
          <m:e>
            <m:r>
              <m:t>u</m:t>
            </m:r>
          </m:e>
          <m:lim>
            <m:r>
              <m:rPr>
                <m:sty m:val="p"/>
              </m:rPr>
              <m:t>∼</m:t>
            </m:r>
          </m:lim>
        </m:limLow>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limLow>
          <m:e>
            <m:r>
              <m:t>w</m:t>
            </m:r>
          </m:e>
          <m:lim>
            <m:r>
              <m:rPr>
                <m:sty m:val="p"/>
              </m:rPr>
              <m:t>∼</m:t>
            </m:r>
          </m:lim>
        </m:limLow>
        <m:r>
          <m:rPr>
            <m:sty m:val="p"/>
          </m:rPr>
          <m:t>∈</m:t>
        </m:r>
        <m:sSup>
          <m:e>
            <m:r>
              <m:rPr>
                <m:scr m:val="double-struck"/>
                <m:sty m:val="p"/>
              </m:rPr>
              <m:t>R</m:t>
            </m:r>
          </m:e>
          <m:sup>
            <m:r>
              <m:t>m</m:t>
            </m:r>
          </m:sup>
        </m:sSup>
      </m:oMath>
      <w:r>
        <w:t xml:space="preserve"> </w:t>
      </w:r>
      <w:r>
        <w:t xml:space="preserve">the rest. Then</w:t>
      </w:r>
    </w:p>
    <w:p>
      <w:pPr>
        <w:pStyle w:val="BodyText"/>
      </w:pPr>
      <w:bookmarkStart w:id="658" w:name="eq-block-quadratic"/>
      <m:oMathPara>
        <m:oMathParaPr>
          <m:jc m:val="center"/>
        </m:oMathParaPr>
        <m:oMath>
          <m:sSup>
            <m:e>
              <m:limLow>
                <m:e>
                  <m:r>
                    <m:t>v</m:t>
                  </m:r>
                </m:e>
                <m:lim>
                  <m:r>
                    <m:rPr>
                      <m:sty m:val="p"/>
                    </m:rPr>
                    <m:t>∼</m:t>
                  </m:r>
                </m:lim>
              </m:limLow>
            </m:e>
            <m:sup>
              <m:r>
                <m:rPr>
                  <m:sty m:val="p"/>
                </m:rPr>
                <m:t>⊤</m:t>
              </m:r>
            </m:sup>
          </m:sSup>
          <m:r>
            <m:rPr>
              <m:sty m:val="bi"/>
            </m:rPr>
            <m:t>X</m:t>
          </m:r>
          <m:limLow>
            <m:e>
              <m:r>
                <m:t>v</m:t>
              </m:r>
            </m:e>
            <m:lim>
              <m:r>
                <m:rPr>
                  <m:sty m:val="p"/>
                </m:rPr>
                <m:t>∼</m:t>
              </m:r>
            </m:lim>
          </m:limLow>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r>
            <m:rPr>
              <m:sty m:val="p"/>
            </m:rPr>
            <m:t>,</m:t>
          </m:r>
          <m:r>
            <m:t>  </m:t>
          </m:r>
          <m:r>
            <m:rPr>
              <m:sty m:val="p"/>
            </m:rPr>
            <m:t>(</m:t>
          </m:r>
          <m:r>
            <m:t>8</m:t>
          </m:r>
          <m:r>
            <m:rPr>
              <m:sty m:val="p"/>
            </m:rPr>
            <m:t>)</m:t>
          </m:r>
        </m:oMath>
      </m:oMathPara>
      <w:bookmarkEnd w:id="658"/>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limLow>
          <m:e>
            <m:r>
              <m:t>z</m:t>
            </m:r>
          </m:e>
          <m:lim>
            <m:r>
              <m:rPr>
                <m:sty m:val="p"/>
              </m:rPr>
              <m:t>∼</m:t>
            </m:r>
          </m:lim>
        </m:limLow>
        <m:limUpp>
          <m:e>
            <m:r>
              <m:rPr>
                <m:sty m:val="p"/>
              </m:rPr>
              <m:t>=</m:t>
            </m:r>
          </m:e>
          <m:lim>
            <m:r>
              <m:rPr>
                <m:nor/>
                <m:sty m:val="p"/>
              </m:rPr>
              <m:t>def</m:t>
            </m:r>
          </m:lim>
        </m:limUpp>
        <m:limLow>
          <m:e>
            <m:r>
              <m:t>u</m:t>
            </m:r>
          </m:e>
          <m:lim>
            <m:r>
              <m:rPr>
                <m:sty m:val="p"/>
              </m:rPr>
              <m:t>∼</m:t>
            </m:r>
          </m:lim>
        </m:limLow>
        <m:r>
          <m:rPr>
            <m:sty m:val="p"/>
          </m:rPr>
          <m:t>+</m:t>
        </m:r>
        <m:sSup>
          <m:e>
            <m:r>
              <m:rPr>
                <m:sty m:val="bi"/>
              </m:rPr>
              <m:t>A</m:t>
            </m:r>
          </m:e>
          <m:sup>
            <m:r>
              <m:rPr>
                <m:sty m:val="p"/>
              </m:rPr>
              <m:t>−</m:t>
            </m:r>
            <m:r>
              <m:t>1</m:t>
            </m:r>
          </m:sup>
        </m:sSup>
        <m:r>
          <m:rPr>
            <m:sty m:val="bi"/>
          </m:rPr>
          <m:t>B</m:t>
        </m:r>
        <m:limLow>
          <m:e>
            <m:r>
              <m:t>w</m:t>
            </m:r>
          </m:e>
          <m:lim>
            <m:r>
              <m:rPr>
                <m:sty m:val="p"/>
              </m:rPr>
              <m:t>∼</m:t>
            </m:r>
          </m:lim>
        </m:limLow>
      </m:oMath>
      <w:r>
        <w:t xml:space="preserve">,</w:t>
      </w:r>
    </w:p>
    <w:p>
      <w:pPr>
        <w:pStyle w:val="BodyText"/>
      </w:pPr>
      <m:oMathPara>
        <m:oMathParaPr>
          <m:jc m:val="center"/>
        </m:oMathParaPr>
        <m:oMath>
          <m:sSup>
            <m:e>
              <m:limLow>
                <m:e>
                  <m:r>
                    <m:t>v</m:t>
                  </m:r>
                </m:e>
                <m:lim>
                  <m:r>
                    <m:rPr>
                      <m:sty m:val="p"/>
                    </m:rPr>
                    <m:t>∼</m:t>
                  </m:r>
                </m:lim>
              </m:limLow>
            </m:e>
            <m:sup>
              <m:r>
                <m:rPr>
                  <m:sty m:val="p"/>
                </m:rPr>
                <m:t>⊤</m:t>
              </m:r>
            </m:sup>
          </m:sSup>
          <m:r>
            <m:rPr>
              <m:sty m:val="bi"/>
            </m:rPr>
            <m:t>X</m:t>
          </m:r>
          <m:limLow>
            <m:e>
              <m:r>
                <m:t>v</m:t>
              </m:r>
            </m:e>
            <m:lim>
              <m:r>
                <m:rPr>
                  <m:sty m:val="p"/>
                </m:rPr>
                <m:t>∼</m:t>
              </m:r>
            </m:lim>
          </m:limLow>
          <m:r>
            <m:rPr>
              <m:sty m:val="p"/>
            </m:rPr>
            <m:t>=</m:t>
          </m:r>
          <m:sSup>
            <m:e>
              <m:limLow>
                <m:e>
                  <m:r>
                    <m:t>z</m:t>
                  </m:r>
                </m:e>
                <m:lim>
                  <m:r>
                    <m:rPr>
                      <m:sty m:val="p"/>
                    </m:rPr>
                    <m:t>∼</m:t>
                  </m:r>
                </m:lim>
              </m:limLow>
            </m:e>
            <m:sup>
              <m:r>
                <m:rPr>
                  <m:sty m:val="p"/>
                </m:rPr>
                <m:t>⊤</m:t>
              </m:r>
            </m:sup>
          </m:sSup>
          <m:r>
            <m:rPr>
              <m:sty m:val="bi"/>
            </m:rPr>
            <m:t>A</m:t>
          </m:r>
          <m:limLow>
            <m:e>
              <m:r>
                <m:t>z</m:t>
              </m:r>
            </m:e>
            <m:lim>
              <m:r>
                <m:rPr>
                  <m:sty m:val="p"/>
                </m:rPr>
                <m:t>∼</m:t>
              </m:r>
            </m:lim>
          </m:limLow>
          <m:r>
            <m:rPr>
              <m:sty m:val="p"/>
            </m:rPr>
            <m:t>+</m:t>
          </m:r>
          <m:sSup>
            <m:e>
              <m:limLow>
                <m:e>
                  <m:r>
                    <m:t>w</m:t>
                  </m:r>
                </m:e>
                <m:lim>
                  <m:r>
                    <m:rPr>
                      <m:sty m:val="p"/>
                    </m:rPr>
                    <m:t>∼</m:t>
                  </m:r>
                </m:lim>
              </m:limLow>
            </m:e>
            <m:sup>
              <m:r>
                <m:rPr>
                  <m:sty m:val="p"/>
                </m:rPr>
                <m:t>⊤</m:t>
              </m:r>
            </m:sup>
          </m:sSup>
          <m:r>
            <m:rPr>
              <m:sty m:val="bi"/>
            </m:rPr>
            <m:t>S</m:t>
          </m:r>
          <m:limLow>
            <m:e>
              <m:r>
                <m:t>w</m:t>
              </m:r>
            </m:e>
            <m:lim>
              <m:r>
                <m:rPr>
                  <m:sty m:val="p"/>
                </m:rPr>
                <m:t>∼</m:t>
              </m:r>
            </m:lim>
          </m:limLow>
          <m:r>
            <m:rPr>
              <m:sty m:val="p"/>
            </m:rPr>
            <m:t>.</m:t>
          </m:r>
        </m:oMath>
      </m:oMathPara>
    </w:p>
    <w:bookmarkEnd w:id="659"/>
    <w:p>
      <w:pPr>
        <w:pStyle w:val="FirstParagraph"/>
      </w:pPr>
      <w:r>
        <w:rPr>
          <w:i/>
          <w:iCs/>
        </w:rPr>
        <w:t xml:space="preserve">Proof</w:t>
      </w:r>
      <w:r>
        <w:t xml:space="preserve">. </w:t>
      </w:r>
      <m:oMath>
        <m:r>
          <m:rPr>
            <m:sty m:val="bi"/>
          </m:rPr>
          <m:t>X</m:t>
        </m:r>
        <m:limLow>
          <m:e>
            <m:r>
              <m:t>v</m:t>
            </m:r>
          </m:e>
          <m:lim>
            <m:r>
              <m:rPr>
                <m:sty m:val="p"/>
              </m:rPr>
              <m:t>∼</m:t>
            </m:r>
          </m:lim>
        </m:limLow>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limLow>
                <m:e>
                  <m:r>
                    <m:t>v</m:t>
                  </m:r>
                </m:e>
                <m:lim>
                  <m:r>
                    <m:rPr>
                      <m:sty m:val="p"/>
                    </m:rPr>
                    <m:t>∼</m:t>
                  </m:r>
                </m:lim>
              </m:limLow>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limLow>
                <m:e>
                  <m:r>
                    <m:t>v</m:t>
                  </m:r>
                </m:e>
                <m:lim>
                  <m:r>
                    <m:rPr>
                      <m:sty m:val="p"/>
                    </m:rPr>
                    <m:t>∼</m:t>
                  </m:r>
                </m:lim>
              </m:limLow>
              <m:r>
                <m:rPr>
                  <m:nor/>
                  <m:sty m:val="p"/>
                </m:rPr>
                <m:t>)</m:t>
              </m:r>
            </m:e>
            <m:e>
              <m:r>
                <m:t>&amp;</m:t>
              </m:r>
              <m:r>
                <m:rPr>
                  <m:sty m:val="p"/>
                </m:rPr>
                <m:t>=</m:t>
              </m:r>
              <m:r>
                <m:rPr>
                  <m:sty m:val="p"/>
                </m:rPr>
                <m:t>(</m:t>
              </m:r>
              <m:r>
                <m:rPr>
                  <m:sty m:val="bi"/>
                </m:rPr>
                <m:t>A</m:t>
              </m:r>
              <m:limLow>
                <m:e>
                  <m:r>
                    <m:t>u</m:t>
                  </m:r>
                </m:e>
                <m:lim>
                  <m:r>
                    <m:rPr>
                      <m:sty m:val="p"/>
                    </m:rPr>
                    <m:t>∼</m:t>
                  </m:r>
                </m:lim>
              </m:limLow>
              <m:sSub>
                <m:e>
                  <m:r>
                    <m:rPr>
                      <m:sty m:val="p"/>
                    </m:rPr>
                    <m:t>)</m:t>
                  </m:r>
                </m:e>
                <m:sub>
                  <m:r>
                    <m:t>i</m:t>
                  </m:r>
                </m:sub>
              </m:sSub>
              <m:r>
                <m:rPr>
                  <m:sty m:val="p"/>
                </m:rPr>
                <m:t>+</m:t>
              </m:r>
              <m:r>
                <m:rPr>
                  <m:sty m:val="p"/>
                </m:rPr>
                <m:t>(</m:t>
              </m:r>
              <m:r>
                <m:rPr>
                  <m:sty m:val="bi"/>
                </m:rPr>
                <m:t>B</m:t>
              </m:r>
              <m:limLow>
                <m:e>
                  <m:r>
                    <m:t>w</m:t>
                  </m:r>
                </m:e>
                <m:lim>
                  <m:r>
                    <m:rPr>
                      <m:sty m:val="p"/>
                    </m:rPr>
                    <m:t>∼</m:t>
                  </m:r>
                </m:lim>
              </m:limLow>
              <m:sSub>
                <m:e>
                  <m:r>
                    <m:rPr>
                      <m:sty m:val="p"/>
                    </m:rPr>
                    <m:t>)</m:t>
                  </m:r>
                </m:e>
                <m:sub>
                  <m:r>
                    <m:t>i</m:t>
                  </m:r>
                </m:sub>
              </m:sSub>
              <m:r>
                <m:rPr>
                  <m:sty m:val="p"/>
                </m:rPr>
                <m:t>,</m:t>
              </m:r>
              <m:r>
                <m:t>&amp;</m:t>
              </m:r>
              <m:r>
                <m:t>&amp;</m:t>
              </m:r>
              <m:r>
                <m:rPr>
                  <m:nor/>
                  <m:sty m:val="p"/>
                </m:rPr>
                <m:t>(</m:t>
              </m:r>
              <m:r>
                <m:rPr>
                  <m:nor/>
                  <m:sty m:val="p"/>
                </m:rPr>
                <m:t>Definition 32</m:t>
              </m:r>
              <m:r>
                <m:rPr>
                  <m:nor/>
                  <m:sty m:val="p"/>
                </m:rPr>
                <m:t>)</m:t>
              </m:r>
            </m:e>
          </m:eqArr>
        </m:oMath>
      </m:oMathPara>
    </w:p>
    <w:p>
      <w:pPr>
        <w:pStyle w:val="FirstParagraph"/>
      </w:pPr>
      <w:r>
        <w:t xml:space="preserve">and in the same way</w:t>
      </w:r>
      <w:r>
        <w:t xml:space="preserve"> </w:t>
      </w:r>
      <m:oMath>
        <m:r>
          <m:rPr>
            <m:sty m:val="p"/>
          </m:rPr>
          <m:t>(</m:t>
        </m:r>
        <m:r>
          <m:rPr>
            <m:sty m:val="bi"/>
          </m:rPr>
          <m:t>X</m:t>
        </m:r>
        <m:limLow>
          <m:e>
            <m:r>
              <m:t>v</m:t>
            </m:r>
          </m:e>
          <m:lim>
            <m:r>
              <m:rPr>
                <m:sty m:val="p"/>
              </m:rPr>
              <m:t>∼</m:t>
            </m:r>
          </m:lim>
        </m:limLow>
        <m:sSub>
          <m:e>
            <m:r>
              <m:rPr>
                <m:sty m:val="p"/>
              </m:rPr>
              <m:t>)</m:t>
            </m:r>
          </m:e>
          <m:sub>
            <m:r>
              <m:t>k</m:t>
            </m:r>
            <m:r>
              <m:rPr>
                <m:sty m:val="p"/>
              </m:rPr>
              <m:t>+</m:t>
            </m:r>
            <m:r>
              <m:t>i</m:t>
            </m:r>
          </m:sub>
        </m:sSub>
        <m:r>
          <m:rPr>
            <m:sty m:val="p"/>
          </m:rPr>
          <m:t>=</m:t>
        </m:r>
        <m:r>
          <m:rPr>
            <m:sty m:val="p"/>
          </m:rPr>
          <m:t>(</m:t>
        </m:r>
        <m:sSup>
          <m:e>
            <m:r>
              <m:rPr>
                <m:sty m:val="bi"/>
              </m:rPr>
              <m:t>B</m:t>
            </m:r>
          </m:e>
          <m:sup>
            <m:r>
              <m:rPr>
                <m:sty m:val="p"/>
              </m:rPr>
              <m:t>⊤</m:t>
            </m:r>
          </m:sup>
        </m:sSup>
        <m:limLow>
          <m:e>
            <m:r>
              <m:t>u</m:t>
            </m:r>
          </m:e>
          <m:lim>
            <m:r>
              <m:rPr>
                <m:sty m:val="p"/>
              </m:rPr>
              <m:t>∼</m:t>
            </m:r>
          </m:lim>
        </m:limLow>
        <m:sSub>
          <m:e>
            <m:r>
              <m:rPr>
                <m:sty m:val="p"/>
              </m:rPr>
              <m:t>)</m:t>
            </m:r>
          </m:e>
          <m:sub>
            <m:r>
              <m:t>i</m:t>
            </m:r>
          </m:sub>
        </m:sSub>
        <m:r>
          <m:rPr>
            <m:sty m:val="p"/>
          </m:rPr>
          <m:t>+</m:t>
        </m:r>
        <m:r>
          <m:rPr>
            <m:sty m:val="p"/>
          </m:rPr>
          <m:t>(</m:t>
        </m:r>
        <m:r>
          <m:rPr>
            <m:sty m:val="bi"/>
          </m:rPr>
          <m:t>C</m:t>
        </m:r>
        <m:limLow>
          <m:e>
            <m:r>
              <m:t>w</m:t>
            </m:r>
          </m:e>
          <m:lim>
            <m:r>
              <m:rPr>
                <m:sty m:val="p"/>
              </m:rPr>
              <m:t>∼</m:t>
            </m:r>
          </m:lim>
        </m:limLow>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limLow>
                    <m:e>
                      <m:r>
                        <m:t>v</m:t>
                      </m:r>
                    </m:e>
                    <m:lim>
                      <m:r>
                        <m:rPr>
                          <m:sty m:val="p"/>
                        </m:rPr>
                        <m:t>∼</m:t>
                      </m:r>
                    </m:lim>
                  </m:limLow>
                </m:e>
                <m:sup>
                  <m:r>
                    <m:rPr>
                      <m:sty m:val="p"/>
                    </m:rPr>
                    <m:t>⊤</m:t>
                  </m:r>
                </m:sup>
              </m:sSup>
              <m:r>
                <m:rPr>
                  <m:sty m:val="bi"/>
                </m:rPr>
                <m:t>X</m:t>
              </m:r>
              <m:limLow>
                <m:e>
                  <m:r>
                    <m:t>v</m:t>
                  </m:r>
                </m:e>
                <m:lim>
                  <m:r>
                    <m:rPr>
                      <m:sty m:val="p"/>
                    </m:rPr>
                    <m:t>∼</m:t>
                  </m:r>
                </m:lim>
              </m:limLow>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limLow>
                <m:e>
                  <m:r>
                    <m:t>v</m:t>
                  </m:r>
                </m:e>
                <m:lim>
                  <m:r>
                    <m:rPr>
                      <m:sty m:val="p"/>
                    </m:rPr>
                    <m:t>∼</m:t>
                  </m:r>
                </m:lim>
              </m:limLow>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limLow>
                <m:e>
                  <m:r>
                    <m:t>v</m:t>
                  </m:r>
                </m:e>
                <m:lim>
                  <m:r>
                    <m:rPr>
                      <m:sty m:val="p"/>
                    </m:rPr>
                    <m:t>∼</m:t>
                  </m:r>
                </m:lim>
              </m:limLow>
              <m:sSub>
                <m:e>
                  <m:r>
                    <m:rPr>
                      <m:sty m:val="p"/>
                    </m:rPr>
                    <m:t>)</m:t>
                  </m:r>
                </m:e>
                <m:sub>
                  <m:r>
                    <m:t>k</m:t>
                  </m:r>
                  <m:r>
                    <m:rPr>
                      <m:sty m:val="p"/>
                    </m:rPr>
                    <m:t>+</m:t>
                  </m:r>
                  <m:r>
                    <m:t>i</m:t>
                  </m:r>
                </m:sub>
              </m:sSub>
              <m:r>
                <m:t>&amp;</m:t>
              </m:r>
              <m:r>
                <m:t>&amp;</m:t>
              </m:r>
              <m:r>
                <m:rPr>
                  <m:nor/>
                  <m:sty m:val="p"/>
                </m:rPr>
                <m:t>(</m:t>
              </m:r>
              <m:r>
                <m:rPr>
                  <m:nor/>
                  <m:sty m:val="p"/>
                </m:rPr>
                <m:t>Definition 8</m:t>
              </m:r>
              <m:r>
                <m:rPr>
                  <m:nor/>
                  <m:sty m:val="p"/>
                </m:rPr>
                <m:t>, split the sum at </m:t>
              </m:r>
              <m:r>
                <m:t>k</m:t>
              </m:r>
              <m:r>
                <m:rPr>
                  <m:nor/>
                  <m:sty m:val="p"/>
                </m:rPr>
                <m:t>)</m:t>
              </m:r>
            </m:e>
            <m:e>
              <m:r>
                <m:t>&amp;</m:t>
              </m:r>
              <m:r>
                <m:rPr>
                  <m:sty m:val="p"/>
                </m:rPr>
                <m:t>=</m:t>
              </m:r>
              <m:limLow>
                <m:e>
                  <m:r>
                    <m:t>u</m:t>
                  </m:r>
                </m:e>
                <m:lim>
                  <m:r>
                    <m:rPr>
                      <m:sty m:val="p"/>
                    </m:rPr>
                    <m:t>∼</m:t>
                  </m:r>
                </m:lim>
              </m:limLow>
              <m:r>
                <m:rPr>
                  <m:sty m:val="p"/>
                </m:rPr>
                <m:t>⋅</m:t>
              </m:r>
              <m:r>
                <m:rPr>
                  <m:sty m:val="p"/>
                </m:rPr>
                <m:t>(</m:t>
              </m:r>
              <m:r>
                <m:rPr>
                  <m:sty m:val="bi"/>
                </m:rPr>
                <m:t>A</m:t>
              </m:r>
              <m:limLow>
                <m:e>
                  <m:r>
                    <m:t>u</m:t>
                  </m:r>
                </m:e>
                <m:lim>
                  <m:r>
                    <m:rPr>
                      <m:sty m:val="p"/>
                    </m:rPr>
                    <m:t>∼</m:t>
                  </m:r>
                </m:lim>
              </m:limLow>
              <m:r>
                <m:rPr>
                  <m:sty m:val="p"/>
                </m:rPr>
                <m:t>+</m:t>
              </m:r>
              <m:r>
                <m:rPr>
                  <m:sty m:val="bi"/>
                </m:rPr>
                <m:t>B</m:t>
              </m:r>
              <m:limLow>
                <m:e>
                  <m:r>
                    <m:t>w</m:t>
                  </m:r>
                </m:e>
                <m:lim>
                  <m:r>
                    <m:rPr>
                      <m:sty m:val="p"/>
                    </m:rPr>
                    <m:t>∼</m:t>
                  </m:r>
                </m:lim>
              </m:limLow>
              <m:r>
                <m:rPr>
                  <m:sty m:val="p"/>
                </m:rPr>
                <m:t>)</m:t>
              </m:r>
              <m:r>
                <m:rPr>
                  <m:sty m:val="p"/>
                </m:rPr>
                <m:t>+</m:t>
              </m:r>
              <m:limLow>
                <m:e>
                  <m:r>
                    <m:t>w</m:t>
                  </m:r>
                </m:e>
                <m:lim>
                  <m:r>
                    <m:rPr>
                      <m:sty m:val="p"/>
                    </m:rPr>
                    <m:t>∼</m:t>
                  </m:r>
                </m:lim>
              </m:limLow>
              <m:r>
                <m:rPr>
                  <m:sty m:val="p"/>
                </m:rPr>
                <m:t>⋅</m:t>
              </m:r>
              <m:r>
                <m:rPr>
                  <m:sty m:val="p"/>
                </m:rPr>
                <m:t>(</m:t>
              </m:r>
              <m:sSup>
                <m:e>
                  <m:r>
                    <m:rPr>
                      <m:sty m:val="bi"/>
                    </m:rPr>
                    <m:t>B</m:t>
                  </m:r>
                </m:e>
                <m:sup>
                  <m:r>
                    <m:rPr>
                      <m:sty m:val="p"/>
                    </m:rPr>
                    <m:t>⊤</m:t>
                  </m:r>
                </m:sup>
              </m:sSup>
              <m:limLow>
                <m:e>
                  <m:r>
                    <m:t>u</m:t>
                  </m:r>
                </m:e>
                <m:lim>
                  <m:r>
                    <m:rPr>
                      <m:sty m:val="p"/>
                    </m:rPr>
                    <m:t>∼</m:t>
                  </m:r>
                </m:lim>
              </m:limLow>
              <m:r>
                <m:rPr>
                  <m:sty m:val="p"/>
                </m:rPr>
                <m:t>+</m:t>
              </m:r>
              <m:r>
                <m:rPr>
                  <m:sty m:val="bi"/>
                </m:rPr>
                <m:t>C</m:t>
              </m:r>
              <m:limLow>
                <m:e>
                  <m:r>
                    <m:t>w</m:t>
                  </m:r>
                </m:e>
                <m:lim>
                  <m:r>
                    <m:rPr>
                      <m:sty m:val="p"/>
                    </m:rPr>
                    <m:t>∼</m:t>
                  </m:r>
                </m:lim>
              </m:limLow>
              <m:r>
                <m:rPr>
                  <m:sty m:val="p"/>
                </m:rPr>
                <m:t>)</m:t>
              </m:r>
              <m:r>
                <m:t>&amp;</m:t>
              </m:r>
              <m:r>
                <m:t>&amp;</m:t>
              </m:r>
              <m:r>
                <m:rPr>
                  <m:nor/>
                  <m:sty m:val="p"/>
                </m:rPr>
                <m:t>(the blocks of </m:t>
              </m:r>
              <m:r>
                <m:rPr>
                  <m:sty m:val="bi"/>
                </m:rPr>
                <m:t>X</m:t>
              </m:r>
              <m:limLow>
                <m:e>
                  <m:r>
                    <m:t>v</m:t>
                  </m:r>
                </m:e>
                <m:lim>
                  <m:r>
                    <m:rPr>
                      <m:sty m:val="p"/>
                    </m:rPr>
                    <m:t>∼</m:t>
                  </m:r>
                </m:lim>
              </m:limLow>
              <m:r>
                <m:rPr>
                  <m:nor/>
                  <m:sty m:val="p"/>
                </m:rPr>
                <m:t>)</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sSup>
                <m:e>
                  <m:r>
                    <m:rPr>
                      <m:sty m:val="bi"/>
                    </m:rPr>
                    <m:t>B</m:t>
                  </m:r>
                </m:e>
                <m:sup>
                  <m:r>
                    <m:rPr>
                      <m:sty m:val="p"/>
                    </m:rPr>
                    <m:t>⊤</m:t>
                  </m:r>
                </m:sup>
              </m:sSup>
              <m:limLow>
                <m:e>
                  <m:r>
                    <m:t>u</m:t>
                  </m:r>
                </m:e>
                <m:lim>
                  <m:r>
                    <m:rPr>
                      <m:sty m:val="p"/>
                    </m:rPr>
                    <m:t>∼</m:t>
                  </m:r>
                </m:lim>
              </m:limLow>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r>
                <m:t>&amp;</m:t>
              </m:r>
              <m:r>
                <m:t>&amp;</m:t>
              </m:r>
              <m:r>
                <m:rPr>
                  <m:nor/>
                  <m:sty m:val="p"/>
                </m:rPr>
                <m:t>(</m:t>
              </m:r>
              <m:r>
                <m:rPr>
                  <m:nor/>
                  <m:sty m:val="p"/>
                </m:rPr>
                <m:t>Theorem 50</m:t>
              </m:r>
              <m:r>
                <m:rPr>
                  <m:nor/>
                  <m:sty m:val="p"/>
                </m:rPr>
                <m:t>)</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r>
                <m:t>&amp;</m:t>
              </m:r>
              <m:r>
                <m:t>&amp;</m:t>
              </m:r>
              <m:r>
                <m:rPr>
                  <m:nor/>
                  <m:sty m:val="p"/>
                </m:rPr>
                <m:t>(</m:t>
              </m:r>
              <m:sSup>
                <m:e>
                  <m:limLow>
                    <m:e>
                      <m:r>
                        <m:t>w</m:t>
                      </m:r>
                    </m:e>
                    <m:lim>
                      <m:r>
                        <m:rPr>
                          <m:sty m:val="p"/>
                        </m:rPr>
                        <m:t>∼</m:t>
                      </m:r>
                    </m:lim>
                  </m:limLow>
                </m:e>
                <m:sup>
                  <m:r>
                    <m:rPr>
                      <m:sty m:val="p"/>
                    </m:rPr>
                    <m:t>⊤</m:t>
                  </m:r>
                </m:sup>
              </m:sSup>
              <m:sSup>
                <m:e>
                  <m:r>
                    <m:rPr>
                      <m:sty m:val="bi"/>
                    </m:rPr>
                    <m:t>B</m:t>
                  </m:r>
                </m:e>
                <m:sup>
                  <m:r>
                    <m:rPr>
                      <m:sty m:val="p"/>
                    </m:rPr>
                    <m:t>⊤</m:t>
                  </m:r>
                </m:sup>
              </m:sSup>
              <m:limLow>
                <m:e>
                  <m:r>
                    <m:t>u</m:t>
                  </m:r>
                </m:e>
                <m:lim>
                  <m:r>
                    <m:rPr>
                      <m:sty m:val="p"/>
                    </m:rPr>
                    <m:t>∼</m:t>
                  </m:r>
                </m:lim>
              </m:limLow>
              <m:r>
                <m:rPr>
                  <m:sty m:val="p"/>
                </m:rPr>
                <m:t>=</m:t>
              </m:r>
              <m:sSup>
                <m:e>
                  <m:r>
                    <m:t>​</m:t>
                  </m:r>
                  <m:d>
                    <m:dPr>
                      <m:begChr m:val="("/>
                      <m:sepChr m:val=""/>
                      <m:endChr m:val=")"/>
                      <m:grow/>
                    </m:dPr>
                    <m:e>
                      <m:sSup>
                        <m:e>
                          <m:limLow>
                            <m:e>
                              <m:r>
                                <m:t>w</m:t>
                              </m:r>
                            </m:e>
                            <m:lim>
                              <m:r>
                                <m:rPr>
                                  <m:sty m:val="p"/>
                                </m:rPr>
                                <m:t>∼</m:t>
                              </m:r>
                            </m:lim>
                          </m:limLow>
                        </m:e>
                        <m:sup>
                          <m:r>
                            <m:rPr>
                              <m:sty m:val="p"/>
                            </m:rPr>
                            <m:t>⊤</m:t>
                          </m:r>
                        </m:sup>
                      </m:sSup>
                      <m:sSup>
                        <m:e>
                          <m:r>
                            <m:rPr>
                              <m:sty m:val="bi"/>
                            </m:rPr>
                            <m:t>B</m:t>
                          </m:r>
                        </m:e>
                        <m:sup>
                          <m:r>
                            <m:rPr>
                              <m:sty m:val="p"/>
                            </m:rPr>
                            <m:t>⊤</m:t>
                          </m:r>
                        </m:sup>
                      </m:sSup>
                      <m:limLow>
                        <m:e>
                          <m:r>
                            <m:t>u</m:t>
                          </m:r>
                        </m:e>
                        <m:lim>
                          <m:r>
                            <m:rPr>
                              <m:sty m:val="p"/>
                            </m:rPr>
                            <m:t>∼</m:t>
                          </m:r>
                        </m:lim>
                      </m:limLow>
                    </m:e>
                  </m:d>
                  <m:r>
                    <m:t>​</m:t>
                  </m:r>
                </m:e>
                <m:sup>
                  <m:r>
                    <m:rPr>
                      <m:sty m:val="p"/>
                    </m:rPr>
                    <m:t>⊤</m:t>
                  </m:r>
                </m:sup>
              </m:sSup>
              <m:r>
                <m:rPr>
                  <m:nor/>
                  <m:sty m:val="p"/>
                </m:rPr>
                <m:t>, which equals </m:t>
              </m:r>
              <m:sSup>
                <m:e>
                  <m:limLow>
                    <m:e>
                      <m:r>
                        <m:t>u</m:t>
                      </m:r>
                    </m:e>
                    <m:lim>
                      <m:r>
                        <m:rPr>
                          <m:sty m:val="p"/>
                        </m:rPr>
                        <m:t>∼</m:t>
                      </m:r>
                    </m:lim>
                  </m:limLow>
                </m:e>
                <m:sup>
                  <m:r>
                    <m:rPr>
                      <m:sty m:val="p"/>
                    </m:rPr>
                    <m:t>⊤</m:t>
                  </m:r>
                </m:sup>
              </m:sSup>
              <m:r>
                <m:rPr>
                  <m:sty m:val="bi"/>
                </m:rPr>
                <m:t>B</m:t>
              </m:r>
              <m:limLow>
                <m:e>
                  <m:r>
                    <m:t>w</m:t>
                  </m:r>
                </m:e>
                <m:lim>
                  <m:r>
                    <m:rPr>
                      <m:sty m:val="p"/>
                    </m:rPr>
                    <m:t>∼</m:t>
                  </m:r>
                </m:lim>
              </m:limLow>
              <m:r>
                <m:rPr>
                  <m:nor/>
                  <m:sty m:val="p"/>
                </m:rPr>
                <m:t>; </m:t>
              </m:r>
              <m:r>
                <m:t>1</m:t>
              </m:r>
              <m:r>
                <m:rPr>
                  <m:sty m:val="p"/>
                </m:rPr>
                <m:t>×</m:t>
              </m:r>
              <m:r>
                <m:t>1</m:t>
              </m:r>
              <m:r>
                <m:rPr>
                  <m:nor/>
                  <m:sty m:val="p"/>
                </m:rPr>
                <m:t>, </m:t>
              </m:r>
              <m:r>
                <m:rPr>
                  <m:nor/>
                  <m:sty m:val="p"/>
                </m:rPr>
                <m:t>Definition 22</m:t>
              </m:r>
              <m:r>
                <m:rPr>
                  <m:nor/>
                  <m:sty m:val="p"/>
                </m:rPr>
                <m:t>, </m:t>
              </m:r>
              <m:r>
                <m:rPr>
                  <m:nor/>
                  <m:sty m:val="p"/>
                </m:rPr>
                <m:t>Theorem 19</m:t>
              </m:r>
              <m:r>
                <m:rPr>
                  <m:nor/>
                  <m:sty m:val="p"/>
                </m:rPr>
                <m:t>)</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limLow>
          <m:e>
            <m:r>
              <m:t>d</m:t>
            </m:r>
          </m:e>
          <m:lim>
            <m:r>
              <m:rPr>
                <m:sty m:val="p"/>
              </m:rPr>
              <m:t>∼</m:t>
            </m:r>
          </m:lim>
        </m:limLow>
        <m:limUpp>
          <m:e>
            <m:r>
              <m:rPr>
                <m:sty m:val="p"/>
              </m:rPr>
              <m:t>=</m:t>
            </m:r>
          </m:e>
          <m:lim>
            <m:r>
              <m:rPr>
                <m:nor/>
                <m:sty m:val="p"/>
              </m:rPr>
              <m:t>def</m:t>
            </m:r>
          </m:lim>
        </m:limUpp>
        <m:sSup>
          <m:e>
            <m:r>
              <m:rPr>
                <m:sty m:val="bi"/>
              </m:rPr>
              <m:t>A</m:t>
            </m:r>
          </m:e>
          <m:sup>
            <m:r>
              <m:rPr>
                <m:sty m:val="p"/>
              </m:rPr>
              <m:t>−</m:t>
            </m:r>
            <m:r>
              <m:t>1</m:t>
            </m:r>
          </m:sup>
        </m:sSup>
        <m:r>
          <m:rPr>
            <m:sty m:val="bi"/>
          </m:rPr>
          <m:t>B</m:t>
        </m:r>
        <m:limLow>
          <m:e>
            <m:r>
              <m:t>w</m:t>
            </m:r>
          </m:e>
          <m:lim>
            <m:r>
              <m:rPr>
                <m:sty m:val="p"/>
              </m:rPr>
              <m:t>∼</m:t>
            </m:r>
          </m:lim>
        </m:limLow>
      </m:oMath>
      <w:r>
        <w:t xml:space="preserve">, so</w:t>
      </w:r>
      <w:r>
        <w:t xml:space="preserve"> </w:t>
      </w:r>
      <m:oMath>
        <m:limLow>
          <m:e>
            <m:r>
              <m:t>z</m:t>
            </m:r>
          </m:e>
          <m:lim>
            <m:r>
              <m:rPr>
                <m:sty m:val="p"/>
              </m:rPr>
              <m:t>∼</m:t>
            </m:r>
          </m:lim>
        </m:limLow>
        <m:r>
          <m:rPr>
            <m:sty m:val="p"/>
          </m:rPr>
          <m:t>=</m:t>
        </m:r>
        <m:limLow>
          <m:e>
            <m:r>
              <m:t>u</m:t>
            </m:r>
          </m:e>
          <m:lim>
            <m:r>
              <m:rPr>
                <m:sty m:val="p"/>
              </m:rPr>
              <m:t>∼</m:t>
            </m:r>
          </m:lim>
        </m:limLow>
        <m:r>
          <m:rPr>
            <m:sty m:val="p"/>
          </m:rPr>
          <m:t>+</m:t>
        </m:r>
        <m:limLow>
          <m:e>
            <m:r>
              <m:t>d</m:t>
            </m:r>
          </m:e>
          <m:lim>
            <m:r>
              <m:rPr>
                <m:sty m:val="p"/>
              </m:rPr>
              <m:t>∼</m:t>
            </m:r>
          </m:lim>
        </m:limLow>
      </m:oMath>
      <w:r>
        <w:t xml:space="preserve"> </w:t>
      </w:r>
      <w:r>
        <w:t xml:space="preserve">and</w:t>
      </w:r>
      <w:r>
        <w:t xml:space="preserve"> </w:t>
      </w:r>
      <m:oMath>
        <m:r>
          <m:rPr>
            <m:sty m:val="bi"/>
          </m:rPr>
          <m:t>A</m:t>
        </m:r>
        <m:limLow>
          <m:e>
            <m:r>
              <m:t>d</m:t>
            </m:r>
          </m:e>
          <m:lim>
            <m:r>
              <m:rPr>
                <m:sty m:val="p"/>
              </m:rPr>
              <m:t>∼</m:t>
            </m:r>
          </m:lim>
        </m:limLow>
        <m:r>
          <m:rPr>
            <m:sty m:val="p"/>
          </m:rPr>
          <m:t>=</m:t>
        </m:r>
        <m:r>
          <m:rPr>
            <m:sty m:val="bi"/>
          </m:rPr>
          <m:t>B</m:t>
        </m:r>
        <m:limLow>
          <m:e>
            <m:r>
              <m:t>w</m:t>
            </m:r>
          </m:e>
          <m:lim>
            <m:r>
              <m:rPr>
                <m:sty m:val="p"/>
              </m:rPr>
              <m:t>∼</m:t>
            </m:r>
          </m:lim>
        </m:limLow>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9</w:t>
        </w:r>
      </w:hyperlink>
      <w:r>
        <w:t xml:space="preserve">). Then</w:t>
      </w:r>
    </w:p>
    <w:p>
      <w:pPr>
        <w:pStyle w:val="BodyText"/>
      </w:pPr>
      <m:oMathPara>
        <m:oMathParaPr>
          <m:jc m:val="center"/>
        </m:oMathParaPr>
        <m:oMath>
          <m:eqArr>
            <m:e>
              <m:sSup>
                <m:e>
                  <m:limLow>
                    <m:e>
                      <m:r>
                        <m:t>z</m:t>
                      </m:r>
                    </m:e>
                    <m:lim>
                      <m:r>
                        <m:rPr>
                          <m:sty m:val="p"/>
                        </m:rPr>
                        <m:t>∼</m:t>
                      </m:r>
                    </m:lim>
                  </m:limLow>
                </m:e>
                <m:sup>
                  <m:r>
                    <m:rPr>
                      <m:sty m:val="p"/>
                    </m:rPr>
                    <m:t>⊤</m:t>
                  </m:r>
                </m:sup>
              </m:sSup>
              <m:r>
                <m:rPr>
                  <m:sty m:val="bi"/>
                </m:rPr>
                <m:t>A</m:t>
              </m:r>
              <m:limLow>
                <m:e>
                  <m:r>
                    <m:t>z</m:t>
                  </m:r>
                </m:e>
                <m:lim>
                  <m:r>
                    <m:rPr>
                      <m:sty m:val="p"/>
                    </m:rPr>
                    <m:t>∼</m:t>
                  </m:r>
                </m:lim>
              </m:limLow>
              <m:r>
                <m:t>&amp;</m:t>
              </m:r>
              <m:r>
                <m:rPr>
                  <m:sty m:val="p"/>
                </m:rPr>
                <m:t>=</m:t>
              </m:r>
              <m:r>
                <m:rPr>
                  <m:sty m:val="p"/>
                </m:rPr>
                <m:t>(</m:t>
              </m:r>
              <m:limLow>
                <m:e>
                  <m:r>
                    <m:t>u</m:t>
                  </m:r>
                </m:e>
                <m:lim>
                  <m:r>
                    <m:rPr>
                      <m:sty m:val="p"/>
                    </m:rPr>
                    <m:t>∼</m:t>
                  </m:r>
                </m:lim>
              </m:limLow>
              <m:r>
                <m:rPr>
                  <m:sty m:val="p"/>
                </m:rPr>
                <m:t>+</m:t>
              </m:r>
              <m:limLow>
                <m:e>
                  <m:r>
                    <m:t>d</m:t>
                  </m:r>
                </m:e>
                <m:lim>
                  <m:r>
                    <m:rPr>
                      <m:sty m:val="p"/>
                    </m:rPr>
                    <m:t>∼</m:t>
                  </m:r>
                </m:lim>
              </m:limLow>
              <m:r>
                <m:rPr>
                  <m:sty m:val="p"/>
                </m:rPr>
                <m:t>)</m:t>
              </m:r>
              <m:r>
                <m:rPr>
                  <m:sty m:val="p"/>
                </m:rPr>
                <m:t>⋅</m:t>
              </m:r>
              <m:r>
                <m:rPr>
                  <m:sty m:val="bi"/>
                </m:rPr>
                <m:t>A</m:t>
              </m:r>
              <m:r>
                <m:t> </m:t>
              </m:r>
              <m:r>
                <m:rPr>
                  <m:sty m:val="p"/>
                </m:rPr>
                <m:t>(</m:t>
              </m:r>
              <m:limLow>
                <m:e>
                  <m:r>
                    <m:t>u</m:t>
                  </m:r>
                </m:e>
                <m:lim>
                  <m:r>
                    <m:rPr>
                      <m:sty m:val="p"/>
                    </m:rPr>
                    <m:t>∼</m:t>
                  </m:r>
                </m:lim>
              </m:limLow>
              <m:r>
                <m:rPr>
                  <m:sty m:val="p"/>
                </m:rPr>
                <m:t>+</m:t>
              </m:r>
              <m:limLow>
                <m:e>
                  <m:r>
                    <m:t>d</m:t>
                  </m:r>
                </m:e>
                <m:lim>
                  <m:r>
                    <m:rPr>
                      <m:sty m:val="p"/>
                    </m:rPr>
                    <m:t>∼</m:t>
                  </m:r>
                </m:lim>
              </m:limLow>
              <m:r>
                <m:rPr>
                  <m:sty m:val="p"/>
                </m:rPr>
                <m:t>)</m:t>
              </m:r>
              <m:r>
                <m:t>&amp;</m:t>
              </m:r>
              <m:r>
                <m:t>&amp;</m:t>
              </m:r>
              <m:r>
                <m:rPr>
                  <m:nor/>
                  <m:sty m:val="p"/>
                </m:rPr>
                <m:t>(substitute </m:t>
              </m:r>
              <m:limLow>
                <m:e>
                  <m:r>
                    <m:t>z</m:t>
                  </m:r>
                </m:e>
                <m:lim>
                  <m:r>
                    <m:rPr>
                      <m:sty m:val="p"/>
                    </m:rPr>
                    <m:t>∼</m:t>
                  </m:r>
                </m:lim>
              </m:limLow>
              <m:r>
                <m:rPr>
                  <m:sty m:val="p"/>
                </m:rPr>
                <m:t>=</m:t>
              </m:r>
              <m:limLow>
                <m:e>
                  <m:r>
                    <m:t>u</m:t>
                  </m:r>
                </m:e>
                <m:lim>
                  <m:r>
                    <m:rPr>
                      <m:sty m:val="p"/>
                    </m:rPr>
                    <m:t>∼</m:t>
                  </m:r>
                </m:lim>
              </m:limLow>
              <m:r>
                <m:rPr>
                  <m:sty m:val="p"/>
                </m:rPr>
                <m:t>+</m:t>
              </m:r>
              <m:limLow>
                <m:e>
                  <m:r>
                    <m:t>d</m:t>
                  </m:r>
                </m:e>
                <m:lim>
                  <m:r>
                    <m:rPr>
                      <m:sty m:val="p"/>
                    </m:rPr>
                    <m:t>∼</m:t>
                  </m:r>
                </m:lim>
              </m:limLow>
              <m:r>
                <m:rPr>
                  <m:nor/>
                  <m:sty m:val="p"/>
                </m:rPr>
                <m:t>)</m:t>
              </m:r>
            </m:e>
            <m:e>
              <m:r>
                <m:t>&amp;</m:t>
              </m:r>
              <m:r>
                <m:rPr>
                  <m:sty m:val="p"/>
                </m:rPr>
                <m:t>=</m:t>
              </m:r>
              <m:r>
                <m:rPr>
                  <m:sty m:val="p"/>
                </m:rPr>
                <m:t>(</m:t>
              </m:r>
              <m:limLow>
                <m:e>
                  <m:r>
                    <m:t>u</m:t>
                  </m:r>
                </m:e>
                <m:lim>
                  <m:r>
                    <m:rPr>
                      <m:sty m:val="p"/>
                    </m:rPr>
                    <m:t>∼</m:t>
                  </m:r>
                </m:lim>
              </m:limLow>
              <m:r>
                <m:rPr>
                  <m:sty m:val="p"/>
                </m:rPr>
                <m:t>+</m:t>
              </m:r>
              <m:limLow>
                <m:e>
                  <m:r>
                    <m:t>d</m:t>
                  </m:r>
                </m:e>
                <m:lim>
                  <m:r>
                    <m:rPr>
                      <m:sty m:val="p"/>
                    </m:rPr>
                    <m:t>∼</m:t>
                  </m:r>
                </m:lim>
              </m:limLow>
              <m:r>
                <m:rPr>
                  <m:sty m:val="p"/>
                </m:rPr>
                <m:t>)</m:t>
              </m:r>
              <m:r>
                <m:rPr>
                  <m:sty m:val="p"/>
                </m:rPr>
                <m:t>⋅</m:t>
              </m:r>
              <m:r>
                <m:rPr>
                  <m:sty m:val="p"/>
                </m:rPr>
                <m:t>(</m:t>
              </m:r>
              <m:r>
                <m:rPr>
                  <m:sty m:val="bi"/>
                </m:rPr>
                <m:t>A</m:t>
              </m:r>
              <m:limLow>
                <m:e>
                  <m:r>
                    <m:t>u</m:t>
                  </m:r>
                </m:e>
                <m:lim>
                  <m:r>
                    <m:rPr>
                      <m:sty m:val="p"/>
                    </m:rPr>
                    <m:t>∼</m:t>
                  </m:r>
                </m:lim>
              </m:limLow>
              <m:r>
                <m:rPr>
                  <m:sty m:val="p"/>
                </m:rPr>
                <m:t>+</m:t>
              </m:r>
              <m:r>
                <m:rPr>
                  <m:sty m:val="bi"/>
                </m:rPr>
                <m:t>A</m:t>
              </m:r>
              <m:limLow>
                <m:e>
                  <m:r>
                    <m:t>d</m:t>
                  </m:r>
                </m:e>
                <m:lim>
                  <m:r>
                    <m:rPr>
                      <m:sty m:val="p"/>
                    </m:rPr>
                    <m:t>∼</m:t>
                  </m:r>
                </m:lim>
              </m:limLow>
              <m:r>
                <m:rPr>
                  <m:sty m:val="p"/>
                </m:rPr>
                <m:t>)</m:t>
              </m:r>
              <m:r>
                <m:t>&amp;</m:t>
              </m:r>
              <m:r>
                <m:t>&amp;</m:t>
              </m:r>
              <m:r>
                <m:rPr>
                  <m:nor/>
                  <m:sty m:val="p"/>
                </m:rPr>
                <m:t>(</m:t>
              </m:r>
              <m:r>
                <m:rPr>
                  <m:nor/>
                  <m:sty m:val="p"/>
                </m:rPr>
                <m:t>Theorem 9</m:t>
              </m:r>
              <m:r>
                <m:rPr>
                  <m:nor/>
                  <m:sty m:val="p"/>
                </m:rPr>
                <m:t>)</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sSup>
                <m:e>
                  <m:limLow>
                    <m:e>
                      <m:r>
                        <m:t>u</m:t>
                      </m:r>
                    </m:e>
                    <m:lim>
                      <m:r>
                        <m:rPr>
                          <m:sty m:val="p"/>
                        </m:rPr>
                        <m:t>∼</m:t>
                      </m:r>
                    </m:lim>
                  </m:limLow>
                </m:e>
                <m:sup>
                  <m:r>
                    <m:rPr>
                      <m:sty m:val="p"/>
                    </m:rPr>
                    <m:t>⊤</m:t>
                  </m:r>
                </m:sup>
              </m:sSup>
              <m:r>
                <m:rPr>
                  <m:sty m:val="bi"/>
                </m:rPr>
                <m:t>A</m:t>
              </m:r>
              <m:limLow>
                <m:e>
                  <m:r>
                    <m:t>d</m:t>
                  </m:r>
                </m:e>
                <m:lim>
                  <m:r>
                    <m:rPr>
                      <m:sty m:val="p"/>
                    </m:rPr>
                    <m:t>∼</m:t>
                  </m:r>
                </m:lim>
              </m:limLow>
              <m:r>
                <m:rPr>
                  <m:sty m:val="p"/>
                </m:rPr>
                <m:t>+</m:t>
              </m:r>
              <m:sSup>
                <m:e>
                  <m:limLow>
                    <m:e>
                      <m:r>
                        <m:t>d</m:t>
                      </m:r>
                    </m:e>
                    <m:lim>
                      <m:r>
                        <m:rPr>
                          <m:sty m:val="p"/>
                        </m:rPr>
                        <m:t>∼</m:t>
                      </m:r>
                    </m:lim>
                  </m:limLow>
                </m:e>
                <m:sup>
                  <m:r>
                    <m:rPr>
                      <m:sty m:val="p"/>
                    </m:rPr>
                    <m:t>⊤</m:t>
                  </m:r>
                </m:sup>
              </m:sSup>
              <m:r>
                <m:rPr>
                  <m:sty m:val="bi"/>
                </m:rPr>
                <m:t>A</m:t>
              </m:r>
              <m:limLow>
                <m:e>
                  <m:r>
                    <m:t>u</m:t>
                  </m:r>
                </m:e>
                <m:lim>
                  <m:r>
                    <m:rPr>
                      <m:sty m:val="p"/>
                    </m:rPr>
                    <m:t>∼</m:t>
                  </m:r>
                </m:lim>
              </m:limLow>
              <m:r>
                <m:rPr>
                  <m:sty m:val="p"/>
                </m:rPr>
                <m:t>+</m:t>
              </m:r>
              <m:sSup>
                <m:e>
                  <m:limLow>
                    <m:e>
                      <m:r>
                        <m:t>d</m:t>
                      </m:r>
                    </m:e>
                    <m:lim>
                      <m:r>
                        <m:rPr>
                          <m:sty m:val="p"/>
                        </m:rPr>
                        <m:t>∼</m:t>
                      </m:r>
                    </m:lim>
                  </m:limLow>
                </m:e>
                <m:sup>
                  <m:r>
                    <m:rPr>
                      <m:sty m:val="p"/>
                    </m:rPr>
                    <m:t>⊤</m:t>
                  </m:r>
                </m:sup>
              </m:sSup>
              <m:r>
                <m:rPr>
                  <m:sty m:val="bi"/>
                </m:rPr>
                <m:t>A</m:t>
              </m:r>
              <m:limLow>
                <m:e>
                  <m:r>
                    <m:t>d</m:t>
                  </m:r>
                </m:e>
                <m:lim>
                  <m:r>
                    <m:rPr>
                      <m:sty m:val="p"/>
                    </m:rPr>
                    <m:t>∼</m:t>
                  </m:r>
                </m:lim>
              </m:limLow>
              <m:r>
                <m:t>&amp;</m:t>
              </m:r>
              <m:r>
                <m:t>&amp;</m:t>
              </m:r>
              <m:r>
                <m:rPr>
                  <m:nor/>
                  <m:sty m:val="p"/>
                </m:rPr>
                <m:t>(</m:t>
              </m:r>
              <m:r>
                <m:rPr>
                  <m:nor/>
                  <m:sty m:val="p"/>
                </m:rPr>
                <m:t>Theorem 50</m:t>
              </m:r>
              <m:r>
                <m:rPr>
                  <m:nor/>
                  <m:sty m:val="p"/>
                </m:rPr>
                <m:t>, both slots)</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sSup>
                <m:e>
                  <m:limLow>
                    <m:e>
                      <m:r>
                        <m:t>u</m:t>
                      </m:r>
                    </m:e>
                    <m:lim>
                      <m:r>
                        <m:rPr>
                          <m:sty m:val="p"/>
                        </m:rPr>
                        <m:t>∼</m:t>
                      </m:r>
                    </m:lim>
                  </m:limLow>
                </m:e>
                <m:sup>
                  <m:r>
                    <m:rPr>
                      <m:sty m:val="p"/>
                    </m:rPr>
                    <m:t>⊤</m:t>
                  </m:r>
                </m:sup>
              </m:sSup>
              <m:r>
                <m:rPr>
                  <m:sty m:val="bi"/>
                </m:rPr>
                <m:t>A</m:t>
              </m:r>
              <m:limLow>
                <m:e>
                  <m:r>
                    <m:t>d</m:t>
                  </m:r>
                </m:e>
                <m:lim>
                  <m:r>
                    <m:rPr>
                      <m:sty m:val="p"/>
                    </m:rPr>
                    <m:t>∼</m:t>
                  </m:r>
                </m:lim>
              </m:limLow>
              <m:r>
                <m:rPr>
                  <m:sty m:val="p"/>
                </m:rPr>
                <m:t>+</m:t>
              </m:r>
              <m:sSup>
                <m:e>
                  <m:limLow>
                    <m:e>
                      <m:r>
                        <m:t>u</m:t>
                      </m:r>
                    </m:e>
                    <m:lim>
                      <m:r>
                        <m:rPr>
                          <m:sty m:val="p"/>
                        </m:rPr>
                        <m:t>∼</m:t>
                      </m:r>
                    </m:lim>
                  </m:limLow>
                </m:e>
                <m:sup>
                  <m:r>
                    <m:rPr>
                      <m:sty m:val="p"/>
                    </m:rPr>
                    <m:t>⊤</m:t>
                  </m:r>
                </m:sup>
              </m:sSup>
              <m:r>
                <m:rPr>
                  <m:sty m:val="bi"/>
                </m:rPr>
                <m:t>A</m:t>
              </m:r>
              <m:limLow>
                <m:e>
                  <m:r>
                    <m:t>d</m:t>
                  </m:r>
                </m:e>
                <m:lim>
                  <m:r>
                    <m:rPr>
                      <m:sty m:val="p"/>
                    </m:rPr>
                    <m:t>∼</m:t>
                  </m:r>
                </m:lim>
              </m:limLow>
              <m:r>
                <m:rPr>
                  <m:sty m:val="p"/>
                </m:rPr>
                <m:t>+</m:t>
              </m:r>
              <m:sSup>
                <m:e>
                  <m:limLow>
                    <m:e>
                      <m:r>
                        <m:t>d</m:t>
                      </m:r>
                    </m:e>
                    <m:lim>
                      <m:r>
                        <m:rPr>
                          <m:sty m:val="p"/>
                        </m:rPr>
                        <m:t>∼</m:t>
                      </m:r>
                    </m:lim>
                  </m:limLow>
                </m:e>
                <m:sup>
                  <m:r>
                    <m:rPr>
                      <m:sty m:val="p"/>
                    </m:rPr>
                    <m:t>⊤</m:t>
                  </m:r>
                </m:sup>
              </m:sSup>
              <m:r>
                <m:rPr>
                  <m:sty m:val="bi"/>
                </m:rPr>
                <m:t>A</m:t>
              </m:r>
              <m:limLow>
                <m:e>
                  <m:r>
                    <m:t>d</m:t>
                  </m:r>
                </m:e>
                <m:lim>
                  <m:r>
                    <m:rPr>
                      <m:sty m:val="p"/>
                    </m:rPr>
                    <m:t>∼</m:t>
                  </m:r>
                </m:lim>
              </m:limLow>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A</m:t>
              </m:r>
              <m:limLow>
                <m:e>
                  <m:r>
                    <m:t>d</m:t>
                  </m:r>
                </m:e>
                <m:lim>
                  <m:r>
                    <m:rPr>
                      <m:sty m:val="p"/>
                    </m:rPr>
                    <m:t>∼</m:t>
                  </m:r>
                </m:lim>
              </m:limLow>
              <m:r>
                <m:rPr>
                  <m:sty m:val="p"/>
                </m:rPr>
                <m:t>+</m:t>
              </m:r>
              <m:sSup>
                <m:e>
                  <m:limLow>
                    <m:e>
                      <m:r>
                        <m:t>d</m:t>
                      </m:r>
                    </m:e>
                    <m:lim>
                      <m:r>
                        <m:rPr>
                          <m:sty m:val="p"/>
                        </m:rPr>
                        <m:t>∼</m:t>
                      </m:r>
                    </m:lim>
                  </m:limLow>
                </m:e>
                <m:sup>
                  <m:r>
                    <m:rPr>
                      <m:sty m:val="p"/>
                    </m:rPr>
                    <m:t>⊤</m:t>
                  </m:r>
                </m:sup>
              </m:sSup>
              <m:r>
                <m:rPr>
                  <m:sty m:val="bi"/>
                </m:rPr>
                <m:t>A</m:t>
              </m:r>
              <m:limLow>
                <m:e>
                  <m:r>
                    <m:t>d</m:t>
                  </m:r>
                </m:e>
                <m:lim>
                  <m:r>
                    <m:rPr>
                      <m:sty m:val="p"/>
                    </m:rPr>
                    <m:t>∼</m:t>
                  </m:r>
                </m:lim>
              </m:limLow>
              <m:r>
                <m:t>&amp;</m:t>
              </m:r>
              <m:r>
                <m:t>&amp;</m:t>
              </m:r>
              <m:r>
                <m:rPr>
                  <m:nor/>
                  <m:sty m:val="p"/>
                </m:rPr>
                <m:t>(combine like terms)</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d</m:t>
                      </m:r>
                    </m:e>
                    <m:lim>
                      <m:r>
                        <m:rPr>
                          <m:sty m:val="p"/>
                        </m:rPr>
                        <m:t>∼</m:t>
                      </m:r>
                    </m:lim>
                  </m:limLow>
                </m:e>
                <m:sup>
                  <m:r>
                    <m:rPr>
                      <m:sty m:val="p"/>
                    </m:rPr>
                    <m:t>⊤</m:t>
                  </m:r>
                </m:sup>
              </m:sSup>
              <m:r>
                <m:rPr>
                  <m:sty m:val="bi"/>
                </m:rPr>
                <m:t>B</m:t>
              </m:r>
              <m:limLow>
                <m:e>
                  <m:r>
                    <m:t>w</m:t>
                  </m:r>
                </m:e>
                <m:lim>
                  <m:r>
                    <m:rPr>
                      <m:sty m:val="p"/>
                    </m:rPr>
                    <m:t>∼</m:t>
                  </m:r>
                </m:lim>
              </m:limLow>
              <m:r>
                <m:t>&amp;</m:t>
              </m:r>
              <m:r>
                <m:t>&amp;</m:t>
              </m:r>
              <m:r>
                <m:rPr>
                  <m:nor/>
                  <m:sty m:val="p"/>
                </m:rPr>
                <m:t>(</m:t>
              </m:r>
              <m:r>
                <m:rPr>
                  <m:sty m:val="bi"/>
                </m:rPr>
                <m:t>A</m:t>
              </m:r>
              <m:limLow>
                <m:e>
                  <m:r>
                    <m:t>d</m:t>
                  </m:r>
                </m:e>
                <m:lim>
                  <m:r>
                    <m:rPr>
                      <m:sty m:val="p"/>
                    </m:rPr>
                    <m:t>∼</m:t>
                  </m:r>
                </m:lim>
              </m:limLow>
              <m:r>
                <m:rPr>
                  <m:sty m:val="p"/>
                </m:rPr>
                <m:t>=</m:t>
              </m:r>
              <m:r>
                <m:rPr>
                  <m:sty m:val="bi"/>
                </m:rPr>
                <m:t>B</m:t>
              </m:r>
              <m:limLow>
                <m:e>
                  <m:r>
                    <m:t>w</m:t>
                  </m:r>
                </m:e>
                <m:lim>
                  <m:r>
                    <m:rPr>
                      <m:sty m:val="p"/>
                    </m:rPr>
                    <m:t>∼</m:t>
                  </m:r>
                </m:lim>
              </m:limLow>
              <m:r>
                <m:rPr>
                  <m:nor/>
                  <m:sty m:val="p"/>
                </m:rPr>
                <m:t>, twice)</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limLow>
                <m:e>
                  <m:r>
                    <m:t>w</m:t>
                  </m:r>
                </m:e>
                <m:lim>
                  <m:r>
                    <m:rPr>
                      <m:sty m:val="p"/>
                    </m:rPr>
                    <m:t>∼</m:t>
                  </m:r>
                </m:lim>
              </m:limLow>
              <m:r>
                <m:rPr>
                  <m:sty m:val="p"/>
                </m:rPr>
                <m:t>,</m:t>
              </m:r>
              <m:r>
                <m:t>&amp;</m:t>
              </m:r>
              <m:r>
                <m:t>&amp;</m:t>
              </m:r>
              <m:r>
                <m:rPr>
                  <m:nor/>
                  <m:sty m:val="p"/>
                </m:rPr>
                <m:t>(</m:t>
              </m:r>
              <m:sSup>
                <m:e>
                  <m:limLow>
                    <m:e>
                      <m:r>
                        <m:t>d</m:t>
                      </m:r>
                    </m:e>
                    <m:lim>
                      <m:r>
                        <m:rPr>
                          <m:sty m:val="p"/>
                        </m:rPr>
                        <m:t>∼</m:t>
                      </m:r>
                    </m:lim>
                  </m:limLow>
                </m:e>
                <m:sup>
                  <m:r>
                    <m:rPr>
                      <m:sty m:val="p"/>
                    </m:rPr>
                    <m:t>⊤</m:t>
                  </m:r>
                </m:sup>
              </m:sSup>
              <m:r>
                <m:rPr>
                  <m:sty m:val="p"/>
                </m:rPr>
                <m:t>=</m:t>
              </m:r>
              <m:sSup>
                <m:e>
                  <m:limLow>
                    <m:e>
                      <m:r>
                        <m:t>w</m:t>
                      </m:r>
                    </m:e>
                    <m:lim>
                      <m:r>
                        <m:rPr>
                          <m:sty m:val="p"/>
                        </m:rPr>
                        <m:t>∼</m:t>
                      </m:r>
                    </m:lim>
                  </m:limLow>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9</m:t>
              </m:r>
              <m:r>
                <m:rPr>
                  <m:nor/>
                  <m:sty m:val="p"/>
                </m:rPr>
                <m:t>)</m:t>
              </m:r>
            </m:e>
          </m:eqArr>
        </m:oMath>
      </m:oMathPara>
    </w:p>
    <w:p>
      <w:pPr>
        <w:pStyle w:val="FirstParagraph"/>
      </w:pPr>
      <w:r>
        <w:t xml:space="preserve">and</w:t>
      </w:r>
    </w:p>
    <w:p>
      <w:pPr>
        <w:pStyle w:val="BodyText"/>
      </w:pPr>
      <m:oMathPara>
        <m:oMathParaPr>
          <m:jc m:val="center"/>
        </m:oMathParaPr>
        <m:oMath>
          <m:eqArr>
            <m:e>
              <m:sSup>
                <m:e>
                  <m:limLow>
                    <m:e>
                      <m:r>
                        <m:t>w</m:t>
                      </m:r>
                    </m:e>
                    <m:lim>
                      <m:r>
                        <m:rPr>
                          <m:sty m:val="p"/>
                        </m:rPr>
                        <m:t>∼</m:t>
                      </m:r>
                    </m:lim>
                  </m:limLow>
                </m:e>
                <m:sup>
                  <m:r>
                    <m:rPr>
                      <m:sty m:val="p"/>
                    </m:rPr>
                    <m:t>⊤</m:t>
                  </m:r>
                </m:sup>
              </m:sSup>
              <m:r>
                <m:rPr>
                  <m:sty m:val="bi"/>
                </m:rPr>
                <m:t>S</m:t>
              </m:r>
              <m:limLow>
                <m:e>
                  <m:r>
                    <m:t>w</m:t>
                  </m:r>
                </m:e>
                <m:lim>
                  <m:r>
                    <m:rPr>
                      <m:sty m:val="p"/>
                    </m:rPr>
                    <m:t>∼</m:t>
                  </m:r>
                </m:lim>
              </m:limLow>
              <m:r>
                <m:t>&amp;</m:t>
              </m:r>
              <m:r>
                <m:rPr>
                  <m:sty m:val="p"/>
                </m:rPr>
                <m:t>=</m:t>
              </m:r>
              <m:sSup>
                <m:e>
                  <m:limLow>
                    <m:e>
                      <m:r>
                        <m:t>w</m:t>
                      </m:r>
                    </m:e>
                    <m:lim>
                      <m:r>
                        <m:rPr>
                          <m:sty m:val="p"/>
                        </m:rPr>
                        <m:t>∼</m:t>
                      </m:r>
                    </m:lim>
                  </m:limLow>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limLow>
                <m:e>
                  <m:r>
                    <m:t>w</m:t>
                  </m:r>
                </m:e>
                <m:lim>
                  <m:r>
                    <m:rPr>
                      <m:sty m:val="p"/>
                    </m:rPr>
                    <m:t>∼</m:t>
                  </m:r>
                </m:lim>
              </m:limLow>
              <m:r>
                <m:t>&amp;</m:t>
              </m:r>
              <m:r>
                <m:t>&amp;</m:t>
              </m:r>
              <m:r>
                <m:rPr>
                  <m:nor/>
                  <m:sty m:val="p"/>
                </m:rPr>
                <m:t>(substitute </m:t>
              </m:r>
              <m:r>
                <m:rPr>
                  <m:sty m:val="bi"/>
                </m:rPr>
                <m:t>S</m:t>
              </m:r>
              <m:r>
                <m:rPr>
                  <m:nor/>
                  <m:sty m:val="p"/>
                </m:rPr>
                <m:t>)</m:t>
              </m:r>
            </m:e>
            <m:e>
              <m:r>
                <m:t>&amp;</m:t>
              </m:r>
              <m:r>
                <m:rPr>
                  <m:sty m:val="p"/>
                </m:rPr>
                <m:t>=</m:t>
              </m:r>
              <m:sSup>
                <m:e>
                  <m:limLow>
                    <m:e>
                      <m:r>
                        <m:t>w</m:t>
                      </m:r>
                    </m:e>
                    <m:lim>
                      <m:r>
                        <m:rPr>
                          <m:sty m:val="p"/>
                        </m:rPr>
                        <m:t>∼</m:t>
                      </m:r>
                    </m:lim>
                  </m:limLow>
                </m:e>
                <m:sup>
                  <m:r>
                    <m:rPr>
                      <m:sty m:val="p"/>
                    </m:rPr>
                    <m:t>⊤</m:t>
                  </m:r>
                </m:sup>
              </m:sSup>
              <m:r>
                <m:t> </m:t>
              </m:r>
              <m:r>
                <m:rPr>
                  <m:sty m:val="p"/>
                </m:rPr>
                <m:t>(</m:t>
              </m:r>
              <m:r>
                <m:rPr>
                  <m:sty m:val="bi"/>
                </m:rPr>
                <m:t>C</m:t>
              </m:r>
              <m:limLow>
                <m:e>
                  <m:r>
                    <m:t>w</m:t>
                  </m:r>
                </m:e>
                <m:lim>
                  <m:r>
                    <m:rPr>
                      <m:sty m:val="p"/>
                    </m:rPr>
                    <m:t>∼</m:t>
                  </m:r>
                </m:lim>
              </m:limLow>
              <m:r>
                <m:rPr>
                  <m:sty m:val="p"/>
                </m:rPr>
                <m:t>−</m:t>
              </m:r>
              <m:sSup>
                <m:e>
                  <m:r>
                    <m:rPr>
                      <m:sty m:val="bi"/>
                    </m:rPr>
                    <m:t>B</m:t>
                  </m:r>
                </m:e>
                <m:sup>
                  <m:r>
                    <m:rPr>
                      <m:sty m:val="p"/>
                    </m:rPr>
                    <m:t>⊤</m:t>
                  </m:r>
                </m:sup>
              </m:sSup>
              <m:sSup>
                <m:e>
                  <m:r>
                    <m:rPr>
                      <m:sty m:val="bi"/>
                    </m:rPr>
                    <m:t>A</m:t>
                  </m:r>
                </m:e>
                <m:sup>
                  <m:r>
                    <m:rPr>
                      <m:sty m:val="p"/>
                    </m:rPr>
                    <m:t>−</m:t>
                  </m:r>
                  <m:r>
                    <m:t>1</m:t>
                  </m:r>
                </m:sup>
              </m:sSup>
              <m:r>
                <m:rPr>
                  <m:sty m:val="bi"/>
                </m:rPr>
                <m:t>B</m:t>
              </m:r>
              <m:limLow>
                <m:e>
                  <m:r>
                    <m:t>w</m:t>
                  </m:r>
                </m:e>
                <m:lim>
                  <m:r>
                    <m:rPr>
                      <m:sty m:val="p"/>
                    </m:rPr>
                    <m:t>∼</m:t>
                  </m:r>
                </m:lim>
              </m:limLow>
              <m:r>
                <m:rPr>
                  <m:sty m:val="p"/>
                </m:rPr>
                <m:t>)</m:t>
              </m:r>
              <m:r>
                <m:t>&amp;</m:t>
              </m:r>
              <m:r>
                <m:t>&amp;</m:t>
              </m:r>
              <m:r>
                <m:rPr>
                  <m:nor/>
                  <m:sty m:val="p"/>
                </m:rPr>
                <m:t>(</m:t>
              </m:r>
              <m:r>
                <m:rPr>
                  <m:nor/>
                  <m:sty m:val="p"/>
                </m:rPr>
                <m:t>Theorem 93</m:t>
              </m:r>
              <m:r>
                <m:rPr>
                  <m:nor/>
                  <m:sty m:val="p"/>
                </m:rPr>
                <m:t>, difference rule on the right)</m:t>
              </m:r>
            </m:e>
            <m:e>
              <m:r>
                <m:t>&amp;</m:t>
              </m:r>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r>
                <m:rPr>
                  <m:sty m:val="p"/>
                </m:rPr>
                <m:t>−</m:t>
              </m:r>
              <m:sSup>
                <m:e>
                  <m:limLow>
                    <m:e>
                      <m:r>
                        <m:t>w</m:t>
                      </m:r>
                    </m:e>
                    <m:lim>
                      <m:r>
                        <m:rPr>
                          <m:sty m:val="p"/>
                        </m:rPr>
                        <m:t>∼</m:t>
                      </m:r>
                    </m:lim>
                  </m:limLow>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limLow>
                <m:e>
                  <m:r>
                    <m:t>w</m:t>
                  </m:r>
                </m:e>
                <m:lim>
                  <m:r>
                    <m:rPr>
                      <m:sty m:val="p"/>
                    </m:rPr>
                    <m:t>∼</m:t>
                  </m:r>
                </m:lim>
              </m:limLow>
              <m:r>
                <m:rPr>
                  <m:sty m:val="p"/>
                </m:rPr>
                <m:t>.</m:t>
              </m:r>
              <m:r>
                <m:t>&amp;</m:t>
              </m:r>
              <m:r>
                <m:t>&amp;</m:t>
              </m:r>
              <m:r>
                <m:rPr>
                  <m:nor/>
                  <m:sty m:val="p"/>
                </m:rPr>
                <m:t>(</m:t>
              </m:r>
              <m:r>
                <m:rPr>
                  <m:nor/>
                  <m:sty m:val="p"/>
                </m:rPr>
                <m:t>Theorem 93</m:t>
              </m:r>
              <m:r>
                <m:rPr>
                  <m:nor/>
                  <m:sty m:val="p"/>
                </m:rPr>
                <m:t>, difference rule on the left)</m:t>
              </m:r>
            </m:e>
          </m:eqArr>
        </m:oMath>
      </m:oMathPara>
    </w:p>
    <w:p>
      <w:pPr>
        <w:pStyle w:val="FirstParagraph"/>
      </w:pPr>
      <w:r>
        <w:t xml:space="preserve">Adding the two displays, the</w:t>
      </w:r>
      <w:r>
        <w:t xml:space="preserve"> </w:t>
      </w:r>
      <m:oMath>
        <m:sSup>
          <m:e>
            <m:limLow>
              <m:e>
                <m:r>
                  <m:t>w</m:t>
                </m:r>
              </m:e>
              <m:lim>
                <m:r>
                  <m:rPr>
                    <m:sty m:val="p"/>
                  </m:rPr>
                  <m:t>∼</m:t>
                </m:r>
              </m:lim>
            </m:limLow>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limLow>
          <m:e>
            <m:r>
              <m:t>w</m:t>
            </m:r>
          </m:e>
          <m:lim>
            <m:r>
              <m:rPr>
                <m:sty m:val="p"/>
              </m:rPr>
              <m:t>∼</m:t>
            </m:r>
          </m:lim>
        </m:limLow>
      </m:oMath>
      <w:r>
        <w:t xml:space="preserve"> </w:t>
      </w:r>
      <w:r>
        <w:t xml:space="preserve">terms cancel, leaving</w:t>
      </w:r>
      <w:r>
        <w:t xml:space="preserve"> </w:t>
      </w:r>
      <m:oMath>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oMath>
      <w:r>
        <w:t xml:space="preserve">,</w:t>
      </w:r>
      <w:r>
        <w:t xml:space="preserve"> </w:t>
      </w:r>
      <w:r>
        <w:t xml:space="preserve">which is</w:t>
      </w:r>
      <w:r>
        <w:t xml:space="preserve"> </w:t>
      </w:r>
      <m:oMath>
        <m:sSup>
          <m:e>
            <m:limLow>
              <m:e>
                <m:r>
                  <m:t>v</m:t>
                </m:r>
              </m:e>
              <m:lim>
                <m:r>
                  <m:rPr>
                    <m:sty m:val="p"/>
                  </m:rPr>
                  <m:t>∼</m:t>
                </m:r>
              </m:lim>
            </m:limLow>
          </m:e>
          <m:sup>
            <m:r>
              <m:rPr>
                <m:sty m:val="p"/>
              </m:rPr>
              <m:t>⊤</m:t>
            </m:r>
          </m:sup>
        </m:sSup>
        <m:r>
          <m:rPr>
            <m:sty m:val="bi"/>
          </m:rPr>
          <m:t>X</m:t>
        </m:r>
        <m:limLow>
          <m:e>
            <m:r>
              <m:t>v</m:t>
            </m:r>
          </m:e>
          <m:lim>
            <m:r>
              <m:rPr>
                <m:sty m:val="p"/>
              </m:rPr>
              <m:t>∼</m:t>
            </m:r>
          </m:lim>
        </m:limLow>
      </m:oMath>
      <w:r>
        <w:t xml:space="preserve"> </w:t>
      </w:r>
      <w:r>
        <w:t xml:space="preserve">by</w:t>
      </w:r>
      <w:r>
        <w:t xml:space="preserve"> </w:t>
      </w:r>
      <w:hyperlink w:anchor="eq-block-quadratic">
        <w:r>
          <w:rPr>
            <w:rStyle w:val="Hyperlink"/>
          </w:rPr>
          <w:t xml:space="preserve">Equation 8</w:t>
        </w:r>
      </w:hyperlink>
      <w:r>
        <w:t xml:space="preserve">.</w:t>
      </w:r>
    </w:p>
    <w:bookmarkStart w:id="660" w:name="exm-block-quadratic"/>
    <w:p>
      <w:pPr>
        <w:pStyle w:val="BodyText"/>
      </w:pPr>
      <w:r>
        <w:rPr>
          <w:b/>
          <w:bCs/>
        </w:rPr>
        <w:t xml:space="preserve">Example 210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limLow>
          <m:e>
            <m:r>
              <m:t>v</m:t>
            </m:r>
          </m:e>
          <m:lim>
            <m:r>
              <m:rPr>
                <m:sty m:val="p"/>
              </m:rPr>
              <m:t>∼</m:t>
            </m:r>
          </m:lim>
        </m:limLow>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60"/>
    <w:bookmarkStart w:id="661" w:name="def-schur-complement"/>
    <w:p>
      <w:pPr>
        <w:pStyle w:val="FirstParagraph"/>
      </w:pPr>
      <w:r>
        <w:rPr>
          <w:b/>
          <w:bCs/>
        </w:rPr>
        <w:t xml:space="preserve">Definition 124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119</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119</w:t>
        </w:r>
      </w:hyperlink>
      <w:r>
        <w:t xml:space="preserve">.</w:t>
      </w:r>
    </w:p>
    <w:bookmarkEnd w:id="661"/>
    <w:bookmarkStart w:id="662" w:name="exm-schur-complement"/>
    <w:p>
      <w:pPr>
        <w:pStyle w:val="BodyText"/>
      </w:pPr>
      <w:r>
        <w:rPr>
          <w:b/>
          <w:bCs/>
        </w:rPr>
        <w:t xml:space="preserve">Example 211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8"/>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8"/>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8"/>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62"/>
    <w:bookmarkStart w:id="663" w:name="thm-schur-test"/>
    <w:p>
      <w:pPr>
        <w:pStyle w:val="FirstParagraph"/>
      </w:pPr>
      <w:r>
        <w:rPr>
          <w:b/>
          <w:bCs/>
        </w:rPr>
        <w:t xml:space="preserve">Theorem 120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119</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124</w:t>
        </w:r>
      </w:hyperlink>
      <w:r>
        <w:t xml:space="preserve">) is positive definite.</w:t>
      </w:r>
    </w:p>
    <w:bookmarkEnd w:id="663"/>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81</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limLow>
          <m:e>
            <m:r>
              <m:t>v</m:t>
            </m:r>
          </m:e>
          <m:lim>
            <m:r>
              <m:rPr>
                <m:sty m:val="p"/>
              </m:rPr>
              <m:t>∼</m:t>
            </m:r>
          </m:lim>
        </m:limLow>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r>
          <m:rPr>
            <m:sty m:val="p"/>
          </m:rPr>
          <m:t>≠</m:t>
        </m:r>
        <m:limLow>
          <m:e>
            <m:r>
              <m:t>0</m:t>
            </m:r>
          </m:e>
          <m:lim>
            <m:r>
              <m:rPr>
                <m:sty m:val="p"/>
              </m:rPr>
              <m:t>∼</m:t>
            </m:r>
          </m:lim>
        </m:limLow>
      </m:oMath>
      <w:r>
        <w:t xml:space="preserve"> </w:t>
      </w:r>
      <w:r>
        <w:t xml:space="preserve">and</w:t>
      </w:r>
      <w:r>
        <w:t xml:space="preserve"> </w:t>
      </w:r>
      <m:oMath>
        <m:limLow>
          <m:e>
            <m:r>
              <m:t>z</m:t>
            </m:r>
          </m:e>
          <m:lim>
            <m:r>
              <m:rPr>
                <m:sty m:val="p"/>
              </m:rPr>
              <m:t>∼</m:t>
            </m:r>
          </m:lim>
        </m:limLow>
        <m:r>
          <m:rPr>
            <m:sty m:val="p"/>
          </m:rPr>
          <m:t>=</m:t>
        </m:r>
        <m:limLow>
          <m:e>
            <m:r>
              <m:t>u</m:t>
            </m:r>
          </m:e>
          <m:lim>
            <m:r>
              <m:rPr>
                <m:sty m:val="p"/>
              </m:rPr>
              <m:t>∼</m:t>
            </m:r>
          </m:lim>
        </m:limLow>
        <m:r>
          <m:rPr>
            <m:sty m:val="p"/>
          </m:rPr>
          <m:t>+</m:t>
        </m:r>
        <m:sSup>
          <m:e>
            <m:r>
              <m:rPr>
                <m:sty m:val="bi"/>
              </m:rPr>
              <m:t>A</m:t>
            </m:r>
          </m:e>
          <m:sup>
            <m:r>
              <m:rPr>
                <m:sty m:val="p"/>
              </m:rPr>
              <m:t>−</m:t>
            </m:r>
            <m:r>
              <m:t>1</m:t>
            </m:r>
          </m:sup>
        </m:sSup>
        <m:r>
          <m:rPr>
            <m:sty m:val="bi"/>
          </m:rPr>
          <m:t>B</m:t>
        </m:r>
        <m:limLow>
          <m:e>
            <m:r>
              <m:t>w</m:t>
            </m:r>
          </m:e>
          <m:lim>
            <m:r>
              <m:rPr>
                <m:sty m:val="p"/>
              </m:rPr>
              <m:t>∼</m:t>
            </m:r>
          </m:lim>
        </m:limLow>
      </m:oMath>
      <w:r>
        <w:t xml:space="preserve">.</w:t>
      </w:r>
      <w:r>
        <w:t xml:space="preserve"> </w:t>
      </w:r>
      <w:r>
        <w:t xml:space="preserve">By</w:t>
      </w:r>
      <w:r>
        <w:t xml:space="preserve"> </w:t>
      </w:r>
      <w:hyperlink w:anchor="thm-block-quadratic">
        <w:r>
          <w:rPr>
            <w:rStyle w:val="Hyperlink"/>
          </w:rPr>
          <w:t xml:space="preserve">Theorem 119</w:t>
        </w:r>
      </w:hyperlink>
      <w:r>
        <w:t xml:space="preserve">,</w:t>
      </w:r>
      <w:r>
        <w:t xml:space="preserve"> </w:t>
      </w:r>
      <m:oMath>
        <m:sSup>
          <m:e>
            <m:limLow>
              <m:e>
                <m:r>
                  <m:t>v</m:t>
                </m:r>
              </m:e>
              <m:lim>
                <m:r>
                  <m:rPr>
                    <m:sty m:val="p"/>
                  </m:rPr>
                  <m:t>∼</m:t>
                </m:r>
              </m:lim>
            </m:limLow>
          </m:e>
          <m:sup>
            <m:r>
              <m:rPr>
                <m:sty m:val="p"/>
              </m:rPr>
              <m:t>⊤</m:t>
            </m:r>
          </m:sup>
        </m:sSup>
        <m:r>
          <m:rPr>
            <m:sty m:val="bi"/>
          </m:rPr>
          <m:t>X</m:t>
        </m:r>
        <m:limLow>
          <m:e>
            <m:r>
              <m:t>v</m:t>
            </m:r>
          </m:e>
          <m:lim>
            <m:r>
              <m:rPr>
                <m:sty m:val="p"/>
              </m:rPr>
              <m:t>∼</m:t>
            </m:r>
          </m:lim>
        </m:limLow>
        <m:r>
          <m:rPr>
            <m:sty m:val="p"/>
          </m:rPr>
          <m:t>=</m:t>
        </m:r>
        <m:sSup>
          <m:e>
            <m:limLow>
              <m:e>
                <m:r>
                  <m:t>z</m:t>
                </m:r>
              </m:e>
              <m:lim>
                <m:r>
                  <m:rPr>
                    <m:sty m:val="p"/>
                  </m:rPr>
                  <m:t>∼</m:t>
                </m:r>
              </m:lim>
            </m:limLow>
          </m:e>
          <m:sup>
            <m:r>
              <m:rPr>
                <m:sty m:val="p"/>
              </m:rPr>
              <m:t>⊤</m:t>
            </m:r>
          </m:sup>
        </m:sSup>
        <m:r>
          <m:rPr>
            <m:sty m:val="bi"/>
          </m:rPr>
          <m:t>A</m:t>
        </m:r>
        <m:limLow>
          <m:e>
            <m:r>
              <m:t>z</m:t>
            </m:r>
          </m:e>
          <m:lim>
            <m:r>
              <m:rPr>
                <m:sty m:val="p"/>
              </m:rPr>
              <m:t>∼</m:t>
            </m:r>
          </m:lim>
        </m:limLow>
        <m:r>
          <m:rPr>
            <m:sty m:val="p"/>
          </m:rPr>
          <m:t>+</m:t>
        </m:r>
        <m:sSup>
          <m:e>
            <m:limLow>
              <m:e>
                <m:r>
                  <m:t>w</m:t>
                </m:r>
              </m:e>
              <m:lim>
                <m:r>
                  <m:rPr>
                    <m:sty m:val="p"/>
                  </m:rPr>
                  <m:t>∼</m:t>
                </m:r>
              </m:lim>
            </m:limLow>
          </m:e>
          <m:sup>
            <m:r>
              <m:rPr>
                <m:sty m:val="p"/>
              </m:rPr>
              <m:t>⊤</m:t>
            </m:r>
          </m:sup>
        </m:sSup>
        <m:r>
          <m:rPr>
            <m:sty m:val="bi"/>
          </m:rPr>
          <m:t>S</m:t>
        </m:r>
        <m:limLow>
          <m:e>
            <m:r>
              <m:t>w</m:t>
            </m:r>
          </m:e>
          <m:lim>
            <m:r>
              <m:rPr>
                <m:sty m:val="p"/>
              </m:rPr>
              <m:t>∼</m:t>
            </m:r>
          </m:lim>
        </m:limLow>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limLow>
          <m:e>
            <m:r>
              <m:t>w</m:t>
            </m:r>
          </m:e>
          <m:lim>
            <m:r>
              <m:rPr>
                <m:sty m:val="p"/>
              </m:rPr>
              <m:t>∼</m:t>
            </m:r>
          </m:lim>
        </m:limLow>
        <m:r>
          <m:rPr>
            <m:sty m:val="p"/>
          </m:rPr>
          <m:t>≠</m:t>
        </m:r>
        <m:limLow>
          <m:e>
            <m:r>
              <m:t>0</m:t>
            </m:r>
          </m:e>
          <m:lim>
            <m:r>
              <m:rPr>
                <m:sty m:val="p"/>
              </m:rPr>
              <m:t>∼</m:t>
            </m:r>
          </m:lim>
        </m:limLow>
      </m:oMath>
      <w:r>
        <w:t xml:space="preserve">, the second term is positive.</w:t>
      </w:r>
      <w:r>
        <w:t xml:space="preserve"> </w:t>
      </w:r>
      <w:r>
        <w:t xml:space="preserve">If</w:t>
      </w:r>
      <w:r>
        <w:t xml:space="preserve"> </w:t>
      </w:r>
      <m:oMath>
        <m:limLow>
          <m:e>
            <m:r>
              <m:t>w</m:t>
            </m:r>
          </m:e>
          <m:lim>
            <m:r>
              <m:rPr>
                <m:sty m:val="p"/>
              </m:rPr>
              <m:t>∼</m:t>
            </m:r>
          </m:lim>
        </m:limLow>
        <m:r>
          <m:rPr>
            <m:sty m:val="p"/>
          </m:rPr>
          <m:t>=</m:t>
        </m:r>
        <m:limLow>
          <m:e>
            <m:r>
              <m:t>0</m:t>
            </m:r>
          </m:e>
          <m:lim>
            <m:r>
              <m:rPr>
                <m:sty m:val="p"/>
              </m:rPr>
              <m:t>∼</m:t>
            </m:r>
          </m:lim>
        </m:limLow>
      </m:oMath>
      <w:r>
        <w:t xml:space="preserve">, then</w:t>
      </w:r>
      <w:r>
        <w:t xml:space="preserve"> </w:t>
      </w:r>
      <m:oMath>
        <m:limLow>
          <m:e>
            <m:r>
              <m:t>u</m:t>
            </m:r>
          </m:e>
          <m:lim>
            <m:r>
              <m:rPr>
                <m:sty m:val="p"/>
              </m:rPr>
              <m:t>∼</m:t>
            </m:r>
          </m:lim>
        </m:limLow>
        <m:r>
          <m:rPr>
            <m:sty m:val="p"/>
          </m:rPr>
          <m:t>≠</m:t>
        </m:r>
        <m:limLow>
          <m:e>
            <m:r>
              <m:t>0</m:t>
            </m:r>
          </m:e>
          <m:lim>
            <m:r>
              <m:rPr>
                <m:sty m:val="p"/>
              </m:rPr>
              <m:t>∼</m:t>
            </m:r>
          </m:lim>
        </m:limLow>
      </m:oMath>
      <w:r>
        <w:t xml:space="preserve"> </w:t>
      </w:r>
      <w:r>
        <w:t xml:space="preserve">and</w:t>
      </w:r>
      <w:r>
        <w:t xml:space="preserve"> </w:t>
      </w:r>
      <m:oMath>
        <m:limLow>
          <m:e>
            <m:r>
              <m:t>z</m:t>
            </m:r>
          </m:e>
          <m:lim>
            <m:r>
              <m:rPr>
                <m:sty m:val="p"/>
              </m:rPr>
              <m:t>∼</m:t>
            </m:r>
          </m:lim>
        </m:limLow>
        <m:r>
          <m:rPr>
            <m:sty m:val="p"/>
          </m:rPr>
          <m:t>=</m:t>
        </m:r>
        <m:limLow>
          <m:e>
            <m:r>
              <m:t>u</m:t>
            </m:r>
          </m:e>
          <m:lim>
            <m:r>
              <m:rPr>
                <m:sty m:val="p"/>
              </m:rPr>
              <m:t>∼</m:t>
            </m:r>
          </m:lim>
        </m:limLow>
      </m:oMath>
      <w:r>
        <w:t xml:space="preserve">, so the first term is positive.</w:t>
      </w:r>
      <w:r>
        <w:t xml:space="preserve"> </w:t>
      </w:r>
      <w:r>
        <w:t xml:space="preserve">Either way</w:t>
      </w:r>
      <w:r>
        <w:t xml:space="preserve"> </w:t>
      </w:r>
      <m:oMath>
        <m:sSup>
          <m:e>
            <m:limLow>
              <m:e>
                <m:r>
                  <m:t>v</m:t>
                </m:r>
              </m:e>
              <m:lim>
                <m:r>
                  <m:rPr>
                    <m:sty m:val="p"/>
                  </m:rPr>
                  <m:t>∼</m:t>
                </m:r>
              </m:lim>
            </m:limLow>
          </m:e>
          <m:sup>
            <m:r>
              <m:rPr>
                <m:sty m:val="p"/>
              </m:rPr>
              <m:t>⊤</m:t>
            </m:r>
          </m:sup>
        </m:sSup>
        <m:r>
          <m:rPr>
            <m:sty m:val="bi"/>
          </m:rPr>
          <m:t>X</m:t>
        </m:r>
        <m:limLow>
          <m:e>
            <m:r>
              <m:t>v</m:t>
            </m:r>
          </m:e>
          <m:lim>
            <m:r>
              <m:rPr>
                <m:sty m:val="p"/>
              </m:rPr>
              <m:t>∼</m:t>
            </m:r>
          </m:lim>
        </m:limLow>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118</w:t>
        </w:r>
      </w:hyperlink>
      <w:r>
        <w:t xml:space="preserve">),</w:t>
      </w:r>
      <w:r>
        <w:t xml:space="preserve"> </w:t>
      </w:r>
      <w:r>
        <w:t xml:space="preserve">and invertible (</w:t>
      </w:r>
      <w:hyperlink w:anchor="thm-pd-inverse">
        <w:r>
          <w:rPr>
            <w:rStyle w:val="Hyperlink"/>
          </w:rPr>
          <w:t xml:space="preserve">Theorem 81</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9</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limLow>
          <m:e>
            <m:r>
              <m:t>w</m:t>
            </m:r>
          </m:e>
          <m:lim>
            <m:r>
              <m:rPr>
                <m:sty m:val="p"/>
              </m:rPr>
              <m:t>∼</m:t>
            </m:r>
          </m:lim>
        </m:limLow>
        <m:r>
          <m:rPr>
            <m:sty m:val="p"/>
          </m:rPr>
          <m:t>≠</m:t>
        </m:r>
        <m:limLow>
          <m:e>
            <m:r>
              <m:t>0</m:t>
            </m:r>
          </m:e>
          <m:lim>
            <m:r>
              <m:rPr>
                <m:sty m:val="p"/>
              </m:rPr>
              <m:t>∼</m:t>
            </m:r>
          </m:lim>
        </m:limLow>
      </m:oMath>
      <w:r>
        <w:t xml:space="preserve">, take</w:t>
      </w:r>
      <w:r>
        <w:t xml:space="preserve"> </w:t>
      </w:r>
      <m:oMath>
        <m:limLow>
          <m:e>
            <m:r>
              <m:t>u</m:t>
            </m:r>
          </m:e>
          <m:lim>
            <m:r>
              <m:rPr>
                <m:sty m:val="p"/>
              </m:rPr>
              <m:t>∼</m:t>
            </m:r>
          </m:lim>
        </m:limLow>
        <m:r>
          <m:rPr>
            <m:sty m:val="p"/>
          </m:rPr>
          <m:t>=</m:t>
        </m:r>
        <m:r>
          <m:rPr>
            <m:sty m:val="p"/>
          </m:rPr>
          <m:t>−</m:t>
        </m:r>
        <m:sSup>
          <m:e>
            <m:r>
              <m:rPr>
                <m:sty m:val="bi"/>
              </m:rPr>
              <m:t>A</m:t>
            </m:r>
          </m:e>
          <m:sup>
            <m:r>
              <m:rPr>
                <m:sty m:val="p"/>
              </m:rPr>
              <m:t>−</m:t>
            </m:r>
            <m:r>
              <m:t>1</m:t>
            </m:r>
          </m:sup>
        </m:sSup>
        <m:r>
          <m:rPr>
            <m:sty m:val="bi"/>
          </m:rPr>
          <m:t>B</m:t>
        </m:r>
        <m:limLow>
          <m:e>
            <m:r>
              <m:t>w</m:t>
            </m:r>
          </m:e>
          <m:lim>
            <m:r>
              <m:rPr>
                <m:sty m:val="p"/>
              </m:rPr>
              <m:t>∼</m:t>
            </m:r>
          </m:lim>
        </m:limLow>
      </m:oMath>
      <w:r>
        <w:t xml:space="preserve">, so</w:t>
      </w:r>
      <w:r>
        <w:t xml:space="preserve"> </w:t>
      </w:r>
      <m:oMath>
        <m:limLow>
          <m:e>
            <m:r>
              <m:t>z</m:t>
            </m:r>
          </m:e>
          <m:lim>
            <m:r>
              <m:rPr>
                <m:sty m:val="p"/>
              </m:rPr>
              <m:t>∼</m:t>
            </m:r>
          </m:lim>
        </m:limLow>
        <m:r>
          <m:rPr>
            <m:sty m:val="p"/>
          </m:rPr>
          <m:t>=</m:t>
        </m:r>
        <m:limLow>
          <m:e>
            <m:r>
              <m:t>0</m:t>
            </m:r>
          </m:e>
          <m:lim>
            <m:r>
              <m:rPr>
                <m:sty m:val="p"/>
              </m:rPr>
              <m:t>∼</m:t>
            </m:r>
          </m:lim>
        </m:limLow>
      </m:oMath>
      <w:r>
        <w:t xml:space="preserve"> </w:t>
      </w:r>
      <w:r>
        <w:t xml:space="preserve">and</w:t>
      </w:r>
      <w:r>
        <w:t xml:space="preserve"> </w:t>
      </w:r>
      <m:oMath>
        <m:limLow>
          <m:e>
            <m:r>
              <m:t>v</m:t>
            </m:r>
          </m:e>
          <m:lim>
            <m:r>
              <m:rPr>
                <m:sty m:val="p"/>
              </m:rPr>
              <m:t>∼</m:t>
            </m:r>
          </m:lim>
        </m:limLow>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r>
          <m:rPr>
            <m:sty m:val="p"/>
          </m:rPr>
          <m:t>≠</m:t>
        </m:r>
        <m:limLow>
          <m:e>
            <m:r>
              <m:t>0</m:t>
            </m:r>
          </m:e>
          <m:lim>
            <m:r>
              <m:rPr>
                <m:sty m:val="p"/>
              </m:rPr>
              <m:t>∼</m:t>
            </m:r>
          </m:lim>
        </m:limLow>
      </m:oMath>
      <w:r>
        <w:t xml:space="preserve">; then</w:t>
      </w:r>
      <w:r>
        <w:t xml:space="preserve"> </w:t>
      </w:r>
      <m:oMath>
        <m:sSup>
          <m:e>
            <m:limLow>
              <m:e>
                <m:r>
                  <m:t>w</m:t>
                </m:r>
              </m:e>
              <m:lim>
                <m:r>
                  <m:rPr>
                    <m:sty m:val="p"/>
                  </m:rPr>
                  <m:t>∼</m:t>
                </m:r>
              </m:lim>
            </m:limLow>
          </m:e>
          <m:sup>
            <m:r>
              <m:rPr>
                <m:sty m:val="p"/>
              </m:rPr>
              <m:t>⊤</m:t>
            </m:r>
          </m:sup>
        </m:sSup>
        <m:r>
          <m:rPr>
            <m:sty m:val="bi"/>
          </m:rPr>
          <m:t>S</m:t>
        </m:r>
        <m:limLow>
          <m:e>
            <m:r>
              <m:t>w</m:t>
            </m:r>
          </m:e>
          <m:lim>
            <m:r>
              <m:rPr>
                <m:sty m:val="p"/>
              </m:rPr>
              <m:t>∼</m:t>
            </m:r>
          </m:lim>
        </m:limLow>
        <m:r>
          <m:rPr>
            <m:sty m:val="p"/>
          </m:rPr>
          <m:t>=</m:t>
        </m:r>
        <m:sSup>
          <m:e>
            <m:limLow>
              <m:e>
                <m:r>
                  <m:t>v</m:t>
                </m:r>
              </m:e>
              <m:lim>
                <m:r>
                  <m:rPr>
                    <m:sty m:val="p"/>
                  </m:rPr>
                  <m:t>∼</m:t>
                </m:r>
              </m:lim>
            </m:limLow>
          </m:e>
          <m:sup>
            <m:r>
              <m:rPr>
                <m:sty m:val="p"/>
              </m:rPr>
              <m:t>⊤</m:t>
            </m:r>
          </m:sup>
        </m:sSup>
        <m:r>
          <m:rPr>
            <m:sty m:val="bi"/>
          </m:rPr>
          <m:t>X</m:t>
        </m:r>
        <m:limLow>
          <m:e>
            <m:r>
              <m:t>v</m:t>
            </m:r>
          </m:e>
          <m:lim>
            <m:r>
              <m:rPr>
                <m:sty m:val="p"/>
              </m:rPr>
              <m:t>∼</m:t>
            </m:r>
          </m:lim>
        </m:limLow>
        <m:r>
          <m:rPr>
            <m:sty m:val="p"/>
          </m:rPr>
          <m:t>&gt;</m:t>
        </m:r>
        <m:r>
          <m:t>0</m:t>
        </m:r>
      </m:oMath>
      <w:r>
        <w:t xml:space="preserve"> </w:t>
      </w:r>
      <w:r>
        <w:t xml:space="preserve">(</w:t>
      </w:r>
      <w:hyperlink w:anchor="thm-block-quadratic">
        <w:r>
          <w:rPr>
            <w:rStyle w:val="Hyperlink"/>
          </w:rPr>
          <w:t xml:space="preserve">Theorem 119</w:t>
        </w:r>
      </w:hyperlink>
      <w:r>
        <w:t xml:space="preserve">).</w:t>
      </w:r>
    </w:p>
    <w:bookmarkStart w:id="664" w:name="exm-schur-test"/>
    <w:p>
      <w:pPr>
        <w:pStyle w:val="BodyText"/>
      </w:pPr>
      <w:r>
        <w:rPr>
          <w:b/>
          <w:bCs/>
        </w:rPr>
        <w:t xml:space="preserve">Example 212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9"/>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211</w:t>
        </w:r>
      </w:hyperlink>
      <w:r>
        <w:t xml:space="preserve">),</w:t>
      </w:r>
      <w:r>
        <w:t xml:space="preserve"> </w:t>
      </w:r>
      <w:r>
        <w:t xml:space="preserve">so it is positive definite.</w:t>
      </w:r>
    </w:p>
    <w:p>
      <w:pPr>
        <w:pStyle w:val="Compact"/>
        <w:numPr>
          <w:ilvl w:val="0"/>
          <w:numId w:val="1109"/>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150</w:t>
        </w:r>
      </w:hyperlink>
      <w:r>
        <w:t xml:space="preserve"> </w:t>
      </w:r>
      <w:r>
        <w:t xml:space="preserve">found directly.</w:t>
      </w:r>
    </w:p>
    <w:bookmarkEnd w:id="664"/>
    <w:bookmarkStart w:id="665" w:name="thm-cholesky"/>
    <w:p>
      <w:pPr>
        <w:pStyle w:val="FirstParagraph"/>
      </w:pPr>
      <w:r>
        <w:rPr>
          <w:b/>
          <w:bCs/>
        </w:rPr>
        <w:t xml:space="preserve">Theorem 121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lower-triangular-matrix">
        <w:r>
          <w:rPr>
            <w:rStyle w:val="Hyperlink"/>
          </w:rPr>
          <w:t xml:space="preserve">Definition 113</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65"/>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22</w:t>
        </w:r>
      </w:hyperlink>
      <w:r>
        <w:t xml:space="preserve">),</w:t>
      </w:r>
      <w:r>
        <w:t xml:space="preserve"> </w:t>
      </w:r>
      <w:r>
        <w:t xml:space="preserve">so</w:t>
      </w:r>
      <w:r>
        <w:t xml:space="preserve"> </w:t>
      </w:r>
      <m:oMath>
        <m:sSup>
          <m:e>
            <m:r>
              <m:rPr>
                <m:sty m:val="bi"/>
              </m:rPr>
              <m:t>L</m:t>
            </m:r>
          </m:e>
          <m:sup>
            <m:r>
              <m:rPr>
                <m:sty m:val="p"/>
              </m:rPr>
              <m:t>⊤</m:t>
            </m:r>
          </m:sup>
        </m:sSup>
        <m:limLow>
          <m:e>
            <m:r>
              <m:t>x</m:t>
            </m:r>
          </m:e>
          <m:lim>
            <m:r>
              <m:rPr>
                <m:sty m:val="p"/>
              </m:rPr>
              <m:t>∼</m:t>
            </m:r>
          </m:lim>
        </m:limLow>
        <m:r>
          <m:rPr>
            <m:sty m:val="p"/>
          </m:rPr>
          <m:t>=</m:t>
        </m:r>
        <m:limLow>
          <m:e>
            <m:r>
              <m:t>0</m:t>
            </m:r>
          </m:e>
          <m:lim>
            <m:r>
              <m:rPr>
                <m:sty m:val="p"/>
              </m:rPr>
              <m:t>∼</m:t>
            </m:r>
          </m:lim>
        </m:limLow>
      </m:oMath>
      <w:r>
        <w:t xml:space="preserve"> </w:t>
      </w:r>
      <w:r>
        <w:t xml:space="preserve">only for</w:t>
      </w:r>
      <w:r>
        <w:t xml:space="preserve"> </w:t>
      </w:r>
      <m:oMath>
        <m:limLow>
          <m:e>
            <m:r>
              <m:t>x</m:t>
            </m:r>
          </m:e>
          <m:lim>
            <m:r>
              <m:rPr>
                <m:sty m:val="p"/>
              </m:rPr>
              <m:t>∼</m:t>
            </m:r>
          </m:lim>
        </m:limLow>
        <m:r>
          <m:rPr>
            <m:sty m:val="p"/>
          </m:rPr>
          <m:t>=</m:t>
        </m:r>
        <m:limLow>
          <m:e>
            <m:r>
              <m:t>0</m:t>
            </m:r>
          </m:e>
          <m:lim>
            <m:r>
              <m:rPr>
                <m:sty m:val="p"/>
              </m:rPr>
              <m:t>∼</m:t>
            </m:r>
          </m:lim>
        </m:limLow>
      </m:oMath>
      <w:r>
        <w:t xml:space="preserve"> </w:t>
      </w:r>
      <w:r>
        <w:t xml:space="preserve">(</w:t>
      </w:r>
      <w:hyperlink w:anchor="thm-back-substitution">
        <w:r>
          <w:rPr>
            <w:rStyle w:val="Hyperlink"/>
          </w:rPr>
          <w:t xml:space="preserve">Theorem 102</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22</w:t>
        </w:r>
      </w:hyperlink>
      <w:r>
        <w:t xml:space="preserve">)</w:t>
      </w:r>
      <w:r>
        <w:t xml:space="preserve"> </w:t>
      </w:r>
      <w:r>
        <w:t xml:space="preserve">is positive definite (</w:t>
      </w:r>
      <w:hyperlink w:anchor="thm-pd-gram">
        <w:r>
          <w:rPr>
            <w:rStyle w:val="Hyperlink"/>
          </w:rPr>
          <w:t xml:space="preserve">Theorem 116</w:t>
        </w:r>
      </w:hyperlink>
      <w:r>
        <w:t xml:space="preserve">, part 2).</w:t>
      </w:r>
    </w:p>
    <w:p>
      <w:pPr>
        <w:pStyle w:val="BodyText"/>
      </w:pPr>
      <w:r>
        <w:rPr>
          <w:b/>
          <w:bCs/>
        </w:rPr>
        <w:t xml:space="preserve">Only if, with uniqueness,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118</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limLow>
                          <m:e>
                            <m:r>
                              <m:t>b</m:t>
                            </m:r>
                          </m:e>
                          <m:lim>
                            <m:r>
                              <m:rPr>
                                <m:sty m:val="p"/>
                              </m:rPr>
                              <m:t>∼</m:t>
                            </m:r>
                          </m:lim>
                        </m:limLow>
                      </m:e>
                      <m:sup>
                        <m:r>
                          <m:rPr>
                            <m:sty m:val="p"/>
                          </m:rPr>
                          <m:t>⊤</m:t>
                        </m:r>
                      </m:sup>
                    </m:sSup>
                  </m:e>
                </m:mr>
                <m:mr>
                  <m:e>
                    <m:limLow>
                      <m:e>
                        <m:r>
                          <m:t>b</m:t>
                        </m:r>
                      </m:e>
                      <m:lim>
                        <m:r>
                          <m:rPr>
                            <m:sty m:val="p"/>
                          </m:rPr>
                          <m:t>∼</m:t>
                        </m:r>
                      </m:lim>
                    </m:limLow>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limLow>
                          <m:e>
                            <m:r>
                              <m:t>0</m:t>
                            </m:r>
                          </m:e>
                          <m:lim>
                            <m:r>
                              <m:rPr>
                                <m:sty m:val="p"/>
                              </m:rPr>
                              <m:t>∼</m:t>
                            </m:r>
                          </m:lim>
                        </m:limLow>
                      </m:e>
                      <m:sub>
                        <m:r>
                          <m:t>1</m:t>
                        </m:r>
                        <m:r>
                          <m:rPr>
                            <m:sty m:val="p"/>
                          </m:rPr>
                          <m:t>×</m:t>
                        </m:r>
                        <m:r>
                          <m:rPr>
                            <m:sty m:val="p"/>
                          </m:rPr>
                          <m:t>(</m:t>
                        </m:r>
                        <m:r>
                          <m:t>p</m:t>
                        </m:r>
                        <m:r>
                          <m:rPr>
                            <m:sty m:val="p"/>
                          </m:rPr>
                          <m:t>−</m:t>
                        </m:r>
                        <m:r>
                          <m:t>1</m:t>
                        </m:r>
                        <m:r>
                          <m:rPr>
                            <m:sty m:val="p"/>
                          </m:rPr>
                          <m:t>)</m:t>
                        </m:r>
                      </m:sub>
                    </m:sSub>
                  </m:e>
                </m:mr>
                <m:mr>
                  <m:e>
                    <m:limLow>
                      <m:e>
                        <m:r>
                          <m:t>g</m:t>
                        </m:r>
                      </m:e>
                      <m:lim>
                        <m:r>
                          <m:rPr>
                            <m:sty m:val="p"/>
                          </m:rPr>
                          <m:t>∼</m:t>
                        </m:r>
                      </m:lim>
                    </m:limLow>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limLow>
                          <m:e>
                            <m:r>
                              <m:t>g</m:t>
                            </m:r>
                          </m:e>
                          <m:lim>
                            <m:r>
                              <m:rPr>
                                <m:sty m:val="p"/>
                              </m:rPr>
                              <m:t>∼</m:t>
                            </m:r>
                          </m:lim>
                        </m:limLow>
                      </m:e>
                      <m:sup>
                        <m:r>
                          <m:rPr>
                            <m:sty m:val="p"/>
                          </m:rPr>
                          <m:t>⊤</m:t>
                        </m:r>
                      </m:sup>
                    </m:sSup>
                  </m:e>
                </m:mr>
                <m:mr>
                  <m:e>
                    <m:sSub>
                      <m:e>
                        <m:limLow>
                          <m:e>
                            <m:r>
                              <m:t>0</m:t>
                            </m:r>
                          </m:e>
                          <m:lim>
                            <m:r>
                              <m:rPr>
                                <m:sty m:val="p"/>
                              </m:rPr>
                              <m:t>∼</m:t>
                            </m:r>
                          </m:lim>
                        </m:limLow>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limLow>
          <m:e>
            <m:r>
              <m:t>b</m:t>
            </m:r>
          </m:e>
          <m:lim>
            <m:r>
              <m:rPr>
                <m:sty m:val="p"/>
              </m:rPr>
              <m:t>∼</m:t>
            </m:r>
          </m:lim>
        </m:limLow>
        <m:r>
          <m:rPr>
            <m:sty m:val="p"/>
          </m:rPr>
          <m:t>,</m:t>
        </m:r>
        <m:limLow>
          <m:e>
            <m:r>
              <m:t>g</m:t>
            </m:r>
          </m:e>
          <m:lim>
            <m:r>
              <m:rPr>
                <m:sty m:val="p"/>
              </m:rPr>
              <m:t>∼</m:t>
            </m:r>
          </m:lim>
        </m:limLow>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22</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limLow>
          <m:e>
            <m:r>
              <m:t>g</m:t>
            </m:r>
          </m:e>
          <m:lim>
            <m:r>
              <m:rPr>
                <m:sty m:val="p"/>
              </m:rPr>
              <m:t>∼</m:t>
            </m:r>
          </m:lim>
        </m:limLow>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limLow>
          <m:e>
            <m:r>
              <m:t>g</m:t>
            </m:r>
          </m:e>
          <m:lim>
            <m:r>
              <m:rPr>
                <m:sty m:val="p"/>
              </m:rPr>
              <m:t>∼</m:t>
            </m:r>
          </m:lim>
        </m:limLow>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22</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limLow>
                <m:e>
                  <m:r>
                    <m:t>g</m:t>
                  </m:r>
                </m:e>
                <m:lim>
                  <m:r>
                    <m:rPr>
                      <m:sty m:val="p"/>
                    </m:rPr>
                    <m:t>∼</m:t>
                  </m:r>
                </m:lim>
              </m:limLow>
              <m:sSup>
                <m:e>
                  <m:limLow>
                    <m:e>
                      <m:r>
                        <m:t>g</m:t>
                      </m:r>
                    </m:e>
                    <m:lim>
                      <m:r>
                        <m:rPr>
                          <m:sty m:val="p"/>
                        </m:rPr>
                        <m:t>∼</m:t>
                      </m:r>
                    </m:lim>
                  </m:limLow>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26</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limLow>
              <m:e>
                <m:r>
                  <m:t>b</m:t>
                </m:r>
              </m:e>
              <m:lim>
                <m:r>
                  <m:rPr>
                    <m:sty m:val="p"/>
                  </m:rPr>
                  <m:t>∼</m:t>
                </m:r>
              </m:lim>
            </m:limLow>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limLow>
          <m:e>
            <m:r>
              <m:t>b</m:t>
            </m:r>
          </m:e>
          <m:lim>
            <m:r>
              <m:rPr>
                <m:sty m:val="p"/>
              </m:rPr>
              <m:t>∼</m:t>
            </m:r>
          </m:lim>
        </m:limLow>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limLow>
            <m:e>
              <m:r>
                <m:t>g</m:t>
              </m:r>
            </m:e>
            <m:lim>
              <m:r>
                <m:rPr>
                  <m:sty m:val="p"/>
                </m:rPr>
                <m:t>∼</m:t>
              </m:r>
            </m:lim>
          </m:limLow>
          <m:r>
            <m:rPr>
              <m:sty m:val="p"/>
            </m:rPr>
            <m:t>=</m:t>
          </m:r>
          <m:limLow>
            <m:e>
              <m:r>
                <m:t>b</m:t>
              </m:r>
            </m:e>
            <m:lim>
              <m:r>
                <m:rPr>
                  <m:sty m:val="p"/>
                </m:rPr>
                <m:t>∼</m:t>
              </m:r>
            </m:lim>
          </m:limLow>
          <m:r>
            <m:rPr>
              <m:sty m:val="p"/>
            </m:rPr>
            <m:t>,</m:t>
          </m:r>
          <m:r>
            <m:t>  </m:t>
          </m:r>
          <m:limLow>
            <m:e>
              <m:r>
                <m:t>g</m:t>
              </m:r>
            </m:e>
            <m:lim>
              <m:r>
                <m:rPr>
                  <m:sty m:val="p"/>
                </m:rPr>
                <m:t>∼</m:t>
              </m:r>
            </m:lim>
          </m:limLow>
          <m:sSup>
            <m:e>
              <m:limLow>
                <m:e>
                  <m:r>
                    <m:t>g</m:t>
                  </m:r>
                </m:e>
                <m:lim>
                  <m:r>
                    <m:rPr>
                      <m:sty m:val="p"/>
                    </m:rPr>
                    <m:t>∼</m:t>
                  </m:r>
                </m:lim>
              </m:limLow>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118</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limLow>
          <m:e>
            <m:r>
              <m:t>g</m:t>
            </m:r>
          </m:e>
          <m:lim>
            <m:r>
              <m:rPr>
                <m:sty m:val="p"/>
              </m:rPr>
              <m:t>∼</m:t>
            </m:r>
          </m:lim>
        </m:limLow>
        <m:r>
          <m:rPr>
            <m:sty m:val="p"/>
          </m:rPr>
          <m:t>=</m:t>
        </m:r>
        <m:f>
          <m:fPr>
            <m:type m:val="lin"/>
          </m:fPr>
          <m:num>
            <m:r>
              <m:t>1</m:t>
            </m:r>
          </m:num>
          <m:den>
            <m:sSub>
              <m:e>
                <m:r>
                  <m:t>ℓ</m:t>
                </m:r>
              </m:e>
              <m:sub>
                <m:r>
                  <m:t>11</m:t>
                </m:r>
              </m:sub>
            </m:sSub>
          </m:den>
        </m:f>
        <m:r>
          <m:t> </m:t>
        </m:r>
        <m:limLow>
          <m:e>
            <m:r>
              <m:t>b</m:t>
            </m:r>
          </m:e>
          <m:lim>
            <m:r>
              <m:rPr>
                <m:sty m:val="p"/>
              </m:rPr>
              <m:t>∼</m:t>
            </m:r>
          </m:lim>
        </m:limLow>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limLow>
                <m:e>
                  <m:r>
                    <m:t>g</m:t>
                  </m:r>
                </m:e>
                <m:lim>
                  <m:r>
                    <m:rPr>
                      <m:sty m:val="p"/>
                    </m:rPr>
                    <m:t>∼</m:t>
                  </m:r>
                </m:lim>
              </m:limLow>
              <m:sSup>
                <m:e>
                  <m:limLow>
                    <m:e>
                      <m:r>
                        <m:t>g</m:t>
                      </m:r>
                    </m:e>
                    <m:lim>
                      <m:r>
                        <m:rPr>
                          <m:sty m:val="p"/>
                        </m:rPr>
                        <m:t>∼</m:t>
                      </m:r>
                    </m:lim>
                  </m:limLow>
                </m:e>
                <m:sup>
                  <m:r>
                    <m:rPr>
                      <m:sty m:val="p"/>
                    </m:rPr>
                    <m:t>⊤</m:t>
                  </m:r>
                </m:sup>
              </m:sSup>
              <m:r>
                <m:t>&amp;</m:t>
              </m:r>
              <m:r>
                <m:t>&amp;</m:t>
              </m:r>
              <m:r>
                <m:rPr>
                  <m:nor/>
                  <m:sty m:val="p"/>
                </m:rPr>
                <m:t>(subtract </m:t>
              </m:r>
              <m:limLow>
                <m:e>
                  <m:r>
                    <m:t>g</m:t>
                  </m:r>
                </m:e>
                <m:lim>
                  <m:r>
                    <m:rPr>
                      <m:sty m:val="p"/>
                    </m:rPr>
                    <m:t>∼</m:t>
                  </m:r>
                </m:lim>
              </m:limLow>
              <m:sSup>
                <m:e>
                  <m:limLow>
                    <m:e>
                      <m:r>
                        <m:t>g</m:t>
                      </m:r>
                    </m:e>
                    <m:lim>
                      <m:r>
                        <m:rPr>
                          <m:sty m:val="p"/>
                        </m:rPr>
                        <m:t>∼</m:t>
                      </m:r>
                    </m:lim>
                  </m:limLow>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limLow>
                    <m:e>
                      <m:r>
                        <m:t>b</m:t>
                      </m:r>
                    </m:e>
                    <m:lim>
                      <m:r>
                        <m:rPr>
                          <m:sty m:val="p"/>
                        </m:rPr>
                        <m:t>∼</m:t>
                      </m:r>
                    </m:lim>
                  </m:limLow>
                </m:e>
              </m:d>
              <m:r>
                <m:t>​</m:t>
              </m:r>
              <m:sSup>
                <m:e>
                  <m:r>
                    <m:t>​</m:t>
                  </m:r>
                  <m:d>
                    <m:dPr>
                      <m:begChr m:val="("/>
                      <m:sepChr m:val=""/>
                      <m:endChr m:val=")"/>
                      <m:grow/>
                    </m:dPr>
                    <m:e>
                      <m:f>
                        <m:fPr>
                          <m:type m:val="lin"/>
                        </m:fPr>
                        <m:num>
                          <m:r>
                            <m:t>1</m:t>
                          </m:r>
                        </m:num>
                        <m:den>
                          <m:sSub>
                            <m:e>
                              <m:r>
                                <m:t>ℓ</m:t>
                              </m:r>
                            </m:e>
                            <m:sub>
                              <m:r>
                                <m:t>11</m:t>
                              </m:r>
                            </m:sub>
                          </m:sSub>
                        </m:den>
                      </m:f>
                      <m:r>
                        <m:t> </m:t>
                      </m:r>
                      <m:limLow>
                        <m:e>
                          <m:r>
                            <m:t>b</m:t>
                          </m:r>
                        </m:e>
                        <m:lim>
                          <m:r>
                            <m:rPr>
                              <m:sty m:val="p"/>
                            </m:rPr>
                            <m:t>∼</m:t>
                          </m:r>
                        </m:lim>
                      </m:limLow>
                    </m:e>
                  </m:d>
                  <m:r>
                    <m:t>​</m:t>
                  </m:r>
                </m:e>
                <m:sup>
                  <m:r>
                    <m:rPr>
                      <m:sty m:val="p"/>
                    </m:rPr>
                    <m:t>⊤</m:t>
                  </m:r>
                </m:sup>
              </m:sSup>
              <m:r>
                <m:t>&amp;</m:t>
              </m:r>
              <m:r>
                <m:t>&amp;</m:t>
              </m:r>
              <m:r>
                <m:rPr>
                  <m:nor/>
                  <m:sty m:val="p"/>
                </m:rPr>
                <m:t>(substitute </m:t>
              </m:r>
              <m:limLow>
                <m:e>
                  <m:r>
                    <m:t>g</m:t>
                  </m:r>
                </m:e>
                <m:lim>
                  <m:r>
                    <m:rPr>
                      <m:sty m:val="p"/>
                    </m:rPr>
                    <m:t>∼</m:t>
                  </m:r>
                </m:lim>
              </m:limLow>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limLow>
                <m:e>
                  <m:r>
                    <m:t>b</m:t>
                  </m:r>
                </m:e>
                <m:lim>
                  <m:r>
                    <m:rPr>
                      <m:sty m:val="p"/>
                    </m:rPr>
                    <m:t>∼</m:t>
                  </m:r>
                </m:lim>
              </m:limLow>
              <m:sSup>
                <m:e>
                  <m:limLow>
                    <m:e>
                      <m:r>
                        <m:t>b</m:t>
                      </m:r>
                    </m:e>
                    <m:lim>
                      <m:r>
                        <m:rPr>
                          <m:sty m:val="p"/>
                        </m:rPr>
                        <m:t>∼</m:t>
                      </m:r>
                    </m:lim>
                  </m:limLow>
                </m:e>
                <m:sup>
                  <m:r>
                    <m:rPr>
                      <m:sty m:val="p"/>
                    </m:rPr>
                    <m:t>⊤</m:t>
                  </m:r>
                </m:sup>
              </m:sSup>
              <m:r>
                <m:t>&amp;</m:t>
              </m:r>
              <m:r>
                <m:t>&amp;</m:t>
              </m:r>
              <m:r>
                <m:rPr>
                  <m:nor/>
                  <m:sty m:val="p"/>
                </m:rPr>
                <m:t>(</m:t>
              </m:r>
              <m:r>
                <m:rPr>
                  <m:nor/>
                  <m:sty m:val="p"/>
                </m:rPr>
                <m:t>Definition 22</m:t>
              </m:r>
              <m:r>
                <m:rPr>
                  <m:nor/>
                  <m:sty m:val="p"/>
                </m:rPr>
                <m:t>, </m:t>
              </m:r>
              <m:r>
                <m:rPr>
                  <m:nor/>
                  <m:sty m:val="p"/>
                </m:rPr>
                <m:t>Theorem 93</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limLow>
                <m:e>
                  <m:r>
                    <m:t>b</m:t>
                  </m:r>
                </m:e>
                <m:lim>
                  <m:r>
                    <m:rPr>
                      <m:sty m:val="p"/>
                    </m:rPr>
                    <m:t>∼</m:t>
                  </m:r>
                </m:lim>
              </m:limLow>
              <m:sSup>
                <m:e>
                  <m:limLow>
                    <m:e>
                      <m:r>
                        <m:t>b</m:t>
                      </m:r>
                    </m:e>
                    <m:lim>
                      <m:r>
                        <m:rPr>
                          <m:sty m:val="p"/>
                        </m:rPr>
                        <m:t>∼</m:t>
                      </m:r>
                    </m:lim>
                  </m:limLow>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limLow>
              <m:e>
                <m:r>
                  <m:t>b</m:t>
                </m:r>
              </m:e>
              <m:lim>
                <m:r>
                  <m:rPr>
                    <m:sty m:val="p"/>
                  </m:rPr>
                  <m:t>∼</m:t>
                </m:r>
              </m:lim>
            </m:limLow>
          </m:e>
          <m:sup>
            <m:r>
              <m:rPr>
                <m:sty m:val="p"/>
              </m:rPr>
              <m:t>⊤</m:t>
            </m:r>
          </m:sup>
        </m:sSup>
      </m:oMath>
      <w:r>
        <w:t xml:space="preserve"> </w:t>
      </w:r>
      <w:r>
        <w:t xml:space="preserve">in</w:t>
      </w:r>
      <w:r>
        <w:t xml:space="preserve"> </w:t>
      </w:r>
      <w:hyperlink w:anchor="def-schur-complement">
        <w:r>
          <w:rPr>
            <w:rStyle w:val="Hyperlink"/>
          </w:rPr>
          <w:t xml:space="preserve">Definition 124</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limLow>
                <m:e>
                  <m:r>
                    <m:t>b</m:t>
                  </m:r>
                </m:e>
                <m:lim>
                  <m:r>
                    <m:rPr>
                      <m:sty m:val="p"/>
                    </m:rPr>
                    <m:t>∼</m:t>
                  </m:r>
                </m:lim>
              </m:limLow>
              <m:r>
                <m:t> </m:t>
              </m:r>
              <m:f>
                <m:fPr>
                  <m:type m:val="lin"/>
                </m:fPr>
                <m:num>
                  <m:r>
                    <m:t>1</m:t>
                  </m:r>
                </m:num>
                <m:den>
                  <m:sSub>
                    <m:e>
                      <m:r>
                        <m:t>a</m:t>
                      </m:r>
                    </m:e>
                    <m:sub>
                      <m:r>
                        <m:t>11</m:t>
                      </m:r>
                    </m:sub>
                  </m:sSub>
                </m:den>
              </m:f>
              <m:r>
                <m:t> </m:t>
              </m:r>
              <m:sSup>
                <m:e>
                  <m:limLow>
                    <m:e>
                      <m:r>
                        <m:t>b</m:t>
                      </m:r>
                    </m:e>
                    <m:lim>
                      <m:r>
                        <m:rPr>
                          <m:sty m:val="p"/>
                        </m:rPr>
                        <m:t>∼</m:t>
                      </m:r>
                    </m:lim>
                  </m:limLow>
                </m:e>
                <m:sup>
                  <m:r>
                    <m:rPr>
                      <m:sty m:val="p"/>
                    </m:rPr>
                    <m:t>⊤</m:t>
                  </m:r>
                </m:sup>
              </m:sSup>
            </m:e>
            <m:e>
              <m:r>
                <m:t>&amp;</m:t>
              </m:r>
              <m:r>
                <m:rPr>
                  <m:sty m:val="p"/>
                </m:rPr>
                <m:t>=</m:t>
              </m:r>
              <m:f>
                <m:fPr>
                  <m:type m:val="lin"/>
                </m:fPr>
                <m:num>
                  <m:r>
                    <m:t>1</m:t>
                  </m:r>
                </m:num>
                <m:den>
                  <m:sSub>
                    <m:e>
                      <m:r>
                        <m:t>a</m:t>
                      </m:r>
                    </m:e>
                    <m:sub>
                      <m:r>
                        <m:t>11</m:t>
                      </m:r>
                    </m:sub>
                  </m:sSub>
                </m:den>
              </m:f>
              <m:r>
                <m:t> </m:t>
              </m:r>
              <m:limLow>
                <m:e>
                  <m:r>
                    <m:t>b</m:t>
                  </m:r>
                </m:e>
                <m:lim>
                  <m:r>
                    <m:rPr>
                      <m:sty m:val="p"/>
                    </m:rPr>
                    <m:t>∼</m:t>
                  </m:r>
                </m:lim>
              </m:limLow>
              <m:sSup>
                <m:e>
                  <m:limLow>
                    <m:e>
                      <m:r>
                        <m:t>b</m:t>
                      </m:r>
                    </m:e>
                    <m:lim>
                      <m:r>
                        <m:rPr>
                          <m:sty m:val="p"/>
                        </m:rPr>
                        <m:t>∼</m:t>
                      </m:r>
                    </m:lim>
                  </m:limLow>
                </m:e>
                <m:sup>
                  <m:r>
                    <m:rPr>
                      <m:sty m:val="p"/>
                    </m:rPr>
                    <m:t>⊤</m:t>
                  </m:r>
                </m:sup>
              </m:sSup>
            </m:e>
          </m:eqArr>
        </m:oMath>
      </m:oMathPara>
    </w:p>
    <w:p>
      <w:pPr>
        <w:pStyle w:val="FirstParagraph"/>
      </w:pPr>
      <w:r>
        <w:t xml:space="preserve">(</w:t>
      </w:r>
      <w:hyperlink w:anchor="thm-scalar-matmul">
        <w:r>
          <w:rPr>
            <w:rStyle w:val="Hyperlink"/>
          </w:rPr>
          <w:t xml:space="preserve">Theorem 93</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120</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66" w:name="exm-cholesky"/>
    <w:p>
      <w:pPr>
        <w:pStyle w:val="BodyText"/>
      </w:pPr>
      <w:r>
        <w:rPr>
          <w:b/>
          <w:bCs/>
        </w:rPr>
        <w:t xml:space="preserve">Example 213 (Two Cholesky factors)</w:t>
      </w:r>
      <w:r>
        <w:t xml:space="preserve"> </w:t>
      </w:r>
      <w:r>
        <w:t xml:space="preserve"> </w:t>
      </w:r>
    </w:p>
    <w:p>
      <w:pPr>
        <w:numPr>
          <w:ilvl w:val="0"/>
          <w:numId w:val="1110"/>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211</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0"/>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212</w:t>
        </w:r>
      </w:hyperlink>
      <w:r>
        <w:t xml:space="preserve">).</w:t>
      </w:r>
    </w:p>
    <w:bookmarkEnd w:id="666"/>
    <w:bookmarkEnd w:id="667"/>
    <w:bookmarkStart w:id="693" w:name="sec-complex-vectors-matrices"/>
    <w:p>
      <w:pPr>
        <w:pStyle w:val="Heading2"/>
      </w:pPr>
      <w:r>
        <w:t xml:space="preserve">23 Complex vectors and matrices</w:t>
      </w:r>
    </w:p>
    <w:bookmarkStart w:id="668" w:name="def-complex-vector"/>
    <w:p>
      <w:pPr>
        <w:pStyle w:val="FirstParagraph"/>
      </w:pPr>
      <w:r>
        <w:rPr>
          <w:b/>
          <w:bCs/>
        </w:rPr>
        <w:t xml:space="preserve">Definition 125 (Complex vector)</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78">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p>
    <w:bookmarkEnd w:id="668"/>
    <w:bookmarkStart w:id="669" w:name="def-complex-matrix"/>
    <w:p>
      <w:pPr>
        <w:pStyle w:val="BodyText"/>
      </w:pPr>
      <w:r>
        <w:rPr>
          <w:b/>
          <w:bCs/>
        </w:rPr>
        <w:t xml:space="preserve">Definition 126 (Complex matrix)</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69"/>
    <w:bookmarkStart w:id="670" w:name="exm-complex-vector"/>
    <w:p>
      <w:pPr>
        <w:pStyle w:val="BodyText"/>
      </w:pPr>
      <w:r>
        <w:rPr>
          <w:b/>
          <w:bCs/>
        </w:rPr>
        <w:t xml:space="preserve">Example 214 (A complex vector and its conjugate)</w:t>
      </w:r>
    </w:p>
    <w:p>
      <w:pPr>
        <w:pStyle w:val="BodyText"/>
      </w:pPr>
      <m:oMathPara>
        <m:oMathParaPr>
          <m:jc m:val="center"/>
        </m:oMathParaPr>
        <m:oMath>
          <m:limLow>
            <m:e>
              <m:limLow>
                <m:e>
                  <m:limLow>
                    <m:e>
                      <m:r>
                        <m:t>z</m:t>
                      </m:r>
                    </m:e>
                    <m:lim>
                      <m:r>
                        <m:rPr>
                          <m:sty m:val="p"/>
                        </m:rPr>
                        <m:t>∼</m:t>
                      </m:r>
                    </m:lim>
                  </m:limLow>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limLow>
                        <m:e>
                          <m:r>
                            <m:t>z</m:t>
                          </m:r>
                        </m:e>
                        <m:lim>
                          <m:r>
                            <m:rPr>
                              <m:sty m:val="p"/>
                            </m:rPr>
                            <m:t>∼</m:t>
                          </m:r>
                        </m:lim>
                      </m:limLow>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70"/>
    <w:bookmarkStart w:id="672" w:name="def-complex-conjugate-matrix"/>
    <w:p>
      <w:pPr>
        <w:pStyle w:val="BodyText"/>
      </w:pPr>
      <w:r>
        <w:rPr>
          <w:b/>
          <w:bCs/>
        </w:rPr>
        <w:t xml:space="preserve">Definition 127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71">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72"/>
    <w:bookmarkStart w:id="673" w:name="def-conjugate-transpose"/>
    <w:p>
      <w:pPr>
        <w:pStyle w:val="BodyText"/>
      </w:pPr>
      <w:r>
        <w:rPr>
          <w:b/>
          <w:bCs/>
        </w:rPr>
        <w:t xml:space="preserve">Definition 128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73"/>
    <w:bookmarkStart w:id="674" w:name="rem-conjugate-transpose-notation"/>
    <w:p>
      <w:pPr>
        <w:pStyle w:val="FirstParagraph"/>
      </w:pPr>
      <w:r>
        <w:rPr>
          <w:i/>
          <w:iCs/>
        </w:rPr>
        <w:t xml:space="preserve">Remark 50</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limLow>
              <m:e>
                <m:r>
                  <m:t>x</m:t>
                </m:r>
              </m:e>
              <m:lim>
                <m:r>
                  <m:rPr>
                    <m:sty m:val="p"/>
                  </m:rPr>
                  <m:t>∼</m:t>
                </m:r>
              </m:lim>
            </m:limLow>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74"/>
    <w:bookmarkStart w:id="675" w:name="exm-conjugate-transpose"/>
    <w:p>
      <w:pPr>
        <w:pStyle w:val="BodyText"/>
      </w:pPr>
      <w:r>
        <w:rPr>
          <w:b/>
          <w:bCs/>
        </w:rPr>
        <w:t xml:space="preserve">Example 215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75"/>
    <w:bookmarkStart w:id="676" w:name="rem-conjugate-transpose-vector"/>
    <w:p>
      <w:pPr>
        <w:pStyle w:val="BodyText"/>
      </w:pPr>
      <w:r>
        <w:rPr>
          <w:i/>
          <w:iCs/>
        </w:rPr>
        <w:t xml:space="preserve">Remark 51</w:t>
      </w:r>
      <w:r>
        <w:t xml:space="preserve"> (Conjugate transpose of a complex vector). </w:t>
      </w:r>
      <w:r>
        <w:t xml:space="preserve">The conjugate transpose of a column vector</w:t>
      </w:r>
      <w:r>
        <w:t xml:space="preserve"> </w:t>
      </w:r>
      <m:oMath>
        <m:limLow>
          <m:e>
            <m:r>
              <m:t>z</m:t>
            </m:r>
          </m:e>
          <m:lim>
            <m:r>
              <m:rPr>
                <m:sty m:val="p"/>
              </m:rPr>
              <m:t>∼</m:t>
            </m:r>
          </m:lim>
        </m:limLow>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limLow>
              <m:e>
                <m:r>
                  <m:t>z</m:t>
                </m:r>
              </m:e>
              <m:lim>
                <m:r>
                  <m:rPr>
                    <m:sty m:val="p"/>
                  </m:rPr>
                  <m:t>∼</m:t>
                </m:r>
              </m:lim>
            </m:limLow>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76"/>
    <w:bookmarkStart w:id="677" w:name="thm-hermitian-adjoint-properties"/>
    <w:p>
      <w:pPr>
        <w:pStyle w:val="BodyText"/>
      </w:pPr>
      <w:r>
        <w:rPr>
          <w:b/>
          <w:bCs/>
        </w:rPr>
        <w:t xml:space="preserve">Theorem 122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128</w:t>
        </w:r>
      </w:hyperlink>
      <w:r>
        <w:t xml:space="preserve">) satisfies:</w:t>
      </w:r>
    </w:p>
    <w:p>
      <w:pPr>
        <w:pStyle w:val="Compact"/>
        <w:numPr>
          <w:ilvl w:val="0"/>
          <w:numId w:val="1111"/>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1"/>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1"/>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1"/>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77"/>
    <w:p>
      <w:pPr>
        <w:pStyle w:val="FirstParagraph"/>
      </w:pPr>
      <w:r>
        <w:rPr>
          <w:i/>
          <w:iCs/>
        </w:rPr>
        <w:t xml:space="preserve">Proof</w:t>
      </w:r>
      <w:r>
        <w:t xml:space="preserve">. </w:t>
      </w:r>
      <w:r>
        <w:t xml:space="preserve">Properties 1-3 follow directly from entrywise conjugation and transposition:</w:t>
      </w:r>
    </w:p>
    <w:p>
      <w:pPr>
        <w:numPr>
          <w:ilvl w:val="0"/>
          <w:numId w:val="1112"/>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2"/>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2"/>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128</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128</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78" w:name="thm-adjoint-inner-product"/>
    <w:p>
      <w:pPr>
        <w:pStyle w:val="BodyText"/>
      </w:pPr>
      <w:r>
        <w:rPr>
          <w:b/>
          <w:bCs/>
        </w:rPr>
        <w:t xml:space="preserve">Theorem 123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r>
          <m:t>​</m:t>
        </m:r>
        <m:d>
          <m:dPr>
            <m:begChr m:val="⟨"/>
            <m:sepChr m:val=""/>
            <m:endChr m:val="⟩"/>
            <m:grow/>
          </m:dPr>
          <m:e>
            <m:limLow>
              <m:e>
                <m:r>
                  <m:t>u</m:t>
                </m:r>
              </m:e>
              <m:lim>
                <m:r>
                  <m:rPr>
                    <m:sty m:val="p"/>
                  </m:rPr>
                  <m:t>∼</m:t>
                </m:r>
              </m:lim>
            </m:limLow>
            <m:r>
              <m:rPr>
                <m:sty m:val="p"/>
              </m:rPr>
              <m:t>,</m:t>
            </m:r>
            <m:limLow>
              <m:e>
                <m:r>
                  <m:t>v</m:t>
                </m:r>
              </m:e>
              <m:lim>
                <m:r>
                  <m:rPr>
                    <m:sty m:val="p"/>
                  </m:rPr>
                  <m:t>∼</m:t>
                </m:r>
              </m:lim>
            </m:limLow>
          </m:e>
        </m:d>
        <m:r>
          <m:t>​</m:t>
        </m:r>
        <m:limUpp>
          <m:e>
            <m:r>
              <m:rPr>
                <m:sty m:val="p"/>
              </m:rPr>
              <m:t>=</m:t>
            </m:r>
          </m:e>
          <m:lim>
            <m:r>
              <m:rPr>
                <m:nor/>
                <m:sty m:val="p"/>
              </m:rPr>
              <m:t>def</m:t>
            </m:r>
          </m:lim>
        </m:limUpp>
        <m:sSup>
          <m:e>
            <m:limLow>
              <m:e>
                <m:r>
                  <m:t>u</m:t>
                </m:r>
              </m:e>
              <m:lim>
                <m:r>
                  <m:rPr>
                    <m:sty m:val="p"/>
                  </m:rPr>
                  <m:t>∼</m:t>
                </m:r>
              </m:lim>
            </m:limLow>
          </m:e>
          <m:sup>
            <m:r>
              <m:rPr>
                <m:scr m:val="sans-serif"/>
                <m:sty m:val="p"/>
              </m:rPr>
              <m:t>H</m:t>
            </m:r>
          </m:sup>
        </m:sSup>
        <m:limLow>
          <m:e>
            <m:r>
              <m:t>v</m:t>
            </m:r>
          </m:e>
          <m:lim>
            <m:r>
              <m:rPr>
                <m:sty m:val="p"/>
              </m:rPr>
              <m:t>∼</m:t>
            </m:r>
          </m:lim>
        </m:limLow>
      </m:oMath>
      <w:r>
        <w:t xml:space="preserve">,</w:t>
      </w:r>
    </w:p>
    <w:p>
      <w:pPr>
        <w:pStyle w:val="BodyText"/>
      </w:pPr>
      <m:oMathPara>
        <m:oMathParaPr>
          <m:jc m:val="center"/>
        </m:oMathParaPr>
        <m:oMath>
          <m:r>
            <m:t>​</m:t>
          </m:r>
          <m:d>
            <m:dPr>
              <m:begChr m:val="⟨"/>
              <m:sepChr m:val=""/>
              <m:endChr m:val="⟩"/>
              <m:grow/>
            </m:dPr>
            <m:e>
              <m:r>
                <m:rPr>
                  <m:sty m:val="bi"/>
                </m:rPr>
                <m:t>A</m:t>
              </m:r>
              <m:limLow>
                <m:e>
                  <m:r>
                    <m:t>u</m:t>
                  </m:r>
                </m:e>
                <m:lim>
                  <m:r>
                    <m:rPr>
                      <m:sty m:val="p"/>
                    </m:rPr>
                    <m:t>∼</m:t>
                  </m:r>
                </m:lim>
              </m:limLow>
              <m:r>
                <m:rPr>
                  <m:sty m:val="p"/>
                </m:rPr>
                <m:t>,</m:t>
              </m:r>
              <m:limLow>
                <m:e>
                  <m:r>
                    <m:t>v</m:t>
                  </m:r>
                </m:e>
                <m:lim>
                  <m:r>
                    <m:rPr>
                      <m:sty m:val="p"/>
                    </m:rPr>
                    <m:t>∼</m:t>
                  </m:r>
                </m:lim>
              </m:limLow>
            </m:e>
          </m:d>
          <m:r>
            <m:t>​</m:t>
          </m:r>
          <m:r>
            <m:rPr>
              <m:sty m:val="p"/>
            </m:rPr>
            <m:t>=</m:t>
          </m:r>
          <m:r>
            <m:t>​</m:t>
          </m:r>
          <m:d>
            <m:dPr>
              <m:begChr m:val="⟨"/>
              <m:sepChr m:val=""/>
              <m:endChr m:val="⟩"/>
              <m:grow/>
            </m:dPr>
            <m:e>
              <m:limLow>
                <m:e>
                  <m:r>
                    <m:t>u</m:t>
                  </m:r>
                </m:e>
                <m:lim>
                  <m:r>
                    <m:rPr>
                      <m:sty m:val="p"/>
                    </m:rPr>
                    <m:t>∼</m:t>
                  </m:r>
                </m:lim>
              </m:limLow>
              <m:r>
                <m:rPr>
                  <m:sty m:val="p"/>
                </m:rPr>
                <m:t>,</m:t>
              </m:r>
              <m:sSup>
                <m:e>
                  <m:r>
                    <m:rPr>
                      <m:sty m:val="bi"/>
                    </m:rPr>
                    <m:t>A</m:t>
                  </m:r>
                </m:e>
                <m:sup>
                  <m:r>
                    <m:rPr>
                      <m:scr m:val="sans-serif"/>
                      <m:sty m:val="p"/>
                    </m:rPr>
                    <m:t>H</m:t>
                  </m:r>
                </m:sup>
              </m:sSup>
              <m:limLow>
                <m:e>
                  <m:r>
                    <m:t>v</m:t>
                  </m:r>
                </m:e>
                <m:lim>
                  <m:r>
                    <m:rPr>
                      <m:sty m:val="p"/>
                    </m:rPr>
                    <m:t>∼</m:t>
                  </m:r>
                </m:lim>
              </m:limLow>
            </m:e>
          </m:d>
          <m:r>
            <m:t>​</m:t>
          </m:r>
          <m:r>
            <m:t> </m:t>
          </m:r>
          <m:r>
            <m:rPr>
              <m:nor/>
              <m:sty m:val="p"/>
            </m:rPr>
            <m:t>for all </m:t>
          </m:r>
          <m:limLow>
            <m:e>
              <m:r>
                <m:t>u</m:t>
              </m:r>
            </m:e>
            <m:lim>
              <m:r>
                <m:rPr>
                  <m:sty m:val="p"/>
                </m:rPr>
                <m:t>∼</m:t>
              </m:r>
            </m:lim>
          </m:limLow>
          <m:r>
            <m:rPr>
              <m:sty m:val="p"/>
            </m:rPr>
            <m:t>∈</m:t>
          </m:r>
          <m:sSup>
            <m:e>
              <m:r>
                <m:rPr>
                  <m:scr m:val="double-struck"/>
                  <m:sty m:val="p"/>
                </m:rPr>
                <m:t>C</m:t>
              </m:r>
            </m:e>
            <m:sup>
              <m:r>
                <m:t>n</m:t>
              </m:r>
            </m:sup>
          </m:sSup>
          <m:r>
            <m:rPr>
              <m:nor/>
              <m:sty m:val="p"/>
            </m:rPr>
            <m:t> and </m:t>
          </m:r>
          <m:limLow>
            <m:e>
              <m:r>
                <m:t>v</m:t>
              </m:r>
            </m:e>
            <m:lim>
              <m:r>
                <m:rPr>
                  <m:sty m:val="p"/>
                </m:rPr>
                <m:t>∼</m:t>
              </m:r>
            </m:lim>
          </m:limLow>
          <m:r>
            <m:rPr>
              <m:sty m:val="p"/>
            </m:rPr>
            <m:t>∈</m:t>
          </m:r>
          <m:sSup>
            <m:e>
              <m:r>
                <m:rPr>
                  <m:scr m:val="double-struck"/>
                  <m:sty m:val="p"/>
                </m:rPr>
                <m:t>C</m:t>
              </m:r>
            </m:e>
            <m:sup>
              <m:r>
                <m:t>m</m:t>
              </m:r>
            </m:sup>
          </m:sSup>
          <m:r>
            <m:rPr>
              <m:sty m:val="p"/>
            </m:rPr>
            <m:t>.</m:t>
          </m:r>
        </m:oMath>
      </m:oMathPara>
    </w:p>
    <w:bookmarkEnd w:id="678"/>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122</w:t>
        </w:r>
      </w:hyperlink>
      <w:r>
        <w:t xml:space="preserve">):</w:t>
      </w:r>
    </w:p>
    <w:p>
      <w:pPr>
        <w:pStyle w:val="BodyText"/>
      </w:pPr>
      <m:oMathPara>
        <m:oMathParaPr>
          <m:jc m:val="center"/>
        </m:oMathParaPr>
        <m:oMath>
          <m:eqArr>
            <m:e>
              <m:r>
                <m:t>​</m:t>
              </m:r>
              <m:d>
                <m:dPr>
                  <m:begChr m:val="⟨"/>
                  <m:sepChr m:val=""/>
                  <m:endChr m:val="⟩"/>
                  <m:grow/>
                </m:dPr>
                <m:e>
                  <m:r>
                    <m:rPr>
                      <m:sty m:val="bi"/>
                    </m:rPr>
                    <m:t>A</m:t>
                  </m:r>
                  <m:limLow>
                    <m:e>
                      <m:r>
                        <m:t>u</m:t>
                      </m:r>
                    </m:e>
                    <m:lim>
                      <m:r>
                        <m:rPr>
                          <m:sty m:val="p"/>
                        </m:rPr>
                        <m:t>∼</m:t>
                      </m:r>
                    </m:lim>
                  </m:limLow>
                  <m:r>
                    <m:rPr>
                      <m:sty m:val="p"/>
                    </m:rPr>
                    <m:t>,</m:t>
                  </m:r>
                  <m:limLow>
                    <m:e>
                      <m:r>
                        <m:t>v</m:t>
                      </m:r>
                    </m:e>
                    <m:lim>
                      <m:r>
                        <m:rPr>
                          <m:sty m:val="p"/>
                        </m:rPr>
                        <m:t>∼</m:t>
                      </m:r>
                    </m:lim>
                  </m:limLow>
                </m:e>
              </m:d>
              <m:r>
                <m:t>​</m:t>
              </m:r>
              <m:r>
                <m:t>&amp;</m:t>
              </m:r>
              <m:r>
                <m:rPr>
                  <m:sty m:val="p"/>
                </m:rPr>
                <m:t>=</m:t>
              </m:r>
              <m:r>
                <m:rPr>
                  <m:sty m:val="p"/>
                </m:rPr>
                <m:t>(</m:t>
              </m:r>
              <m:r>
                <m:rPr>
                  <m:sty m:val="bi"/>
                </m:rPr>
                <m:t>A</m:t>
              </m:r>
              <m:limLow>
                <m:e>
                  <m:r>
                    <m:t>u</m:t>
                  </m:r>
                </m:e>
                <m:lim>
                  <m:r>
                    <m:rPr>
                      <m:sty m:val="p"/>
                    </m:rPr>
                    <m:t>∼</m:t>
                  </m:r>
                </m:lim>
              </m:limLow>
              <m:sSup>
                <m:e>
                  <m:r>
                    <m:rPr>
                      <m:sty m:val="p"/>
                    </m:rPr>
                    <m:t>)</m:t>
                  </m:r>
                </m:e>
                <m:sup>
                  <m:r>
                    <m:rPr>
                      <m:scr m:val="sans-serif"/>
                      <m:sty m:val="p"/>
                    </m:rPr>
                    <m:t>H</m:t>
                  </m:r>
                </m:sup>
              </m:sSup>
              <m:limLow>
                <m:e>
                  <m:r>
                    <m:t>v</m:t>
                  </m:r>
                </m:e>
                <m:lim>
                  <m:r>
                    <m:rPr>
                      <m:sty m:val="p"/>
                    </m:rPr>
                    <m:t>∼</m:t>
                  </m:r>
                </m:lim>
              </m:limLow>
              <m:r>
                <m:t>&amp;</m:t>
              </m:r>
              <m:r>
                <m:t>&amp;</m:t>
              </m:r>
              <m:r>
                <m:rPr>
                  <m:nor/>
                  <m:sty m:val="p"/>
                </m:rPr>
                <m:t>(definition of standard inner product)</m:t>
              </m:r>
            </m:e>
            <m:e>
              <m:r>
                <m:t>&amp;</m:t>
              </m:r>
              <m:r>
                <m:rPr>
                  <m:sty m:val="p"/>
                </m:rPr>
                <m:t>=</m:t>
              </m:r>
              <m:r>
                <m:rPr>
                  <m:sty m:val="p"/>
                </m:rPr>
                <m:t>(</m:t>
              </m:r>
              <m:sSup>
                <m:e>
                  <m:limLow>
                    <m:e>
                      <m:r>
                        <m:t>u</m:t>
                      </m:r>
                    </m:e>
                    <m:lim>
                      <m:r>
                        <m:rPr>
                          <m:sty m:val="p"/>
                        </m:rPr>
                        <m:t>∼</m:t>
                      </m:r>
                    </m:lim>
                  </m:limLow>
                </m:e>
                <m:sup>
                  <m:r>
                    <m:rPr>
                      <m:scr m:val="sans-serif"/>
                      <m:sty m:val="p"/>
                    </m:rPr>
                    <m:t>H</m:t>
                  </m:r>
                </m:sup>
              </m:sSup>
              <m:sSup>
                <m:e>
                  <m:r>
                    <m:rPr>
                      <m:sty m:val="bi"/>
                    </m:rPr>
                    <m:t>A</m:t>
                  </m:r>
                </m:e>
                <m:sup>
                  <m:r>
                    <m:rPr>
                      <m:scr m:val="sans-serif"/>
                      <m:sty m:val="p"/>
                    </m:rPr>
                    <m:t>H</m:t>
                  </m:r>
                </m:sup>
              </m:sSup>
              <m:r>
                <m:rPr>
                  <m:sty m:val="p"/>
                </m:rPr>
                <m:t>)</m:t>
              </m:r>
              <m:limLow>
                <m:e>
                  <m:r>
                    <m:t>v</m:t>
                  </m:r>
                </m:e>
                <m:lim>
                  <m:r>
                    <m:rPr>
                      <m:sty m:val="p"/>
                    </m:rPr>
                    <m:t>∼</m:t>
                  </m:r>
                </m:lim>
              </m:limLow>
              <m:r>
                <m:t>&amp;</m:t>
              </m:r>
              <m:r>
                <m:t>&amp;</m:t>
              </m:r>
              <m:r>
                <m:rPr>
                  <m:nor/>
                  <m:sty m:val="p"/>
                </m:rPr>
                <m:t>(</m:t>
              </m:r>
              <m:r>
                <m:rPr>
                  <m:nor/>
                  <m:sty m:val="p"/>
                </m:rPr>
                <m:t>Theorem 122</m:t>
              </m:r>
              <m:r>
                <m:rPr>
                  <m:nor/>
                  <m:sty m:val="p"/>
                </m:rPr>
                <m:t>, reversal of products)</m:t>
              </m:r>
            </m:e>
            <m:e>
              <m:r>
                <m:t>&amp;</m:t>
              </m:r>
              <m:r>
                <m:rPr>
                  <m:sty m:val="p"/>
                </m:rPr>
                <m:t>=</m:t>
              </m:r>
              <m:sSup>
                <m:e>
                  <m:limLow>
                    <m:e>
                      <m:r>
                        <m:t>u</m:t>
                      </m:r>
                    </m:e>
                    <m:lim>
                      <m:r>
                        <m:rPr>
                          <m:sty m:val="p"/>
                        </m:rPr>
                        <m:t>∼</m:t>
                      </m:r>
                    </m:lim>
                  </m:limLow>
                </m:e>
                <m:sup>
                  <m:r>
                    <m:rPr>
                      <m:scr m:val="sans-serif"/>
                      <m:sty m:val="p"/>
                    </m:rPr>
                    <m:t>H</m:t>
                  </m:r>
                </m:sup>
              </m:sSup>
              <m:r>
                <m:rPr>
                  <m:sty m:val="p"/>
                </m:rPr>
                <m:t>(</m:t>
              </m:r>
              <m:sSup>
                <m:e>
                  <m:r>
                    <m:rPr>
                      <m:sty m:val="bi"/>
                    </m:rPr>
                    <m:t>A</m:t>
                  </m:r>
                </m:e>
                <m:sup>
                  <m:r>
                    <m:rPr>
                      <m:scr m:val="sans-serif"/>
                      <m:sty m:val="p"/>
                    </m:rPr>
                    <m:t>H</m:t>
                  </m:r>
                </m:sup>
              </m:sSup>
              <m:limLow>
                <m:e>
                  <m:r>
                    <m:t>v</m:t>
                  </m:r>
                </m:e>
                <m:lim>
                  <m:r>
                    <m:rPr>
                      <m:sty m:val="p"/>
                    </m:rPr>
                    <m:t>∼</m:t>
                  </m:r>
                </m:lim>
              </m:limLow>
              <m:r>
                <m:rPr>
                  <m:sty m:val="p"/>
                </m:rPr>
                <m:t>)</m:t>
              </m:r>
              <m:r>
                <m:t>&amp;</m:t>
              </m:r>
              <m:r>
                <m:t>&amp;</m:t>
              </m:r>
              <m:r>
                <m:rPr>
                  <m:nor/>
                  <m:sty m:val="p"/>
                </m:rPr>
                <m:t>(associativity of matrix multiplication)</m:t>
              </m:r>
            </m:e>
            <m:e>
              <m:r>
                <m:t>&amp;</m:t>
              </m:r>
              <m:r>
                <m:rPr>
                  <m:sty m:val="p"/>
                </m:rPr>
                <m:t>=</m:t>
              </m:r>
              <m:r>
                <m:t>​</m:t>
              </m:r>
              <m:d>
                <m:dPr>
                  <m:begChr m:val="⟨"/>
                  <m:sepChr m:val=""/>
                  <m:endChr m:val="⟩"/>
                  <m:grow/>
                </m:dPr>
                <m:e>
                  <m:limLow>
                    <m:e>
                      <m:r>
                        <m:t>u</m:t>
                      </m:r>
                    </m:e>
                    <m:lim>
                      <m:r>
                        <m:rPr>
                          <m:sty m:val="p"/>
                        </m:rPr>
                        <m:t>∼</m:t>
                      </m:r>
                    </m:lim>
                  </m:limLow>
                  <m:r>
                    <m:rPr>
                      <m:sty m:val="p"/>
                    </m:rPr>
                    <m:t>,</m:t>
                  </m:r>
                  <m:sSup>
                    <m:e>
                      <m:r>
                        <m:rPr>
                          <m:sty m:val="bi"/>
                        </m:rPr>
                        <m:t>A</m:t>
                      </m:r>
                    </m:e>
                    <m:sup>
                      <m:r>
                        <m:rPr>
                          <m:scr m:val="sans-serif"/>
                          <m:sty m:val="p"/>
                        </m:rPr>
                        <m:t>H</m:t>
                      </m:r>
                    </m:sup>
                  </m:sSup>
                  <m:limLow>
                    <m:e>
                      <m:r>
                        <m:t>v</m:t>
                      </m:r>
                    </m:e>
                    <m:lim>
                      <m:r>
                        <m:rPr>
                          <m:sty m:val="p"/>
                        </m:rPr>
                        <m:t>∼</m:t>
                      </m:r>
                    </m:lim>
                  </m:limLow>
                </m:e>
              </m:d>
              <m:r>
                <m:t>​</m:t>
              </m:r>
              <m:r>
                <m:t>&amp;</m:t>
              </m:r>
              <m:r>
                <m:t>&amp;</m:t>
              </m:r>
              <m:r>
                <m:rPr>
                  <m:nor/>
                  <m:sty m:val="p"/>
                </m:rPr>
                <m:t>(definition of standard inner product)</m:t>
              </m:r>
              <m:r>
                <m:rPr>
                  <m:sty m:val="p"/>
                </m:rPr>
                <m:t>.</m:t>
              </m:r>
            </m:e>
          </m:eqArr>
        </m:oMath>
      </m:oMathPara>
    </w:p>
    <w:bookmarkStart w:id="679" w:name="rem-adjoint-name"/>
    <w:p>
      <w:pPr>
        <w:pStyle w:val="FirstParagraph"/>
      </w:pPr>
      <w:r>
        <w:rPr>
          <w:i/>
          <w:iCs/>
        </w:rPr>
        <w:t xml:space="preserve">Remark 52</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r>
          <m:t>​</m:t>
        </m:r>
        <m:d>
          <m:dPr>
            <m:begChr m:val="⟨"/>
            <m:sepChr m:val=""/>
            <m:endChr m:val="⟩"/>
            <m:grow/>
          </m:dPr>
          <m:e>
            <m:r>
              <m:t>T</m:t>
            </m:r>
            <m:limLow>
              <m:e>
                <m:r>
                  <m:t>u</m:t>
                </m:r>
              </m:e>
              <m:lim>
                <m:r>
                  <m:rPr>
                    <m:sty m:val="p"/>
                  </m:rPr>
                  <m:t>∼</m:t>
                </m:r>
              </m:lim>
            </m:limLow>
            <m:r>
              <m:rPr>
                <m:sty m:val="p"/>
              </m:rPr>
              <m:t>,</m:t>
            </m:r>
            <m:limLow>
              <m:e>
                <m:r>
                  <m:t>v</m:t>
                </m:r>
              </m:e>
              <m:lim>
                <m:r>
                  <m:rPr>
                    <m:sty m:val="p"/>
                  </m:rPr>
                  <m:t>∼</m:t>
                </m:r>
              </m:lim>
            </m:limLow>
          </m:e>
        </m:d>
        <m:r>
          <m:t>​</m:t>
        </m:r>
        <m:r>
          <m:rPr>
            <m:sty m:val="p"/>
          </m:rPr>
          <m:t>=</m:t>
        </m:r>
        <m:r>
          <m:t>​</m:t>
        </m:r>
        <m:d>
          <m:dPr>
            <m:begChr m:val="⟨"/>
            <m:sepChr m:val=""/>
            <m:endChr m:val="⟩"/>
            <m:grow/>
          </m:dPr>
          <m:e>
            <m:limLow>
              <m:e>
                <m:r>
                  <m:t>u</m:t>
                </m:r>
              </m:e>
              <m:lim>
                <m:r>
                  <m:rPr>
                    <m:sty m:val="p"/>
                  </m:rPr>
                  <m:t>∼</m:t>
                </m:r>
              </m:lim>
            </m:limLow>
            <m:r>
              <m:rPr>
                <m:sty m:val="p"/>
              </m:rPr>
              <m:t>,</m:t>
            </m:r>
            <m:sSup>
              <m:e>
                <m:r>
                  <m:t>T</m:t>
                </m:r>
              </m:e>
              <m:sup>
                <m:r>
                  <m:rPr>
                    <m:sty m:val="p"/>
                  </m:rPr>
                  <m:t>*</m:t>
                </m:r>
              </m:sup>
            </m:sSup>
            <m:limLow>
              <m:e>
                <m:r>
                  <m:t>v</m:t>
                </m:r>
              </m:e>
              <m:lim>
                <m:r>
                  <m:rPr>
                    <m:sty m:val="p"/>
                  </m:rPr>
                  <m:t>∼</m:t>
                </m:r>
              </m:lim>
            </m:limLow>
          </m:e>
        </m:d>
        <m:r>
          <m:t>​</m:t>
        </m:r>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79"/>
    <w:bookmarkStart w:id="680" w:name="thm-zhz-sum-squares"/>
    <w:p>
      <w:pPr>
        <w:pStyle w:val="BodyText"/>
      </w:pPr>
      <w:r>
        <w:rPr>
          <w:b/>
          <w:bCs/>
        </w:rPr>
        <w:t xml:space="preserve">Theorem 124 (</w:t>
      </w:r>
      <m:oMath>
        <m:sSup>
          <m:e>
            <m:limLow>
              <m:e>
                <m:r>
                  <m:t>z</m:t>
                </m:r>
              </m:e>
              <m:lim>
                <m:r>
                  <m:rPr>
                    <m:sty m:val="p"/>
                  </m:rPr>
                  <m:t>∼</m:t>
                </m:r>
              </m:lim>
            </m:limLow>
          </m:e>
          <m:sup>
            <m:r>
              <m:rPr>
                <m:scr m:val="sans-serif"/>
                <m:sty m:val="p"/>
              </m:rPr>
              <m:t>H</m:t>
            </m:r>
          </m:sup>
        </m:sSup>
        <m:limLow>
          <m:e>
            <m:r>
              <m:t>z</m:t>
            </m:r>
          </m:e>
          <m:lim>
            <m:r>
              <m:rPr>
                <m:sty m:val="p"/>
              </m:rPr>
              <m:t>∼</m:t>
            </m:r>
          </m:lim>
        </m:limLow>
      </m:oMath>
      <w:r>
        <w:rPr>
          <w:b/>
          <w:bCs/>
        </w:rPr>
        <w:t xml:space="preserve"> </w:t>
      </w:r>
      <w:r>
        <w:rPr>
          <w:b/>
          <w:bCs/>
        </w:rPr>
        <w:t xml:space="preserve">is a sum of squared absolute values)</w:t>
      </w:r>
      <w:r>
        <w:t xml:space="preserve"> </w:t>
      </w:r>
      <w:r>
        <w:t xml:space="preserve">For every</w:t>
      </w:r>
      <w:r>
        <w:t xml:space="preserve"> </w:t>
      </w:r>
      <m:oMath>
        <m:limLow>
          <m:e>
            <m:r>
              <m:t>z</m:t>
            </m:r>
          </m:e>
          <m:lim>
            <m:r>
              <m:rPr>
                <m:sty m:val="p"/>
              </m:rPr>
              <m:t>∼</m:t>
            </m:r>
          </m:lim>
        </m:limLow>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limLow>
                        <m:e>
                          <m:r>
                            <m:t>z</m:t>
                          </m:r>
                        </m:e>
                        <m:lim>
                          <m:r>
                            <m:rPr>
                              <m:sty m:val="p"/>
                            </m:rPr>
                            <m:t>∼</m:t>
                          </m:r>
                        </m:lim>
                      </m:limLow>
                    </m:e>
                    <m:sup>
                      <m:r>
                        <m:rPr>
                          <m:scr m:val="sans-serif"/>
                          <m:sty m:val="p"/>
                        </m:rPr>
                        <m:t>H</m:t>
                      </m:r>
                    </m:sup>
                  </m:sSup>
                </m:e>
                <m:lim>
                  <m:r>
                    <m:rPr>
                      <m:sty m:val="p"/>
                    </m:rPr>
                    <m:t>⏟</m:t>
                  </m:r>
                </m:lim>
              </m:limLow>
            </m:e>
            <m:lim>
              <m:r>
                <m:t>1</m:t>
              </m:r>
              <m:r>
                <m:rPr>
                  <m:sty m:val="p"/>
                </m:rPr>
                <m:t>×</m:t>
              </m:r>
              <m:r>
                <m:t>p</m:t>
              </m:r>
            </m:lim>
          </m:limLow>
          <m:r>
            <m:t> </m:t>
          </m:r>
          <m:limLow>
            <m:e>
              <m:limLow>
                <m:e>
                  <m:limLow>
                    <m:e>
                      <m:r>
                        <m:t>z</m:t>
                      </m:r>
                    </m:e>
                    <m:lim>
                      <m:r>
                        <m:rPr>
                          <m:sty m:val="p"/>
                        </m:rPr>
                        <m:t>∼</m:t>
                      </m:r>
                    </m:lim>
                  </m:limLow>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limLow>
          <m:e>
            <m:r>
              <m:t>z</m:t>
            </m:r>
          </m:e>
          <m:lim>
            <m:r>
              <m:rPr>
                <m:sty m:val="p"/>
              </m:rPr>
              <m:t>∼</m:t>
            </m:r>
          </m:lim>
        </m:limLow>
        <m:r>
          <m:rPr>
            <m:sty m:val="p"/>
          </m:rPr>
          <m:t>=</m:t>
        </m:r>
        <m:sSub>
          <m:e>
            <m:limLow>
              <m:e>
                <m:r>
                  <m:t>0</m:t>
                </m:r>
              </m:e>
              <m:lim>
                <m:r>
                  <m:rPr>
                    <m:sty m:val="p"/>
                  </m:rPr>
                  <m:t>∼</m:t>
                </m:r>
              </m:lim>
            </m:limLow>
          </m:e>
          <m:sub>
            <m:r>
              <m:t>p</m:t>
            </m:r>
            <m:r>
              <m:rPr>
                <m:sty m:val="p"/>
              </m:rPr>
              <m:t>×</m:t>
            </m:r>
            <m:r>
              <m:t>1</m:t>
            </m:r>
          </m:sub>
        </m:sSub>
      </m:oMath>
      <w:r>
        <w:t xml:space="preserve">.</w:t>
      </w:r>
    </w:p>
    <w:bookmarkEnd w:id="680"/>
    <w:p>
      <w:pPr>
        <w:pStyle w:val="BodyText"/>
      </w:pPr>
      <w:r>
        <w:rPr>
          <w:i/>
          <w:iCs/>
        </w:rPr>
        <w:t xml:space="preserve">Proof</w:t>
      </w:r>
      <w:r>
        <w:t xml:space="preserve">. </w:t>
      </w:r>
      <w:r>
        <w:t xml:space="preserve">The last step uses the</w:t>
      </w:r>
      <w:r>
        <w:t xml:space="preserve"> </w:t>
      </w:r>
      <w:hyperlink r:id="rId681">
        <w:r>
          <w:rPr>
            <w:rStyle w:val="Hyperlink"/>
          </w:rPr>
          <w:t xml:space="preserve">identity for a complex number times its conjugate</w:t>
        </w:r>
      </w:hyperlink>
      <w:r>
        <w:t xml:space="preserve">.</w:t>
      </w:r>
    </w:p>
    <w:p>
      <w:pPr>
        <w:pStyle w:val="BodyText"/>
      </w:pPr>
      <m:oMathPara>
        <m:oMathParaPr>
          <m:jc m:val="center"/>
        </m:oMathParaPr>
        <m:oMath>
          <m:eqArr>
            <m:e>
              <m:sSup>
                <m:e>
                  <m:limLow>
                    <m:e>
                      <m:r>
                        <m:t>z</m:t>
                      </m:r>
                    </m:e>
                    <m:lim>
                      <m:r>
                        <m:rPr>
                          <m:sty m:val="p"/>
                        </m:rPr>
                        <m:t>∼</m:t>
                      </m:r>
                    </m:lim>
                  </m:limLow>
                </m:e>
                <m:sup>
                  <m:r>
                    <m:rPr>
                      <m:scr m:val="sans-serif"/>
                      <m:sty m:val="p"/>
                    </m:rPr>
                    <m:t>H</m:t>
                  </m:r>
                </m:sup>
              </m:sSup>
              <m:limLow>
                <m:e>
                  <m:r>
                    <m:t>z</m:t>
                  </m:r>
                </m:e>
                <m:lim>
                  <m:r>
                    <m:rPr>
                      <m:sty m:val="p"/>
                    </m:rPr>
                    <m:t>∼</m:t>
                  </m:r>
                </m:lim>
              </m:limLow>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128</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82">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83" w:name="exm-zhz-sum-squares"/>
    <w:p>
      <w:pPr>
        <w:pStyle w:val="BodyText"/>
      </w:pPr>
      <w:r>
        <w:rPr>
          <w:b/>
          <w:bCs/>
        </w:rPr>
        <w:t xml:space="preserve">Example 216 (Computing</w:t>
      </w:r>
      <w:r>
        <w:rPr>
          <w:b/>
          <w:bCs/>
        </w:rPr>
        <w:t xml:space="preserve"> </w:t>
      </w:r>
      <m:oMath>
        <m:sSup>
          <m:e>
            <m:limLow>
              <m:e>
                <m:r>
                  <m:t>z</m:t>
                </m:r>
              </m:e>
              <m:lim>
                <m:r>
                  <m:rPr>
                    <m:sty m:val="p"/>
                  </m:rPr>
                  <m:t>∼</m:t>
                </m:r>
              </m:lim>
            </m:limLow>
          </m:e>
          <m:sup>
            <m:r>
              <m:rPr>
                <m:scr m:val="sans-serif"/>
                <m:sty m:val="p"/>
              </m:rPr>
              <m:t>H</m:t>
            </m:r>
          </m:sup>
        </m:sSup>
        <m:limLow>
          <m:e>
            <m:r>
              <m:t>z</m:t>
            </m:r>
          </m:e>
          <m:lim>
            <m:r>
              <m:rPr>
                <m:sty m:val="p"/>
              </m:rPr>
              <m:t>∼</m:t>
            </m:r>
          </m:lim>
        </m:limLow>
      </m:oMath>
      <w:r>
        <w:rPr>
          <w:b/>
          <w:bCs/>
        </w:rPr>
        <w:t xml:space="preserve">)</w:t>
      </w:r>
      <w:r>
        <w:t xml:space="preserve"> </w:t>
      </w:r>
      <w:r>
        <w:t xml:space="preserve">Let</w:t>
      </w:r>
      <w:r>
        <w:t xml:space="preserve"> </w:t>
      </w:r>
      <m:oMath>
        <m:limLow>
          <m:e>
            <m:r>
              <m:t>z</m:t>
            </m:r>
          </m:e>
          <m:lim>
            <m:r>
              <m:rPr>
                <m:sty m:val="p"/>
              </m:rPr>
              <m:t>∼</m:t>
            </m:r>
          </m:lim>
        </m:limLow>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124</w:t>
        </w:r>
      </w:hyperlink>
      <w:r>
        <w:t xml:space="preserve">,</w:t>
      </w:r>
    </w:p>
    <w:p>
      <w:pPr>
        <w:pStyle w:val="BodyText"/>
      </w:pPr>
      <m:oMathPara>
        <m:oMathParaPr>
          <m:jc m:val="center"/>
        </m:oMathParaPr>
        <m:oMath>
          <m:eqArr>
            <m:e>
              <m:limLow>
                <m:e>
                  <m:limLow>
                    <m:e>
                      <m:sSup>
                        <m:e>
                          <m:limLow>
                            <m:e>
                              <m:r>
                                <m:t>z</m:t>
                              </m:r>
                            </m:e>
                            <m:lim>
                              <m:r>
                                <m:rPr>
                                  <m:sty m:val="p"/>
                                </m:rPr>
                                <m:t>∼</m:t>
                              </m:r>
                            </m:lim>
                          </m:limLow>
                        </m:e>
                        <m:sup>
                          <m:r>
                            <m:rPr>
                              <m:scr m:val="sans-serif"/>
                              <m:sty m:val="p"/>
                            </m:rPr>
                            <m:t>H</m:t>
                          </m:r>
                        </m:sup>
                      </m:sSup>
                    </m:e>
                    <m:lim>
                      <m:r>
                        <m:rPr>
                          <m:sty m:val="p"/>
                        </m:rPr>
                        <m:t>⏟</m:t>
                      </m:r>
                    </m:lim>
                  </m:limLow>
                </m:e>
                <m:lim>
                  <m:r>
                    <m:t>1</m:t>
                  </m:r>
                  <m:r>
                    <m:rPr>
                      <m:sty m:val="p"/>
                    </m:rPr>
                    <m:t>×</m:t>
                  </m:r>
                  <m:r>
                    <m:t>2</m:t>
                  </m:r>
                </m:lim>
              </m:limLow>
              <m:r>
                <m:t> </m:t>
              </m:r>
              <m:limLow>
                <m:e>
                  <m:limLow>
                    <m:e>
                      <m:limLow>
                        <m:e>
                          <m:r>
                            <m:t>z</m:t>
                          </m:r>
                        </m:e>
                        <m:lim>
                          <m:r>
                            <m:rPr>
                              <m:sty m:val="p"/>
                            </m:rPr>
                            <m:t>∼</m:t>
                          </m:r>
                        </m:lim>
                      </m:limLow>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124</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83"/>
    <w:bookmarkStart w:id="684" w:name="exm-transpose-not-enough"/>
    <w:p>
      <w:pPr>
        <w:pStyle w:val="FirstParagraph"/>
      </w:pPr>
      <w:r>
        <w:rPr>
          <w:b/>
          <w:bCs/>
        </w:rPr>
        <w:t xml:space="preserve">Example 217 (Why complex vectors use the conjugate transpose)</w:t>
      </w:r>
      <w:r>
        <w:t xml:space="preserve"> </w:t>
      </w:r>
      <w:r>
        <w:t xml:space="preserve">For a real vector</w:t>
      </w:r>
      <w:r>
        <w:t xml:space="preserve"> </w:t>
      </w:r>
      <m:oMath>
        <m:limLow>
          <m:e>
            <m:r>
              <m:t>x</m:t>
            </m:r>
          </m:e>
          <m:lim>
            <m:r>
              <m:rPr>
                <m:sty m:val="p"/>
              </m:rPr>
              <m:t>∼</m:t>
            </m:r>
          </m:lim>
        </m:limLow>
      </m:oMath>
      <w:r>
        <w:t xml:space="preserve">,</w:t>
      </w:r>
      <w:r>
        <w:t xml:space="preserve"> </w:t>
      </w:r>
      <m:oMath>
        <m:sSup>
          <m:e>
            <m:limLow>
              <m:e>
                <m:r>
                  <m:t>x</m:t>
                </m:r>
              </m:e>
              <m:lim>
                <m:r>
                  <m:rPr>
                    <m:sty m:val="p"/>
                  </m:rPr>
                  <m:t>∼</m:t>
                </m:r>
              </m:lim>
            </m:limLow>
          </m:e>
          <m:sup>
            <m:r>
              <m:rPr>
                <m:sty m:val="p"/>
              </m:rPr>
              <m:t>⊤</m:t>
            </m:r>
          </m:sup>
        </m:sSup>
        <m:limLow>
          <m:e>
            <m:r>
              <m:t>x</m:t>
            </m:r>
          </m:e>
          <m:lim>
            <m:r>
              <m:rPr>
                <m:sty m:val="p"/>
              </m:rPr>
              <m:t>∼</m:t>
            </m:r>
          </m:lim>
        </m:limLow>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limLow>
          <m:e>
            <m:r>
              <m:t>x</m:t>
            </m:r>
          </m:e>
          <m:lim>
            <m:r>
              <m:rPr>
                <m:sty m:val="p"/>
              </m:rPr>
              <m:t>∼</m:t>
            </m:r>
          </m:lim>
        </m:limLow>
      </m:oMath>
      <w:r>
        <w:t xml:space="preserve"> </w:t>
      </w:r>
      <w:r>
        <w:t xml:space="preserve">is the zero vector.</w:t>
      </w:r>
      <w:r>
        <w:t xml:space="preserve"> </w:t>
      </w:r>
      <w:r>
        <w:t xml:space="preserve">The same formula fails for complex vectors.</w:t>
      </w:r>
      <w:r>
        <w:t xml:space="preserve"> </w:t>
      </w:r>
      <w:r>
        <w:t xml:space="preserve">Let</w:t>
      </w:r>
      <w:r>
        <w:t xml:space="preserve"> </w:t>
      </w:r>
      <m:oMath>
        <m:limLow>
          <m:e>
            <m:r>
              <m:t>z</m:t>
            </m:r>
          </m:e>
          <m:lim>
            <m:r>
              <m:rPr>
                <m:sty m:val="p"/>
              </m:rPr>
              <m:t>∼</m:t>
            </m:r>
          </m:lim>
        </m:limLow>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limLow>
                            <m:e>
                              <m:r>
                                <m:t>z</m:t>
                              </m:r>
                            </m:e>
                            <m:lim>
                              <m:r>
                                <m:rPr>
                                  <m:sty m:val="p"/>
                                </m:rPr>
                                <m:t>∼</m:t>
                              </m:r>
                            </m:lim>
                          </m:limLow>
                        </m:e>
                        <m:sup>
                          <m:r>
                            <m:rPr>
                              <m:sty m:val="p"/>
                            </m:rPr>
                            <m:t>⊤</m:t>
                          </m:r>
                        </m:sup>
                      </m:sSup>
                    </m:e>
                    <m:lim>
                      <m:r>
                        <m:rPr>
                          <m:sty m:val="p"/>
                        </m:rPr>
                        <m:t>⏟</m:t>
                      </m:r>
                    </m:lim>
                  </m:limLow>
                </m:e>
                <m:lim>
                  <m:r>
                    <m:t>1</m:t>
                  </m:r>
                  <m:r>
                    <m:rPr>
                      <m:sty m:val="p"/>
                    </m:rPr>
                    <m:t>×</m:t>
                  </m:r>
                  <m:r>
                    <m:t>2</m:t>
                  </m:r>
                </m:lim>
              </m:limLow>
              <m:r>
                <m:t> </m:t>
              </m:r>
              <m:limLow>
                <m:e>
                  <m:limLow>
                    <m:e>
                      <m:limLow>
                        <m:e>
                          <m:r>
                            <m:t>z</m:t>
                          </m:r>
                        </m:e>
                        <m:lim>
                          <m:r>
                            <m:rPr>
                              <m:sty m:val="p"/>
                            </m:rPr>
                            <m:t>∼</m:t>
                          </m:r>
                        </m:lim>
                      </m:limLow>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limLow>
          <m:e>
            <m:r>
              <m:t>z</m:t>
            </m:r>
          </m:e>
          <m:lim>
            <m:r>
              <m:rPr>
                <m:sty m:val="p"/>
              </m:rPr>
              <m:t>∼</m:t>
            </m:r>
          </m:lim>
        </m:limLow>
        <m:r>
          <m:rPr>
            <m:sty m:val="p"/>
          </m:rPr>
          <m:t>≠</m:t>
        </m:r>
        <m:sSub>
          <m:e>
            <m:limLow>
              <m:e>
                <m:r>
                  <m:t>0</m:t>
                </m:r>
              </m:e>
              <m:lim>
                <m:r>
                  <m:rPr>
                    <m:sty m:val="p"/>
                  </m:rPr>
                  <m:t>∼</m:t>
                </m:r>
              </m:lim>
            </m:limLow>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limLow>
                            <m:e>
                              <m:r>
                                <m:t>z</m:t>
                              </m:r>
                            </m:e>
                            <m:lim>
                              <m:r>
                                <m:rPr>
                                  <m:sty m:val="p"/>
                                </m:rPr>
                                <m:t>∼</m:t>
                              </m:r>
                            </m:lim>
                          </m:limLow>
                        </m:e>
                        <m:sup>
                          <m:r>
                            <m:rPr>
                              <m:scr m:val="sans-serif"/>
                              <m:sty m:val="p"/>
                            </m:rPr>
                            <m:t>H</m:t>
                          </m:r>
                        </m:sup>
                      </m:sSup>
                    </m:e>
                    <m:lim>
                      <m:r>
                        <m:rPr>
                          <m:sty m:val="p"/>
                        </m:rPr>
                        <m:t>⏟</m:t>
                      </m:r>
                    </m:lim>
                  </m:limLow>
                </m:e>
                <m:lim>
                  <m:r>
                    <m:t>1</m:t>
                  </m:r>
                  <m:r>
                    <m:rPr>
                      <m:sty m:val="p"/>
                    </m:rPr>
                    <m:t>×</m:t>
                  </m:r>
                  <m:r>
                    <m:t>2</m:t>
                  </m:r>
                </m:lim>
              </m:limLow>
              <m:r>
                <m:t> </m:t>
              </m:r>
              <m:limLow>
                <m:e>
                  <m:limLow>
                    <m:e>
                      <m:limLow>
                        <m:e>
                          <m:r>
                            <m:t>z</m:t>
                          </m:r>
                        </m:e>
                        <m:lim>
                          <m:r>
                            <m:rPr>
                              <m:sty m:val="p"/>
                            </m:rPr>
                            <m:t>∼</m:t>
                          </m:r>
                        </m:lim>
                      </m:limLow>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128</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124</w:t>
        </w:r>
      </w:hyperlink>
      <w:r>
        <w:t xml:space="preserve"> </w:t>
      </w:r>
      <w:r>
        <w:t xml:space="preserve">guarantees.</w:t>
      </w:r>
    </w:p>
    <w:bookmarkEnd w:id="684"/>
    <w:bookmarkStart w:id="685" w:name="def-hermitian-matrix"/>
    <w:p>
      <w:pPr>
        <w:pStyle w:val="BodyText"/>
      </w:pPr>
      <w:r>
        <w:rPr>
          <w:b/>
          <w:bCs/>
        </w:rPr>
        <w:t xml:space="preserve">Definition 129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85"/>
    <w:bookmarkStart w:id="686" w:name="rem-hermitian-self-adjoint"/>
    <w:p>
      <w:pPr>
        <w:pStyle w:val="FirstParagraph"/>
      </w:pPr>
      <w:r>
        <w:rPr>
          <w:i/>
          <w:iCs/>
        </w:rPr>
        <w:t xml:space="preserve">Remark 53</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123</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r>
          <m:t>​</m:t>
        </m:r>
        <m:d>
          <m:dPr>
            <m:begChr m:val="⟨"/>
            <m:sepChr m:val=""/>
            <m:endChr m:val="⟩"/>
            <m:grow/>
          </m:dPr>
          <m:e>
            <m:r>
              <m:rPr>
                <m:sty m:val="bi"/>
              </m:rPr>
              <m:t>A</m:t>
            </m:r>
            <m:limLow>
              <m:e>
                <m:r>
                  <m:t>u</m:t>
                </m:r>
              </m:e>
              <m:lim>
                <m:r>
                  <m:rPr>
                    <m:sty m:val="p"/>
                  </m:rPr>
                  <m:t>∼</m:t>
                </m:r>
              </m:lim>
            </m:limLow>
            <m:r>
              <m:rPr>
                <m:sty m:val="p"/>
              </m:rPr>
              <m:t>,</m:t>
            </m:r>
            <m:limLow>
              <m:e>
                <m:r>
                  <m:t>v</m:t>
                </m:r>
              </m:e>
              <m:lim>
                <m:r>
                  <m:rPr>
                    <m:sty m:val="p"/>
                  </m:rPr>
                  <m:t>∼</m:t>
                </m:r>
              </m:lim>
            </m:limLow>
          </m:e>
        </m:d>
        <m:r>
          <m:t>​</m:t>
        </m:r>
        <m:r>
          <m:rPr>
            <m:sty m:val="p"/>
          </m:rPr>
          <m:t>=</m:t>
        </m:r>
        <m:r>
          <m:t>​</m:t>
        </m:r>
        <m:d>
          <m:dPr>
            <m:begChr m:val="⟨"/>
            <m:sepChr m:val=""/>
            <m:endChr m:val="⟩"/>
            <m:grow/>
          </m:dPr>
          <m:e>
            <m:limLow>
              <m:e>
                <m:r>
                  <m:t>u</m:t>
                </m:r>
              </m:e>
              <m:lim>
                <m:r>
                  <m:rPr>
                    <m:sty m:val="p"/>
                  </m:rPr>
                  <m:t>∼</m:t>
                </m:r>
              </m:lim>
            </m:limLow>
            <m:r>
              <m:rPr>
                <m:sty m:val="p"/>
              </m:rPr>
              <m:t>,</m:t>
            </m:r>
            <m:r>
              <m:rPr>
                <m:sty m:val="bi"/>
              </m:rPr>
              <m:t>A</m:t>
            </m:r>
            <m:limLow>
              <m:e>
                <m:r>
                  <m:t>v</m:t>
                </m:r>
              </m:e>
              <m:lim>
                <m:r>
                  <m:rPr>
                    <m:sty m:val="p"/>
                  </m:rPr>
                  <m:t>∼</m:t>
                </m:r>
              </m:lim>
            </m:limLow>
          </m:e>
        </m:d>
        <m:r>
          <m:t>​</m:t>
        </m:r>
      </m:oMath>
      <w:r>
        <w:t xml:space="preserve"> </w:t>
      </w:r>
      <w:r>
        <w:t xml:space="preserve">for all</w:t>
      </w:r>
      <w:r>
        <w:t xml:space="preserve"> </w:t>
      </w:r>
      <m:oMath>
        <m:limLow>
          <m:e>
            <m:r>
              <m:t>u</m:t>
            </m:r>
          </m:e>
          <m:lim>
            <m:r>
              <m:rPr>
                <m:sty m:val="p"/>
              </m:rPr>
              <m:t>∼</m:t>
            </m:r>
          </m:lim>
        </m:limLow>
        <m:r>
          <m:rPr>
            <m:sty m:val="p"/>
          </m:rPr>
          <m:t>,</m:t>
        </m:r>
        <m:limLow>
          <m:e>
            <m:r>
              <m:t>v</m:t>
            </m:r>
          </m:e>
          <m:lim>
            <m:r>
              <m:rPr>
                <m:sty m:val="p"/>
              </m:rPr>
              <m:t>∼</m:t>
            </m:r>
          </m:lim>
        </m:limLow>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86"/>
    <w:bookmarkStart w:id="687" w:name="exm-hermitian-matrix"/>
    <w:p>
      <w:pPr>
        <w:pStyle w:val="BodyText"/>
      </w:pPr>
      <w:r>
        <w:rPr>
          <w:b/>
          <w:bCs/>
        </w:rPr>
        <w:t xml:space="preserve">Example 218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87"/>
    <w:bookmarkStart w:id="688" w:name="exm-not-hermitian"/>
    <w:p>
      <w:pPr>
        <w:pStyle w:val="BodyText"/>
      </w:pPr>
      <w:r>
        <w:rPr>
          <w:b/>
          <w:bCs/>
        </w:rPr>
        <w:t xml:space="preserve">Example 219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88"/>
    <w:bookmarkStart w:id="689" w:name="def-skew-hermitian-matrix"/>
    <w:p>
      <w:pPr>
        <w:pStyle w:val="FirstParagraph"/>
      </w:pPr>
      <w:r>
        <w:rPr>
          <w:b/>
          <w:bCs/>
        </w:rPr>
        <w:t xml:space="preserve">Definition 130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89"/>
    <w:bookmarkStart w:id="690" w:name="rem-skew-hermitian-diagonal"/>
    <w:p>
      <w:pPr>
        <w:pStyle w:val="FirstParagraph"/>
      </w:pPr>
      <w:r>
        <w:rPr>
          <w:i/>
          <w:iCs/>
        </w:rPr>
        <w:t xml:space="preserve">Remark 54</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90"/>
    <w:bookmarkStart w:id="691" w:name="exm-skew-hermitian-matrix"/>
    <w:p>
      <w:pPr>
        <w:pStyle w:val="BodyText"/>
      </w:pPr>
      <w:r>
        <w:rPr>
          <w:b/>
          <w:bCs/>
        </w:rPr>
        <w:t xml:space="preserve">Example 220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91"/>
    <w:bookmarkStart w:id="692" w:name="X4e376dfe4195dd67571b7cde9ab8c2999dabc4a"/>
    <w:p>
      <w:pPr>
        <w:pStyle w:val="BodyText"/>
      </w:pPr>
      <w:r>
        <w:rPr>
          <w:b/>
          <w:bCs/>
        </w:rPr>
        <w:t xml:space="preserve">Theorem 125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129</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130</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92"/>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122</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93"/>
    <w:bookmarkStart w:id="697" w:name="sec-additional-resources"/>
    <w:p>
      <w:pPr>
        <w:pStyle w:val="Heading2"/>
      </w:pPr>
      <w:r>
        <w:t xml:space="preserve">24 Further reading</w:t>
      </w:r>
    </w:p>
    <w:p>
      <w:pPr>
        <w:pStyle w:val="Compact"/>
        <w:numPr>
          <w:ilvl w:val="0"/>
          <w:numId w:val="1113"/>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3"/>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3"/>
        </w:numPr>
      </w:pPr>
      <w:r>
        <w:t xml:space="preserve">Fieller (2016)</w:t>
      </w:r>
    </w:p>
    <w:p>
      <w:pPr>
        <w:pStyle w:val="Compact"/>
        <w:numPr>
          <w:ilvl w:val="0"/>
          <w:numId w:val="1113"/>
        </w:numPr>
      </w:pPr>
      <w:r>
        <w:t xml:space="preserve">Banerjee and Roy (2014)</w:t>
      </w:r>
    </w:p>
    <w:p>
      <w:pPr>
        <w:pStyle w:val="Compact"/>
        <w:numPr>
          <w:ilvl w:val="0"/>
          <w:numId w:val="1113"/>
        </w:numPr>
      </w:pPr>
      <w:r>
        <w:t xml:space="preserve">Searle and Khuri (2017)</w:t>
      </w:r>
    </w:p>
    <w:p>
      <w:pPr>
        <w:pStyle w:val="Compact"/>
        <w:numPr>
          <w:ilvl w:val="0"/>
          <w:numId w:val="1113"/>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94">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3"/>
        </w:numPr>
      </w:pPr>
      <w:r>
        <w:t xml:space="preserve">Stanford University (2024)</w:t>
      </w:r>
      <w:r>
        <w:t xml:space="preserve"> </w:t>
      </w:r>
      <w:r>
        <w:t xml:space="preserve">(Stanford EE 278, taught by Tsachy Weissman) applies this page’s tools to probability and inference.</w:t>
      </w:r>
      <w:r>
        <w:t xml:space="preserve"> </w:t>
      </w:r>
      <w:r>
        <w:t xml:space="preserve">Its</w:t>
      </w:r>
      <w:r>
        <w:t xml:space="preserve"> </w:t>
      </w:r>
      <w:r>
        <w:t xml:space="preserve">“MMSE Geometry”</w:t>
      </w:r>
      <w:r>
        <w:t xml:space="preserve"> </w:t>
      </w:r>
      <w:r>
        <w:t xml:space="preserve">lecture treats the best estimate as an orthogonal</w:t>
      </w:r>
      <w:r>
        <w:t xml:space="preserve"> </w:t>
      </w:r>
      <w:hyperlink r:id="rId695">
        <w:r>
          <w:rPr>
            <w:rStyle w:val="Hyperlink"/>
          </w:rPr>
          <w:t xml:space="preserve">projection</w:t>
        </w:r>
      </w:hyperlink>
      <w:r>
        <w:t xml:space="preserve">,</w:t>
      </w:r>
      <w:r>
        <w:t xml:space="preserve"> </w:t>
      </w:r>
      <w:r>
        <w:t xml:space="preserve">and its lectures on spectral decomposition, the Karhunen-Loeve expansion and principal component analysis</w:t>
      </w:r>
      <w:r>
        <w:t xml:space="preserve"> </w:t>
      </w:r>
      <w:r>
        <w:t xml:space="preserve">treat</w:t>
      </w:r>
      <w:r>
        <w:t xml:space="preserve"> </w:t>
      </w:r>
      <w:hyperlink r:id="rId696">
        <w:r>
          <w:rPr>
            <w:rStyle w:val="Hyperlink"/>
          </w:rPr>
          <w:t xml:space="preserve">diagonalization</w:t>
        </w:r>
      </w:hyperlink>
      <w:r>
        <w:t xml:space="preserve"> </w:t>
      </w:r>
      <w:r>
        <w:t xml:space="preserve">of a covariance matrix.</w:t>
      </w:r>
    </w:p>
    <w:p>
      <w:pPr>
        <w:pStyle w:val="Compact"/>
        <w:numPr>
          <w:ilvl w:val="0"/>
          <w:numId w:val="1113"/>
        </w:numPr>
      </w:pPr>
      <w:hyperlink r:id="rId150">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97"/>
    <w:bookmarkStart w:id="740" w:name="references"/>
    <w:p>
      <w:pPr>
        <w:pStyle w:val="Heading2"/>
      </w:pPr>
      <w:r>
        <w:t xml:space="preserve">References</w:t>
      </w:r>
    </w:p>
    <w:bookmarkStart w:id="739" w:name="refs"/>
    <w:bookmarkStart w:id="699"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98">
        <w:r>
          <w:rPr>
            <w:rStyle w:val="Hyperlink"/>
          </w:rPr>
          <w:t xml:space="preserve">https://doi.org/10.1007/978-3-031-41026-0</w:t>
        </w:r>
      </w:hyperlink>
      <w:r>
        <w:t xml:space="preserve">.</w:t>
      </w:r>
    </w:p>
    <w:bookmarkEnd w:id="699"/>
    <w:bookmarkStart w:id="701"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700">
        <w:r>
          <w:rPr>
            <w:rStyle w:val="Hyperlink"/>
          </w:rPr>
          <w:t xml:space="preserve">https://www.routledge.com/Linear-Algebra-and-Matrix-Analysis-for-Statistics/Banerjee-Roy/p/book/9781420095388</w:t>
        </w:r>
      </w:hyperlink>
      <w:r>
        <w:t xml:space="preserve">.</w:t>
      </w:r>
    </w:p>
    <w:bookmarkEnd w:id="701"/>
    <w:bookmarkStart w:id="703"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702">
        <w:r>
          <w:rPr>
            <w:rStyle w:val="Hyperlink"/>
          </w:rPr>
          <w:t xml:space="preserve">https://doi.org/10.1017/9781108583664</w:t>
        </w:r>
      </w:hyperlink>
      <w:r>
        <w:t xml:space="preserve">.</w:t>
      </w:r>
    </w:p>
    <w:bookmarkEnd w:id="703"/>
    <w:bookmarkStart w:id="705"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704">
        <w:r>
          <w:rPr>
            <w:rStyle w:val="Hyperlink"/>
          </w:rPr>
          <w:t xml:space="preserve">https://doi.org/10.1201/9781315182780</w:t>
        </w:r>
      </w:hyperlink>
      <w:r>
        <w:t xml:space="preserve">.</w:t>
      </w:r>
    </w:p>
    <w:bookmarkEnd w:id="705"/>
    <w:bookmarkStart w:id="707"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706">
        <w:r>
          <w:rPr>
            <w:rStyle w:val="Hyperlink"/>
          </w:rPr>
          <w:t xml:space="preserve">https://doi.org/10.1201/9781315370200</w:t>
        </w:r>
      </w:hyperlink>
      <w:r>
        <w:t xml:space="preserve">.</w:t>
      </w:r>
    </w:p>
    <w:bookmarkEnd w:id="707"/>
    <w:bookmarkStart w:id="709"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708">
        <w:r>
          <w:rPr>
            <w:rStyle w:val="Hyperlink"/>
          </w:rPr>
          <w:t xml:space="preserve">https://www.deeplearningbook.org/</w:t>
        </w:r>
      </w:hyperlink>
      <w:r>
        <w:t xml:space="preserve">.</w:t>
      </w:r>
    </w:p>
    <w:bookmarkEnd w:id="709"/>
    <w:bookmarkStart w:id="711"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710">
        <w:r>
          <w:rPr>
            <w:rStyle w:val="Hyperlink"/>
          </w:rPr>
          <w:t xml:space="preserve">https://facultyweb.cs.wwu.edu/~hutchib2/video_lectures/data371/</w:t>
        </w:r>
      </w:hyperlink>
      <w:r>
        <w:t xml:space="preserve">.</w:t>
      </w:r>
    </w:p>
    <w:bookmarkEnd w:id="711"/>
    <w:bookmarkStart w:id="713"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712">
        <w:r>
          <w:rPr>
            <w:rStyle w:val="Hyperlink"/>
          </w:rPr>
          <w:t xml:space="preserve">www.mosaic-web.org</w:t>
        </w:r>
      </w:hyperlink>
      <w:r>
        <w:t xml:space="preserve">.</w:t>
      </w:r>
    </w:p>
    <w:bookmarkEnd w:id="713"/>
    <w:bookmarkStart w:id="715"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714">
        <w:r>
          <w:rPr>
            <w:rStyle w:val="Hyperlink"/>
          </w:rPr>
          <w:t xml:space="preserve">https://www2.imm.dtu.dk/pubdb/edoc/imm3274.pdf</w:t>
        </w:r>
      </w:hyperlink>
      <w:r>
        <w:t xml:space="preserve">.</w:t>
      </w:r>
    </w:p>
    <w:bookmarkEnd w:id="715"/>
    <w:bookmarkStart w:id="716"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716"/>
    <w:bookmarkStart w:id="718" w:name="ref-stanford2024ee278notes"/>
    <w:p>
      <w:pPr>
        <w:pStyle w:val="Bibliography"/>
      </w:pPr>
      <w:r>
        <w:t xml:space="preserve">Stanford University. 2024.</w:t>
      </w:r>
      <w:r>
        <w:t xml:space="preserve"> </w:t>
      </w:r>
      <w:r>
        <w:rPr>
          <w:i/>
          <w:iCs/>
        </w:rPr>
        <w:t xml:space="preserve">EE</w:t>
      </w:r>
      <w:r>
        <w:rPr>
          <w:i/>
          <w:iCs/>
        </w:rPr>
        <w:t xml:space="preserve"> </w:t>
      </w:r>
      <w:r>
        <w:rPr>
          <w:i/>
          <w:iCs/>
        </w:rPr>
        <w:t xml:space="preserve">278, Probability and Statistical Inference: Fall 2024 Lecture Notes</w:t>
      </w:r>
      <w:r>
        <w:t xml:space="preserve">. Handwritten lecture notes.</w:t>
      </w:r>
      <w:r>
        <w:t xml:space="preserve"> </w:t>
      </w:r>
      <w:hyperlink r:id="rId717">
        <w:r>
          <w:rPr>
            <w:rStyle w:val="Hyperlink"/>
          </w:rPr>
          <w:t xml:space="preserve">https://web.stanford.edu/class/ee278/lectures.html</w:t>
        </w:r>
      </w:hyperlink>
      <w:r>
        <w:t xml:space="preserve">.</w:t>
      </w:r>
    </w:p>
    <w:bookmarkEnd w:id="718"/>
    <w:bookmarkStart w:id="720"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719">
        <w:r>
          <w:rPr>
            <w:rStyle w:val="Hyperlink"/>
          </w:rPr>
          <w:t xml:space="preserve">https://math.mit.edu/~gs/linearalgebra/</w:t>
        </w:r>
      </w:hyperlink>
      <w:r>
        <w:t xml:space="preserve">.</w:t>
      </w:r>
    </w:p>
    <w:bookmarkEnd w:id="720"/>
    <w:bookmarkStart w:id="722"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721">
        <w:r>
          <w:rPr>
            <w:rStyle w:val="Hyperlink"/>
          </w:rPr>
          <w:t xml:space="preserve">https://ucla-biostat-216.github.io/2024fall/slides/10-eig/10-eig.html</w:t>
        </w:r>
      </w:hyperlink>
      <w:r>
        <w:t xml:space="preserve">.</w:t>
      </w:r>
    </w:p>
    <w:bookmarkEnd w:id="722"/>
    <w:bookmarkStart w:id="724"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723">
        <w:r>
          <w:rPr>
            <w:rStyle w:val="Hyperlink"/>
          </w:rPr>
          <w:t xml:space="preserve">https://ucla-biostat-216.github.io/2024fall/slides/08-ls/08-ls.html</w:t>
        </w:r>
      </w:hyperlink>
      <w:r>
        <w:t xml:space="preserve">.</w:t>
      </w:r>
    </w:p>
    <w:bookmarkEnd w:id="724"/>
    <w:bookmarkStart w:id="726"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725">
        <w:r>
          <w:rPr>
            <w:rStyle w:val="Hyperlink"/>
          </w:rPr>
          <w:t xml:space="preserve">https://ucla-biostat-216.github.io/2024fall/slides/07-matinv/07-matinv.html</w:t>
        </w:r>
      </w:hyperlink>
      <w:r>
        <w:t xml:space="preserve">.</w:t>
      </w:r>
    </w:p>
    <w:bookmarkEnd w:id="726"/>
    <w:bookmarkStart w:id="728"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727">
        <w:r>
          <w:rPr>
            <w:rStyle w:val="Hyperlink"/>
          </w:rPr>
          <w:t xml:space="preserve">https://ucla-biostat-216.github.io/2024fall/slides/03-matrix/03-matrix.html</w:t>
        </w:r>
      </w:hyperlink>
      <w:r>
        <w:t xml:space="preserve">.</w:t>
      </w:r>
    </w:p>
    <w:bookmarkEnd w:id="728"/>
    <w:bookmarkStart w:id="730"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729">
        <w:r>
          <w:rPr>
            <w:rStyle w:val="Hyperlink"/>
          </w:rPr>
          <w:t xml:space="preserve">https://ucla-biostat-216.github.io/2024fall/slides/06-orthproj/06-orthproj.html</w:t>
        </w:r>
      </w:hyperlink>
      <w:r>
        <w:t xml:space="preserve">.</w:t>
      </w:r>
    </w:p>
    <w:bookmarkEnd w:id="730"/>
    <w:bookmarkStart w:id="732"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731">
        <w:r>
          <w:rPr>
            <w:rStyle w:val="Hyperlink"/>
          </w:rPr>
          <w:t xml:space="preserve">https://ucla-biostat-216.github.io/2024fall/slides/05-rank/05-rank.html</w:t>
        </w:r>
      </w:hyperlink>
      <w:r>
        <w:t xml:space="preserve">.</w:t>
      </w:r>
    </w:p>
    <w:bookmarkEnd w:id="732"/>
    <w:bookmarkStart w:id="734"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733">
        <w:r>
          <w:rPr>
            <w:rStyle w:val="Hyperlink"/>
          </w:rPr>
          <w:t xml:space="preserve">https://ucla-biostat-216.github.io/2024fall/slides/11-pd/11-pd.html</w:t>
        </w:r>
      </w:hyperlink>
      <w:r>
        <w:t xml:space="preserve">.</w:t>
      </w:r>
    </w:p>
    <w:bookmarkEnd w:id="734"/>
    <w:bookmarkStart w:id="736"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735">
        <w:r>
          <w:rPr>
            <w:rStyle w:val="Hyperlink"/>
          </w:rPr>
          <w:t xml:space="preserve">https://ucla-biostat-216.github.io/2024fall/slides/04-vecsp/04-vecsp.html</w:t>
        </w:r>
      </w:hyperlink>
      <w:r>
        <w:t xml:space="preserve">.</w:t>
      </w:r>
    </w:p>
    <w:bookmarkEnd w:id="736"/>
    <w:bookmarkStart w:id="738"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737">
        <w:r>
          <w:rPr>
            <w:rStyle w:val="Hyperlink"/>
          </w:rPr>
          <w:t xml:space="preserve">https://ucla-biostat-216.github.io/2024fall/slides/02-vector/02-vector.html</w:t>
        </w:r>
      </w:hyperlink>
      <w:r>
        <w:t xml:space="preserve">.</w:t>
      </w:r>
    </w:p>
    <w:bookmarkEnd w:id="738"/>
    <w:bookmarkEnd w:id="739"/>
    <w:bookmarkEnd w:id="7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96" Type="http://schemas.openxmlformats.org/officeDocument/2006/relationships/image" Target="media/rId196.png"/><Relationship Id="rId74" Type="http://schemas.openxmlformats.org/officeDocument/2006/relationships/image" Target="media/rId74.png"/><Relationship Id="rId288" Type="http://schemas.openxmlformats.org/officeDocument/2006/relationships/image" Target="media/rId288.png"/><Relationship Id="rId347" Type="http://schemas.openxmlformats.org/officeDocument/2006/relationships/hyperlink" Target="algebra-basics.html#def-absolute-value" TargetMode="External"/><Relationship Id="rId59" Type="http://schemas.openxmlformats.org/officeDocument/2006/relationships/hyperlink" Target="algebra-basics.html#def-square-root" TargetMode="External"/><Relationship Id="rId310" Type="http://schemas.openxmlformats.org/officeDocument/2006/relationships/hyperlink" Target="algebra-basics.html#def-strict-inequality" TargetMode="External"/><Relationship Id="rId671" Type="http://schemas.openxmlformats.org/officeDocument/2006/relationships/hyperlink" Target="algebra-complex.html#def-complex-conjugate" TargetMode="External"/><Relationship Id="rId682" Type="http://schemas.openxmlformats.org/officeDocument/2006/relationships/hyperlink" Target="algebra-complex.html#def-complex-modulus" TargetMode="External"/><Relationship Id="rId478" Type="http://schemas.openxmlformats.org/officeDocument/2006/relationships/hyperlink" Target="algebra-complex.html#def-complex-number" TargetMode="External"/><Relationship Id="rId681" Type="http://schemas.openxmlformats.org/officeDocument/2006/relationships/hyperlink" Target="algebra-complex.html#thm-conj-product" TargetMode="External"/><Relationship Id="rId168" Type="http://schemas.openxmlformats.org/officeDocument/2006/relationships/hyperlink" Target="algebra-exponentials.html#def-affine-function" TargetMode="External"/><Relationship Id="rId169" Type="http://schemas.openxmlformats.org/officeDocument/2006/relationships/hyperlink" Target="algebra-exponentials.html#def-linear-function" TargetMode="External"/><Relationship Id="rId95" Type="http://schemas.openxmlformats.org/officeDocument/2006/relationships/hyperlink" Target="algebra-sums.html#def-associative" TargetMode="External"/><Relationship Id="rId93" Type="http://schemas.openxmlformats.org/officeDocument/2006/relationships/hyperlink" Target="algebra-sums.html#def-commutative" TargetMode="External"/><Relationship Id="rId107" Type="http://schemas.openxmlformats.org/officeDocument/2006/relationships/hyperlink" Target="algebra-sums.html#def-distributes-over" TargetMode="External"/><Relationship Id="rId40" Type="http://schemas.openxmlformats.org/officeDocument/2006/relationships/hyperlink" Target="algebra-sums.html#def-identity-element" TargetMode="External"/><Relationship Id="rId42" Type="http://schemas.openxmlformats.org/officeDocument/2006/relationships/hyperlink" Target="algebra-sums.html#def-summation" TargetMode="External"/><Relationship Id="rId137" Type="http://schemas.openxmlformats.org/officeDocument/2006/relationships/hyperlink" Target="algebra-sums.html#thm-mult-distr" TargetMode="External"/><Relationship Id="rId139" Type="http://schemas.openxmlformats.org/officeDocument/2006/relationships/hyperlink" Target="algebra-sums.html#thm-prod-symmetric" TargetMode="External"/><Relationship Id="rId140" Type="http://schemas.openxmlformats.org/officeDocument/2006/relationships/hyperlink" Target="algebra-sums.html#thm-sum-constant-factor" TargetMode="External"/><Relationship Id="rId138" Type="http://schemas.openxmlformats.org/officeDocument/2006/relationships/hyperlink" Target="algebra-sums.html#thm-sum-of-sums" TargetMode="External"/><Relationship Id="rId372" Type="http://schemas.openxmlformats.org/officeDocument/2006/relationships/hyperlink" Target="algebra-trigonometry.html#def-cosine-sine" TargetMode="External"/><Relationship Id="rId374" Type="http://schemas.openxmlformats.org/officeDocument/2006/relationships/hyperlink" Target="algebra-trigonometry.html#thm-cosine-bijection" TargetMode="External"/><Relationship Id="rId136" Type="http://schemas.openxmlformats.org/officeDocument/2006/relationships/hyperlink" Target="algebra.qmd" TargetMode="External"/><Relationship Id="rId694" Type="http://schemas.openxmlformats.org/officeDocument/2006/relationships/hyperlink" Target="calculus-derivatives.html#def-derivative" TargetMode="External"/><Relationship Id="rId173" Type="http://schemas.openxmlformats.org/officeDocument/2006/relationships/hyperlink" Target="calculus-derivatives.html#def-linear-approximation" TargetMode="External"/><Relationship Id="rId156" Type="http://schemas.openxmlformats.org/officeDocument/2006/relationships/hyperlink" Target="functions.qmd#def-composition" TargetMode="External"/><Relationship Id="rId19" Type="http://schemas.openxmlformats.org/officeDocument/2006/relationships/hyperlink" Target="functions.qmd#def-function" TargetMode="External"/><Relationship Id="rId275" Type="http://schemas.openxmlformats.org/officeDocument/2006/relationships/hyperlink" Target="functions.qmd#def-image" TargetMode="External"/><Relationship Id="rId23" Type="http://schemas.openxmlformats.org/officeDocument/2006/relationships/hyperlink" Target="functions.qmd#def-sequence" TargetMode="External"/><Relationship Id="rId698" Type="http://schemas.openxmlformats.org/officeDocument/2006/relationships/hyperlink" Target="https://doi.org/10.1007/978-3-031-41026-0" TargetMode="External"/><Relationship Id="rId702" Type="http://schemas.openxmlformats.org/officeDocument/2006/relationships/hyperlink" Target="https://doi.org/10.1017/9781108583664" TargetMode="External"/><Relationship Id="rId704" Type="http://schemas.openxmlformats.org/officeDocument/2006/relationships/hyperlink" Target="https://doi.org/10.1201/9781315182780" TargetMode="External"/><Relationship Id="rId706" Type="http://schemas.openxmlformats.org/officeDocument/2006/relationships/hyperlink" Target="https://doi.org/10.1201/9781315370200" TargetMode="External"/><Relationship Id="rId504" Type="http://schemas.openxmlformats.org/officeDocument/2006/relationships/hyperlink" Target="https://en.wikipedia.org/wiki/Definite_matrix" TargetMode="External"/><Relationship Id="rId524" Type="http://schemas.openxmlformats.org/officeDocument/2006/relationships/hyperlink" Target="https://en.wikipedia.org/wiki/Determinant" TargetMode="External"/><Relationship Id="rId31" Type="http://schemas.openxmlformats.org/officeDocument/2006/relationships/hyperlink" Target="https://en.wikipedia.org/wiki/Dot_product#Dyadics_and_matrices" TargetMode="External"/><Relationship Id="rId30" Type="http://schemas.openxmlformats.org/officeDocument/2006/relationships/hyperlink" Target="https://en.wikipedia.org/wiki/Linear_combination" TargetMode="External"/><Relationship Id="rId710" Type="http://schemas.openxmlformats.org/officeDocument/2006/relationships/hyperlink" Target="https://facultyweb.cs.wwu.edu/~hutchib2/video_lectures/data371/" TargetMode="External"/><Relationship Id="rId77" Type="http://schemas.openxmlformats.org/officeDocument/2006/relationships/hyperlink" Target="https://facultyweb.cs.wwu.edu/~hutchib2/video_lectures/data371/#linear_function_basics" TargetMode="External"/><Relationship Id="rId719" Type="http://schemas.openxmlformats.org/officeDocument/2006/relationships/hyperlink" Target="https://math.mit.edu/~gs/linearalgebra/" TargetMode="External"/><Relationship Id="rId45" Type="http://schemas.openxmlformats.org/officeDocument/2006/relationships/hyperlink" Target="https://morrison-lab.github.io/pds/expectation.html#def-expectation" TargetMode="External"/><Relationship Id="rId449" Type="http://schemas.openxmlformats.org/officeDocument/2006/relationships/hyperlink" Target="https://morrison-lab.github.io/rme/chapters/Linear-models-overview.html#sec-infer-LMs" TargetMode="External"/><Relationship Id="rId383" Type="http://schemas.openxmlformats.org/officeDocument/2006/relationships/hyperlink" Target="https://morrison-lab.github.io/sds/exploratory-descriptive.html#def-pearson-r" TargetMode="External"/><Relationship Id="rId737" Type="http://schemas.openxmlformats.org/officeDocument/2006/relationships/hyperlink" Target="https://ucla-biostat-216.github.io/2024fall/slides/02-vector/02-vector.html" TargetMode="External"/><Relationship Id="rId727" Type="http://schemas.openxmlformats.org/officeDocument/2006/relationships/hyperlink" Target="https://ucla-biostat-216.github.io/2024fall/slides/03-matrix/03-matrix.html" TargetMode="External"/><Relationship Id="rId735" Type="http://schemas.openxmlformats.org/officeDocument/2006/relationships/hyperlink" Target="https://ucla-biostat-216.github.io/2024fall/slides/04-vecsp/04-vecsp.html" TargetMode="External"/><Relationship Id="rId731" Type="http://schemas.openxmlformats.org/officeDocument/2006/relationships/hyperlink" Target="https://ucla-biostat-216.github.io/2024fall/slides/05-rank/05-rank.html" TargetMode="External"/><Relationship Id="rId729" Type="http://schemas.openxmlformats.org/officeDocument/2006/relationships/hyperlink" Target="https://ucla-biostat-216.github.io/2024fall/slides/06-orthproj/06-orthproj.html" TargetMode="External"/><Relationship Id="rId725" Type="http://schemas.openxmlformats.org/officeDocument/2006/relationships/hyperlink" Target="https://ucla-biostat-216.github.io/2024fall/slides/07-matinv/07-matinv.html" TargetMode="External"/><Relationship Id="rId723" Type="http://schemas.openxmlformats.org/officeDocument/2006/relationships/hyperlink" Target="https://ucla-biostat-216.github.io/2024fall/slides/08-ls/08-ls.html" TargetMode="External"/><Relationship Id="rId721" Type="http://schemas.openxmlformats.org/officeDocument/2006/relationships/hyperlink" Target="https://ucla-biostat-216.github.io/2024fall/slides/10-eig/10-eig.html" TargetMode="External"/><Relationship Id="rId733" Type="http://schemas.openxmlformats.org/officeDocument/2006/relationships/hyperlink" Target="https://ucla-biostat-216.github.io/2024fall/slides/11-pd/11-pd.html" TargetMode="External"/><Relationship Id="rId717" Type="http://schemas.openxmlformats.org/officeDocument/2006/relationships/hyperlink" Target="https://web.stanford.edu/class/ee278/lectures.html" TargetMode="External"/><Relationship Id="rId79" Type="http://schemas.openxmlformats.org/officeDocument/2006/relationships/hyperlink" Target="https://wwu.instructure.com/courses/1906010/modules#module_3922392" TargetMode="External"/><Relationship Id="rId708" Type="http://schemas.openxmlformats.org/officeDocument/2006/relationships/hyperlink" Target="https://www.deeplearningbook.org/" TargetMode="External"/><Relationship Id="rId712" Type="http://schemas.openxmlformats.org/officeDocument/2006/relationships/hyperlink" Target="https://www.mosaic-web.org" TargetMode="External"/><Relationship Id="rId700" Type="http://schemas.openxmlformats.org/officeDocument/2006/relationships/hyperlink" Target="https://www.routledge.com/Linear-Algebra-and-Matrix-Analysis-for-Statistics/Banerjee-Roy/p/book/9781420095388" TargetMode="External"/><Relationship Id="rId150" Type="http://schemas.openxmlformats.org/officeDocument/2006/relationships/hyperlink" Target="https://www.youtube.com/playlist?list=PLZHQObOWTQDPD3MizzM2xVFitgF8hE_ab" TargetMode="External"/><Relationship Id="rId527" Type="http://schemas.openxmlformats.org/officeDocument/2006/relationships/hyperlink" Target="https://www.youtube.com/watch?v=Ip3X9LOh2dk" TargetMode="External"/><Relationship Id="rId152" Type="http://schemas.openxmlformats.org/officeDocument/2006/relationships/hyperlink" Target="https://www.youtube.com/watch?v=LyGKycYT2v0" TargetMode="External"/><Relationship Id="rId482" Type="http://schemas.openxmlformats.org/officeDocument/2006/relationships/hyperlink" Target="https://www.youtube.com/watch?v=PFDu9oVAE-g" TargetMode="External"/><Relationship Id="rId151" Type="http://schemas.openxmlformats.org/officeDocument/2006/relationships/hyperlink" Target="https://www.youtube.com/watch?v=kYB8IZa5AuE" TargetMode="External"/><Relationship Id="rId714" Type="http://schemas.openxmlformats.org/officeDocument/2006/relationships/hyperlink" Target="https://www2.imm.dtu.dk/pubdb/edoc/imm3274.pdf" TargetMode="External"/><Relationship Id="rId120" Type="http://schemas.openxmlformats.org/officeDocument/2006/relationships/hyperlink" Target="indicator-functions.qmd#def-kronecker-delta" TargetMode="External"/><Relationship Id="rId696" Type="http://schemas.openxmlformats.org/officeDocument/2006/relationships/hyperlink" Target="linear-algebra-diagonalization.qmd" TargetMode="External"/><Relationship Id="rId695" Type="http://schemas.openxmlformats.org/officeDocument/2006/relationships/hyperlink" Target="linear-algebra-projections.qmd" TargetMode="External"/><Relationship Id="rId13" Type="http://schemas.openxmlformats.org/officeDocument/2006/relationships/hyperlink" Target="number-systems.qmd#def-integers" TargetMode="External"/><Relationship Id="rId14" Type="http://schemas.openxmlformats.org/officeDocument/2006/relationships/hyperlink" Target="number-systems.qmd#def-real-numbers" TargetMode="External"/><Relationship Id="rId207" Type="http://schemas.openxmlformats.org/officeDocument/2006/relationships/hyperlink" Target="proof-writing.qmd#def-proof" TargetMode="External"/><Relationship Id="rId142" Type="http://schemas.openxmlformats.org/officeDocument/2006/relationships/hyperlink" Target="proof-writing.qmd#def-proof-by-induction" TargetMode="External"/><Relationship Id="rId214" Type="http://schemas.openxmlformats.org/officeDocument/2006/relationships/hyperlink" Target="proof-writing.qmd#def-theorem" TargetMode="External"/><Relationship Id="rId448" Type="http://schemas.openxmlformats.org/officeDocument/2006/relationships/hyperlink" Target="vector-calculus.qmd" TargetMode="External"/><Relationship Id="rId78" Type="http://schemas.openxmlformats.org/officeDocument/2006/relationships/hyperlink" Target="vector-calculus.qmd#def-level-set" TargetMode="External"/></Relationships>
</file>

<file path=word/_rels/footnotes.xml.rels><?xml version='1.0' encoding='UTF-8' standalone='yes'?>
<Relationships xmlns="http://schemas.openxmlformats.org/package/2006/relationships"><Relationship Id="rId347" Type="http://schemas.openxmlformats.org/officeDocument/2006/relationships/hyperlink" Target="algebra-basics.html#def-absolute-value" TargetMode="External"/><Relationship Id="rId59" Type="http://schemas.openxmlformats.org/officeDocument/2006/relationships/hyperlink" Target="algebra-basics.html#def-square-root" TargetMode="External"/><Relationship Id="rId310" Type="http://schemas.openxmlformats.org/officeDocument/2006/relationships/hyperlink" Target="algebra-basics.html#def-strict-inequality" TargetMode="External"/><Relationship Id="rId671" Type="http://schemas.openxmlformats.org/officeDocument/2006/relationships/hyperlink" Target="algebra-complex.html#def-complex-conjugate" TargetMode="External"/><Relationship Id="rId682" Type="http://schemas.openxmlformats.org/officeDocument/2006/relationships/hyperlink" Target="algebra-complex.html#def-complex-modulus" TargetMode="External"/><Relationship Id="rId478" Type="http://schemas.openxmlformats.org/officeDocument/2006/relationships/hyperlink" Target="algebra-complex.html#def-complex-number" TargetMode="External"/><Relationship Id="rId681" Type="http://schemas.openxmlformats.org/officeDocument/2006/relationships/hyperlink" Target="algebra-complex.html#thm-conj-product" TargetMode="External"/><Relationship Id="rId168" Type="http://schemas.openxmlformats.org/officeDocument/2006/relationships/hyperlink" Target="algebra-exponentials.html#def-affine-function" TargetMode="External"/><Relationship Id="rId169" Type="http://schemas.openxmlformats.org/officeDocument/2006/relationships/hyperlink" Target="algebra-exponentials.html#def-linear-function" TargetMode="External"/><Relationship Id="rId95" Type="http://schemas.openxmlformats.org/officeDocument/2006/relationships/hyperlink" Target="algebra-sums.html#def-associative" TargetMode="External"/><Relationship Id="rId93" Type="http://schemas.openxmlformats.org/officeDocument/2006/relationships/hyperlink" Target="algebra-sums.html#def-commutative" TargetMode="External"/><Relationship Id="rId107" Type="http://schemas.openxmlformats.org/officeDocument/2006/relationships/hyperlink" Target="algebra-sums.html#def-distributes-over" TargetMode="External"/><Relationship Id="rId40" Type="http://schemas.openxmlformats.org/officeDocument/2006/relationships/hyperlink" Target="algebra-sums.html#def-identity-element" TargetMode="External"/><Relationship Id="rId42" Type="http://schemas.openxmlformats.org/officeDocument/2006/relationships/hyperlink" Target="algebra-sums.html#def-summation" TargetMode="External"/><Relationship Id="rId137" Type="http://schemas.openxmlformats.org/officeDocument/2006/relationships/hyperlink" Target="algebra-sums.html#thm-mult-distr" TargetMode="External"/><Relationship Id="rId139" Type="http://schemas.openxmlformats.org/officeDocument/2006/relationships/hyperlink" Target="algebra-sums.html#thm-prod-symmetric" TargetMode="External"/><Relationship Id="rId140" Type="http://schemas.openxmlformats.org/officeDocument/2006/relationships/hyperlink" Target="algebra-sums.html#thm-sum-constant-factor" TargetMode="External"/><Relationship Id="rId138" Type="http://schemas.openxmlformats.org/officeDocument/2006/relationships/hyperlink" Target="algebra-sums.html#thm-sum-of-sums" TargetMode="External"/><Relationship Id="rId372" Type="http://schemas.openxmlformats.org/officeDocument/2006/relationships/hyperlink" Target="algebra-trigonometry.html#def-cosine-sine" TargetMode="External"/><Relationship Id="rId374" Type="http://schemas.openxmlformats.org/officeDocument/2006/relationships/hyperlink" Target="algebra-trigonometry.html#thm-cosine-bijection" TargetMode="External"/><Relationship Id="rId136" Type="http://schemas.openxmlformats.org/officeDocument/2006/relationships/hyperlink" Target="algebra.qmd" TargetMode="External"/><Relationship Id="rId694" Type="http://schemas.openxmlformats.org/officeDocument/2006/relationships/hyperlink" Target="calculus-derivatives.html#def-derivative" TargetMode="External"/><Relationship Id="rId173" Type="http://schemas.openxmlformats.org/officeDocument/2006/relationships/hyperlink" Target="calculus-derivatives.html#def-linear-approximation" TargetMode="External"/><Relationship Id="rId156" Type="http://schemas.openxmlformats.org/officeDocument/2006/relationships/hyperlink" Target="functions.qmd#def-composition" TargetMode="External"/><Relationship Id="rId19" Type="http://schemas.openxmlformats.org/officeDocument/2006/relationships/hyperlink" Target="functions.qmd#def-function" TargetMode="External"/><Relationship Id="rId275" Type="http://schemas.openxmlformats.org/officeDocument/2006/relationships/hyperlink" Target="functions.qmd#def-image" TargetMode="External"/><Relationship Id="rId23" Type="http://schemas.openxmlformats.org/officeDocument/2006/relationships/hyperlink" Target="functions.qmd#def-sequence" TargetMode="External"/><Relationship Id="rId698" Type="http://schemas.openxmlformats.org/officeDocument/2006/relationships/hyperlink" Target="https://doi.org/10.1007/978-3-031-41026-0" TargetMode="External"/><Relationship Id="rId702" Type="http://schemas.openxmlformats.org/officeDocument/2006/relationships/hyperlink" Target="https://doi.org/10.1017/9781108583664" TargetMode="External"/><Relationship Id="rId704" Type="http://schemas.openxmlformats.org/officeDocument/2006/relationships/hyperlink" Target="https://doi.org/10.1201/9781315182780" TargetMode="External"/><Relationship Id="rId706" Type="http://schemas.openxmlformats.org/officeDocument/2006/relationships/hyperlink" Target="https://doi.org/10.1201/9781315370200" TargetMode="External"/><Relationship Id="rId504" Type="http://schemas.openxmlformats.org/officeDocument/2006/relationships/hyperlink" Target="https://en.wikipedia.org/wiki/Definite_matrix" TargetMode="External"/><Relationship Id="rId524" Type="http://schemas.openxmlformats.org/officeDocument/2006/relationships/hyperlink" Target="https://en.wikipedia.org/wiki/Determinant" TargetMode="External"/><Relationship Id="rId31" Type="http://schemas.openxmlformats.org/officeDocument/2006/relationships/hyperlink" Target="https://en.wikipedia.org/wiki/Dot_product#Dyadics_and_matrices" TargetMode="External"/><Relationship Id="rId30" Type="http://schemas.openxmlformats.org/officeDocument/2006/relationships/hyperlink" Target="https://en.wikipedia.org/wiki/Linear_combination" TargetMode="External"/><Relationship Id="rId710" Type="http://schemas.openxmlformats.org/officeDocument/2006/relationships/hyperlink" Target="https://facultyweb.cs.wwu.edu/~hutchib2/video_lectures/data371/" TargetMode="External"/><Relationship Id="rId77" Type="http://schemas.openxmlformats.org/officeDocument/2006/relationships/hyperlink" Target="https://facultyweb.cs.wwu.edu/~hutchib2/video_lectures/data371/#linear_function_basics" TargetMode="External"/><Relationship Id="rId719" Type="http://schemas.openxmlformats.org/officeDocument/2006/relationships/hyperlink" Target="https://math.mit.edu/~gs/linearalgebra/" TargetMode="External"/><Relationship Id="rId45" Type="http://schemas.openxmlformats.org/officeDocument/2006/relationships/hyperlink" Target="https://morrison-lab.github.io/pds/expectation.html#def-expectation" TargetMode="External"/><Relationship Id="rId449" Type="http://schemas.openxmlformats.org/officeDocument/2006/relationships/hyperlink" Target="https://morrison-lab.github.io/rme/chapters/Linear-models-overview.html#sec-infer-LMs" TargetMode="External"/><Relationship Id="rId383" Type="http://schemas.openxmlformats.org/officeDocument/2006/relationships/hyperlink" Target="https://morrison-lab.github.io/sds/exploratory-descriptive.html#def-pearson-r" TargetMode="External"/><Relationship Id="rId737" Type="http://schemas.openxmlformats.org/officeDocument/2006/relationships/hyperlink" Target="https://ucla-biostat-216.github.io/2024fall/slides/02-vector/02-vector.html" TargetMode="External"/><Relationship Id="rId727" Type="http://schemas.openxmlformats.org/officeDocument/2006/relationships/hyperlink" Target="https://ucla-biostat-216.github.io/2024fall/slides/03-matrix/03-matrix.html" TargetMode="External"/><Relationship Id="rId735" Type="http://schemas.openxmlformats.org/officeDocument/2006/relationships/hyperlink" Target="https://ucla-biostat-216.github.io/2024fall/slides/04-vecsp/04-vecsp.html" TargetMode="External"/><Relationship Id="rId731" Type="http://schemas.openxmlformats.org/officeDocument/2006/relationships/hyperlink" Target="https://ucla-biostat-216.github.io/2024fall/slides/05-rank/05-rank.html" TargetMode="External"/><Relationship Id="rId729" Type="http://schemas.openxmlformats.org/officeDocument/2006/relationships/hyperlink" Target="https://ucla-biostat-216.github.io/2024fall/slides/06-orthproj/06-orthproj.html" TargetMode="External"/><Relationship Id="rId725" Type="http://schemas.openxmlformats.org/officeDocument/2006/relationships/hyperlink" Target="https://ucla-biostat-216.github.io/2024fall/slides/07-matinv/07-matinv.html" TargetMode="External"/><Relationship Id="rId723" Type="http://schemas.openxmlformats.org/officeDocument/2006/relationships/hyperlink" Target="https://ucla-biostat-216.github.io/2024fall/slides/08-ls/08-ls.html" TargetMode="External"/><Relationship Id="rId721" Type="http://schemas.openxmlformats.org/officeDocument/2006/relationships/hyperlink" Target="https://ucla-biostat-216.github.io/2024fall/slides/10-eig/10-eig.html" TargetMode="External"/><Relationship Id="rId733" Type="http://schemas.openxmlformats.org/officeDocument/2006/relationships/hyperlink" Target="https://ucla-biostat-216.github.io/2024fall/slides/11-pd/11-pd.html" TargetMode="External"/><Relationship Id="rId717" Type="http://schemas.openxmlformats.org/officeDocument/2006/relationships/hyperlink" Target="https://web.stanford.edu/class/ee278/lectures.html" TargetMode="External"/><Relationship Id="rId79" Type="http://schemas.openxmlformats.org/officeDocument/2006/relationships/hyperlink" Target="https://wwu.instructure.com/courses/1906010/modules#module_3922392" TargetMode="External"/><Relationship Id="rId708" Type="http://schemas.openxmlformats.org/officeDocument/2006/relationships/hyperlink" Target="https://www.deeplearningbook.org/" TargetMode="External"/><Relationship Id="rId712" Type="http://schemas.openxmlformats.org/officeDocument/2006/relationships/hyperlink" Target="https://www.mosaic-web.org" TargetMode="External"/><Relationship Id="rId700" Type="http://schemas.openxmlformats.org/officeDocument/2006/relationships/hyperlink" Target="https://www.routledge.com/Linear-Algebra-and-Matrix-Analysis-for-Statistics/Banerjee-Roy/p/book/9781420095388" TargetMode="External"/><Relationship Id="rId150" Type="http://schemas.openxmlformats.org/officeDocument/2006/relationships/hyperlink" Target="https://www.youtube.com/playlist?list=PLZHQObOWTQDPD3MizzM2xVFitgF8hE_ab" TargetMode="External"/><Relationship Id="rId527" Type="http://schemas.openxmlformats.org/officeDocument/2006/relationships/hyperlink" Target="https://www.youtube.com/watch?v=Ip3X9LOh2dk" TargetMode="External"/><Relationship Id="rId152" Type="http://schemas.openxmlformats.org/officeDocument/2006/relationships/hyperlink" Target="https://www.youtube.com/watch?v=LyGKycYT2v0" TargetMode="External"/><Relationship Id="rId482" Type="http://schemas.openxmlformats.org/officeDocument/2006/relationships/hyperlink" Target="https://www.youtube.com/watch?v=PFDu9oVAE-g" TargetMode="External"/><Relationship Id="rId151" Type="http://schemas.openxmlformats.org/officeDocument/2006/relationships/hyperlink" Target="https://www.youtube.com/watch?v=kYB8IZa5AuE" TargetMode="External"/><Relationship Id="rId714" Type="http://schemas.openxmlformats.org/officeDocument/2006/relationships/hyperlink" Target="https://www2.imm.dtu.dk/pubdb/edoc/imm3274.pdf" TargetMode="External"/><Relationship Id="rId120" Type="http://schemas.openxmlformats.org/officeDocument/2006/relationships/hyperlink" Target="indicator-functions.qmd#def-kronecker-delta" TargetMode="External"/><Relationship Id="rId696" Type="http://schemas.openxmlformats.org/officeDocument/2006/relationships/hyperlink" Target="linear-algebra-diagonalization.qmd" TargetMode="External"/><Relationship Id="rId695" Type="http://schemas.openxmlformats.org/officeDocument/2006/relationships/hyperlink" Target="linear-algebra-projections.qmd" TargetMode="External"/><Relationship Id="rId13" Type="http://schemas.openxmlformats.org/officeDocument/2006/relationships/hyperlink" Target="number-systems.qmd#def-integers" TargetMode="External"/><Relationship Id="rId14" Type="http://schemas.openxmlformats.org/officeDocument/2006/relationships/hyperlink" Target="number-systems.qmd#def-real-numbers" TargetMode="External"/><Relationship Id="rId207" Type="http://schemas.openxmlformats.org/officeDocument/2006/relationships/hyperlink" Target="proof-writing.qmd#def-proof" TargetMode="External"/><Relationship Id="rId142" Type="http://schemas.openxmlformats.org/officeDocument/2006/relationships/hyperlink" Target="proof-writing.qmd#def-proof-by-induction" TargetMode="External"/><Relationship Id="rId214" Type="http://schemas.openxmlformats.org/officeDocument/2006/relationships/hyperlink" Target="proof-writing.qmd#def-theorem" TargetMode="External"/><Relationship Id="rId448" Type="http://schemas.openxmlformats.org/officeDocument/2006/relationships/hyperlink" Target="vector-calculus.qmd" TargetMode="External"/><Relationship Id="rId78" Type="http://schemas.openxmlformats.org/officeDocument/2006/relationships/hyperlink" Target="vector-calculus.qmd#def-level-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2026-10-16T13:00:05Z</dcterms:created>
  <dcterms:modified xsi:type="dcterms:W3CDTF">2026-10-16T13:00:05Z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2026-10-16 05:07:57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