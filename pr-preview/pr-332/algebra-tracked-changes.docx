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Algebra</w:t>
      </w:r>
    </w:p>
    <w:p>
      <w:pPr>
        <w:pStyle w:val="Date"/>
      </w:pPr>
      <w:del w:id="1" w:author="PR Preview" w:date="2026-01-01T00:00:00Z">
        <w:r>
          <w:delText xml:space="preserve">Last modified: 2026-10-16 04:38:30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05:07:57 (PDT)</w:t>
        </w:r>
      </w:ins>
    </w:p>
    <w:bookmarkStart w:id="18" w:name="equalities"/>
    <w:p>
      <w:pPr>
        <w:pStyle w:val="Heading2"/>
      </w:pPr>
      <w:r>
        <w:t xml:space="preserve">1 Equalities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1" w:name="def-transitive"/>
    <w:p>
      <w:pPr>
        <w:pStyle w:val="BodyText"/>
      </w:pPr>
      <w:r>
        <w:rPr>
          <w:b/>
          <w:bCs/>
        </w:rPr>
        <w:t xml:space="preserve">Definition 1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11"/>
    <w:bookmarkStart w:id="12" w:name="exm-transitive"/>
    <w:p>
      <w:pPr>
        <w:pStyle w:val="BodyText"/>
      </w:pPr>
      <w:r>
        <w:rPr>
          <w:b/>
          <w:bCs/>
        </w:rPr>
        <w:t xml:space="preserve">Example 1 (A transitive relation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r>
        <w:t xml:space="preserve"> </w:t>
      </w:r>
      <w:r>
        <w:t xml:space="preserve">is transitive: for example,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 and indeed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r>
        <w:t xml:space="preserve"> </w:t>
      </w:r>
      <w:r>
        <w:t xml:space="preserve">is not transitive: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is false.</w:t>
      </w:r>
    </w:p>
    <w:bookmarkEnd w:id="12"/>
    <w:bookmarkStart w:id="13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a</w:t>
      </w:r>
      <w:r>
        <w:t xml:space="preserve"> </w:t>
      </w:r>
      <w:hyperlink w:anchor="def-transitive">
        <w:r>
          <w:rPr>
            <w:rStyle w:val="Hyperlink"/>
          </w:rPr>
          <w:t xml:space="preserve">transitive</w:t>
        </w:r>
      </w:hyperlink>
      <w:r>
        <w:t xml:space="preserve"> </w:t>
      </w:r>
      <w:r>
        <w:t xml:space="preserve">relation.</w:t>
      </w:r>
    </w:p>
    <w:bookmarkEnd w:id="13"/>
    <w:bookmarkStart w:id="14" w:name="thm-substitution"/>
    <w:p>
      <w:pPr>
        <w:pStyle w:val="BodyText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r>
        <w:rPr>
          <w:b/>
          <w:bCs/>
        </w:rPr>
        <w:t xml:space="preserve">Definition 2 (Identity)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is an equation between two expressions</w:t>
      </w:r>
      <w:r>
        <w:t xml:space="preserve"> </w:t>
      </w:r>
      <w:r>
        <w:t xml:space="preserve">that holds for every value of its variables</w:t>
      </w:r>
      <w:r>
        <w:t xml:space="preserve"> </w:t>
      </w:r>
      <w:r>
        <w:t xml:space="preserve">in a stated set, such as the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exm-identity"/>
    <w:p>
      <w:pPr>
        <w:pStyle w:val="BodyText"/>
      </w:pPr>
      <w:r>
        <w:rPr>
          <w:b/>
          <w:bCs/>
        </w:rPr>
        <w:t xml:space="preserve">Example 2 (An identity, and an equation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an identity:</w:t>
      </w:r>
      <w:r>
        <w:t xml:space="preserve"> </w:t>
      </w:r>
      <w:r>
        <w:t xml:space="preserve">it holds 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both sides equal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an identity:</w:t>
      </w:r>
      <w:r>
        <w:t xml:space="preserve"> </w:t>
      </w:r>
      <w:r>
        <w:t xml:space="preserve">it holds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left side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"/>
    <w:bookmarkEnd w:id="18"/>
    <w:bookmarkStart w:id="26" w:name="inequalities"/>
    <w:p>
      <w:pPr>
        <w:pStyle w:val="Heading2"/>
      </w:pPr>
      <w:r>
        <w:t xml:space="preserve">2 Inequalities</w:t>
      </w:r>
    </w:p>
    <w:bookmarkStart w:id="19" w:name="def-strict-inequality"/>
    <w:p>
      <w:pPr>
        <w:pStyle w:val="FirstParagraph"/>
      </w:pPr>
      <w:r>
        <w:rPr>
          <w:b/>
          <w:bCs/>
        </w:rPr>
        <w:t xml:space="preserve">Definition 3 (Strict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strict inequalities</w:t>
      </w:r>
      <w:r>
        <w:t xml:space="preserve">.</w:t>
      </w:r>
    </w:p>
    <w:bookmarkEnd w:id="19"/>
    <w:bookmarkStart w:id="20" w:name="def-non-strict-inequality"/>
    <w:p>
      <w:pPr>
        <w:pStyle w:val="BodyText"/>
      </w:pPr>
      <w:r>
        <w:rPr>
          <w:b/>
          <w:bCs/>
        </w:rPr>
        <w:t xml:space="preserve">Definition 4 (Non-strict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non-strict inequalities</w:t>
      </w:r>
      <w:r>
        <w:t xml:space="preserve"> </w:t>
      </w:r>
      <w:r>
        <w:t xml:space="preserve">also allow equality,</w:t>
      </w:r>
      <w:r>
        <w:t xml:space="preserve"> </w:t>
      </w:r>
      <w:r>
        <w:t xml:space="preserve">unlike the strict inequalities (</w:t>
      </w:r>
      <w:hyperlink w:anchor="def-strict-inequality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0"/>
    <w:bookmarkStart w:id="21" w:name="exm-strict-inequality"/>
    <w:p>
      <w:pPr>
        <w:pStyle w:val="FirstParagraph"/>
      </w:pPr>
      <w:r>
        <w:rPr>
          <w:b/>
          <w:bCs/>
        </w:rPr>
        <w:t xml:space="preserve">Example 3 (Strict and non-strict 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are both false.</w:t>
      </w:r>
    </w:p>
    <w:bookmarkEnd w:id="21"/>
    <w:bookmarkStart w:id="22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2"/>
    <w:bookmarkStart w:id="23" w:name="thm-neg-ineq"/>
    <w:p>
      <w:pPr>
        <w:pStyle w:val="BodyText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3"/>
    <w:bookmarkStart w:id="24" w:name="thm-mult-ineq"/>
    <w:p>
      <w:pPr>
        <w:pStyle w:val="BodyText"/>
      </w:pPr>
      <w:r>
        <w:rPr>
          <w:b/>
          <w:bCs/>
        </w:rPr>
        <w:t xml:space="preserve">Theorem 5 (Multiplying both sides of an inequality by a positive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4"/>
    <w:bookmarkStart w:id="25" w:name="thm-negative-one"/>
    <w:p>
      <w:pPr>
        <w:pStyle w:val="BodyText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5"/>
    <w:bookmarkEnd w:id="26"/>
    <w:bookmarkStart w:id="41" w:name="sec-powers-roots-abs"/>
    <w:p>
      <w:pPr>
        <w:pStyle w:val="Heading2"/>
      </w:pPr>
      <w:r>
        <w:t xml:space="preserve">3 Powers, square roots, and absolute values</w:t>
      </w:r>
    </w:p>
    <w:bookmarkStart w:id="28" w:name="def-power"/>
    <w:p>
      <w:pPr>
        <w:pStyle w:val="FirstParagraph"/>
      </w:pPr>
      <w:r>
        <w:rPr>
          <w:b/>
          <w:bCs/>
        </w:rPr>
        <w:t xml:space="preserve">Definition 5 (Power)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</w:t>
      </w:r>
      <w:r>
        <w:t xml:space="preserve"> </w:t>
      </w:r>
      <w:hyperlink r:id="rId27">
        <w:r>
          <w:rPr>
            <w:rStyle w:val="Hyperlink"/>
          </w:rPr>
          <w:t xml:space="preserve">natural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bookmarkEnd w:id="28"/>
    <w:bookmarkStart w:id="29" w:name="def-power-base"/>
    <w:p>
      <w:pPr>
        <w:pStyle w:val="FirstParagraph"/>
      </w:pPr>
      <w:r>
        <w:rPr>
          <w:b/>
          <w:bCs/>
        </w:rPr>
        <w:t xml:space="preserve">Definition 6 (Base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base</w:t>
      </w:r>
      <w:r>
        <w:t xml:space="preserve">.</w:t>
      </w:r>
    </w:p>
    <w:bookmarkEnd w:id="29"/>
    <w:bookmarkStart w:id="30" w:name="def-power-exponent"/>
    <w:p>
      <w:pPr>
        <w:pStyle w:val="BodyText"/>
      </w:pPr>
      <w:r>
        <w:rPr>
          <w:b/>
          <w:bCs/>
        </w:rPr>
        <w:t xml:space="preserve">Definition 7 (Exponent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.</w:t>
      </w:r>
    </w:p>
    <w:bookmarkEnd w:id="30"/>
    <w:bookmarkStart w:id="31" w:name="def-square"/>
    <w:p>
      <w:pPr>
        <w:pStyle w:val="BodyText"/>
      </w:pPr>
      <w:r>
        <w:rPr>
          <w:b/>
          <w:bCs/>
        </w:rPr>
        <w:t xml:space="preserve">Definition 8 (Square)</w:t>
      </w:r>
      <w:r>
        <w:t xml:space="preserve"> </w:t>
      </w:r>
      <w:r>
        <w:t xml:space="preserve">The second power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bookmarkEnd w:id="31"/>
    <w:bookmarkStart w:id="32" w:name="exm-power"/>
    <w:p>
      <w:pPr>
        <w:pStyle w:val="BodyText"/>
      </w:pPr>
      <w:r>
        <w:rPr>
          <w:b/>
          <w:bCs/>
        </w:rPr>
        <w:t xml:space="preserve">Example 4 (Powers)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base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exponent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exponent applies only to the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32"/>
    <w:bookmarkStart w:id="34" w:name="def-power-integer"/>
    <w:p>
      <w:pPr>
        <w:pStyle w:val="FirstParagraph"/>
      </w:pPr>
      <w:r>
        <w:rPr>
          <w:b/>
          <w:bCs/>
        </w:rPr>
        <w:t xml:space="preserve">Definition 9 (Powers with exponent zero or a negative integer)</w:t>
      </w:r>
      <w:r>
        <w:t xml:space="preserve"> </w:t>
      </w:r>
      <w:r>
        <w:t xml:space="preserve">For the exponent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negative</w:t>
      </w:r>
      <w:r>
        <w:t xml:space="preserve"> </w:t>
      </w:r>
      <w:hyperlink r:id="rId33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exponents: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r>
        <w:t xml:space="preserve">, including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convention;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, 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34"/>
    <w:bookmarkStart w:id="35" w:name="rem-power-real-exponen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(Powers with real exponents). </w:t>
      </w:r>
      <w:hyperlink w:anchor="def-real-power">
        <w:r>
          <w:rPr>
            <w:rStyle w:val="Hyperlink"/>
          </w:rPr>
          <w:t xml:space="preserve">Definition 76</w:t>
        </w:r>
      </w:hyperlink>
      <w:r>
        <w:t xml:space="preserve"> </w:t>
      </w:r>
      <w:r>
        <w:t xml:space="preserve">extends powers to real exponents when the base is positive.</w:t>
      </w:r>
    </w:p>
    <w:bookmarkEnd w:id="35"/>
    <w:bookmarkStart w:id="36" w:name="def-square-root"/>
    <w:p>
      <w:pPr>
        <w:pStyle w:val="BodyText"/>
      </w:pPr>
      <w:r>
        <w:rPr>
          <w:b/>
          <w:bCs/>
        </w:rPr>
        <w:t xml:space="preserve">Definition 10 (Square root)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 root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,</w:t>
      </w:r>
      <w:r>
        <w:t xml:space="preserve"> </w:t>
      </w:r>
      <w:r>
        <w:t xml:space="preserve">is the non-negative real number whose square 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</w:t>
      </w:r>
      <w:r>
        <w:t xml:space="preserve"> </w:t>
      </w:r>
      <m:oMath>
        <m:r>
          <m:t>a</m:t>
        </m:r>
      </m:oMath>
      <w:r>
        <w:t xml:space="preserve">.</w:t>
      </w:r>
    </w:p>
    <w:bookmarkEnd w:id="36"/>
    <w:bookmarkStart w:id="37" w:name="exm-square-root"/>
    <w:p>
      <w:pPr>
        <w:pStyle w:val="BodyText"/>
      </w:pPr>
      <w:r>
        <w:rPr>
          <w:b/>
          <w:bCs/>
        </w:rPr>
        <w:t xml:space="preserve">Example 5 (Square roots)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Although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</m:e>
        </m:rad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because no real number squares to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(see</w:t>
      </w:r>
      <w:r>
        <w:t xml:space="preserve"> </w:t>
      </w:r>
      <w:hyperlink w:anchor="sec-complex-numbers">
        <w:r>
          <w:rPr>
            <w:rStyle w:val="Hyperlink"/>
          </w:rPr>
          <w:t xml:space="preserve">Section 21</w:t>
        </w:r>
      </w:hyperlink>
      <w:r>
        <w:t xml:space="preserve">).</w:t>
      </w:r>
    </w:p>
    <w:bookmarkEnd w:id="37"/>
    <w:bookmarkStart w:id="38" w:name="def-absolute-value"/>
    <w:p>
      <w:pPr>
        <w:pStyle w:val="FirstParagraph"/>
      </w:pPr>
      <w:r>
        <w:rPr>
          <w:b/>
          <w:bCs/>
        </w:rPr>
        <w:t xml:space="preserve">Definition 11 (Absolute value of a real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 </w:t>
      </w:r>
      <w:r>
        <w:t xml:space="preserve">of 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38"/>
    <w:bookmarkStart w:id="39" w:name="exm-absolute-value"/>
    <w:p>
      <w:pPr>
        <w:pStyle w:val="FirstParagraph"/>
      </w:pPr>
      <w:r>
        <w:rPr>
          <w:b/>
          <w:bCs/>
        </w:rPr>
        <w:t xml:space="preserve">Example 6 (Absolute values)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, because</w:t>
      </w:r>
      <w:r>
        <w:t xml:space="preserve"> </w:t>
      </w:r>
      <m:oMath>
        <m:r>
          <m:t>2.5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 real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39"/>
    <w:bookmarkStart w:id="40" w:name="rem-absolute-value-distance"/>
    <w:p>
      <w:pPr>
        <w:pStyle w:val="FirstParagraph"/>
      </w:pPr>
      <w:r>
        <w:rPr>
          <w:i/>
          <w:iCs/>
        </w:rPr>
        <w:t xml:space="preserve">Remark 2</w:t>
      </w:r>
      <w:r>
        <w:t xml:space="preserve"> (Absolute value as distance).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is the distance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the number line.</w:t>
      </w:r>
    </w:p>
    <w:bookmarkEnd w:id="40"/>
    <w:bookmarkEnd w:id="41"/>
    <w:bookmarkStart w:id="45" w:name="sec-percent"/>
    <w:p>
      <w:pPr>
        <w:pStyle w:val="Heading2"/>
      </w:pPr>
      <w:r>
        <w:t xml:space="preserve">4 Percent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“percent”</w:t>
      </w:r>
      <w:r>
        <w:t xml:space="preserve"> </w:t>
      </w:r>
      <w:r>
        <w:t xml:space="preserve">comes from the Latin</w:t>
      </w:r>
      <w:r>
        <w:t xml:space="preserve"> </w:t>
      </w:r>
      <w:r>
        <w:t xml:space="preserve">“per centum”</w:t>
      </w:r>
      <w:r>
        <w:t xml:space="preserve">;</w:t>
      </w:r>
      <w:r>
        <w:t xml:space="preserve"> </w:t>
      </w:r>
      <w:r>
        <w:t xml:space="preserve">“centum”</w:t>
      </w:r>
      <w:r>
        <w:t xml:space="preserve"> </w:t>
      </w:r>
      <w:r>
        <w:t xml:space="preserve">is Latin for 100,</w:t>
      </w:r>
      <w:r>
        <w:t xml:space="preserve"> </w:t>
      </w:r>
      <w:r>
        <w:t xml:space="preserve">so</w:t>
      </w:r>
      <w:r>
        <w:t xml:space="preserve"> </w:t>
      </w:r>
      <w:r>
        <w:t xml:space="preserve">“percent”</w:t>
      </w:r>
      <w:r>
        <w:t xml:space="preserve"> </w:t>
      </w:r>
      <w:r>
        <w:t xml:space="preserve">means</w:t>
      </w:r>
      <w:r>
        <w:t xml:space="preserve"> </w:t>
      </w:r>
      <w:r>
        <w:t xml:space="preserve">“per hundred”</w:t>
      </w:r>
      <w:r>
        <w:t xml:space="preserve"> </w:t>
      </w:r>
      <w:r>
        <w:t xml:space="preserve">(cf. </w:t>
      </w:r>
      <w:hyperlink r:id="rId42">
        <w:r>
          <w:rPr>
            <w:rStyle w:val="Hyperlink"/>
          </w:rPr>
          <w:t xml:space="preserve">https://en.wikipedia.org/wiki/Percentage</w:t>
        </w:r>
      </w:hyperlink>
      <w:r>
        <w:t xml:space="preserve">).</w:t>
      </w:r>
    </w:p>
    <w:bookmarkStart w:id="43" w:name="def-percent"/>
    <w:p>
      <w:pPr>
        <w:pStyle w:val="BodyText"/>
      </w:pPr>
      <w:r>
        <w:rPr>
          <w:b/>
          <w:bCs/>
        </w:rPr>
        <w:t xml:space="preserve">Definition 12 (Percent)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rPr>
          <w:b/>
          <w:bCs/>
        </w:rPr>
        <w:t xml:space="preserve">percent</w:t>
      </w:r>
      <w:r>
        <w:t xml:space="preserve">”</w:t>
      </w:r>
      <w:r>
        <w:t xml:space="preserve">, written</w:t>
      </w:r>
      <w:r>
        <w:t xml:space="preserve"> </w:t>
      </w:r>
      <m:oMath>
        <m:r>
          <m:t>x</m:t>
        </m:r>
        <m:r>
          <m:rPr>
            <m:sty m:val="p"/>
          </m:rPr>
          <m:t>%</m:t>
        </m:r>
      </m:oMath>
      <w:r>
        <w:t xml:space="preserve">, means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100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%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x</m:t>
              </m:r>
            </m:num>
            <m:den>
              <m:r>
                <m:t>100</m:t>
              </m:r>
            </m:den>
          </m:f>
        </m:oMath>
      </m:oMathPara>
    </w:p>
    <w:p>
      <w:pPr>
        <w:pStyle w:val="FirstParagraph"/>
      </w:pPr>
      <w:r>
        <w:t xml:space="preserve">The percent sign</w:t>
      </w:r>
      <w:r>
        <w:t xml:space="preserve"> </w:t>
      </w:r>
      <w:r>
        <w:t xml:space="preserve">“%”</w:t>
      </w:r>
      <w:r>
        <w:t xml:space="preserve"> </w:t>
      </w:r>
      <w:r>
        <w:t xml:space="preserve">is a shorthand for</w:t>
      </w:r>
      <w:r>
        <w:t xml:space="preserve"> </w:t>
      </w:r>
      <w:r>
        <w:t xml:space="preserve">“</w:t>
      </w:r>
      <m:oMath>
        <m:r>
          <m:rPr>
            <m:sty m:val="p"/>
          </m:rPr>
          <m:t>/</m:t>
        </m:r>
        <m:r>
          <m:t>100</m:t>
        </m:r>
      </m:oMath>
      <w:r>
        <w:t xml:space="preserve">”</w:t>
      </w:r>
      <w:r>
        <w:t xml:space="preserve">.</w:t>
      </w:r>
    </w:p>
    <w:bookmarkEnd w:id="43"/>
    <w:bookmarkStart w:id="44" w:name="exm-percent"/>
    <w:p>
      <w:pPr>
        <w:pStyle w:val="BodyText"/>
      </w:pPr>
      <w:r>
        <w:rPr>
          <w:b/>
          <w:bCs/>
        </w:rPr>
        <w:t xml:space="preserve">Example 7 (Ten percent is one tenth)</w:t>
      </w:r>
      <w:r>
        <w:t xml:space="preserve"> </w:t>
      </w:r>
      <w:r>
        <w:t xml:space="preserve">Contrary to what you may have learned previously,</w:t>
      </w:r>
      <w:r>
        <w:t xml:space="preserve"> </w:t>
      </w:r>
      <w:r>
        <w:t xml:space="preserve">the equality</w:t>
      </w:r>
      <w:r>
        <w:t xml:space="preserve"> </w:t>
      </w:r>
      <m:oMath>
        <m:r>
          <m:t>10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is true and correct,</w:t>
      </w:r>
      <w:r>
        <w:t xml:space="preserve"> </w:t>
      </w:r>
      <w:r>
        <w:t xml:space="preserve">just as</w:t>
      </w:r>
      <w:r>
        <w:t xml:space="preserve"> </w:t>
      </w:r>
      <m:oMath>
        <m:r>
          <m:t>10</m:t>
        </m:r>
        <m:r>
          <m:rPr>
            <m:nor/>
            <m:sty m:val="p"/>
          </m:rPr>
          <m:t>kg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nor/>
            <m:sty m:val="p"/>
          </m:rPr>
          <m:t>g</m:t>
        </m:r>
      </m:oMath>
      <w:r>
        <w:t xml:space="preserve"> </w:t>
      </w:r>
      <w:r>
        <w:t xml:space="preserve">is true and correct: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10</m:t>
              </m:r>
              <m:r>
                <m:rPr>
                  <m:sty m:val="p"/>
                </m:rPr>
                <m:t>%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percent)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44"/>
    <w:p>
      <w:pPr>
        <w:pStyle w:val="FirstParagraph"/>
      </w:pPr>
      <w:r>
        <w:t xml:space="preserve">You are welcome to switch between decimal and percent notation freely;</w:t>
      </w:r>
      <w:r>
        <w:t xml:space="preserve"> </w:t>
      </w:r>
      <w:r>
        <w:t xml:space="preserve">just make sure you execute it correctly.</w:t>
      </w:r>
    </w:p>
    <w:bookmarkEnd w:id="45"/>
    <w:bookmarkStart w:id="60" w:name="sec-min-max"/>
    <w:p>
      <w:pPr>
        <w:pStyle w:val="Heading2"/>
      </w:pPr>
      <w:r>
        <w:t xml:space="preserve">5 Minimum, maximum, argmin and argmax</w:t>
      </w:r>
    </w:p>
    <w:bookmarkStart w:id="46" w:name="exr-min-and-argmin"/>
    <w:p>
      <w:pPr>
        <w:pStyle w:val="FirstParagraph"/>
      </w:pPr>
      <w:r>
        <w:rPr>
          <w:b/>
          <w:bCs/>
        </w:rPr>
        <w:t xml:space="preserve">Exercise 1 (Smallest value, and where it occurs)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p>
      <w:pPr>
        <w:pStyle w:val="Compact"/>
        <w:numPr>
          <w:ilvl w:val="0"/>
          <w:numId w:val="1009"/>
        </w:numPr>
      </w:pPr>
      <w:r>
        <w:t xml:space="preserve">Now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bookmarkEnd w:id="46"/>
    <w:bookmarkStart w:id="47" w:name="sol-min-and-argm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0"/>
        </w:numPr>
      </w:pPr>
      <w:r>
        <w:t xml:space="preserve">The square of a real number is never negative,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only input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it.</w:t>
      </w:r>
    </w:p>
    <w:p>
      <w:pPr>
        <w:numPr>
          <w:ilvl w:val="0"/>
          <w:numId w:val="1010"/>
        </w:numPr>
      </w:pPr>
      <w:r>
        <w:t xml:space="preserve">Evaluate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each of its four inputs: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smallest value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 it at two inputs,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answer to</w:t>
      </w:r>
      <w:r>
        <w:t xml:space="preserve"> </w:t>
      </w:r>
      <w:r>
        <w:t xml:space="preserve">“where?”</w:t>
      </w:r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 single number.</w:t>
      </w:r>
    </w:p>
    <w:bookmarkEnd w:id="47"/>
    <w:bookmarkStart w:id="48" w:name="def-minimum"/>
    <w:p>
      <w:pPr>
        <w:pStyle w:val="FirstParagraph"/>
      </w:pPr>
      <w:r>
        <w:rPr>
          <w:b/>
          <w:bCs/>
        </w:rPr>
        <w:t xml:space="preserve">Definition 13 (Minimum)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min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8"/>
    <w:bookmarkStart w:id="50" w:name="rem-minimum-may-not-exist"/>
    <w:p>
      <w:pPr>
        <w:pStyle w:val="BodyText"/>
      </w:pPr>
      <w:r>
        <w:rPr>
          <w:i/>
          <w:iCs/>
        </w:rPr>
        <w:t xml:space="preserve">Remark 3</w:t>
      </w:r>
      <w:r>
        <w:t xml:space="preserve"> (Not every set has a minimum).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49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no minimum:</w:t>
      </w:r>
      <w:r>
        <w:t xml:space="preserve"> </w:t>
      </w:r>
      <w:r>
        <w:t xml:space="preserve">every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 has a smaller element,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also in it.</w:t>
      </w:r>
    </w:p>
    <w:bookmarkEnd w:id="50"/>
    <w:bookmarkStart w:id="51" w:name="def-maximum"/>
    <w:p>
      <w:pPr>
        <w:pStyle w:val="BodyText"/>
      </w:pPr>
      <w:r>
        <w:rPr>
          <w:b/>
          <w:bCs/>
        </w:rPr>
        <w:t xml:space="preserve">Definition 14 (Maximum)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max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1"/>
    <w:bookmarkStart w:id="52" w:name="exm-maximum"/>
    <w:p>
      <w:pPr>
        <w:pStyle w:val="BodyText"/>
      </w:pPr>
      <w:r>
        <w:rPr>
          <w:b/>
          <w:bCs/>
        </w:rPr>
        <w:t xml:space="preserve">Example 8 (A maximum, and a set without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in the set,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maximum.</w:t>
      </w:r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number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also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a</m:t>
        </m:r>
      </m:oMath>
      <w:r>
        <w:t xml:space="preserve">, since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 no element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as large as every element.</w:t>
      </w:r>
    </w:p>
    <w:bookmarkEnd w:id="52"/>
    <w:bookmarkStart w:id="54" w:name="def-argmin"/>
    <w:p>
      <w:pPr>
        <w:pStyle w:val="FirstParagraph"/>
      </w:pPr>
      <w:r>
        <w:rPr>
          <w:b/>
          <w:bCs/>
        </w:rPr>
        <w:t xml:space="preserve">Definition 15 (Argmin)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argmin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smallest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4"/>
    <w:bookmarkStart w:id="56" w:name="rem-argmin-vs-minimum"/>
    <w:p>
      <w:pPr>
        <w:pStyle w:val="BodyText"/>
      </w:pPr>
      <w:r>
        <w:rPr>
          <w:i/>
          <w:iCs/>
        </w:rPr>
        <w:t xml:space="preserve">Remark 4</w:t>
      </w:r>
      <w:r>
        <w:t xml:space="preserve"> (Smallest value versus where it occurs). </w:t>
      </w:r>
      <w:r>
        <w:t xml:space="preserve">The smallest value itself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minimum (</w:t>
      </w:r>
      <w:hyperlink w:anchor="def-minimum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of the</w:t>
      </w:r>
      <w:r>
        <w:t xml:space="preserve"> </w:t>
      </w:r>
      <w:hyperlink r:id="rId55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argmin is where that value is attained.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image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smallest value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 argmin is empty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smallest value,</w:t>
      </w:r>
      <w:r>
        <w:t xml:space="preserve"> </w:t>
      </w:r>
      <w:r>
        <w:t xml:space="preserve">for example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56"/>
    <w:bookmarkStart w:id="57" w:name="def-argmax"/>
    <w:p>
      <w:pPr>
        <w:pStyle w:val="BodyText"/>
      </w:pPr>
      <w:r>
        <w:rPr>
          <w:b/>
          <w:bCs/>
        </w:rPr>
        <w:t xml:space="preserve">Definition 16 (Argmax)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argmax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largest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7"/>
    <w:bookmarkStart w:id="59" w:name="exm-argmax"/>
    <w:p>
      <w:pPr>
        <w:pStyle w:val="BodyText"/>
      </w:pPr>
      <w:r>
        <w:rPr>
          <w:b/>
          <w:bCs/>
        </w:rPr>
        <w:t xml:space="preserve">Example 9 (An argmax with two points, and an empty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values are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largest value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argmax has two elements, so it is not written as a single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in</w:t>
      </w:r>
      <w:r>
        <w:t xml:space="preserve"> </w:t>
      </w:r>
      <w:hyperlink w:anchor="exm-maximum">
        <w:r>
          <w:rPr>
            <w:rStyle w:val="Hyperlink"/>
          </w:rPr>
          <w:t xml:space="preserve">Example 8</w:t>
        </w:r>
      </w:hyperlink>
      <w:r>
        <w:t xml:space="preserve">, for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input</w:t>
      </w:r>
      <w:r>
        <w:t xml:space="preserve"> </w:t>
      </w:r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has a larger value,</w:t>
      </w:r>
      <w:r>
        <w:t xml:space="preserve"> </w:t>
      </w:r>
      <w:r>
        <w:t xml:space="preserve">so no input attains a largest value, 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8">
        <w:r>
          <w:rPr>
            <w:rStyle w:val="Hyperlink"/>
          </w:rPr>
          <w:t xml:space="preserve">empty set</w:t>
        </w:r>
      </w:hyperlink>
      <w:r>
        <w:t xml:space="preserve">.</w:t>
      </w:r>
    </w:p>
    <w:bookmarkEnd w:id="59"/>
    <w:bookmarkEnd w:id="60"/>
    <w:bookmarkStart w:id="70" w:name="sec-minimizers"/>
    <w:p>
      <w:pPr>
        <w:pStyle w:val="Heading2"/>
      </w:pPr>
      <w:r>
        <w:t xml:space="preserve">6 Global and local minimizers</w:t>
      </w:r>
    </w:p>
    <w:bookmarkStart w:id="61" w:name="exr-local-vs-global-min"/>
    <w:p>
      <w:pPr>
        <w:pStyle w:val="FirstParagraph"/>
      </w:pPr>
      <w:r>
        <w:rPr>
          <w:b/>
          <w:bCs/>
        </w:rPr>
        <w:t xml:space="preserve">Exercise 2 (A dip that is not the bottom)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Factor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completely.</w:t>
      </w:r>
    </w:p>
    <w:p>
      <w:pPr>
        <w:pStyle w:val="Compact"/>
        <w:numPr>
          <w:ilvl w:val="0"/>
          <w:numId w:val="1013"/>
        </w:numPr>
      </w:pPr>
      <w:r>
        <w:t xml:space="preserve">Use part 1 to compare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larger than, smaller than, or equal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which</w:t>
      </w:r>
      <w:r>
        <w:t xml:space="preserve"> </w:t>
      </w:r>
      <m:oMath>
        <m:r>
          <m:t>x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 a smallest value anywhere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bookmarkEnd w:id="61"/>
    <w:bookmarkStart w:id="62" w:name="sol-local-vs-global-mi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their product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By part 1,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never smaller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that is,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 other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no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smaller than all the others: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picking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2"/>
    <w:bookmarkStart w:id="63" w:name="def-global-minimizer"/>
    <w:p>
      <w:pPr>
        <w:pStyle w:val="FirstParagraph"/>
      </w:pPr>
      <w:r>
        <w:rPr>
          <w:b/>
          <w:bCs/>
        </w:rPr>
        <w:t xml:space="preserve">Definition 17 (Global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global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63"/>
    <w:bookmarkStart w:id="64" w:name="rem-global-minimizer-argmin"/>
    <w:p>
      <w:pPr>
        <w:pStyle w:val="BodyText"/>
      </w:pPr>
      <w:r>
        <w:rPr>
          <w:i/>
          <w:iCs/>
        </w:rPr>
        <w:t xml:space="preserve">Remark 5</w:t>
      </w:r>
      <w:r>
        <w:t xml:space="preserve"> (Global minimizers form the argmin). </w:t>
      </w:r>
      <w:r>
        <w:t xml:space="preserve">The global minimizers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exactly the elements of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rgmin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A function can have more than one global minimizer.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its global minimizers are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64"/>
    <w:bookmarkStart w:id="66" w:name="def-local-minimizer"/>
    <w:p>
      <w:pPr>
        <w:pStyle w:val="BodyText"/>
      </w:pPr>
      <w:r>
        <w:rPr>
          <w:b/>
          <w:bCs/>
        </w:rPr>
        <w:t xml:space="preserve">Definition 18 (Local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65">
        <w:r>
          <w:rPr>
            <w:rStyle w:val="Hyperlink"/>
          </w:rPr>
          <w:t xml:space="preserve">Euclidean norm</w:t>
        </w:r>
      </w:hyperlink>
      <w:r>
        <w:t xml:space="preserve">.</w:t>
      </w:r>
    </w:p>
    <w:bookmarkEnd w:id="66"/>
    <w:bookmarkStart w:id="68" w:name="rem-local-minimizer"/>
    <w:p>
      <w:pPr>
        <w:pStyle w:val="BodyText"/>
      </w:pPr>
      <w:r>
        <w:rPr>
          <w:i/>
          <w:iCs/>
        </w:rPr>
        <w:t xml:space="preserve">Remark 6</w:t>
      </w:r>
      <w:r>
        <w:t xml:space="preserve"> (Local and global minimizers).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Every global minimizer (</w:t>
      </w:r>
      <w:hyperlink w:anchor="def-global-minimizer">
        <w:r>
          <w:rPr>
            <w:rStyle w:val="Hyperlink"/>
          </w:rPr>
          <w:t xml:space="preserve">Definition 17</w:t>
        </w:r>
      </w:hyperlink>
      <w:r>
        <w:t xml:space="preserve">) is a local minimizer:</w:t>
      </w:r>
      <w:r>
        <w:t xml:space="preserve"> </w:t>
      </w:r>
      <w:r>
        <w:t xml:space="preserve">take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global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also a local minimizer.</w:t>
      </w:r>
    </w:p>
    <w:p>
      <w:pPr>
        <w:pStyle w:val="BodyText"/>
      </w:pPr>
      <w:r>
        <w:t xml:space="preserve">The</w:t>
      </w:r>
      <w:r>
        <w:t xml:space="preserve"> </w:t>
      </w:r>
      <w:hyperlink r:id="rId67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fails.</w:t>
      </w:r>
      <w:r>
        <w:t xml:space="preserve"> </w:t>
      </w:r>
      <w:r>
        <w:t xml:space="preserve">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but not a global one.</w:t>
      </w:r>
    </w:p>
    <w:bookmarkEnd w:id="68"/>
    <w:bookmarkStart w:id="69" w:name="exm-not-local-minimizer"/>
    <w:p>
      <w:pPr>
        <w:pStyle w:val="BodyText"/>
      </w:pPr>
      <w:r>
        <w:rPr>
          <w:b/>
          <w:bCs/>
        </w:rPr>
        <w:t xml:space="preserve">Example 10 (A point that is not a local minimizer)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 a local minimizer.</w:t>
      </w:r>
      <w:r>
        <w:t xml:space="preserve"> </w:t>
      </w:r>
      <w:r>
        <w:t xml:space="preserve">For any</w:t>
      </w:r>
      <w:r>
        <w:t xml:space="preserve"> </w:t>
      </w:r>
      <m:oMath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which equals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So whatever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0.729</m:t>
              </m:r>
              <m:r>
                <m:rPr>
                  <m:sty m:val="p"/>
                </m:rPr>
                <m:t>+</m:t>
              </m:r>
              <m:r>
                <m:t>2.7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1.971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End w:id="70"/>
    <w:bookmarkStart w:id="88" w:name="sec-convexity"/>
    <w:p>
      <w:pPr>
        <w:pStyle w:val="Heading2"/>
      </w:pPr>
      <w:r>
        <w:t xml:space="preserve">7 Convex functions</w:t>
      </w:r>
    </w:p>
    <w:bookmarkStart w:id="71" w:name="exr-convex-chord"/>
    <w:p>
      <w:pPr>
        <w:pStyle w:val="FirstParagraph"/>
      </w:pPr>
      <w:r>
        <w:rPr>
          <w:b/>
          <w:bCs/>
        </w:rPr>
        <w:t xml:space="preserve">Exercise 3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71"/>
    <w:bookmarkStart w:id="72" w:name="sol-convex-chord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6"/>
        </w:numPr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16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72"/>
    <w:bookmarkStart w:id="73" w:name="def-line-segment"/>
    <w:p>
      <w:pPr>
        <w:pStyle w:val="FirstParagraph"/>
      </w:pPr>
      <w:r>
        <w:rPr>
          <w:b/>
          <w:bCs/>
        </w:rPr>
        <w:t xml:space="preserve">Definition 19 (Line segment)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 segment</w:t>
      </w:r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set of points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73"/>
    <w:bookmarkStart w:id="74" w:name="exm-line-segment"/>
    <w:p>
      <w:pPr>
        <w:pStyle w:val="BodyText"/>
      </w:pPr>
      <w:r>
        <w:rPr>
          <w:b/>
          <w:bCs/>
        </w:rPr>
        <w:t xml:space="preserve">Example 11 (A line segment in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line segment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</w:t>
      </w:r>
      <w:r>
        <w:t xml:space="preserve"> </w:t>
      </w:r>
      <w:hyperlink r:id="rId49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 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74"/>
    <w:bookmarkStart w:id="76" w:name="def-chord"/>
    <w:p>
      <w:pPr>
        <w:pStyle w:val="BodyText"/>
      </w:pPr>
      <w:r>
        <w:rPr>
          <w:b/>
          <w:bCs/>
        </w:rPr>
        <w:t xml:space="preserve">Definition 20 (Chord)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chord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line segment (</w:t>
      </w:r>
      <w:hyperlink w:anchor="def-line-segment">
        <w:r>
          <w:rPr>
            <w:rStyle w:val="Hyperlink"/>
          </w:rPr>
          <w:t xml:space="preserve">Definition 19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from the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to the point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75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76"/>
    <w:bookmarkStart w:id="77" w:name="exm-chord"/>
    <w:p>
      <w:pPr>
        <w:pStyle w:val="BodyText"/>
      </w:pPr>
      <w:r>
        <w:rPr>
          <w:b/>
          <w:bCs/>
        </w:rPr>
        <w:t xml:space="preserve">Example 12 (A chord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the chord runs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it passes through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above the point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it has height</w:t>
      </w:r>
      <w:r>
        <w:t xml:space="preserve"> </w:t>
      </w:r>
      <m:oMath>
        <m:r>
          <m:t>5</m:t>
        </m:r>
      </m:oMath>
      <w:r>
        <w:t xml:space="preserve">.</w:t>
      </w:r>
    </w:p>
    <w:bookmarkEnd w:id="77"/>
    <w:bookmarkStart w:id="78" w:name="def-convex-function"/>
    <w:p>
      <w:pPr>
        <w:pStyle w:val="BodyText"/>
      </w:pPr>
      <w:r>
        <w:rPr>
          <w:b/>
          <w:bCs/>
        </w:rPr>
        <w:t xml:space="preserve">Definition 21 (Convex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78"/>
    <w:bookmarkStart w:id="79" w:name="rem-convex-chord-above-graph"/>
    <w:p>
      <w:pPr>
        <w:pStyle w:val="BodyText"/>
      </w:pPr>
      <w:r>
        <w:rPr>
          <w:i/>
          <w:iCs/>
        </w:rPr>
        <w:t xml:space="preserve">Remark 7</w:t>
      </w:r>
      <w:r>
        <w:t xml:space="preserve"> (Chords lie on or above the graph). </w:t>
      </w:r>
      <w:r>
        <w:t xml:space="preserve">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lies on the</w:t>
      </w:r>
      <w:r>
        <w:t xml:space="preserve"> </w:t>
      </w:r>
      <w:hyperlink w:anchor="def-line-segment">
        <w:r>
          <w:rPr>
            <w:rStyle w:val="Hyperlink"/>
          </w:rPr>
          <w:t xml:space="preserve">line segment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right-hand side is the height above that point</w:t>
      </w:r>
      <w:r>
        <w:t xml:space="preserve"> </w:t>
      </w:r>
      <w:r>
        <w:t xml:space="preserve">of the</w:t>
      </w:r>
      <w:r>
        <w:t xml:space="preserve"> </w:t>
      </w:r>
      <w:hyperlink w:anchor="def-chord">
        <w:r>
          <w:rPr>
            <w:rStyle w:val="Hyperlink"/>
          </w:rPr>
          <w:t xml:space="preserve">chord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when every chord lies on or above the</w:t>
      </w:r>
      <w:r>
        <w:t xml:space="preserve"> </w:t>
      </w:r>
      <w:hyperlink r:id="rId75">
        <w:r>
          <w:rPr>
            <w:rStyle w:val="Hyperlink"/>
          </w:rPr>
          <w:t xml:space="preserve">graph</w:t>
        </w:r>
      </w:hyperlink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chord is above the graph: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bookmarkEnd w:id="79"/>
    <w:bookmarkStart w:id="80" w:name="exm-cubic-not-convex"/>
    <w:p>
      <w:pPr>
        <w:pStyle w:val="BodyText"/>
      </w:pPr>
      <w:r>
        <w:rPr>
          <w:b/>
          <w:bCs/>
        </w:rPr>
        <w:t xml:space="preserve">Example 13 (A function that is not convex)</w:t>
      </w:r>
      <w:r>
        <w:t xml:space="preserve"> </w:t>
      </w:r>
      <w:r>
        <w:t xml:space="preserve">The function 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is not convex.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false.</w:t>
      </w:r>
    </w:p>
    <w:bookmarkEnd w:id="80"/>
    <w:bookmarkStart w:id="81" w:name="exm-convex-local-global"/>
    <w:p>
      <w:pPr>
        <w:pStyle w:val="BodyText"/>
      </w:pPr>
      <w:r>
        <w:rPr>
          <w:b/>
          <w:bCs/>
        </w:rPr>
        <w:t xml:space="preserve">Example 14 (A convex and a non-convex function)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def-convex-function">
        <w:r>
          <w:rPr>
            <w:rStyle w:val="Hyperlink"/>
          </w:rPr>
          <w:t xml:space="preserve">Definition 21</w:t>
        </w:r>
      </w:hyperlink>
      <w:r>
        <w:t xml:space="preserve">):</w:t>
      </w:r>
      <w:r>
        <w:t xml:space="preserve"> </w:t>
      </w:r>
      <w:r>
        <w:t xml:space="preserve">by expanding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Its local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also a global minimizer,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Without convexity, a local minimizer need not be global: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not convex (</w:t>
      </w:r>
      <w:hyperlink w:anchor="exm-cubic-not-convex">
        <w:r>
          <w:rPr>
            <w:rStyle w:val="Hyperlink"/>
          </w:rPr>
          <w:t xml:space="preserve">Example 13</w:t>
        </w:r>
      </w:hyperlink>
      <w:r>
        <w:t xml:space="preserve">),</w:t>
      </w:r>
      <w:r>
        <w:t xml:space="preserve"> </w:t>
      </w:r>
      <w:r>
        <w:t xml:space="preserve">and it has a local minimizer 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that is not global (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).</w:t>
      </w:r>
    </w:p>
    <w:bookmarkEnd w:id="81"/>
    <w:bookmarkStart w:id="82" w:name="thm-convex-local-global"/>
    <w:p>
      <w:pPr>
        <w:pStyle w:val="BodyText"/>
      </w:pPr>
      <w:r>
        <w:rPr>
          <w:b/>
          <w:bCs/>
        </w:rPr>
        <w:t xml:space="preserve">Theorem 7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w:anchor="def-local-minimizer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global-minimizer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8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</w:t>
      </w:r>
      <w:hyperlink w:anchor="def-local-minimizer">
        <w:r>
          <w:rPr>
            <w:rStyle w:val="Hyperlink"/>
          </w:rPr>
          <w:t xml:space="preserve">Definition 18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not a global minimizer (</w:t>
      </w:r>
      <w:hyperlink w:anchor="def-global-minimizer">
        <w:r>
          <w:rPr>
            <w:rStyle w:val="Hyperlink"/>
          </w:rPr>
          <w:t xml:space="preserve">Definition 17</w:t>
        </w:r>
      </w:hyperlink>
      <w:r>
        <w:t xml:space="preserve">).</w:t>
      </w:r>
      <w:r>
        <w:t xml:space="preserve"> </w:t>
      </w:r>
      <w:r>
        <w:t xml:space="preserve">Then some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 particular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83" w:name="thm-jensen"/>
    <w:p>
      <w:pPr>
        <w:pStyle w:val="BodyText"/>
      </w:pPr>
      <w:r>
        <w:rPr>
          <w:b/>
          <w:bCs/>
        </w:rPr>
        <w:t xml:space="preserve">Theorem 8 (Jensen’s inequality for a weighted average)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weights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assume the inequality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points.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other weights are all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Otherwise 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definition of a convex function (</w:t>
      </w:r>
      <w:hyperlink w:anchor="def-convex-function">
        <w:r>
          <w:rPr>
            <w:rStyle w:val="Hyperlink"/>
          </w:rPr>
          <w:t xml:space="preserve">Definition 21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85" w:name="exm-jensen"/>
    <w:p>
      <w:pPr>
        <w:pStyle w:val="FirstParagraph"/>
      </w:pPr>
      <w:r>
        <w:rPr>
          <w:b/>
          <w:bCs/>
        </w:rPr>
        <w:t xml:space="preserve">Example 15 (The average of the squares is at least the square of the average)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It is convex by</w:t>
      </w:r>
      <w:r>
        <w:t xml:space="preserve"> </w:t>
      </w:r>
      <w:hyperlink w:anchor="def-convex-function">
        <w:r>
          <w:rPr>
            <w:rStyle w:val="Hyperlink"/>
          </w:rPr>
          <w:t xml:space="preserve">Definition 21</w:t>
        </w:r>
      </w:hyperlink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Take the three points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equal weights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weighted average of the points is their ordinary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the left side of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  <w:r>
        <w:t xml:space="preserve"> </w:t>
      </w:r>
      <w:r>
        <w:t xml:space="preserve">The right side is the average of the squares,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inequality holds: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gap is</w:t>
      </w:r>
      <w:r>
        <w:t xml:space="preserve"> </w:t>
      </w:r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That is the average squared distance of the points from their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which statistics calls the variance of the three points</w:t>
      </w:r>
      <w:r>
        <w:t xml:space="preserve"> </w:t>
      </w:r>
      <w:r>
        <w:t xml:space="preserve">(about their</w:t>
      </w:r>
      <w:r>
        <w:t xml:space="preserve"> </w:t>
      </w:r>
      <w:hyperlink r:id="rId84">
        <w:r>
          <w:rPr>
            <w:rStyle w:val="Hyperlink"/>
          </w:rPr>
          <w:t xml:space="preserve">mean</w:t>
        </w:r>
      </w:hyperlink>
      <w:r>
        <w:t xml:space="preserve">, defined later).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Jensen’s inequality says this average squared distance is never negative.</w:t>
      </w:r>
    </w:p>
    <w:bookmarkEnd w:id="85"/>
    <w:bookmarkStart w:id="87" w:name="rem-jensen-concave"/>
    <w:p>
      <w:pPr>
        <w:pStyle w:val="BodyText"/>
      </w:pPr>
      <w:r>
        <w:rPr>
          <w:i/>
          <w:iCs/>
        </w:rPr>
        <w:t xml:space="preserve">Remark 8</w:t>
      </w:r>
      <w:r>
        <w:t xml:space="preserve"> (The inequality reverses for concave functions).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6">
        <w:r>
          <w:rPr>
            <w:rStyle w:val="Hyperlink"/>
          </w:rPr>
          <w:t xml:space="preserve">concave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convex, and applying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reverses the inequality: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points in</w:t>
      </w:r>
      <w:r>
        <w:t xml:space="preserve"> </w:t>
      </w:r>
      <w:hyperlink w:anchor="exm-jensen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87"/>
    <w:bookmarkEnd w:id="88"/>
    <w:bookmarkStart w:id="103" w:name="infimum-and-supremum"/>
    <w:p>
      <w:pPr>
        <w:pStyle w:val="Heading2"/>
      </w:pPr>
      <w:r>
        <w:t xml:space="preserve">8 Infimum and supremum</w:t>
      </w:r>
    </w:p>
    <w:bookmarkStart w:id="89" w:name="def-upper-bound"/>
    <w:p>
      <w:pPr>
        <w:pStyle w:val="FirstParagraph"/>
      </w:pPr>
      <w:r>
        <w:rPr>
          <w:b/>
          <w:bCs/>
        </w:rPr>
        <w:t xml:space="preserve">Definition 22 (Upper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89"/>
    <w:bookmarkStart w:id="90" w:name="def-lower-bound"/>
    <w:p>
      <w:pPr>
        <w:pStyle w:val="BodyText"/>
      </w:pPr>
      <w:r>
        <w:rPr>
          <w:b/>
          <w:bCs/>
        </w:rPr>
        <w:t xml:space="preserve">Definition 23 (Lower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90"/>
    <w:bookmarkStart w:id="91" w:name="def-bounded-above"/>
    <w:p>
      <w:pPr>
        <w:pStyle w:val="BodyText"/>
      </w:pPr>
      <w:r>
        <w:rPr>
          <w:b/>
          <w:bCs/>
        </w:rPr>
        <w:t xml:space="preserve">Definition 24 (Bounded above)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above</w:t>
      </w:r>
      <w:r>
        <w:t xml:space="preserve"> </w:t>
      </w:r>
      <w:r>
        <w:t xml:space="preserve">if it has an upper bound (</w:t>
      </w:r>
      <w:hyperlink w:anchor="def-upper-bound">
        <w:r>
          <w:rPr>
            <w:rStyle w:val="Hyperlink"/>
          </w:rPr>
          <w:t xml:space="preserve">Definition 22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above</w:t>
      </w:r>
      <w:r>
        <w:t xml:space="preserve"> </w:t>
      </w:r>
      <w:r>
        <w:t xml:space="preserve">if its</w:t>
      </w:r>
      <w:r>
        <w:t xml:space="preserve"> </w:t>
      </w:r>
      <w:hyperlink r:id="rId55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91"/>
    <w:bookmarkStart w:id="92" w:name="def-bounded-below"/>
    <w:p>
      <w:pPr>
        <w:pStyle w:val="BodyText"/>
      </w:pPr>
      <w:r>
        <w:rPr>
          <w:b/>
          <w:bCs/>
        </w:rPr>
        <w:t xml:space="preserve">Definition 25 (Bounded below)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below</w:t>
      </w:r>
      <w:r>
        <w:t xml:space="preserve"> </w:t>
      </w:r>
      <w:r>
        <w:t xml:space="preserve">if it has a lower bound (</w:t>
      </w:r>
      <w:hyperlink w:anchor="def-lower-bound">
        <w:r>
          <w:rPr>
            <w:rStyle w:val="Hyperlink"/>
          </w:rPr>
          <w:t xml:space="preserve">Definition 23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below</w:t>
      </w:r>
      <w:r>
        <w:t xml:space="preserve"> </w:t>
      </w:r>
      <w:r>
        <w:t xml:space="preserve">if its</w:t>
      </w:r>
      <w:r>
        <w:t xml:space="preserve"> </w:t>
      </w:r>
      <w:hyperlink r:id="rId55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92"/>
    <w:bookmarkStart w:id="93" w:name="def-bounded"/>
    <w:p>
      <w:pPr>
        <w:pStyle w:val="BodyText"/>
      </w:pPr>
      <w:r>
        <w:rPr>
          <w:b/>
          <w:bCs/>
        </w:rPr>
        <w:t xml:space="preserve">Definition 26 (Bounded)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if it is both bounded above (</w:t>
      </w:r>
      <w:hyperlink w:anchor="def-bounded-above">
        <w:r>
          <w:rPr>
            <w:rStyle w:val="Hyperlink"/>
          </w:rPr>
          <w:t xml:space="preserve">Definition 24</w:t>
        </w:r>
      </w:hyperlink>
      <w:r>
        <w:t xml:space="preserve">) and bounded below (</w:t>
      </w:r>
      <w:hyperlink w:anchor="def-bounded-below">
        <w:r>
          <w:rPr>
            <w:rStyle w:val="Hyperlink"/>
          </w:rPr>
          <w:t xml:space="preserve">Definition 25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</w:t>
      </w:r>
      <w:r>
        <w:t xml:space="preserve"> </w:t>
      </w:r>
      <w:r>
        <w:t xml:space="preserve">if its</w:t>
      </w:r>
      <w:r>
        <w:t xml:space="preserve"> </w:t>
      </w:r>
      <w:hyperlink r:id="rId55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93"/>
    <w:bookmarkStart w:id="94" w:name="exm-bounded"/>
    <w:p>
      <w:pPr>
        <w:pStyle w:val="BodyText"/>
      </w:pPr>
      <w:r>
        <w:rPr>
          <w:b/>
          <w:bCs/>
        </w:rPr>
        <w:t xml:space="preserve">Example 16 (Bounded and unbounded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7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94"/>
    <w:bookmarkStart w:id="95" w:name="thm-completeness"/>
    <w:p>
      <w:pPr>
        <w:pStyle w:val="FirstParagraph"/>
      </w:pPr>
      <w:r>
        <w:rPr>
          <w:b/>
          <w:bCs/>
        </w:rPr>
        <w:t xml:space="preserve">Theorem 9 (Completeness of the real numbers)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nonempty.</w:t>
      </w:r>
    </w:p>
    <w:p>
      <w:pPr>
        <w:pStyle w:val="Compact"/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-above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inimum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aximum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9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statement is the least-upper-bound property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(Rudin 1976, Definition 1.8, p. 4, and Theorem 1.19, p. 8)</w:t>
      </w:r>
      <w:r>
        <w:t xml:space="preserve">.</w:t>
      </w:r>
      <w:r>
        <w:t xml:space="preserve"> </w:t>
      </w:r>
      <w:r>
        <w:t xml:space="preserve">For the second, let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Negating both sides of an inequality reverses it (</w:t>
      </w:r>
      <w:hyperlink w:anchor="thm-neg-ineq">
        <w:r>
          <w:rPr>
            <w:rStyle w:val="Hyperlink"/>
          </w:rPr>
          <w:t xml:space="preserve">Theorem 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 lower bound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−</m:t>
        </m:r>
        <m:r>
          <m:t>ℓ</m:t>
        </m:r>
      </m:oMath>
      <w:r>
        <w:t xml:space="preserve"> </w:t>
      </w:r>
      <w:r>
        <w:t xml:space="preserve">is an upper bound of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nonempty and bounded above,</w:t>
      </w:r>
      <w:r>
        <w:t xml:space="preserve"> </w:t>
      </w:r>
      <w:r>
        <w:t xml:space="preserve">so by the first statement its upper bounds have a minimum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is the largest lower bound of</w:t>
      </w:r>
      <w:r>
        <w:t xml:space="preserve"> </w:t>
      </w:r>
      <m:oMath>
        <m:r>
          <m:t>A</m:t>
        </m:r>
      </m:oMath>
      <w:r>
        <w:t xml:space="preserve">.</w:t>
      </w:r>
    </w:p>
    <w:bookmarkStart w:id="96" w:name="exm-completeness"/>
    <w:p>
      <w:pPr>
        <w:pStyle w:val="BodyText"/>
      </w:pPr>
      <w:r>
        <w:rPr>
          <w:b/>
          <w:bCs/>
        </w:rPr>
        <w:t xml:space="preserve">Example 17 (Completeness for an interval)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.</w:t>
      </w:r>
    </w:p>
    <w:bookmarkEnd w:id="96"/>
    <w:bookmarkStart w:id="97" w:name="def-infimum"/>
    <w:p>
      <w:pPr>
        <w:pStyle w:val="BodyText"/>
      </w:pPr>
      <w:r>
        <w:rPr>
          <w:b/>
          <w:bCs/>
        </w:rPr>
        <w:t xml:space="preserve">Definition 27 (Infimum (greatest lower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below (</w:t>
      </w:r>
      <w:hyperlink w:anchor="def-bounded-below">
        <w:r>
          <w:rPr>
            <w:rStyle w:val="Hyperlink"/>
          </w:rPr>
          <w:t xml:space="preserve">Definition 25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</m:oMath>
      <w:r>
        <w:t xml:space="preserve">,</w:t>
      </w:r>
      <w:r>
        <w:t xml:space="preserve"> </w:t>
      </w:r>
      <w:r>
        <w:t xml:space="preserve">is the greatest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97"/>
    <w:bookmarkStart w:id="98" w:name="rem-infimum-exists"/>
    <w:p>
      <w:pPr>
        <w:pStyle w:val="BodyText"/>
      </w:pPr>
      <w:r>
        <w:rPr>
          <w:i/>
          <w:iCs/>
        </w:rPr>
        <w:t xml:space="preserve">Remark 9</w:t>
      </w:r>
      <w:r>
        <w:t xml:space="preserve"> (Existence of the infimum, and when it is a minimum). </w:t>
      </w:r>
      <w:r>
        <w:t xml:space="preserve">The maximum in</w:t>
      </w:r>
      <w:r>
        <w:t xml:space="preserve"> </w:t>
      </w:r>
      <w:hyperlink w:anchor="def-infimum">
        <w:r>
          <w:rPr>
            <w:rStyle w:val="Hyperlink"/>
          </w:rPr>
          <w:t xml:space="preserve">Definition 27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the infimum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minimum.</w:t>
      </w:r>
    </w:p>
    <w:bookmarkEnd w:id="98"/>
    <w:bookmarkStart w:id="99" w:name="exm-infimum"/>
    <w:p>
      <w:pPr>
        <w:pStyle w:val="BodyText"/>
      </w:pPr>
      <w:r>
        <w:rPr>
          <w:b/>
          <w:bCs/>
        </w:rPr>
        <w:t xml:space="preserve">Example 18 (Numerical examples of infimum)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19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numPr>
          <w:ilvl w:val="0"/>
          <w:numId w:val="1019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99"/>
    <w:bookmarkStart w:id="100" w:name="def-supremum"/>
    <w:p>
      <w:pPr>
        <w:pStyle w:val="FirstParagraph"/>
      </w:pPr>
      <w:r>
        <w:rPr>
          <w:b/>
          <w:bCs/>
        </w:rPr>
        <w:t xml:space="preserve">Definition 28 (Supremum (least upper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above (</w:t>
      </w:r>
      <w:hyperlink w:anchor="def-bounded-above">
        <w:r>
          <w:rPr>
            <w:rStyle w:val="Hyperlink"/>
          </w:rPr>
          <w:t xml:space="preserve">Definition 24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supremum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</m:oMath>
      <w:r>
        <w:t xml:space="preserve">,</w:t>
      </w:r>
      <w:r>
        <w:t xml:space="preserve"> </w:t>
      </w:r>
      <w:r>
        <w:t xml:space="preserve">is the smallest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100"/>
    <w:bookmarkStart w:id="101" w:name="rem-supremum-exists"/>
    <w:p>
      <w:pPr>
        <w:pStyle w:val="BodyText"/>
      </w:pPr>
      <w:r>
        <w:rPr>
          <w:i/>
          <w:iCs/>
        </w:rPr>
        <w:t xml:space="preserve">Remark 10</w:t>
      </w:r>
      <w:r>
        <w:t xml:space="preserve"> (Existence of the supremum, and when it is a maximum). </w:t>
      </w:r>
      <w:r>
        <w:t xml:space="preserve">The minimum in</w:t>
      </w:r>
      <w:r>
        <w:t xml:space="preserve"> </w:t>
      </w:r>
      <w:hyperlink w:anchor="def-supremum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sup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the supremum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maximum.</w:t>
      </w:r>
    </w:p>
    <w:bookmarkEnd w:id="101"/>
    <w:bookmarkStart w:id="102" w:name="exm-supremum"/>
    <w:p>
      <w:pPr>
        <w:pStyle w:val="BodyText"/>
      </w:pPr>
      <w:r>
        <w:rPr>
          <w:b/>
          <w:bCs/>
        </w:rPr>
        <w:t xml:space="preserve">Example 19 (Numerical examples of supremum)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102"/>
    <w:bookmarkEnd w:id="103"/>
    <w:bookmarkStart w:id="116" w:name="sums"/>
    <w:p>
      <w:pPr>
        <w:pStyle w:val="Heading2"/>
      </w:pPr>
      <w:r>
        <w:t xml:space="preserve">9 Sums</w:t>
      </w:r>
    </w:p>
    <w:bookmarkStart w:id="104" w:name="def-term"/>
    <w:p>
      <w:pPr>
        <w:pStyle w:val="FirstParagraph"/>
      </w:pPr>
      <w:r>
        <w:rPr>
          <w:b/>
          <w:bCs/>
        </w:rPr>
        <w:t xml:space="preserve">Definition 29 (Term of a sum)</w:t>
      </w:r>
      <w:r>
        <w:t xml:space="preserve"> </w:t>
      </w:r>
      <w:r>
        <w:t xml:space="preserve">In a sum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each of the numbers or expressions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being added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of the sum.</w:t>
      </w:r>
    </w:p>
    <w:bookmarkEnd w:id="104"/>
    <w:bookmarkStart w:id="105" w:name="exm-term"/>
    <w:p>
      <w:pPr>
        <w:pStyle w:val="BodyText"/>
      </w:pPr>
      <w:r>
        <w:rPr>
          <w:b/>
          <w:bCs/>
        </w:rPr>
        <w:t xml:space="preserve">Example 20 (Terms of a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1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105"/>
    <w:bookmarkStart w:id="106" w:name="def-identity-element"/>
    <w:p>
      <w:pPr>
        <w:pStyle w:val="FirstParagraph"/>
      </w:pPr>
      <w:r>
        <w:rPr>
          <w:b/>
          <w:bCs/>
        </w:rPr>
        <w:t xml:space="preserve">Definition 30 (Identity element)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such as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be an operation that combines two elements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an element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such as addition (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) or multiplication (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) of real numbers.</w:t>
      </w:r>
      <w:r>
        <w:t xml:space="preserve"> </w:t>
      </w:r>
      <w:r>
        <w:t xml:space="preserve">An element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identity element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106"/>
    <w:bookmarkStart w:id="107" w:name="exm-identity-element"/>
    <w:p>
      <w:pPr>
        <w:pStyle w:val="BodyText"/>
      </w:pPr>
      <w:r>
        <w:rPr>
          <w:b/>
          <w:bCs/>
        </w:rPr>
        <w:t xml:space="preserve">Example 21 (Identity elements for addition and multiplication)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10</w:t>
        </w:r>
      </w:hyperlink>
      <w:r>
        <w:t xml:space="preserve">).</w:t>
      </w:r>
    </w:p>
    <w:p>
      <w:pPr>
        <w:pStyle w:val="Compact"/>
        <w:numPr>
          <w:ilvl w:val="0"/>
          <w:numId w:val="1022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).</w:t>
      </w:r>
    </w:p>
    <w:p>
      <w:pPr>
        <w:pStyle w:val="Compact"/>
        <w:numPr>
          <w:ilvl w:val="0"/>
          <w:numId w:val="1022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107"/>
    <w:bookmarkStart w:id="108" w:name="def-commutative"/>
    <w:p>
      <w:pPr>
        <w:pStyle w:val="FirstParagraph"/>
      </w:pPr>
      <w:r>
        <w:rPr>
          <w:b/>
          <w:bCs/>
        </w:rPr>
        <w:t xml:space="preserve">Definition 31 (Commutative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30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commutative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the order of the two inputs does not matter.</w:t>
      </w:r>
      <w:r>
        <w:t xml:space="preserve"> </w:t>
      </w:r>
      <w:r>
        <w:t xml:space="preserve">Some sources, including the titles of</w:t>
      </w:r>
      <w:r>
        <w:t xml:space="preserve"> 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call a commutative operation</w:t>
      </w:r>
      <w:r>
        <w:t xml:space="preserve"> </w:t>
      </w:r>
      <w:r>
        <w:rPr>
          <w:b/>
          <w:bCs/>
        </w:rPr>
        <w:t xml:space="preserve">symmetric</w:t>
      </w:r>
      <w:r>
        <w:t xml:space="preserve">.</w:t>
      </w:r>
    </w:p>
    <w:bookmarkEnd w:id="108"/>
    <w:bookmarkStart w:id="109" w:name="exm-commutative"/>
    <w:p>
      <w:pPr>
        <w:pStyle w:val="BodyText"/>
      </w:pPr>
      <w:r>
        <w:rPr>
          <w:b/>
          <w:bCs/>
        </w:rPr>
        <w:t xml:space="preserve">Example 22 (A commutative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23"/>
        </w:numPr>
      </w:pPr>
      <w:r>
        <w:t xml:space="preserve">Addition is commutative: 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3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109"/>
    <w:bookmarkStart w:id="110" w:name="def-associative"/>
    <w:p>
      <w:pPr>
        <w:pStyle w:val="FirstParagraph"/>
      </w:pPr>
      <w:r>
        <w:rPr>
          <w:b/>
          <w:bCs/>
        </w:rPr>
        <w:t xml:space="preserve">Definition 32 (Associative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30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associative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which pair is combined first does not matter.</w:t>
      </w:r>
    </w:p>
    <w:bookmarkEnd w:id="110"/>
    <w:bookmarkStart w:id="111" w:name="exm-associative"/>
    <w:p>
      <w:pPr>
        <w:pStyle w:val="BodyText"/>
      </w:pPr>
      <w:r>
        <w:rPr>
          <w:b/>
          <w:bCs/>
        </w:rPr>
        <w:t xml:space="preserve">Example 23 (An associative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24"/>
        </w:numPr>
      </w:pPr>
      <w:r>
        <w:t xml:space="preserve">Multiplication is associative: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4"/>
        </w:numPr>
      </w:pPr>
      <w:r>
        <w:t xml:space="preserve">Subtraction is not associative: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8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1"/>
    <w:bookmarkStart w:id="112" w:name="thm-add-ident"/>
    <w:p>
      <w:pPr>
        <w:pStyle w:val="FirstParagraph"/>
      </w:pPr>
      <w:r>
        <w:rPr>
          <w:b/>
          <w:bCs/>
        </w:rPr>
        <w:t xml:space="preserve">Theorem 10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112"/>
    <w:bookmarkStart w:id="113" w:name="thm-sum-symmetric"/>
    <w:p>
      <w:pPr>
        <w:pStyle w:val="FirstParagraph"/>
      </w:pPr>
      <w:r>
        <w:rPr>
          <w:b/>
          <w:bCs/>
        </w:rPr>
        <w:t xml:space="preserve">Theorem 11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113"/>
    <w:bookmarkStart w:id="114" w:name="thm-sum-assoc"/>
    <w:p>
      <w:pPr>
        <w:pStyle w:val="FirstParagraph"/>
      </w:pPr>
      <w:r>
        <w:rPr>
          <w:b/>
          <w:bCs/>
        </w:rPr>
        <w:t xml:space="preserve">Theorem 12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114"/>
    <w:bookmarkStart w:id="115" w:name="exm-sum-assoc"/>
    <w:p>
      <w:pPr>
        <w:pStyle w:val="FirstParagraph"/>
      </w:pPr>
      <w:r>
        <w:rPr>
          <w:b/>
          <w:bCs/>
        </w:rPr>
        <w:t xml:space="preserve">Example 24 (Grouping a sum two ways)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5"/>
    <w:bookmarkEnd w:id="116"/>
    <w:bookmarkStart w:id="120" w:name="products"/>
    <w:p>
      <w:pPr>
        <w:pStyle w:val="Heading2"/>
      </w:pPr>
      <w:r>
        <w:t xml:space="preserve">10 Products</w:t>
      </w:r>
    </w:p>
    <w:bookmarkStart w:id="117" w:name="thm-mult-one"/>
    <w:p>
      <w:pPr>
        <w:pStyle w:val="FirstParagraph"/>
      </w:pPr>
      <w:r>
        <w:rPr>
          <w:b/>
          <w:bCs/>
        </w:rPr>
        <w:t xml:space="preserve">Theorem 13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117"/>
    <w:bookmarkStart w:id="118" w:name="thm-prod-symmetric"/>
    <w:p>
      <w:pPr>
        <w:pStyle w:val="FirstParagraph"/>
      </w:pPr>
      <w:r>
        <w:rPr>
          <w:b/>
          <w:bCs/>
        </w:rPr>
        <w:t xml:space="preserve">Theorem 14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118"/>
    <w:bookmarkStart w:id="119" w:name="thm-prod-assoc"/>
    <w:p>
      <w:pPr>
        <w:pStyle w:val="FirstParagraph"/>
      </w:pPr>
      <w:r>
        <w:rPr>
          <w:b/>
          <w:bCs/>
        </w:rPr>
        <w:t xml:space="preserve">Theorem 15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119"/>
    <w:bookmarkEnd w:id="120"/>
    <w:bookmarkStart w:id="122" w:name="division"/>
    <w:p>
      <w:pPr>
        <w:pStyle w:val="Heading2"/>
      </w:pPr>
      <w:r>
        <w:t xml:space="preserve">11 Division</w:t>
      </w:r>
    </w:p>
    <w:bookmarkStart w:id="121" w:name="thm-prod-div"/>
    <w:p>
      <w:pPr>
        <w:pStyle w:val="FirstParagraph"/>
      </w:pPr>
      <w:r>
        <w:rPr>
          <w:b/>
          <w:bCs/>
        </w:rPr>
        <w:t xml:space="preserve">Theorem 16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121"/>
    <w:bookmarkEnd w:id="122"/>
    <w:bookmarkStart w:id="135" w:name="sums-and-products-together"/>
    <w:p>
      <w:pPr>
        <w:pStyle w:val="Heading2"/>
      </w:pPr>
      <w:r>
        <w:t xml:space="preserve">12 Sums and products together</w:t>
      </w:r>
    </w:p>
    <w:bookmarkStart w:id="123" w:name="def-distributes-over"/>
    <w:p>
      <w:pPr>
        <w:pStyle w:val="FirstParagraph"/>
      </w:pPr>
      <w:r>
        <w:rPr>
          <w:b/>
          <w:bCs/>
        </w:rPr>
        <w:t xml:space="preserve">Definition 33 (Distributes over)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b/>
          <w:bCs/>
        </w:rPr>
        <w:t xml:space="preserve">distributes over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⋄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123"/>
    <w:bookmarkStart w:id="124" w:name="exm-addition-not-distributive"/>
    <w:p>
      <w:pPr>
        <w:pStyle w:val="BodyText"/>
      </w:pPr>
      <w:r>
        <w:rPr>
          <w:b/>
          <w:bCs/>
        </w:rPr>
        <w:t xml:space="preserve">Example 25 (Addition does not distribute over multiplication)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def-distributes-over">
        <w:r>
          <w:rPr>
            <w:rStyle w:val="Hyperlink"/>
          </w:rPr>
          <w:t xml:space="preserve">Definition 33</w:t>
        </w:r>
      </w:hyperlink>
      <w:r>
        <w:t xml:space="preserve"> </w:t>
      </w:r>
      <w:r>
        <w:t xml:space="preserve">fails with</w:t>
      </w:r>
      <w:r>
        <w:t xml:space="preserve"> </w:t>
      </w:r>
      <m:oMath>
        <m:r>
          <m:rPr>
            <m:sty m:val="p"/>
          </m:rPr>
          <m:t>⋆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⋄</m:t>
        </m:r>
        <m:r>
          <m:rPr>
            <m:sty m:val="p"/>
          </m:rPr>
          <m:t>=</m:t>
        </m:r>
        <m:r>
          <m:rPr>
            <m:sty m:val="p"/>
          </m:rPr>
          <m:t>×</m:t>
        </m:r>
      </m:oMath>
      <w:r>
        <w:t xml:space="preserve">.</w:t>
      </w:r>
    </w:p>
    <w:bookmarkEnd w:id="124"/>
    <w:bookmarkStart w:id="125" w:name="def-distributive"/>
    <w:p>
      <w:pPr>
        <w:pStyle w:val="BodyText"/>
      </w:pPr>
      <w:r>
        <w:rPr>
          <w:b/>
          <w:bCs/>
        </w:rPr>
        <w:t xml:space="preserve">Definition 34 (Distributive law)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distributive law</w:t>
      </w:r>
      <w:r>
        <w:t xml:space="preserve"> </w:t>
      </w:r>
      <w:r>
        <w:t xml:space="preserve">is the statement that multiplication distributes over addition</w:t>
      </w:r>
      <w:r>
        <w:t xml:space="preserve"> </w:t>
      </w:r>
      <w:r>
        <w:t xml:space="preserve">(</w:t>
      </w:r>
      <w:hyperlink w:anchor="def-distributes-over">
        <w:r>
          <w:rPr>
            <w:rStyle w:val="Hyperlink"/>
          </w:rPr>
          <w:t xml:space="preserve">Definition 33</w:t>
        </w:r>
      </w:hyperlink>
      <w:r>
        <w:t xml:space="preserve">):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).</w:t>
      </w:r>
      <w:r>
        <w:t xml:space="preserve"> </w:t>
      </w:r>
      <w:r>
        <w:t xml:space="preserve">We then say multiplication is</w:t>
      </w:r>
      <w:r>
        <w:t xml:space="preserve"> </w:t>
      </w:r>
      <w:r>
        <w:rPr>
          <w:b/>
          <w:bCs/>
        </w:rPr>
        <w:t xml:space="preserve">distributive</w:t>
      </w:r>
      <w:r>
        <w:t xml:space="preserve">.</w:t>
      </w:r>
    </w:p>
    <w:bookmarkEnd w:id="125"/>
    <w:bookmarkStart w:id="126" w:name="exm-distributive"/>
    <w:p>
      <w:pPr>
        <w:pStyle w:val="BodyText"/>
      </w:pPr>
      <w:r>
        <w:rPr>
          <w:b/>
          <w:bCs/>
        </w:rPr>
        <w:t xml:space="preserve">Example 26 (Multiplication distributes over addition)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6"/>
    <w:bookmarkStart w:id="127" w:name="thm-mult-distr"/>
    <w:p>
      <w:pPr>
        <w:pStyle w:val="FirstParagraph"/>
      </w:pPr>
      <w:r>
        <w:rPr>
          <w:b/>
          <w:bCs/>
        </w:rPr>
        <w:t xml:space="preserve">Theorem 17 (Multiplication is distributive)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127"/>
    <w:bookmarkStart w:id="128" w:name="def-like-terms"/>
    <w:p>
      <w:pPr>
        <w:pStyle w:val="FirstParagraph"/>
      </w:pPr>
      <w:r>
        <w:rPr>
          <w:b/>
          <w:bCs/>
        </w:rPr>
        <w:t xml:space="preserve">Definition 35 (Like terms)</w:t>
      </w:r>
      <w:r>
        <w:t xml:space="preserve"> </w:t>
      </w:r>
      <w:r>
        <w:t xml:space="preserve">Two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 a sum are</w:t>
      </w:r>
      <w:r>
        <w:t xml:space="preserve"> </w:t>
      </w:r>
      <w:r>
        <w:rPr>
          <w:b/>
          <w:bCs/>
        </w:rPr>
        <w:t xml:space="preserve">like terms</w:t>
      </w:r>
      <w:r>
        <w:t xml:space="preserve"> </w:t>
      </w:r>
      <w:r>
        <w:t xml:space="preserve">if they are the same product of variables, each to the same power,</w:t>
      </w:r>
      <w:r>
        <w:t xml:space="preserve"> </w:t>
      </w:r>
      <w:r>
        <w:t xml:space="preserve">possibly multiplied by different constants: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constants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that product.</w:t>
      </w:r>
    </w:p>
    <w:bookmarkEnd w:id="128"/>
    <w:bookmarkStart w:id="129" w:name="def-collect-like-terms"/>
    <w:p>
      <w:pPr>
        <w:pStyle w:val="BodyText"/>
      </w:pPr>
      <w:r>
        <w:rPr>
          <w:b/>
          <w:bCs/>
        </w:rPr>
        <w:t xml:space="preserve">Definition 36 (Collecting like terms)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collect</w:t>
      </w:r>
      <w:r>
        <w:t xml:space="preserve"> </w:t>
      </w:r>
      <w:r>
        <w:t xml:space="preserve">like terms (</w:t>
      </w:r>
      <w:hyperlink w:anchor="def-like-terms">
        <w:r>
          <w:rPr>
            <w:rStyle w:val="Hyperlink"/>
          </w:rPr>
          <w:t xml:space="preserve">Definition 35</w:t>
        </w:r>
      </w:hyperlink>
      <w:r>
        <w:t xml:space="preserve">) is to replace their sum by one term,</w:t>
      </w:r>
      <w:r>
        <w:t xml:space="preserve"> </w:t>
      </w:r>
      <w:r>
        <w:t xml:space="preserve">using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r>
        <w:t xml:space="preserve">.</w:t>
      </w:r>
    </w:p>
    <w:bookmarkEnd w:id="129"/>
    <w:bookmarkStart w:id="130" w:name="exm-like-terms"/>
    <w:p>
      <w:pPr>
        <w:pStyle w:val="BodyText"/>
      </w:pPr>
      <w:r>
        <w:rPr>
          <w:b/>
          <w:bCs/>
        </w:rPr>
        <w:t xml:space="preserve">Example 27 (Like and unlike terms)</w:t>
      </w:r>
      <w:r>
        <w:t xml:space="preserve"> </w:t>
      </w:r>
      <w:r>
        <w:t xml:space="preserve"> </w:t>
      </w:r>
    </w:p>
    <w:p>
      <w:pPr>
        <w:numPr>
          <w:ilvl w:val="0"/>
          <w:numId w:val="1025"/>
        </w:numPr>
      </w:pPr>
      <m:oMath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r>
        <w:t xml:space="preserve"> </w:t>
      </w:r>
      <w:r>
        <w:t xml:space="preserve">are like terms;</w:t>
      </w:r>
      <w:r>
        <w:t xml:space="preserve"> </w:t>
      </w:r>
      <w:r>
        <w:t xml:space="preserve">collecting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a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5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130"/>
    <w:bookmarkStart w:id="131" w:name="exr-square-of-a-sum"/>
    <w:p>
      <w:pPr>
        <w:pStyle w:val="FirstParagraph"/>
      </w:pPr>
      <w:r>
        <w:rPr>
          <w:b/>
          <w:bCs/>
        </w:rPr>
        <w:t xml:space="preserve">Exercise 4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131"/>
    <w:bookmarkStart w:id="132" w:name="sol-square-of-a-sum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No: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difference,</w:t>
      </w:r>
      <w:r>
        <w:t xml:space="preserve"> </w:t>
      </w:r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r>
        <w:t xml:space="preserve">,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36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to drop the parentheses.</w:t>
      </w:r>
    </w:p>
    <w:bookmarkEnd w:id="132"/>
    <w:bookmarkStart w:id="133" w:name="thm-square-of-a-sum"/>
    <w:p>
      <w:pPr>
        <w:pStyle w:val="BodyText"/>
      </w:pPr>
      <w:r>
        <w:rPr>
          <w:b/>
          <w:bCs/>
        </w:rPr>
        <w:t xml:space="preserve">Theorem 18 (Square of a sum)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1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134" w:name="rem-square-of-a-difference"/>
    <w:p>
      <w:pPr>
        <w:pStyle w:val="BodyText"/>
      </w:pPr>
      <w:r>
        <w:rPr>
          <w:i/>
          <w:iCs/>
        </w:rPr>
        <w:t xml:space="preserve">Remark 11</w:t>
      </w:r>
      <w:r>
        <w:t xml:space="preserve"> (Square of a difference). </w:t>
      </w:r>
      <w:r>
        <w:t xml:space="preserve">Replacing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thm-square-of-a-sum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example, the square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difference between an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it</w:t>
      </w:r>
      <w:r>
        <w:t xml:space="preserve"> </w:t>
      </w:r>
      <w:r>
        <w:t xml:space="preserve">expands this way.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−</m:t>
              </m:r>
              <m:r>
                <m:t>30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4"/>
    <w:bookmarkEnd w:id="135"/>
    <w:bookmarkStart w:id="154" w:name="sec-summation"/>
    <w:p>
      <w:pPr>
        <w:pStyle w:val="Heading2"/>
      </w:pPr>
      <w:r>
        <w:t xml:space="preserve">13 Summation notation</w:t>
      </w:r>
    </w:p>
    <w:bookmarkStart w:id="136" w:name="exr-expand-a-sum"/>
    <w:p>
      <w:pPr>
        <w:pStyle w:val="FirstParagraph"/>
      </w:pPr>
      <w:r>
        <w:rPr>
          <w:b/>
          <w:bCs/>
        </w:rPr>
        <w:t xml:space="preserve">Exercise 5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26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26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136"/>
    <w:bookmarkStart w:id="137" w:name="sol-expand-a-sum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27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27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3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37"/>
    <w:bookmarkStart w:id="138" w:name="def-summation"/>
    <w:p>
      <w:pPr>
        <w:pStyle w:val="FirstParagraph"/>
      </w:pPr>
      <w:r>
        <w:rPr>
          <w:b/>
          <w:bCs/>
        </w:rPr>
        <w:t xml:space="preserve">Definition 37 (Summation notation)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 with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The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its lower and upper limits,</w:t>
      </w:r>
      <w:r>
        <w:t xml:space="preserve"> </w:t>
      </w:r>
      <w:r>
        <w:t xml:space="preserve">defined in the</w:t>
      </w:r>
      <w:r>
        <w:t xml:space="preserve"> </w:t>
      </w:r>
      <w:hyperlink w:anchor="def-lower-upper-limits">
        <w:r>
          <w:rPr>
            <w:rStyle w:val="Hyperlink"/>
          </w:rPr>
          <w:t xml:space="preserve">notation for limits of a sum</w:t>
        </w:r>
      </w:hyperlink>
      <w:r>
        <w:t xml:space="preserve">.</w:t>
      </w:r>
    </w:p>
    <w:bookmarkEnd w:id="138"/>
    <w:bookmarkStart w:id="139" w:name="def-summation-index"/>
    <w:p>
      <w:pPr>
        <w:pStyle w:val="BodyText"/>
      </w:pPr>
      <w:r>
        <w:rPr>
          <w:b/>
          <w:bCs/>
        </w:rPr>
        <w:t xml:space="preserve">Definition 38 (Index of a sum)</w:t>
      </w:r>
      <w:r>
        <w:t xml:space="preserve"> </w:t>
      </w:r>
      <w:r>
        <w:t xml:space="preserve">The variable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summation">
        <w:r>
          <w:rPr>
            <w:rStyle w:val="Hyperlink"/>
          </w:rPr>
          <w:t xml:space="preserve">Definition 37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of the sum.</w:t>
      </w:r>
    </w:p>
    <w:bookmarkEnd w:id="139"/>
    <w:bookmarkStart w:id="140" w:name="rem-summation-index"/>
    <w:p>
      <w:pPr>
        <w:pStyle w:val="BodyText"/>
      </w:pPr>
      <w:r>
        <w:rPr>
          <w:i/>
          <w:iCs/>
        </w:rPr>
        <w:t xml:space="preserve">Remark 12</w:t>
      </w:r>
      <w:r>
        <w:t xml:space="preserve"> (The index is a placeholder). </w:t>
      </w:r>
      <w:r>
        <w:t xml:space="preserve">The name of the index does not change the sum: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are the same number.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j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0"/>
    <w:bookmarkStart w:id="141" w:name="def-empty-sum"/>
    <w:p>
      <w:pPr>
        <w:pStyle w:val="FirstParagraph"/>
      </w:pPr>
      <w:r>
        <w:rPr>
          <w:b/>
          <w:bCs/>
        </w:rPr>
        <w:t xml:space="preserve">Definition 39 (Empty sum)</w:t>
      </w:r>
      <w:r>
        <w:t xml:space="preserve"> </w:t>
      </w:r>
      <w:r>
        <w:t xml:space="preserve">When the upper limit is less than the lower limit (</w:t>
      </w:r>
      <m:oMath>
        <m:r>
          <m:t>n</m:t>
        </m:r>
        <m:r>
          <m:rPr>
            <m:sty m:val="p"/>
          </m:rPr>
          <m:t>&lt;</m:t>
        </m:r>
        <m:r>
          <m:t>m</m:t>
        </m:r>
      </m:oMath>
      <w:r>
        <w:t xml:space="preserve">),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no terms.</w:t>
      </w:r>
      <w:r>
        <w:t xml:space="preserve"> </w:t>
      </w:r>
      <w:r>
        <w:t xml:space="preserve">By convention, such an</w:t>
      </w:r>
      <w:r>
        <w:t xml:space="preserve"> </w:t>
      </w:r>
      <w:r>
        <w:rPr>
          <w:b/>
          <w:bCs/>
        </w:rPr>
        <w:t xml:space="preserve">empty sum</w:t>
      </w:r>
      <w:r>
        <w:t xml:space="preserve"> </w:t>
      </w:r>
      <w:r>
        <w:t xml:space="preserve">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1"/>
    <w:bookmarkStart w:id="142" w:name="exr-sum-rules"/>
    <w:p>
      <w:pPr>
        <w:pStyle w:val="BodyText"/>
      </w:pPr>
      <w:r>
        <w:rPr>
          <w:b/>
          <w:bCs/>
        </w:rPr>
        <w:t xml:space="preserve">Exercise 6 (Rearrange a sum)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number, and 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Using</w:t>
      </w:r>
      <w:r>
        <w:t xml:space="preserve"> </w:t>
      </w:r>
      <w:hyperlink w:anchor="def-summation">
        <w:r>
          <w:rPr>
            <w:rStyle w:val="Hyperlink"/>
          </w:rPr>
          <w:t xml:space="preserve">Definition 37</w:t>
        </w:r>
      </w:hyperlink>
      <w:r>
        <w:t xml:space="preserve"> </w:t>
      </w:r>
      <w:r>
        <w:t xml:space="preserve">and the rules of algebra above, show that:</w:t>
      </w:r>
    </w:p>
    <w:p>
      <w:pPr>
        <w:pStyle w:val="Compact"/>
        <w:numPr>
          <w:ilvl w:val="0"/>
          <w:numId w:val="1028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28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142"/>
    <w:bookmarkStart w:id="143" w:name="sol-sum-rule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Each step below applies</w:t>
      </w:r>
      <w:r>
        <w:t xml:space="preserve"> </w:t>
      </w:r>
      <w:hyperlink w:anchor="def-summation">
        <w:r>
          <w:rPr>
            <w:rStyle w:val="Hyperlink"/>
          </w:rPr>
          <w:t xml:space="preserve">Definition 37</w:t>
        </w:r>
      </w:hyperlink>
      <w:r>
        <w:t xml:space="preserve">,</w:t>
      </w:r>
      <w:r>
        <w:t xml:space="preserve"> </w:t>
      </w:r>
      <w:r>
        <w:t xml:space="preserve">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),</w:t>
      </w:r>
      <w:r>
        <w:t xml:space="preserve"> </w:t>
      </w:r>
      <w:r>
        <w:t xml:space="preserve">or the commutative and associative laws of addition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).</w:t>
      </w:r>
    </w:p>
    <w:p>
      <w:pPr>
        <w:numPr>
          <w:ilvl w:val="0"/>
          <w:numId w:val="1029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29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143"/>
    <w:bookmarkStart w:id="144" w:name="thm-sum-constant-factor"/>
    <w:p>
      <w:pPr>
        <w:pStyle w:val="BodyText"/>
      </w:pPr>
      <w:r>
        <w:rPr>
          <w:b/>
          <w:bCs/>
        </w:rPr>
        <w:t xml:space="preserve">Theorem 19 (A constant factor comes out of a sum)</w:t>
      </w:r>
      <w:r>
        <w:t xml:space="preserve"> </w:t>
      </w:r>
      <w:r>
        <w:t xml:space="preserve">For any number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1.</w:t>
      </w:r>
    </w:p>
    <w:bookmarkStart w:id="145" w:name="thm-sum-of-sums"/>
    <w:p>
      <w:pPr>
        <w:pStyle w:val="BodyText"/>
      </w:pPr>
      <w:r>
        <w:rPr>
          <w:b/>
          <w:bCs/>
        </w:rPr>
        <w:t xml:space="preserve">Theorem 20 (A sum of sums splits)</w:t>
      </w:r>
      <w:r>
        <w:t xml:space="preserve"> </w:t>
      </w:r>
      <w:r>
        <w:t xml:space="preserve">For any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2.</w:t>
      </w:r>
    </w:p>
    <w:bookmarkStart w:id="146" w:name="exr-sum-over-set"/>
    <w:p>
      <w:pPr>
        <w:pStyle w:val="BodyText"/>
      </w:pPr>
      <w:r>
        <w:rPr>
          <w:b/>
          <w:bCs/>
        </w:rPr>
        <w:t xml:space="preserve">Exercise 7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30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30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146"/>
    <w:bookmarkStart w:id="147" w:name="sol-sum-over-set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</w:p>
    <w:p>
      <w:pPr>
        <w:numPr>
          <w:ilvl w:val="0"/>
          <w:numId w:val="1031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31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147"/>
    <w:bookmarkStart w:id="150" w:name="def-sum-over-set"/>
    <w:p>
      <w:pPr>
        <w:pStyle w:val="FirstParagraph"/>
      </w:pPr>
      <w:r>
        <w:rPr>
          <w:b/>
          <w:bCs/>
        </w:rPr>
        <w:t xml:space="preserve">Definition 40 (Sum over a finite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148">
        <w:r>
          <w:rPr>
            <w:rStyle w:val="Hyperlink"/>
          </w:rPr>
          <w:t xml:space="preserve">finite</w:t>
        </w:r>
      </w:hyperlink>
      <w:r>
        <w:t xml:space="preserve"> </w:t>
      </w:r>
      <w:hyperlink r:id="rId149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different elements.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gives a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 the sum has no terms,</w:t>
      </w:r>
      <w:r>
        <w:t xml:space="preserve"> </w:t>
      </w:r>
      <w:r>
        <w:t xml:space="preserve">and by convention it equals</w:t>
      </w:r>
      <w:r>
        <w:t xml:space="preserve"> </w:t>
      </w:r>
      <m:oMath>
        <m:r>
          <m:t>0</m:t>
        </m:r>
      </m:oMath>
      <w:r>
        <w:t xml:space="preserve">.</w:t>
      </w:r>
    </w:p>
    <w:bookmarkEnd w:id="150"/>
    <w:bookmarkStart w:id="151" w:name="rem-sum-over-set-order"/>
    <w:p>
      <w:pPr>
        <w:pStyle w:val="BodyText"/>
      </w:pPr>
      <w:r>
        <w:rPr>
          <w:i/>
          <w:iCs/>
        </w:rPr>
        <w:t xml:space="preserve">Remark 13</w:t>
      </w:r>
      <w:r>
        <w:t xml:space="preserve"> (The order of the terms does not matter). </w:t>
      </w:r>
      <w:r>
        <w:t xml:space="preserve">The order in which we 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the sum.</w:t>
      </w:r>
      <w:r>
        <w:t xml:space="preserve"> </w:t>
      </w:r>
      <w:r>
        <w:t xml:space="preserve">The reason is that addition is commutative and associative:</w:t>
      </w:r>
      <w:r>
        <w:t xml:space="preserve"> </w:t>
      </w:r>
      <w:r>
        <w:t xml:space="preserve">we can reorder and regroup the terms of a finite sum</w:t>
      </w:r>
      <w:r>
        <w:t xml:space="preserve"> </w:t>
      </w:r>
      <w:r>
        <w:t xml:space="preserve">without changing the total.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and 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hyperlink w:anchor="exr-sum-over-set">
        <w:r>
          <w:rPr>
            <w:rStyle w:val="Hyperlink"/>
          </w:rPr>
          <w:t xml:space="preserve">Exercise 7</w:t>
        </w:r>
      </w:hyperlink>
      <w:r>
        <w:t xml:space="preserve">, part 2, shows another example.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this sum is the same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summation">
        <w:r>
          <w:rPr>
            <w:rStyle w:val="Hyperlink"/>
          </w:rPr>
          <w:t xml:space="preserve">Definition 37</w:t>
        </w:r>
      </w:hyperlink>
      <w:r>
        <w:t xml:space="preserve">.</w:t>
      </w:r>
    </w:p>
    <w:bookmarkEnd w:id="151"/>
    <w:bookmarkStart w:id="152" w:name="rem-sum-without-set"/>
    <w:p>
      <w:pPr>
        <w:pStyle w:val="BodyText"/>
      </w:pPr>
      <w:r>
        <w:rPr>
          <w:i/>
          <w:iCs/>
        </w:rPr>
        <w:t xml:space="preserve">Remark 14</w:t>
      </w:r>
      <w:r>
        <w:t xml:space="preserve"> (Leaving the set out). </w:t>
      </w:r>
      <w:r>
        <w:t xml:space="preserve">Some authors leave the set out and 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shorthand means the sum over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range-of-variable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outcome of one roll of a six-sided die,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these notes, we write the set out in full</w:t>
      </w:r>
      <w:r>
        <w:t xml:space="preserve"> </w:t>
      </w:r>
      <w:r>
        <w:t xml:space="preserve">(see</w:t>
      </w:r>
      <w:r>
        <w:t xml:space="preserve"> </w:t>
      </w:r>
      <w:hyperlink w:anchor="sec-notational-shorthands">
        <w:r>
          <w:rPr>
            <w:rStyle w:val="Hyperlink"/>
          </w:rPr>
          <w:t xml:space="preserve">Limits of sums and notational shorthands</w:t>
        </w:r>
      </w:hyperlink>
      <w:r>
        <w:t xml:space="preserve">).</w:t>
      </w:r>
    </w:p>
    <w:bookmarkEnd w:id="152"/>
    <w:bookmarkStart w:id="153" w:name="exm-sum-over-empty-set"/>
    <w:p>
      <w:pPr>
        <w:pStyle w:val="BodyText"/>
      </w:pPr>
      <w:r>
        <w:rPr>
          <w:b/>
          <w:bCs/>
        </w:rPr>
        <w:t xml:space="preserve">Example 28 (A sum over the empty set)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3"/>
    <w:bookmarkEnd w:id="154"/>
    <w:bookmarkStart w:id="177" w:name="quotients"/>
    <w:p>
      <w:pPr>
        <w:pStyle w:val="Heading2"/>
      </w:pPr>
      <w:r>
        <w:t xml:space="preserve">14 Quotients</w:t>
      </w:r>
    </w:p>
    <w:bookmarkStart w:id="155" w:name="def-quotient"/>
    <w:p>
      <w:pPr>
        <w:pStyle w:val="FirstParagraph"/>
      </w:pPr>
      <w:r>
        <w:rPr>
          <w:b/>
          <w:bCs/>
        </w:rPr>
        <w:t xml:space="preserve">Definition 41 (Quotient)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quotient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result of dividing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155"/>
    <w:bookmarkStart w:id="156" w:name="def-fraction"/>
    <w:p>
      <w:pPr>
        <w:pStyle w:val="FirstParagraph"/>
      </w:pPr>
      <w:r>
        <w:rPr>
          <w:b/>
          <w:bCs/>
        </w:rPr>
        <w:t xml:space="preserve">Definition 42 (Fraction)</w:t>
      </w:r>
      <w:r>
        <w:t xml:space="preserve"> </w:t>
      </w:r>
      <w:r>
        <w:t xml:space="preserve">A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quotient">
        <w:r>
          <w:rPr>
            <w:rStyle w:val="Hyperlink"/>
          </w:rPr>
          <w:t xml:space="preserve">Definition 41</w:t>
        </w:r>
      </w:hyperlink>
      <w:r>
        <w:t xml:space="preserve">) is also called a</w:t>
      </w:r>
      <w:r>
        <w:t xml:space="preserve"> </w:t>
      </w:r>
      <w:r>
        <w:rPr>
          <w:b/>
          <w:bCs/>
        </w:rPr>
        <w:t xml:space="preserve">fraction</w:t>
      </w:r>
      <w:r>
        <w:t xml:space="preserve">.</w:t>
      </w:r>
    </w:p>
    <w:bookmarkEnd w:id="156"/>
    <w:bookmarkStart w:id="157" w:name="def-numerator"/>
    <w:p>
      <w:pPr>
        <w:pStyle w:val="BodyText"/>
      </w:pPr>
      <w:r>
        <w:rPr>
          <w:b/>
          <w:bCs/>
        </w:rPr>
        <w:t xml:space="preserve">Definition 43 (Numerator)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42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numerator</w:t>
      </w:r>
      <w:r>
        <w:t xml:space="preserve">.</w:t>
      </w:r>
    </w:p>
    <w:bookmarkEnd w:id="157"/>
    <w:bookmarkStart w:id="158" w:name="def-denominator"/>
    <w:p>
      <w:pPr>
        <w:pStyle w:val="BodyText"/>
      </w:pPr>
      <w:r>
        <w:rPr>
          <w:b/>
          <w:bCs/>
        </w:rPr>
        <w:t xml:space="preserve">Definition 44 (Denominator)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42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denominator</w:t>
      </w:r>
      <w:r>
        <w:t xml:space="preserve">.</w:t>
      </w:r>
    </w:p>
    <w:bookmarkEnd w:id="158"/>
    <w:bookmarkStart w:id="159" w:name="exm-fraction"/>
    <w:p>
      <w:pPr>
        <w:pStyle w:val="BodyText"/>
      </w:pPr>
      <w:r>
        <w:rPr>
          <w:b/>
          <w:bCs/>
        </w:rPr>
        <w:t xml:space="preserve">Example 29 (Numerator and denominator of a fraction)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has numerator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and denominator</w:t>
      </w:r>
      <w:r>
        <w:t xml:space="preserve"> </w:t>
      </w:r>
      <m:oMath>
        <m:r>
          <m:t>4</m:t>
        </m:r>
      </m:oMath>
      <w:r>
        <w:t xml:space="preserve">.</w:t>
      </w:r>
    </w:p>
    <w:bookmarkEnd w:id="159"/>
    <w:bookmarkStart w:id="160" w:name="exm-quotient"/>
    <w:p>
      <w:pPr>
        <w:pStyle w:val="BodyText"/>
      </w:pPr>
      <w:r>
        <w:rPr>
          <w:b/>
          <w:bCs/>
        </w:rPr>
        <w:t xml:space="preserve">Example 30 (A quotient)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.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undefined,</w:t>
      </w:r>
      <w:r>
        <w:t xml:space="preserve"> </w:t>
      </w:r>
      <w:r>
        <w:t xml:space="preserve">because</w:t>
      </w:r>
      <w:r>
        <w:t xml:space="preserve"> </w:t>
      </w:r>
      <w:hyperlink w:anchor="def-quotient">
        <w:r>
          <w:rPr>
            <w:rStyle w:val="Hyperlink"/>
          </w:rPr>
          <w:t xml:space="preserve">Definition 41</w:t>
        </w:r>
      </w:hyperlink>
      <w:r>
        <w:t xml:space="preserve"> </w:t>
      </w:r>
      <w:r>
        <w:t xml:space="preserve">requires a nonzero denominator.</w:t>
      </w:r>
    </w:p>
    <w:bookmarkEnd w:id="160"/>
    <w:bookmarkStart w:id="161" w:name="def-follow-up"/>
    <w:p>
      <w:pPr>
        <w:pStyle w:val="BodyText"/>
      </w:pPr>
      <w:r>
        <w:rPr>
          <w:b/>
          <w:bCs/>
        </w:rPr>
        <w:t xml:space="preserve">Definition 45 (Follow-up)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a participant’s</w:t>
      </w:r>
      <w:r>
        <w:t xml:space="preserve"> </w:t>
      </w:r>
      <w:r>
        <w:rPr>
          <w:b/>
          <w:bCs/>
        </w:rPr>
        <w:t xml:space="preserve">follow-up</w:t>
      </w:r>
      <w:r>
        <w:t xml:space="preserve"> </w:t>
      </w:r>
      <w:r>
        <w:t xml:space="preserve">is the length of time the study observes that participant.</w:t>
      </w:r>
    </w:p>
    <w:bookmarkEnd w:id="161"/>
    <w:bookmarkStart w:id="162" w:name="def-person-years"/>
    <w:p>
      <w:pPr>
        <w:pStyle w:val="BodyText"/>
      </w:pPr>
      <w:r>
        <w:rPr>
          <w:b/>
          <w:bCs/>
        </w:rPr>
        <w:t xml:space="preserve">Definition 46 (Person-years)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the study’s</w:t>
      </w:r>
      <w:r>
        <w:t xml:space="preserve"> </w:t>
      </w:r>
      <w:r>
        <w:rPr>
          <w:b/>
          <w:bCs/>
        </w:rPr>
        <w:t xml:space="preserve">person-years</w:t>
      </w:r>
      <w:r>
        <w:t xml:space="preserve"> </w:t>
      </w:r>
      <w:r>
        <w:t xml:space="preserve">are the sum of the follow-up times (</w:t>
      </w:r>
      <w:hyperlink w:anchor="def-follow-up">
        <w:r>
          <w:rPr>
            <w:rStyle w:val="Hyperlink"/>
          </w:rPr>
          <w:t xml:space="preserve">Definition 45</w:t>
        </w:r>
      </w:hyperlink>
      <w:r>
        <w:t xml:space="preserve">) of all participants,</w:t>
      </w:r>
      <w:r>
        <w:t xml:space="preserve"> </w:t>
      </w:r>
      <w:r>
        <w:t xml:space="preserve">measured in years.</w:t>
      </w:r>
    </w:p>
    <w:bookmarkEnd w:id="162"/>
    <w:bookmarkStart w:id="163" w:name="exm-person-years"/>
    <w:p>
      <w:pPr>
        <w:pStyle w:val="BodyText"/>
      </w:pPr>
      <w:r>
        <w:rPr>
          <w:b/>
          <w:bCs/>
        </w:rPr>
        <w:t xml:space="preserve">Example 31 (Counting person-years)</w:t>
      </w:r>
      <w:r>
        <w:t xml:space="preserve"> </w:t>
      </w:r>
      <w:r>
        <w:t xml:space="preserve">If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people are each followed for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years,</w:t>
      </w:r>
      <w:r>
        <w:t xml:space="preserve"> </w:t>
      </w:r>
      <w:r>
        <w:t xml:space="preserve">the study has</w:t>
      </w:r>
      <w:r>
        <w:t xml:space="preserve"> </w:t>
      </w:r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person-years.</w:t>
      </w:r>
      <w:r>
        <w:t xml:space="preserve"> </w:t>
      </w:r>
      <w:r>
        <w:t xml:space="preserve">If one person is followed 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years and another 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year,</w:t>
      </w:r>
      <w:r>
        <w:t xml:space="preserve"> </w:t>
      </w:r>
      <w:r>
        <w:t xml:space="preserve">the study has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person-years.</w:t>
      </w:r>
    </w:p>
    <w:bookmarkEnd w:id="163"/>
    <w:bookmarkStart w:id="164" w:name="def-rate"/>
    <w:p>
      <w:pPr>
        <w:pStyle w:val="BodyText"/>
      </w:pPr>
      <w:r>
        <w:rPr>
          <w:b/>
          <w:bCs/>
        </w:rPr>
        <w:t xml:space="preserve">Definition 47 (Rate)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 a quotient of two quantities,</w:t>
      </w:r>
      <w:r>
        <w:t xml:space="preserve"> </w:t>
      </w:r>
      <w:r>
        <w:t xml:space="preserve">usually with a denominator that measures time,</w:t>
      </w:r>
      <w:r>
        <w:t xml:space="preserve"> </w:t>
      </w:r>
      <w:r>
        <w:t xml:space="preserve">such as weeks or person-years of follow-up (</w:t>
      </w:r>
      <w:hyperlink w:anchor="def-person-years">
        <w:r>
          <w:rPr>
            <w:rStyle w:val="Hyperlink"/>
          </w:rPr>
          <w:t xml:space="preserve">Definition 46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new cases in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weeks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new cases per week,</w:t>
      </w:r>
      <w:r>
        <w:t xml:space="preserve"> </w:t>
      </w:r>
      <w:r>
        <w:t xml:space="preserve">and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cases over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person-years of follow-up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r>
        <w:t xml:space="preserve"> </w:t>
      </w:r>
      <w:r>
        <w:t xml:space="preserve">cases per person-year.</w:t>
      </w:r>
    </w:p>
    <w:bookmarkEnd w:id="164"/>
    <w:p>
      <w:pPr>
        <w:pStyle w:val="BodyText"/>
      </w:pPr>
      <w:r>
        <w:t xml:space="preserve">cf. </w:t>
      </w:r>
      <w:hyperlink r:id="rId165">
        <w:r>
          <w:rPr>
            <w:rStyle w:val="Hyperlink"/>
          </w:rPr>
          <w:t xml:space="preserve">https://en.wikipedia.org/wiki/Rate_(mathematics)</w:t>
        </w:r>
      </w:hyperlink>
    </w:p>
    <w:bookmarkStart w:id="167" w:name="def-ratio"/>
    <w:p>
      <w:pPr>
        <w:pStyle w:val="BodyText"/>
      </w:pPr>
      <w:r>
        <w:rPr>
          <w:b/>
          <w:bCs/>
        </w:rPr>
        <w:t xml:space="preserve">Definition 48 (Ratios)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</w:t>
      </w:r>
      <w:r>
        <w:t xml:space="preserve"> </w:t>
      </w:r>
      <w:r>
        <w:t xml:space="preserve">is a quotient in which the numerator and denominator are measured using the same unit scales.</w:t>
      </w:r>
    </w:p>
    <w:p>
      <w:pPr>
        <w:pStyle w:val="BodyText"/>
      </w:pPr>
      <w:r>
        <w:t xml:space="preserve">cf. </w:t>
      </w:r>
      <w:hyperlink r:id="rId166">
        <w:r>
          <w:rPr>
            <w:rStyle w:val="Hyperlink"/>
          </w:rPr>
          <w:t xml:space="preserve">https://en.wikipedia.org/wiki/Ratio</w:t>
        </w:r>
      </w:hyperlink>
    </w:p>
    <w:bookmarkEnd w:id="167"/>
    <w:bookmarkStart w:id="168" w:name="exm-ratio"/>
    <w:p>
      <w:pPr>
        <w:pStyle w:val="BodyText"/>
      </w:pPr>
      <w:r>
        <w:rPr>
          <w:b/>
          <w:bCs/>
        </w:rPr>
        <w:t xml:space="preserve">Example 32 (A ratio, and a quotient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2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32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68"/>
    <w:bookmarkStart w:id="171" w:name="def-proportion"/>
    <w:p>
      <w:pPr>
        <w:pStyle w:val="FirstParagraph"/>
      </w:pPr>
      <w:r>
        <w:rPr>
          <w:b/>
          <w:bCs/>
        </w:rPr>
        <w:t xml:space="preserve">Definition 49 (Proportion)</w:t>
      </w:r>
      <w:r>
        <w:t xml:space="preserve"> </w:t>
      </w:r>
      <w:r>
        <w:t xml:space="preserve">In statistics, a</w:t>
      </w:r>
      <w:r>
        <w:t xml:space="preserve"> </w:t>
      </w:r>
      <w:r>
        <w:rPr>
          <w:b/>
          <w:bCs/>
        </w:rPr>
        <w:t xml:space="preserve">proportion</w:t>
      </w:r>
      <w:r>
        <w:t xml:space="preserve"> </w:t>
      </w:r>
      <w:r>
        <w:t xml:space="preserve">typically means a ratio where the numerator represents</w:t>
      </w:r>
      <w:r>
        <w:t xml:space="preserve"> </w:t>
      </w:r>
      <w:r>
        <w:t xml:space="preserve">a subset of the denominator.</w:t>
      </w:r>
    </w:p>
    <w:p>
      <w:pPr>
        <w:pStyle w:val="BodyText"/>
      </w:pPr>
      <w:r>
        <w:t xml:space="preserve">See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71"/>
    <w:bookmarkStart w:id="172" w:name="exm-proportion"/>
    <w:p>
      <w:pPr>
        <w:pStyle w:val="BodyText"/>
      </w:pPr>
      <w:r>
        <w:rPr>
          <w:b/>
          <w:bCs/>
        </w:rPr>
        <w:t xml:space="preserve">Example 33 (A proportion, and a ratio that is not one)</w:t>
      </w:r>
      <w:r>
        <w:t xml:space="preserve"> </w:t>
      </w:r>
      <w:r>
        <w:t xml:space="preserve">In a clinic with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patients,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of whom smoke:</w:t>
      </w:r>
    </w:p>
    <w:p>
      <w:pPr>
        <w:pStyle w:val="Compact"/>
        <w:numPr>
          <w:ilvl w:val="0"/>
          <w:numId w:val="1033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33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72"/>
    <w:bookmarkStart w:id="174" w:name="def-proportional"/>
    <w:p>
      <w:pPr>
        <w:pStyle w:val="FirstParagraph"/>
      </w:pPr>
      <w:r>
        <w:rPr>
          <w:b/>
          <w:bCs/>
        </w:rPr>
        <w:t xml:space="preserve">Definition 50 (Proportional)</w:t>
      </w:r>
      <w:r>
        <w:t xml:space="preserve"> </w:t>
      </w: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proportional</w:t>
      </w:r>
      <w:r>
        <w:t xml:space="preserve"> </w:t>
      </w:r>
      <w:r>
        <w:t xml:space="preserve">if</w:t>
      </w:r>
      <w:r>
        <w:t xml:space="preserve"> </w:t>
      </w:r>
      <w:r>
        <w:t xml:space="preserve">their ratio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(cf. </w:t>
      </w:r>
      <w:hyperlink r:id="rId173">
        <w:r>
          <w:rPr>
            <w:rStyle w:val="Hyperlink"/>
          </w:rPr>
          <w:t xml:space="preserve">https://en.wikipedia.org/wiki/Proportionality_(mathematics)</w:t>
        </w:r>
      </w:hyperlink>
      <w:r>
        <w:t xml:space="preserve">)</w:t>
      </w:r>
    </w:p>
    <w:bookmarkEnd w:id="174"/>
    <w:bookmarkStart w:id="175" w:name="exm-proportional"/>
    <w:p>
      <w:pPr>
        <w:pStyle w:val="BodyText"/>
      </w:pPr>
      <w:r>
        <w:rPr>
          <w:b/>
          <w:bCs/>
        </w:rPr>
        <w:t xml:space="preserve">Example 34 (Proportional and non-proportional functions)</w:t>
      </w:r>
      <w:r>
        <w:t xml:space="preserve"> </w:t>
      </w:r>
      <w:r>
        <w:t xml:space="preserve"> </w:t>
      </w:r>
    </w:p>
    <w:p>
      <w:pPr>
        <w:numPr>
          <w:ilvl w:val="0"/>
          <w:numId w:val="103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does not depend on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3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not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75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https://en.wikipedia.org/wiki/Population_proportion#Mathematical_definition</w:t>
        </w:r>
      </w:hyperlink>
    </w:p>
    <w:bookmarkEnd w:id="177"/>
    <w:bookmarkStart w:id="197" w:name="sec-notational-shorthands"/>
    <w:p>
      <w:pPr>
        <w:pStyle w:val="Heading2"/>
      </w:pPr>
      <w:r>
        <w:t xml:space="preserve">15 Limits of sums and notational shorthands</w:t>
      </w:r>
    </w:p>
    <w:bookmarkStart w:id="179" w:name="def-lower-upper-limits"/>
    <w:p>
      <w:pPr>
        <w:pStyle w:val="FirstParagraph"/>
      </w:pPr>
      <w:r>
        <w:rPr>
          <w:b/>
          <w:bCs/>
        </w:rPr>
        <w:t xml:space="preserve">Definition 51 (Lower limit of a sum or integral)</w:t>
      </w:r>
      <w:r>
        <w:t xml:space="preserve"> </w:t>
      </w:r>
      <w:r>
        <w:t xml:space="preserve">In a</w:t>
      </w:r>
      <w:r>
        <w:t xml:space="preserve"> </w:t>
      </w:r>
      <w:hyperlink w:anchor="def-summation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 first value of the index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In an</w:t>
      </w:r>
      <w:r>
        <w:t xml:space="preserve"> </w:t>
      </w:r>
      <w:hyperlink r:id="rId178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left end of the interval of integration.</w:t>
      </w:r>
      <w:r>
        <w:t xml:space="preserve"> </w:t>
      </w:r>
      <w:r>
        <w:t xml:space="preserve">In both, the lower limit is written below the symbol.</w:t>
      </w:r>
    </w:p>
    <w:bookmarkEnd w:id="179"/>
    <w:bookmarkStart w:id="180" w:name="def-upper-limit"/>
    <w:p>
      <w:pPr>
        <w:pStyle w:val="BodyText"/>
      </w:pPr>
      <w:r>
        <w:rPr>
          <w:b/>
          <w:bCs/>
        </w:rPr>
        <w:t xml:space="preserve">Definition 52 (Upper limit of a sum or integral)</w:t>
      </w:r>
      <w:r>
        <w:t xml:space="preserve"> </w:t>
      </w:r>
      <w:r>
        <w:t xml:space="preserve">In a</w:t>
      </w:r>
      <w:r>
        <w:t xml:space="preserve"> </w:t>
      </w:r>
      <w:hyperlink w:anchor="def-summation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last value of the index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In an</w:t>
      </w:r>
      <w:r>
        <w:t xml:space="preserve"> </w:t>
      </w:r>
      <w:hyperlink r:id="rId178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right end of the interval of integration.</w:t>
      </w:r>
      <w:r>
        <w:t xml:space="preserve"> </w:t>
      </w:r>
      <w:r>
        <w:t xml:space="preserve">In both, the upper limit is written above the symbol.</w:t>
      </w:r>
    </w:p>
    <w:bookmarkEnd w:id="180"/>
    <w:bookmarkStart w:id="181" w:name="def-limits-of-integration"/>
    <w:p>
      <w:pPr>
        <w:pStyle w:val="BodyText"/>
      </w:pPr>
      <w:r>
        <w:rPr>
          <w:b/>
          <w:bCs/>
        </w:rPr>
        <w:t xml:space="preserve">Definition 53 (Limits of integration)</w:t>
      </w:r>
      <w:r>
        <w:t xml:space="preserve"> </w:t>
      </w:r>
      <w:r>
        <w:t xml:space="preserve">In an</w:t>
      </w:r>
      <w:r>
        <w:t xml:space="preserve"> </w:t>
      </w:r>
      <w:hyperlink r:id="rId178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 lower limit (</w:t>
      </w:r>
      <w:hyperlink w:anchor="def-lower-upper-limits">
        <w:r>
          <w:rPr>
            <w:rStyle w:val="Hyperlink"/>
          </w:rPr>
          <w:t xml:space="preserve">Definition 51</w:t>
        </w:r>
      </w:hyperlink>
      <w:r>
        <w:t xml:space="preserve">)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the upper limit (</w:t>
      </w:r>
      <w:hyperlink w:anchor="def-upper-limit">
        <w:r>
          <w:rPr>
            <w:rStyle w:val="Hyperlink"/>
          </w:rPr>
          <w:t xml:space="preserve">Definition 52</w:t>
        </w:r>
      </w:hyperlink>
      <w:r>
        <w:t xml:space="preserve">)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together are the</w:t>
      </w:r>
      <w:r>
        <w:t xml:space="preserve"> </w:t>
      </w:r>
      <w:r>
        <w:rPr>
          <w:b/>
          <w:bCs/>
        </w:rPr>
        <w:t xml:space="preserve">limits of integration</w:t>
      </w:r>
      <w:r>
        <w:t xml:space="preserve">.</w:t>
      </w:r>
    </w:p>
    <w:bookmarkEnd w:id="181"/>
    <w:bookmarkStart w:id="182" w:name="exm-lower-upper-limits"/>
    <w:p>
      <w:pPr>
        <w:pStyle w:val="BodyText"/>
      </w:pPr>
      <w:r>
        <w:rPr>
          <w:b/>
          <w:bCs/>
        </w:rPr>
        <w:t xml:space="preserve">Example 35 (Reading off limits)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5"/>
        </w:numPr>
      </w:pP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2</m:t>
            </m:r>
          </m:sub>
          <m:sup>
            <m:r>
              <m:t>5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, the lower limit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so the sum is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5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54</m:t>
        </m:r>
      </m:oMath>
      <w:r>
        <w:t xml:space="preserve">.</w:t>
      </w:r>
    </w:p>
    <w:p>
      <w:pPr>
        <w:pStyle w:val="Compact"/>
        <w:numPr>
          <w:ilvl w:val="0"/>
          <w:numId w:val="1035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t xml:space="preserve">, the lower limit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3</m:t>
        </m:r>
      </m:oMath>
      <w:r>
        <w:t xml:space="preserve">.</w:t>
      </w:r>
    </w:p>
    <w:bookmarkEnd w:id="182"/>
    <w:bookmarkStart w:id="184" w:name="rem-limits-two-meanings"/>
    <w:p>
      <w:pPr>
        <w:pStyle w:val="FirstParagraph"/>
      </w:pPr>
      <w:r>
        <w:rPr>
          <w:i/>
          <w:iCs/>
        </w:rPr>
        <w:t xml:space="preserve">Remark 15</w:t>
      </w:r>
      <w:r>
        <w:t xml:space="preserve"> (Two meanings of</w:t>
      </w:r>
      <w:r>
        <w:t xml:space="preserve"> </w:t>
      </w:r>
      <w:r>
        <w:t xml:space="preserve">“limit”</w:t>
      </w:r>
      <w:r>
        <w:t xml:space="preserve">). </w:t>
      </w:r>
      <w:r>
        <w:t xml:space="preserve">The lower and upper limits of a sum or integral (</w:t>
      </w:r>
      <w:hyperlink w:anchor="def-lower-upper-limits">
        <w:r>
          <w:rPr>
            <w:rStyle w:val="Hyperlink"/>
          </w:rPr>
          <w:t xml:space="preserve">Definition 51</w:t>
        </w:r>
      </w:hyperlink>
      <w:r>
        <w:t xml:space="preserve">,</w:t>
      </w:r>
      <w:r>
        <w:t xml:space="preserve"> </w:t>
      </w:r>
      <w:hyperlink w:anchor="def-upper-limit">
        <w:r>
          <w:rPr>
            <w:rStyle w:val="Hyperlink"/>
          </w:rPr>
          <w:t xml:space="preserve">Definition 52</w:t>
        </w:r>
      </w:hyperlink>
      <w:r>
        <w:t xml:space="preserve">)</w:t>
      </w:r>
      <w:r>
        <w:t xml:space="preserve"> </w:t>
      </w:r>
      <w:r>
        <w:t xml:space="preserve">are not limits in the calculus sense,</w:t>
      </w:r>
      <w:r>
        <w:t xml:space="preserve"> </w:t>
      </w:r>
      <w:r>
        <w:t xml:space="preserve">such as the</w:t>
      </w:r>
      <w:r>
        <w:t xml:space="preserve"> </w:t>
      </w:r>
      <w:hyperlink r:id="rId183">
        <w:r>
          <w:rPr>
            <w:rStyle w:val="Hyperlink"/>
          </w:rPr>
          <w:t xml:space="preserve">limit of a function</w:t>
        </w:r>
      </w:hyperlink>
      <w:r>
        <w:t xml:space="preserve"> </w:t>
      </w:r>
      <w:r>
        <w:t xml:space="preserve">or the</w:t>
      </w:r>
      <w:r>
        <w:t xml:space="preserve"> </w:t>
      </w:r>
      <w:hyperlink w:anchor="def-sequence-limit">
        <w:r>
          <w:rPr>
            <w:rStyle w:val="Hyperlink"/>
          </w:rPr>
          <w:t xml:space="preserve">limit of a sequence</w:t>
        </w:r>
      </w:hyperlink>
      <w:r>
        <w:t xml:space="preserve">.</w:t>
      </w:r>
      <w:r>
        <w:t xml:space="preserve"> </w:t>
      </w:r>
      <w:r>
        <w:t xml:space="preserve">They are the ends of the values the index or variable runs over.</w:t>
      </w:r>
      <w:r>
        <w:t xml:space="preserve"> </w:t>
      </w:r>
      <w:r>
        <w:t xml:space="preserve">The two meanings meet 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which means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b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:</w:t>
      </w:r>
      <w:r>
        <w:t xml:space="preserve"> </w:t>
      </w:r>
      <w:r>
        <w:t xml:space="preserve">the 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sent to infinity by a calculus limit.</w:t>
      </w:r>
    </w:p>
    <w:bookmarkEnd w:id="184"/>
    <w:bookmarkStart w:id="185" w:name="def-notational-shorthand"/>
    <w:p>
      <w:pPr>
        <w:pStyle w:val="BodyText"/>
      </w:pPr>
      <w:r>
        <w:rPr>
          <w:b/>
          <w:bCs/>
        </w:rPr>
        <w:t xml:space="preserve">Definition 54 (Notational shorthand)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notational shorthand</w:t>
      </w:r>
      <w:r>
        <w:t xml:space="preserve"> </w:t>
      </w:r>
      <w:r>
        <w:t xml:space="preserve">is a way of writing an expression</w:t>
      </w:r>
      <w:r>
        <w:t xml:space="preserve"> </w:t>
      </w:r>
      <w:r>
        <w:t xml:space="preserve">that leaves part of the expression out,</w:t>
      </w:r>
      <w:r>
        <w:t xml:space="preserve"> </w:t>
      </w:r>
      <w:r>
        <w:t xml:space="preserve">such as the set a sum runs over or the limits of an integral,</w:t>
      </w:r>
      <w:r>
        <w:t xml:space="preserve"> </w:t>
      </w:r>
      <w:r>
        <w:t xml:space="preserve">and relies on the reader to supply the missing part from context.</w:t>
      </w:r>
    </w:p>
    <w:bookmarkEnd w:id="185"/>
    <w:bookmarkStart w:id="186" w:name="def-full-form"/>
    <w:p>
      <w:pPr>
        <w:pStyle w:val="BodyText"/>
      </w:pPr>
      <w:r>
        <w:rPr>
          <w:b/>
          <w:bCs/>
        </w:rPr>
        <w:t xml:space="preserve">Definition 55 (Full form)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form</w:t>
      </w:r>
      <w:r>
        <w:t xml:space="preserve"> </w:t>
      </w:r>
      <w:r>
        <w:t xml:space="preserve">of a notational shorthand (</w:t>
      </w:r>
      <w:hyperlink w:anchor="def-notational-shorthand">
        <w:r>
          <w:rPr>
            <w:rStyle w:val="Hyperlink"/>
          </w:rPr>
          <w:t xml:space="preserve">Definition 54</w:t>
        </w:r>
      </w:hyperlink>
      <w:r>
        <w:t xml:space="preserve">)</w:t>
      </w:r>
      <w:r>
        <w:t xml:space="preserve"> </w:t>
      </w:r>
      <w:r>
        <w:t xml:space="preserve">is the expression with every part written out.</w:t>
      </w:r>
    </w:p>
    <w:bookmarkEnd w:id="18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These notes write the full form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these notes,</w:t>
            </w:r>
            <w:r>
              <w:t xml:space="preserve"> </w:t>
            </w:r>
            <w:r>
              <w:t xml:space="preserve">we avoid notational shorthands in permanent writing</w:t>
            </w:r>
            <w:r>
              <w:t xml:space="preserve"> </w:t>
            </w:r>
            <w:r>
              <w:t xml:space="preserve">and write the full form of each expression,</w:t>
            </w:r>
            <w:r>
              <w:t xml:space="preserve"> </w:t>
            </w:r>
            <w:r>
              <w:t xml:space="preserve">even where a shorthand would be shorter.</w:t>
            </w:r>
            <w:r>
              <w:t xml:space="preserve"> </w:t>
            </w:r>
            <w:r>
              <w:t xml:space="preserve">A reader who supplies the missing part of a shorthand</w:t>
            </w:r>
            <w:r>
              <w:t xml:space="preserve"> </w:t>
            </w:r>
            <w:r>
              <w:t xml:space="preserve">from a different context than the writer intended</w:t>
            </w:r>
            <w:r>
              <w:t xml:space="preserve"> </w:t>
            </w:r>
            <w:r>
              <w:t xml:space="preserve">reads a different expression than the one the writer meant.</w:t>
            </w:r>
            <w:r>
              <w:t xml:space="preserve"> </w:t>
            </w:r>
            <w:r>
              <w:t xml:space="preserve">Handwritten board work is often less complete,</w:t>
            </w:r>
            <w:r>
              <w:t xml:space="preserve"> </w:t>
            </w:r>
            <w:r>
              <w:t xml:space="preserve">but it should still write out ranges and limits where it can.</w:t>
            </w:r>
          </w:p>
          <w:p>
            <w:pPr>
              <w:pStyle w:val="BodyText"/>
            </w:pPr>
            <w:r>
              <w:t xml:space="preserve">We make one exception:</w:t>
            </w:r>
            <w:r>
              <w:t xml:space="preserve"> </w:t>
            </w:r>
            <w:r>
              <w:t xml:space="preserve">writing two factors side by side means multiplying them,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m:oMath>
              <m:r>
                <m:t>2</m:t>
              </m:r>
              <m:r>
                <m:t>x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t>b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We still write the multiplication sign</w:t>
            </w:r>
            <w:r>
              <w:t xml:space="preserve"> </w:t>
            </w:r>
            <w:r>
              <w:t xml:space="preserve">when the side-by-side form could be misread:</w:t>
            </w:r>
          </w:p>
          <w:p>
            <w:pPr>
              <w:pStyle w:val="Compact"/>
              <w:numPr>
                <w:ilvl w:val="0"/>
                <w:numId w:val="1036"/>
              </w:numPr>
            </w:pP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oMath>
            <w:r>
              <w:t xml:space="preserve">, not</w:t>
            </w:r>
            <w:r>
              <w:t xml:space="preserve"> </w:t>
            </w:r>
            <m:oMath>
              <m:r>
                <m:t>23</m:t>
              </m:r>
            </m:oMath>
            <w:r>
              <w:t xml:space="preserve">, which reads as twenty-three;</w:t>
            </w:r>
          </w:p>
          <w:p>
            <w:pPr>
              <w:pStyle w:val="Compact"/>
              <w:numPr>
                <w:ilvl w:val="0"/>
                <w:numId w:val="1036"/>
              </w:numPr>
            </w:pP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could be a function,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could mean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evaluated at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.</w:t>
            </w:r>
          </w:p>
          <w:p/>
        </w:tc>
      </w:tr>
    </w:tbl>
    <w:bookmarkStart w:id="190" w:name="def-range-of-variable"/>
    <w:p>
      <w:pPr>
        <w:pStyle w:val="FirstParagraph"/>
      </w:pPr>
      <w:r>
        <w:rPr>
          <w:b/>
          <w:bCs/>
        </w:rPr>
        <w:t xml:space="preserve">Definition 56 (Range of a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bookmarkEnd w:id="190"/>
    <w:p>
      <w:pPr>
        <w:pStyle w:val="BodyText"/>
      </w:pP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number of heads in two tosses of a coin,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191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(defined in the Morrison Lab’s probability notes)</w:t>
      </w:r>
      <w:r>
        <w:t xml:space="preserve"> </w:t>
      </w:r>
      <w:r>
        <w:t xml:space="preserve">is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55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only for variables:</w:t>
      </w:r>
      <w:r>
        <w:t xml:space="preserve"> </w:t>
      </w:r>
      <w:r>
        <w:t xml:space="preserve">for a function,</w:t>
      </w:r>
      <w:r>
        <w:t xml:space="preserve"> </w:t>
      </w:r>
      <w:r>
        <w:t xml:space="preserve">“range”</w:t>
      </w:r>
      <w:r>
        <w:t xml:space="preserve"> </w:t>
      </w:r>
      <w:r>
        <w:t xml:space="preserve">can mean either the image or the codomain</w:t>
      </w:r>
      <w:r>
        <w:t xml:space="preserve"> </w:t>
      </w:r>
      <w:r>
        <w:t xml:space="preserve">(</w:t>
      </w:r>
      <w:hyperlink r:id="rId192">
        <w:r>
          <w:rPr>
            <w:rStyle w:val="Hyperlink"/>
          </w:rPr>
          <w:t xml:space="preserve">Image and range</w:t>
        </w:r>
      </w:hyperlink>
      <w:r>
        <w:t xml:space="preserve">).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“the range”</w:t>
      </w:r>
      <w:r>
        <w:t xml:space="preserve"> </w:t>
      </w:r>
      <w:r>
        <w:t xml:space="preserve">of a dataset can also mean</w:t>
      </w:r>
      <w:r>
        <w:t xml:space="preserve"> </w:t>
      </w:r>
      <w:r>
        <w:t xml:space="preserve">its largest value minus its smallest value;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set, not that difference.</w:t>
      </w:r>
    </w:p>
    <w:p>
      <w:pPr>
        <w:pStyle w:val="BodyText"/>
      </w:pPr>
      <w:hyperlink w:anchor="tbl-notational-shorthand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shorthands you may meet in other sources,</w:t>
      </w:r>
      <w:r>
        <w:t xml:space="preserve"> </w:t>
      </w:r>
      <w:r>
        <w:t xml:space="preserve">the full form each one abbreviates,</w:t>
      </w:r>
      <w:r>
        <w:t xml:space="preserve"> </w:t>
      </w:r>
      <w:r>
        <w:t xml:space="preserve">and the part each one leaves out.</w:t>
      </w:r>
      <w:r>
        <w:t xml:space="preserve"> </w:t>
      </w:r>
      <w:r>
        <w:t xml:space="preserve">In the table,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array,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an integer 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and, in the first row,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finite set.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3" w:name="tbl-notational-shorthand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notational shorthands and their full forms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54"/>
              <w:gridCol w:w="2354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Shorthand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Full form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 left out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 the sum runs over (</w:t>
                  </w:r>
                  <w:hyperlink w:anchor="def-sum-over-set">
                    <w:r>
                      <w:rPr>
                        <w:rStyle w:val="Hyperlink"/>
                      </w:rPr>
                      <w:t xml:space="preserve">sum over a finite set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 (</w:t>
                  </w:r>
                  <w:hyperlink w:anchor="def-summation">
                    <w:r>
                      <w:rPr>
                        <w:rStyle w:val="Hyperlink"/>
                      </w:rPr>
                      <w:t xml:space="preserve">summation notation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b</m:t>
                            </m:r>
                          </m:e>
                          <m:sub>
                            <m:r>
                              <m:t>i</m:t>
                            </m:r>
                            <m:r>
                              <m:t>j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m</m:t>
                        </m:r>
                      </m:sup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b</m:t>
                                </m:r>
                              </m:e>
                              <m:sub>
                                <m:r>
                                  <m:t>i</m:t>
                                </m:r>
                                <m:r>
                                  <m:t>j</m:t>
                                </m:r>
                              </m:sub>
                            </m:sSub>
                          </m:e>
                        </m:nary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both indices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k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rPr>
                                <m:sty m:val="p"/>
                              </m:rPr>
                              <m:t>…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n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\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k</m:t>
                            </m:r>
                          </m:e>
                        </m:d>
                        <m:r>
                          <m:t>​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</w:t>
                  </w:r>
                  <w:r>
                    <w:t xml:space="preserve"> </w:t>
                  </w:r>
                  <m:oMath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rPr>
                            <m:sty m:val="p"/>
                          </m:rPr>
                          <m:t>…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n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 </w:t>
                  </w:r>
                  <w:r>
                    <w:t xml:space="preserve">of indices that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  <w:r>
                    <w:t xml:space="preserve"> </w:t>
                  </w:r>
                  <w:r>
                    <w:t xml:space="preserve">is removed from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, used for a number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integration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limits, the variable of integration, and the differential</w:t>
                  </w:r>
                  <w:r>
                    <w:t xml:space="preserve"> </w:t>
                  </w:r>
                  <m:oMath>
                    <m:r>
                      <m:t>d</m:t>
                    </m:r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:</m:t>
                        </m:r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explicit list of entries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: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  <m:r>
                      <m:rPr>
                        <m:sty m:val="p"/>
                      </m:rPr>
                      <m:t>→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function’s name, domain, and codomain</w:t>
                  </w:r>
                </w:p>
              </w:tc>
            </w:tr>
          </w:tbl>
          <w:bookmarkEnd w:id="193"/>
          <w:p/>
        </w:tc>
      </w:tr>
    </w:tbl>
    <w:bookmarkStart w:id="195" w:name="rem-indefinite-integral-not-shorthand"/>
    <w:p>
      <w:pPr>
        <w:pStyle w:val="BodyText"/>
      </w:pPr>
      <w:r>
        <w:rPr>
          <w:i/>
          <w:iCs/>
        </w:rPr>
        <w:t xml:space="preserve">Remark 16</w:t>
      </w:r>
      <w:r>
        <w:t xml:space="preserve"> (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has two readings). </w:t>
      </w:r>
      <w:r>
        <w:t xml:space="preserve">In calculus,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with no limits is not a shorthand:</w:t>
      </w:r>
      <w:r>
        <w:t xml:space="preserve"> </w:t>
      </w:r>
      <w:r>
        <w:t xml:space="preserve">it is the</w:t>
      </w:r>
      <w:r>
        <w:t xml:space="preserve"> </w:t>
      </w:r>
      <w:hyperlink r:id="rId194">
        <w:r>
          <w:rPr>
            <w:rStyle w:val="Hyperlink"/>
          </w:rPr>
          <w:t xml:space="preserve">indefinite integral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 family of functions rather than a number.</w:t>
      </w:r>
      <w:r>
        <w:t xml:space="preserve"> </w:t>
      </w:r>
      <w:r>
        <w:t xml:space="preserve">Some sources, especially in probability,</w:t>
      </w:r>
      <w:r>
        <w:t xml:space="preserve"> </w:t>
      </w:r>
      <w:r>
        <w:t xml:space="preserve">also write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for the number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Writing the limits out tells the reader which of the two is meant.</w:t>
      </w:r>
    </w:p>
    <w:bookmarkEnd w:id="195"/>
    <w:bookmarkStart w:id="196" w:name="exm-expand-index-shorthand"/>
    <w:p>
      <w:pPr>
        <w:pStyle w:val="BodyText"/>
      </w:pPr>
      <w:r>
        <w:rPr>
          <w:b/>
          <w:bCs/>
        </w:rPr>
        <w:t xml:space="preserve">Example 36 (Writing out an index shorthand)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source that writes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summation 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196"/>
    <w:bookmarkEnd w:id="197"/>
    <w:bookmarkStart w:id="215" w:name="sec-polynomials"/>
    <w:p>
      <w:pPr>
        <w:pStyle w:val="Heading2"/>
      </w:pPr>
      <w:r>
        <w:t xml:space="preserve">16 Polynomials</w:t>
      </w:r>
    </w:p>
    <w:bookmarkStart w:id="198" w:name="exr-polynomial-degree"/>
    <w:p>
      <w:pPr>
        <w:pStyle w:val="FirstParagraph"/>
      </w:pPr>
      <w:r>
        <w:rPr>
          <w:b/>
          <w:bCs/>
        </w:rPr>
        <w:t xml:space="preserve">Exercise 8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198"/>
    <w:bookmarkStart w:id="199" w:name="sol-polynomial-degree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</w:p>
    <w:p>
      <w:pPr>
        <w:numPr>
          <w:ilvl w:val="0"/>
          <w:numId w:val="103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38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99"/>
    <w:bookmarkStart w:id="200" w:name="def-constant-function"/>
    <w:p>
      <w:pPr>
        <w:pStyle w:val="FirstParagraph"/>
      </w:pPr>
      <w:r>
        <w:rPr>
          <w:b/>
          <w:bCs/>
        </w:rPr>
        <w:t xml:space="preserve">Definition 57 (Constant function)</w:t>
      </w:r>
      <w:r>
        <w:t xml:space="preserve"> </w:t>
      </w:r>
      <w:r>
        <w:t xml:space="preserve">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if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200"/>
    <w:bookmarkStart w:id="201" w:name="exm-constant-function"/>
    <w:p>
      <w:pPr>
        <w:pStyle w:val="BodyText"/>
      </w:pPr>
      <w:r>
        <w:rPr>
          <w:b/>
          <w:bCs/>
        </w:rPr>
        <w:t xml:space="preserve">Example 37 (Constant and non-constant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01"/>
    <w:bookmarkStart w:id="202" w:name="def-polynomial"/>
    <w:p>
      <w:pPr>
        <w:pStyle w:val="FirstParagraph"/>
      </w:pPr>
      <w:r>
        <w:rPr>
          <w:b/>
          <w:bCs/>
        </w:rPr>
        <w:t xml:space="preserve">Definition 58 (Polynomial)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polynomial</w:t>
      </w:r>
      <w:r>
        <w:t xml:space="preserve"> </w:t>
      </w:r>
      <w:r>
        <w:t xml:space="preserve">(in one variable</w:t>
      </w:r>
      <w:r>
        <w:t xml:space="preserve"> </w:t>
      </w:r>
      <m:oMath>
        <m:r>
          <m:t>x</m:t>
        </m:r>
      </m:oMath>
      <w:r>
        <w:t xml:space="preserve">) is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that can be written as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for some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202"/>
    <w:bookmarkStart w:id="203" w:name="rem-polynomial-nonzero"/>
    <w:p>
      <w:pPr>
        <w:pStyle w:val="BodyText"/>
      </w:pPr>
      <w:r>
        <w:rPr>
          <w:i/>
          <w:iCs/>
        </w:rPr>
        <w:t xml:space="preserve">Remark 17</w:t>
      </w:r>
      <w:r>
        <w:t xml:space="preserve"> (Constant and zero polynomials). </w:t>
      </w: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a polynomial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means this definition covers nonzero polynomials only:</w:t>
      </w:r>
      <w:r>
        <w:t xml:space="preserve"> </w:t>
      </w:r>
      <w:r>
        <w:t xml:space="preserve">the zero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excluded here,</w:t>
      </w:r>
      <w:r>
        <w:t xml:space="preserve"> </w:t>
      </w:r>
      <w:r>
        <w:t xml:space="preserve">because it has no nonzero coefficient to serve 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203"/>
    <w:bookmarkStart w:id="204" w:name="def-polynomial-coefficient"/>
    <w:p>
      <w:pPr>
        <w:pStyle w:val="BodyText"/>
      </w:pPr>
      <w:r>
        <w:rPr>
          <w:b/>
          <w:bCs/>
        </w:rPr>
        <w:t xml:space="preserve">Definition 59 (Coefficients of a polynomial)</w:t>
      </w:r>
      <w:r>
        <w:t xml:space="preserve"> </w:t>
      </w:r>
      <w:r>
        <w:t xml:space="preserve">The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 polynomial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polynomial">
        <w:r>
          <w:rPr>
            <w:rStyle w:val="Hyperlink"/>
          </w:rPr>
          <w:t xml:space="preserve">Definition 58</w:t>
        </w:r>
      </w:hyperlink>
      <w:r>
        <w:t xml:space="preserve">) are the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t xml:space="preserve">.</w:t>
      </w:r>
    </w:p>
    <w:bookmarkEnd w:id="204"/>
    <w:bookmarkStart w:id="205" w:name="def-polynomial-degree"/>
    <w:p>
      <w:pPr>
        <w:pStyle w:val="BodyText"/>
      </w:pPr>
      <w:r>
        <w:rPr>
          <w:b/>
          <w:bCs/>
        </w:rPr>
        <w:t xml:space="preserve">Definition 60 (Degree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05"/>
    <w:bookmarkStart w:id="206" w:name="exm-polynomial-degree"/>
    <w:p>
      <w:pPr>
        <w:pStyle w:val="BodyText"/>
      </w:pPr>
      <w:r>
        <w:rPr>
          <w:b/>
          <w:bCs/>
        </w:rPr>
        <w:t xml:space="preserve">Example 38 (Degrees of some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40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206"/>
    <w:bookmarkStart w:id="207" w:name="def-polynomial-leading-coefficient"/>
    <w:p>
      <w:pPr>
        <w:pStyle w:val="FirstParagraph"/>
      </w:pPr>
      <w:r>
        <w:rPr>
          <w:b/>
          <w:bCs/>
        </w:rPr>
        <w:t xml:space="preserve">Definition 61 (Leading coefficient)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 coefficient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07"/>
    <w:bookmarkStart w:id="208" w:name="exm-leading-coefficient"/>
    <w:p>
      <w:pPr>
        <w:pStyle w:val="BodyText"/>
      </w:pPr>
      <w:r>
        <w:rPr>
          <w:b/>
          <w:bCs/>
        </w:rPr>
        <w:t xml:space="preserve">Example 39 (Leading coefficients)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208"/>
    <w:bookmarkStart w:id="210" w:name="def-quadratic-polynomial"/>
    <w:p>
      <w:pPr>
        <w:pStyle w:val="FirstParagraph"/>
      </w:pPr>
      <w:r>
        <w:rPr>
          <w:b/>
          <w:bCs/>
        </w:rPr>
        <w:t xml:space="preserve">Definition 62 (Quadratic polynomial)</w:t>
      </w:r>
      <w:r>
        <w:t xml:space="preserve"> </w:t>
      </w:r>
      <w:bookmarkStart w:id="209" w:name="def-quadratic-cubic"/>
      <w:bookmarkEnd w:id="209"/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quadratic</w:t>
      </w:r>
      <w:r>
        <w:t xml:space="preserve"> </w:t>
      </w:r>
      <w:r>
        <w:t xml:space="preserve">polynomial.</w:t>
      </w:r>
    </w:p>
    <w:bookmarkEnd w:id="210"/>
    <w:bookmarkStart w:id="211" w:name="def-cubic-polynomial"/>
    <w:p>
      <w:pPr>
        <w:pStyle w:val="BodyText"/>
      </w:pPr>
      <w:r>
        <w:rPr>
          <w:b/>
          <w:bCs/>
        </w:rPr>
        <w:t xml:space="preserve">Definition 63 (Cubic polynomial)</w:t>
      </w:r>
      <w:r>
        <w:t xml:space="preserve"> </w:t>
      </w:r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cubic</w:t>
      </w:r>
      <w:r>
        <w:t xml:space="preserve"> </w:t>
      </w:r>
      <w:r>
        <w:t xml:space="preserve">polynomial.</w:t>
      </w:r>
    </w:p>
    <w:bookmarkEnd w:id="211"/>
    <w:bookmarkStart w:id="212" w:name="exm-quadratic-cubic"/>
    <w:p>
      <w:pPr>
        <w:pStyle w:val="BodyText"/>
      </w:pPr>
      <w:r>
        <w:rPr>
          <w:b/>
          <w:bCs/>
        </w:rPr>
        <w:t xml:space="preserve">Example 40 (Quadratic and cubic polynomials)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is quadratic,</w:t>
      </w:r>
      <w:r>
        <w:t xml:space="preserve"> </w:t>
      </w:r>
      <w:r>
        <w:t xml:space="preserve">by</w:t>
      </w:r>
      <w:r>
        <w:t xml:space="preserve"> </w:t>
      </w:r>
      <w:hyperlink w:anchor="rem-square-of-a-difference">
        <w:r>
          <w:rPr>
            <w:rStyle w:val="Hyperlink"/>
          </w:rPr>
          <w:t xml:space="preserve">Remark 11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4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numPr>
          <w:ilvl w:val="0"/>
          <w:numId w:val="104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212"/>
    <w:bookmarkStart w:id="213" w:name="def-parabola"/>
    <w:p>
      <w:pPr>
        <w:pStyle w:val="FirstParagraph"/>
      </w:pPr>
      <w:r>
        <w:rPr>
          <w:b/>
          <w:bCs/>
        </w:rPr>
        <w:t xml:space="preserve">Definition 64 (Parabola)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parabola</w:t>
      </w:r>
      <w:r>
        <w:t xml:space="preserve"> </w:t>
      </w:r>
      <w:r>
        <w:t xml:space="preserve">is the</w:t>
      </w:r>
      <w:r>
        <w:t xml:space="preserve"> </w:t>
      </w:r>
      <w:hyperlink r:id="rId75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 a quadratic polynomial (</w:t>
      </w:r>
      <w:hyperlink w:anchor="def-quadratic-polynomial">
        <w:r>
          <w:rPr>
            <w:rStyle w:val="Hyperlink"/>
          </w:rPr>
          <w:t xml:space="preserve">Definition 62</w:t>
        </w:r>
      </w:hyperlink>
      <w:r>
        <w:t xml:space="preserve">).</w:t>
      </w:r>
    </w:p>
    <w:bookmarkEnd w:id="213"/>
    <w:bookmarkStart w:id="214" w:name="exm-parabola"/>
    <w:p>
      <w:pPr>
        <w:pStyle w:val="BodyText"/>
      </w:pPr>
      <w:r>
        <w:rPr>
          <w:b/>
          <w:bCs/>
        </w:rPr>
        <w:t xml:space="preserve">Example 41 (The parabola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parabola.</w:t>
      </w:r>
      <w:r>
        <w:t xml:space="preserve"> </w:t>
      </w:r>
      <w:r>
        <w:t xml:space="preserve">It contains the points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its lowest point 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214"/>
    <w:bookmarkEnd w:id="215"/>
    <w:bookmarkStart w:id="225" w:name="sec-affine-linear-functions"/>
    <w:p>
      <w:pPr>
        <w:pStyle w:val="Heading2"/>
      </w:pPr>
      <w:r>
        <w:t xml:space="preserve">17 Affine and linear functions of one variable</w:t>
      </w:r>
    </w:p>
    <w:bookmarkStart w:id="216" w:name="def-affine-function"/>
    <w:p>
      <w:pPr>
        <w:pStyle w:val="FirstParagraph"/>
      </w:pPr>
      <w:r>
        <w:rPr>
          <w:b/>
          <w:bCs/>
        </w:rPr>
        <w:t xml:space="preserve">Definition 65 (Affine function of one variable)</w:t>
      </w:r>
      <w:r>
        <w:t xml:space="preserve"> </w:t>
      </w:r>
      <w:r>
        <w:t xml:space="preserve">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affine</w:t>
      </w:r>
      <w:r>
        <w:t xml:space="preserve"> </w:t>
      </w:r>
      <w:r>
        <w:t xml:space="preserve">if there are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216"/>
    <w:bookmarkStart w:id="217" w:name="def-slope"/>
    <w:p>
      <w:pPr>
        <w:pStyle w:val="FirstParagraph"/>
      </w:pPr>
      <w:r>
        <w:rPr>
          <w:b/>
          <w:bCs/>
        </w:rPr>
        <w:t xml:space="preserve">Definition 66 (Slope)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65</w:t>
        </w:r>
      </w:hyperlink>
      <w:r>
        <w:t xml:space="preserve">),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17"/>
    <w:bookmarkStart w:id="218" w:name="def-intercept"/>
    <w:p>
      <w:pPr>
        <w:pStyle w:val="BodyText"/>
      </w:pPr>
      <w:r>
        <w:rPr>
          <w:b/>
          <w:bCs/>
        </w:rPr>
        <w:t xml:space="preserve">Definition 67 (Intercept)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65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18"/>
    <w:bookmarkStart w:id="219" w:name="def-linear-function"/>
    <w:p>
      <w:pPr>
        <w:pStyle w:val="BodyText"/>
      </w:pPr>
      <w:r>
        <w:rPr>
          <w:b/>
          <w:bCs/>
        </w:rPr>
        <w:t xml:space="preserve">Definition 68 (Linear function of one variable)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if it is affine (</w:t>
      </w:r>
      <w:hyperlink w:anchor="def-affine-function">
        <w:r>
          <w:rPr>
            <w:rStyle w:val="Hyperlink"/>
          </w:rPr>
          <w:t xml:space="preserve">Definition 65</w:t>
        </w:r>
      </w:hyperlink>
      <w:r>
        <w:t xml:space="preserve">) with intercept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that is, if there is 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219"/>
    <w:bookmarkStart w:id="220" w:name="thm-affine-function-props"/>
    <w:p>
      <w:pPr>
        <w:pStyle w:val="FirstParagraph"/>
      </w:pPr>
      <w:r>
        <w:rPr>
          <w:b/>
          <w:bCs/>
        </w:rPr>
        <w:t xml:space="preserve">Theorem 21 (Intercept and slope of an affine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be an affine function (</w:t>
      </w:r>
      <w:hyperlink w:anchor="def-affine-function">
        <w:r>
          <w:rPr>
            <w:rStyle w:val="Hyperlink"/>
          </w:rPr>
          <w:t xml:space="preserve">Definition 65</w:t>
        </w:r>
      </w:hyperlink>
      <w:r>
        <w:t xml:space="preserve">).</w:t>
      </w:r>
    </w:p>
    <w:p>
      <w:pPr>
        <w:pStyle w:val="Compact"/>
        <w:numPr>
          <w:ilvl w:val="0"/>
          <w:numId w:val="1043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43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43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Part 1, applied to each formula,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Part 2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applied to each formula,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Start w:id="221" w:name="exm-affine-function"/>
    <w:p>
      <w:pPr>
        <w:pStyle w:val="FirstParagraph"/>
      </w:pPr>
      <w:r>
        <w:rPr>
          <w:b/>
          <w:bCs/>
        </w:rPr>
        <w:t xml:space="preserve">Example 42 (An affine function, and a linear one)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is affine with slope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intercept</w:t>
      </w:r>
      <w:r>
        <w:t xml:space="preserve"> </w:t>
      </w:r>
      <m:oMath>
        <m:r>
          <m:t>3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affine-function-props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raises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Its intercept is not</w:t>
      </w:r>
      <w:r>
        <w:t xml:space="preserve"> </w:t>
      </w:r>
      <m:oMath>
        <m:r>
          <m:t>0</m:t>
        </m:r>
      </m:oMath>
      <w:r>
        <w:t xml:space="preserve">, so it is not linear.</w:t>
      </w:r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221"/>
    <w:bookmarkStart w:id="224" w:name="rem-linear-function-terminology"/>
    <w:p>
      <w:pPr>
        <w:pStyle w:val="BodyText"/>
      </w:pPr>
      <w:r>
        <w:rPr>
          <w:i/>
          <w:iCs/>
        </w:rPr>
        <w:t xml:space="preserve">Remark 18</w:t>
      </w:r>
      <w:r>
        <w:t xml:space="preserve"> (Elementary algebra calls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“linear”</w:t>
      </w:r>
      <w:r>
        <w:t xml:space="preserve">). </w:t>
      </w:r>
      <w:r>
        <w:t xml:space="preserve">Elementary algebra usually calls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linear function</w:t>
      </w:r>
      <w:r>
        <w:t xml:space="preserve">,</w:t>
      </w:r>
      <w:r>
        <w:t xml:space="preserve"> </w:t>
      </w:r>
      <w:r>
        <w:t xml:space="preserve">because its graph is a straight line.</w:t>
      </w:r>
      <w:r>
        <w:t xml:space="preserve"> </w:t>
      </w:r>
      <w:r>
        <w:t xml:space="preserve">This site calls that an affine function</w:t>
      </w:r>
      <w:r>
        <w:t xml:space="preserve"> </w:t>
      </w:r>
      <w:r>
        <w:t xml:space="preserve">and keeps</w:t>
      </w:r>
      <w:r>
        <w:t xml:space="preserve"> </w:t>
      </w:r>
      <w:r>
        <w:t xml:space="preserve">“linear”</w:t>
      </w:r>
      <w:r>
        <w:t xml:space="preserve"> </w:t>
      </w:r>
      <w:r>
        <w:t xml:space="preserve">for the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that is the sense used in linear algebra,</w:t>
      </w:r>
      <w:r>
        <w:t xml:space="preserve"> </w:t>
      </w:r>
      <w:r>
        <w:t xml:space="preserve">where a</w:t>
      </w:r>
      <w:r>
        <w:t xml:space="preserve"> </w:t>
      </w:r>
      <w:hyperlink r:id="rId222">
        <w:r>
          <w:rPr>
            <w:rStyle w:val="Hyperlink"/>
          </w:rPr>
          <w:t xml:space="preserve">linear map</w:t>
        </w:r>
      </w:hyperlink>
      <w:r>
        <w:t xml:space="preserve"> </w:t>
      </w:r>
      <w:r>
        <w:t xml:space="preserve">must send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223">
        <w:r>
          <w:rPr>
            <w:rStyle w:val="Hyperlink"/>
          </w:rPr>
          <w:t xml:space="preserve">theorem</w:t>
        </w:r>
      </w:hyperlink>
      <w:r>
        <w:t xml:space="preserve">).</w:t>
      </w:r>
    </w:p>
    <w:bookmarkEnd w:id="224"/>
    <w:bookmarkEnd w:id="225"/>
    <w:bookmarkStart w:id="234" w:name="sec-sequence-limits"/>
    <w:p>
      <w:pPr>
        <w:pStyle w:val="Heading2"/>
      </w:pPr>
      <w:r>
        <w:t xml:space="preserve">18 Limits of sequences</w:t>
      </w:r>
    </w:p>
    <w:bookmarkStart w:id="227" w:name="def-sequence-limit"/>
    <w:p>
      <w:pPr>
        <w:pStyle w:val="FirstParagraph"/>
      </w:pPr>
      <w:r>
        <w:rPr>
          <w:b/>
          <w:bCs/>
        </w:rPr>
        <w:t xml:space="preserve">Definition 69 (Limit of a sequence)</w:t>
      </w:r>
      <w:r>
        <w:t xml:space="preserve"> </w:t>
      </w:r>
      <w:r>
        <w:t xml:space="preserve">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 a</w:t>
      </w:r>
      <w:r>
        <w:t xml:space="preserve"> </w:t>
      </w:r>
      <w:hyperlink r:id="rId226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227"/>
    <w:bookmarkStart w:id="228" w:name="exm-sequence-limit"/>
    <w:p>
      <w:pPr>
        <w:pStyle w:val="FirstParagraph"/>
      </w:pPr>
      <w:r>
        <w:rPr>
          <w:b/>
          <w:bCs/>
        </w:rPr>
        <w:t xml:space="preserve">Example 43 (The limit of a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has limit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any natural number larger than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 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101</m:t>
        </m:r>
      </m:oMath>
      <w:r>
        <w:t xml:space="preserve">: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101</m:t>
        </m:r>
      </m:oMath>
      <w:r>
        <w:t xml:space="preserve"> </w:t>
      </w:r>
      <w:r>
        <w:t xml:space="preserve">has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bookmarkEnd w:id="228"/>
    <w:bookmarkStart w:id="229" w:name="def-convergent-sequence"/>
    <w:p>
      <w:pPr>
        <w:pStyle w:val="BodyText"/>
      </w:pPr>
      <w:r>
        <w:rPr>
          <w:b/>
          <w:bCs/>
        </w:rPr>
        <w:t xml:space="preserve">Definition 70 (Convergent sequence (converges))</w:t>
      </w:r>
      <w:r>
        <w:t xml:space="preserve"> </w:t>
      </w:r>
      <w:r>
        <w:t xml:space="preserve">A sequence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its limit (</w:t>
      </w:r>
      <w:hyperlink w:anchor="def-sequence-limit">
        <w:r>
          <w:rPr>
            <w:rStyle w:val="Hyperlink"/>
          </w:rPr>
          <w:t xml:space="preserve">Definition 69</w:t>
        </w:r>
      </w:hyperlink>
      <w:r>
        <w:t xml:space="preserve">).</w:t>
      </w:r>
      <w:r>
        <w:t xml:space="preserve"> </w:t>
      </w:r>
      <w:r>
        <w:t xml:space="preserve">A sequence that converges to some real number is</w:t>
      </w:r>
      <w:r>
        <w:t xml:space="preserve"> </w:t>
      </w:r>
      <w:r>
        <w:rPr>
          <w:b/>
          <w:bCs/>
        </w:rPr>
        <w:t xml:space="preserve">convergent</w:t>
      </w:r>
      <w:r>
        <w:t xml:space="preserve">.</w:t>
      </w:r>
    </w:p>
    <w:bookmarkEnd w:id="229"/>
    <w:bookmarkStart w:id="230" w:name="exm-convergent-sequence"/>
    <w:p>
      <w:pPr>
        <w:pStyle w:val="BodyText"/>
      </w:pPr>
      <w:r>
        <w:rPr>
          <w:b/>
          <w:bCs/>
        </w:rPr>
        <w:t xml:space="preserve">Example 44 (A convergent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because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its limit (</w:t>
      </w:r>
      <w:hyperlink w:anchor="exm-sequence-limit">
        <w:r>
          <w:rPr>
            <w:rStyle w:val="Hyperlink"/>
          </w:rPr>
          <w:t xml:space="preserve">Example 43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convergent.</w:t>
      </w:r>
    </w:p>
    <w:bookmarkEnd w:id="230"/>
    <w:bookmarkStart w:id="231" w:name="def-divergent-sequence"/>
    <w:p>
      <w:pPr>
        <w:pStyle w:val="BodyText"/>
      </w:pPr>
      <w:r>
        <w:rPr>
          <w:b/>
          <w:bCs/>
        </w:rPr>
        <w:t xml:space="preserve">Definition 71 (Divergent sequence (diverges))</w:t>
      </w:r>
      <w:r>
        <w:t xml:space="preserve"> </w:t>
      </w:r>
      <w:r>
        <w:t xml:space="preserve">A sequence that does not converge (</w:t>
      </w:r>
      <w:hyperlink w:anchor="def-convergent-sequence">
        <w:r>
          <w:rPr>
            <w:rStyle w:val="Hyperlink"/>
          </w:rPr>
          <w:t xml:space="preserve">Definition 70</w:t>
        </w:r>
      </w:hyperlink>
      <w:r>
        <w:t xml:space="preserve">) to any real number</w:t>
      </w:r>
      <w:r>
        <w:t xml:space="preserve"> </w:t>
      </w:r>
      <w:r>
        <w:rPr>
          <w:b/>
          <w:bCs/>
        </w:rPr>
        <w:t xml:space="preserve">diverges</w:t>
      </w:r>
      <w:r>
        <w:t xml:space="preserve">,</w:t>
      </w:r>
      <w:r>
        <w:t xml:space="preserve"> </w:t>
      </w:r>
      <w:r>
        <w:t xml:space="preserve">and a sequence that diverges is</w:t>
      </w:r>
      <w:r>
        <w:t xml:space="preserve"> </w:t>
      </w:r>
      <w:r>
        <w:rPr>
          <w:b/>
          <w:bCs/>
        </w:rPr>
        <w:t xml:space="preserve">divergent</w:t>
      </w:r>
      <w:r>
        <w:t xml:space="preserve">.</w:t>
      </w:r>
    </w:p>
    <w:bookmarkEnd w:id="231"/>
    <w:bookmarkStart w:id="232" w:name="exm-divergent-sequence"/>
    <w:p>
      <w:pPr>
        <w:pStyle w:val="BodyText"/>
      </w:pPr>
      <w:r>
        <w:rPr>
          <w:b/>
          <w:bCs/>
        </w:rPr>
        <w:t xml:space="preserve">Example 45 (A divergent sequence)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7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It diverges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M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larger than</w:t>
      </w:r>
      <w:r>
        <w:t xml:space="preserve"> </w:t>
      </w:r>
      <m:oMath>
        <m:r>
          <m:t>M</m:t>
        </m:r>
      </m:oMath>
      <w:r>
        <w:t xml:space="preserve">.</w:t>
      </w:r>
    </w:p>
    <w:bookmarkEnd w:id="232"/>
    <w:bookmarkStart w:id="233" w:name="def-diverges-to-infinity"/>
    <w:p>
      <w:pPr>
        <w:pStyle w:val="BodyText"/>
      </w:pPr>
      <w:r>
        <w:rPr>
          <w:b/>
          <w:bCs/>
        </w:rPr>
        <w:t xml:space="preserve">Definition 72 (Divergence of a sequence to infinity)</w:t>
      </w:r>
      <w:r>
        <w:t xml:space="preserve"> </w:t>
      </w:r>
      <w:r>
        <w:t xml:space="preserve">A</w:t>
      </w:r>
      <w:r>
        <w:t xml:space="preserve"> </w:t>
      </w:r>
      <w:hyperlink r:id="rId226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diverges to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if for every real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233"/>
    <w:bookmarkEnd w:id="234"/>
    <w:bookmarkStart w:id="280" w:name="exponentials-and-logarithms"/>
    <w:p>
      <w:pPr>
        <w:pStyle w:val="Heading2"/>
      </w:pPr>
      <w:r>
        <w:t xml:space="preserve">19 Exponentials and Logarithms</w:t>
      </w:r>
    </w:p>
    <w:bookmarkStart w:id="235" w:name="def-exponential-function"/>
    <w:p>
      <w:pPr>
        <w:pStyle w:val="FirstParagraph"/>
      </w:pPr>
      <w:r>
        <w:rPr>
          <w:b/>
          <w:bCs/>
        </w:rPr>
        <w:t xml:space="preserve">Definition 73 (Exponential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exponential function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226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235"/>
    <w:bookmarkStart w:id="236" w:name="exm-exponential-function"/>
    <w:p>
      <w:pPr>
        <w:pStyle w:val="BodyText"/>
      </w:pPr>
      <w:r>
        <w:rPr>
          <w:b/>
          <w:bCs/>
        </w:rPr>
        <w:t xml:space="preserve">Example 46 (Approximating</w:t>
      </w:r>
      <w:r>
        <w:rPr>
          <w:b/>
          <w:bCs/>
        </w:rP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terms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36"/>
    <w:bookmarkStart w:id="237" w:name="def-euler-number"/>
    <w:p>
      <w:pPr>
        <w:pStyle w:val="BodyText"/>
      </w:pPr>
      <w:r>
        <w:rPr>
          <w:b/>
          <w:bCs/>
        </w:rPr>
        <w:t xml:space="preserve">Definition 74 (Euler’s number)</w:t>
      </w:r>
      <w:r>
        <w:t xml:space="preserve"> </w:t>
      </w:r>
      <w:r>
        <w:rPr>
          <w:b/>
          <w:bCs/>
        </w:rPr>
        <w:t xml:space="preserve">Euler’s number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237"/>
    <w:bookmarkStart w:id="240" w:name="exm-euler-number"/>
    <w:p>
      <w:pPr>
        <w:pStyle w:val="FirstParagraph"/>
      </w:pPr>
      <w:r>
        <w:rPr>
          <w:b/>
          <w:bCs/>
        </w:rPr>
        <w:t xml:space="preserve">Example 47 (Euler’s number is irrational)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 </w:t>
      </w:r>
      <w:r>
        <w:t xml:space="preserve">is an</w:t>
      </w:r>
      <w:r>
        <w:t xml:space="preserve"> </w:t>
      </w:r>
      <w:hyperlink r:id="rId238">
        <w:r>
          <w:rPr>
            <w:rStyle w:val="Hyperlink"/>
          </w:rPr>
          <w:t xml:space="preserve">irrational number</w:t>
        </w:r>
      </w:hyperlink>
      <w:r>
        <w:t xml:space="preserve">,</w:t>
      </w:r>
      <w:r>
        <w:t xml:space="preserve"> </w:t>
      </w:r>
      <w:r>
        <w:t xml:space="preserve">so no fraction equals it exactly.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r>
        <w:t xml:space="preserve"> </w:t>
      </w:r>
      <w:r>
        <w:t xml:space="preserve">is close,</w:t>
      </w:r>
      <w:r>
        <w:t xml:space="preserve"> </w:t>
      </w:r>
      <w:r>
        <w:t xml:space="preserve">but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r>
        <w:t xml:space="preserve"> </w:t>
      </w:r>
      <w:r>
        <w:t xml:space="preserve">(see</w:t>
      </w:r>
      <w:r>
        <w:t xml:space="preserve"> </w:t>
      </w:r>
      <w:hyperlink r:id="rId239">
        <w:r>
          <w:rPr>
            <w:rStyle w:val="Hyperlink"/>
          </w:rPr>
          <w:t xml:space="preserve">Wikipedia: e (mathematical constant)</w:t>
        </w:r>
      </w:hyperlink>
      <w:r>
        <w:t xml:space="preserve">).</w:t>
      </w:r>
    </w:p>
    <w:bookmarkEnd w:id="240"/>
    <w:bookmarkStart w:id="242" w:name="def-natural-log"/>
    <w:p>
      <w:pPr>
        <w:pStyle w:val="BodyText"/>
      </w:pPr>
      <w:r>
        <w:rPr>
          <w:b/>
          <w:bCs/>
        </w:rPr>
        <w:t xml:space="preserve">Definition 75 (Natural logarithm)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natural logarithm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The exponential function takes each positive value at exactly one input,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241">
        <w:r>
          <w:rPr>
            <w:rStyle w:val="Hyperlink"/>
          </w:rPr>
          <w:t xml:space="preserve">inverse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exp</m:t>
        </m:r>
      </m:oMath>
      <w:r>
        <w:t xml:space="preserve"> </w:t>
      </w:r>
      <w:r>
        <w:t xml:space="preserve">(</w:t>
      </w:r>
      <w:hyperlink w:anchor="def-exponential-function">
        <w:r>
          <w:rPr>
            <w:rStyle w:val="Hyperlink"/>
          </w:rPr>
          <w:t xml:space="preserve">Definition 73</w:t>
        </w:r>
      </w:hyperlink>
      <w:r>
        <w:t xml:space="preserve">).</w:t>
      </w:r>
    </w:p>
    <w:bookmarkEnd w:id="242"/>
    <w:bookmarkStart w:id="243" w:name="rem-log-notation"/>
    <w:p>
      <w:pPr>
        <w:pStyle w:val="BodyText"/>
      </w:pPr>
      <w:r>
        <w:rPr>
          <w:i/>
          <w:iCs/>
        </w:rPr>
        <w:t xml:space="preserve">Remark 19</w:t>
      </w:r>
      <w:r>
        <w:t xml:space="preserve"> (Other notations for the natural logarithm). </w:t>
      </w:r>
      <w:r>
        <w:t xml:space="preserve">In these notes,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always the natural logarithm,</w:t>
      </w:r>
      <w:r>
        <w:t xml:space="preserve"> </w:t>
      </w:r>
      <w:r>
        <w:t xml:space="preserve">the logarithm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74</w:t>
        </w:r>
      </w:hyperlink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t xml:space="preserve">for the natural logarithm</w:t>
      </w:r>
      <w:r>
        <w:t xml:space="preserve"> </w:t>
      </w:r>
      <w:r>
        <w:t xml:space="preserve">and reserve</w:t>
      </w:r>
      <w:r>
        <w:t xml:space="preserve"> </w:t>
      </w:r>
      <m:oMath>
        <m:r>
          <m:rPr>
            <m:sty m:val="p"/>
          </m:rPr>
          <m:t>log</m:t>
        </m:r>
        <m:r>
          <m:t>x</m:t>
        </m:r>
      </m:oMath>
      <w:r>
        <w:t xml:space="preserve"> </w:t>
      </w:r>
      <w:r>
        <w:t xml:space="preserve">for the logarithm with base 10.</w:t>
      </w:r>
    </w:p>
    <w:bookmarkEnd w:id="243"/>
    <w:bookmarkStart w:id="244" w:name="exm-natural-log"/>
    <w:p>
      <w:pPr>
        <w:pStyle w:val="BodyText"/>
      </w:pPr>
      <w:r>
        <w:rPr>
          <w:b/>
          <w:bCs/>
        </w:rPr>
        <w:t xml:space="preserve">Example 48 (Natural logarithms)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4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xponential-function">
        <w:r>
          <w:rPr>
            <w:rStyle w:val="Hyperlink"/>
          </w:rPr>
          <w:t xml:space="preserve">Example 46</w:t>
        </w:r>
      </w:hyperlink>
      <w:r>
        <w:t xml:space="preserve">).</w:t>
      </w:r>
    </w:p>
    <w:p>
      <w:pPr>
        <w:pStyle w:val="Compact"/>
        <w:numPr>
          <w:ilvl w:val="0"/>
          <w:numId w:val="1044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74</w:t>
        </w:r>
      </w:hyperlink>
      <w:r>
        <w:t xml:space="preserve">).</w:t>
      </w:r>
    </w:p>
    <w:p>
      <w:pPr>
        <w:pStyle w:val="Compact"/>
        <w:numPr>
          <w:ilvl w:val="0"/>
          <w:numId w:val="1044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244"/>
    <w:bookmarkStart w:id="245" w:name="def-real-power"/>
    <w:p>
      <w:pPr>
        <w:pStyle w:val="FirstParagraph"/>
      </w:pPr>
      <w:r>
        <w:rPr>
          <w:b/>
          <w:bCs/>
        </w:rPr>
        <w:t xml:space="preserve">Definition 76 (Power with a real exponent)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 integer,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and</w:t>
      </w:r>
      <w:r>
        <w:t xml:space="preserve"> </w:t>
      </w:r>
      <w:hyperlink w:anchor="def-power-integer">
        <w:r>
          <w:rPr>
            <w:rStyle w:val="Hyperlink"/>
          </w:rPr>
          <w:t xml:space="preserve">Definition 9</w:t>
        </w:r>
      </w:hyperlink>
      <w:r>
        <w:t xml:space="preserve">.</w:t>
      </w:r>
    </w:p>
    <w:bookmarkEnd w:id="245"/>
    <w:bookmarkStart w:id="246" w:name="exm-real-power"/>
    <w:p>
      <w:pPr>
        <w:pStyle w:val="BodyText"/>
      </w:pPr>
      <w:r>
        <w:rPr>
          <w:b/>
          <w:bCs/>
        </w:rPr>
        <w:t xml:space="preserve">Example 49 (Real powers, and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45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r>
        <w:t xml:space="preserve">,</w:t>
      </w:r>
      <w:r>
        <w:t xml:space="preserve"> </w:t>
      </w:r>
      <w:r>
        <w:t xml:space="preserve">which agrees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from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.</w:t>
      </w:r>
    </w:p>
    <w:p>
      <w:pPr>
        <w:numPr>
          <w:ilvl w:val="0"/>
          <w:numId w:val="1045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numPr>
          <w:ilvl w:val="0"/>
          <w:numId w:val="1045"/>
        </w:numPr>
      </w:pP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74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76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48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246"/>
    <w:bookmarkStart w:id="247" w:name="def-power-nonpositive-base"/>
    <w:p>
      <w:pPr>
        <w:pStyle w:val="FirstParagraph"/>
      </w:pPr>
      <w:r>
        <w:rPr>
          <w:b/>
          <w:bCs/>
        </w:rPr>
        <w:t xml:space="preserve">Definition 77 (Real powers of zero and of negative numbers)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hyperlink w:anchor="def-power-integer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eal-power">
        <w:r>
          <w:rPr>
            <w:rStyle w:val="Hyperlink"/>
          </w:rPr>
          <w:t xml:space="preserve">Definition 76</w:t>
        </w:r>
      </w:hyperlink>
      <w:r>
        <w:t xml:space="preserve"> </w:t>
      </w:r>
      <w:r>
        <w:t xml:space="preserve">leave some powers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unassigned.</w:t>
      </w:r>
      <w:r>
        <w:t xml:space="preserve"> </w:t>
      </w:r>
      <w:r>
        <w:t xml:space="preserve">We complete them as follows.</w:t>
      </w:r>
    </w:p>
    <w:p>
      <w:pPr>
        <w:pStyle w:val="Compact"/>
        <w:numPr>
          <w:ilvl w:val="0"/>
          <w:numId w:val="1046"/>
        </w:numPr>
      </w:pPr>
      <w:r>
        <w:t xml:space="preserve">For 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c</m:t>
        </m:r>
      </m:oMath>
      <w:r>
        <w:t xml:space="preserve">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.</w:t>
      </w:r>
    </w:p>
    <w:p>
      <w:pPr>
        <w:pStyle w:val="Compact"/>
        <w:numPr>
          <w:ilvl w:val="0"/>
          <w:numId w:val="1046"/>
        </w:numPr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</w:t>
      </w:r>
      <w:r>
        <w:t xml:space="preserve"> </w:t>
      </w:r>
      <w:hyperlink r:id="rId33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and</w:t>
      </w:r>
      <w:r>
        <w:t xml:space="preserve"> </w:t>
      </w:r>
      <w:hyperlink w:anchor="def-power-integer">
        <w:r>
          <w:rPr>
            <w:rStyle w:val="Hyperlink"/>
          </w:rPr>
          <w:t xml:space="preserve">Definition 9</w:t>
        </w:r>
      </w:hyperlink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 a non-integer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bookmarkEnd w:id="247"/>
    <w:bookmarkStart w:id="248" w:name="exm-power-nonpositive-base"/>
    <w:p>
      <w:pPr>
        <w:pStyle w:val="FirstParagraph"/>
      </w:pPr>
      <w:r>
        <w:rPr>
          <w:b/>
          <w:bCs/>
        </w:rPr>
        <w:t xml:space="preserve">Example 50 (Powers of zero and of negative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7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which agrees with</w:t>
      </w:r>
      <w:r>
        <w:t xml:space="preserve"> </w:t>
      </w: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pStyle w:val="Compact"/>
        <w:numPr>
          <w:ilvl w:val="0"/>
          <w:numId w:val="1047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47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248"/>
    <w:bookmarkStart w:id="249" w:name="thm-exp-log-inverse"/>
    <w:p>
      <w:pPr>
        <w:pStyle w:val="FirstParagraph"/>
      </w:pPr>
      <w:r>
        <w:rPr>
          <w:b/>
          <w:bCs/>
        </w:rPr>
        <w:t xml:space="preserve">Theorem 22 (</w:t>
      </w:r>
      <m:oMath>
        <m:r>
          <m:rPr>
            <m:sty m:val="p"/>
          </m:rPr>
          <m:t>exp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8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48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249"/>
    <w:bookmarkStart w:id="250" w:name="thm-log-prod"/>
    <w:p>
      <w:pPr>
        <w:pStyle w:val="FirstParagraph"/>
      </w:pPr>
      <w:r>
        <w:rPr>
          <w:b/>
          <w:bCs/>
        </w:rPr>
        <w:t xml:space="preserve">Theorem 23 (Logarithm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50"/>
    <w:bookmarkStart w:id="251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log-prod">
        <w:r>
          <w:rPr>
            <w:rStyle w:val="Hyperlink"/>
          </w:rPr>
          <w:t xml:space="preserve">Theorem 23</w:t>
        </w:r>
      </w:hyperlink>
      <w:r>
        <w:t xml:space="preserve"> </w:t>
      </w:r>
      <w:r>
        <w:t xml:space="preserve">applies to the product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r>
        <w:t xml:space="preserve">The second step applies</w:t>
      </w:r>
      <w:r>
        <w:t xml:space="preserve"> </w:t>
      </w:r>
      <w:hyperlink w:anchor="thm-log-prod">
        <w:r>
          <w:rPr>
            <w:rStyle w:val="Hyperlink"/>
          </w:rPr>
          <w:t xml:space="preserve">Theorem 23</w:t>
        </w:r>
      </w:hyperlink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r>
        <w:t xml:space="preserve">.</w:t>
      </w:r>
    </w:p>
    <w:bookmarkStart w:id="252" w:name="thm-log-exp"/>
    <w:p>
      <w:pPr>
        <w:pStyle w:val="BodyText"/>
      </w:pPr>
      <w:r>
        <w:rPr>
          <w:b/>
          <w:bCs/>
        </w:rPr>
        <w:t xml:space="preserve">Theorem 24 (Logarithm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252"/>
    <w:bookmarkStart w:id="253" w:name="thm-exp-sum"/>
    <w:p>
      <w:pPr>
        <w:pStyle w:val="FirstParagraph"/>
      </w:pPr>
      <w:r>
        <w:rPr>
          <w:b/>
          <w:bCs/>
        </w:rPr>
        <w:t xml:space="preserve">Theorem 25 (Exponential of a sum)</w:t>
      </w:r>
      <w:r>
        <w:t xml:space="preserve"> </w:t>
      </w:r>
      <w:r>
        <w:t xml:space="preserve">The exponential of a sum is equal to the product of the exponentials of its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53"/>
    <w:bookmarkStart w:id="254" w:name="exm-exp-sum"/>
    <w:p>
      <w:pPr>
        <w:pStyle w:val="FirstParagraph"/>
      </w:pPr>
      <w:r>
        <w:rPr>
          <w:b/>
          <w:bCs/>
        </w:rPr>
        <w:t xml:space="preserve">Example 51 (Exponential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r>
        <w:t xml:space="preserve">.</w:t>
      </w:r>
    </w:p>
    <w:bookmarkEnd w:id="254"/>
    <w:bookmarkStart w:id="255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255"/>
    <w:bookmarkStart w:id="256" w:name="exm-exp-difference"/>
    <w:p>
      <w:pPr>
        <w:pStyle w:val="FirstParagraph"/>
      </w:pPr>
      <w:r>
        <w:rPr>
          <w:b/>
          <w:bCs/>
        </w:rPr>
        <w:t xml:space="preserve">Example 52 (Exponential of a difference)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r>
        <w:t xml:space="preserve">.</w:t>
      </w:r>
    </w:p>
    <w:bookmarkEnd w:id="256"/>
    <w:bookmarkStart w:id="257" w:name="thm-power-one"/>
    <w:p>
      <w:pPr>
        <w:pStyle w:val="BodyText"/>
      </w:pPr>
      <w:r>
        <w:rPr>
          <w:b/>
          <w:bCs/>
        </w:rPr>
        <w:t xml:space="preserve">Theorem 26 (Powers of 1 and first powers)</w:t>
      </w:r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257"/>
    <w:bookmarkStart w:id="258" w:name="thm-power-sum"/>
    <w:p>
      <w:pPr>
        <w:pStyle w:val="FirstParagraph"/>
      </w:pPr>
      <w:r>
        <w:rPr>
          <w:b/>
          <w:bCs/>
        </w:rPr>
        <w:t xml:space="preserve">Theorem 27 (Power of a sum)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258"/>
    <w:bookmarkStart w:id="259" w:name="exm-power-sum"/>
    <w:p>
      <w:pPr>
        <w:pStyle w:val="FirstParagraph"/>
      </w:pPr>
      <w:r>
        <w:rPr>
          <w:b/>
          <w:bCs/>
        </w:rPr>
        <w:t xml:space="preserve">Example 53 (Power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7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⋅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59"/>
    <w:bookmarkStart w:id="260" w:name="thm-power-product"/>
    <w:p>
      <w:pPr>
        <w:pStyle w:val="FirstParagraph"/>
      </w:pPr>
      <w:r>
        <w:rPr>
          <w:b/>
          <w:bCs/>
        </w:rPr>
        <w:t xml:space="preserve">Theorem 28 (Power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.</w:t>
      </w:r>
    </w:p>
    <w:bookmarkEnd w:id="260"/>
    <w:bookmarkStart w:id="261" w:name="exm-power-product"/>
    <w:p>
      <w:pPr>
        <w:pStyle w:val="BodyText"/>
      </w:pPr>
      <w:r>
        <w:rPr>
          <w:b/>
          <w:bCs/>
        </w:rPr>
        <w:t xml:space="preserve">Example 54 (Power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61"/>
    <w:bookmarkStart w:id="262" w:name="thm-double-exp"/>
    <w:p>
      <w:pPr>
        <w:pStyle w:val="FirstParagraph"/>
      </w:pPr>
      <w:r>
        <w:rPr>
          <w:b/>
          <w:bCs/>
        </w:rPr>
        <w:t xml:space="preserve">Theorem 29 (Power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</m:e>
          </m:eqArr>
        </m:oMath>
      </m:oMathPara>
    </w:p>
    <w:bookmarkEnd w:id="262"/>
    <w:bookmarkStart w:id="263" w:name="exm-double-exp-negative-base"/>
    <w:p>
      <w:pPr>
        <w:pStyle w:val="FirstParagraph"/>
      </w:pPr>
      <w:r>
        <w:rPr>
          <w:b/>
          <w:bCs/>
        </w:rPr>
        <w:t xml:space="preserve">Example 55 (A negative base)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here,</w:t>
      </w:r>
      <w:r>
        <w:t xml:space="preserve"> </w:t>
      </w:r>
      <w:r>
        <w:t xml:space="preserve">which is why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third expression,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is not even a real number.</w:t>
      </w:r>
    </w:p>
    <w:bookmarkEnd w:id="263"/>
    <w:bookmarkStart w:id="264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</m:e>
          </m:eqArr>
        </m:oMath>
      </m:oMathPara>
    </w:p>
    <w:bookmarkEnd w:id="264"/>
    <w:bookmarkStart w:id="266" w:name="rem-tarski-identities"/>
    <w:p>
      <w:pPr>
        <w:pStyle w:val="FirstParagraph"/>
      </w:pPr>
      <w:r>
        <w:rPr>
          <w:i/>
          <w:iCs/>
        </w:rPr>
        <w:t xml:space="preserve">Remark 20</w:t>
      </w:r>
      <w:r>
        <w:t xml:space="preserve"> (Tarski’s high school identities). </w:t>
      </w:r>
      <w:r>
        <w:t xml:space="preserve">Restricted to positive integers,</w:t>
      </w:r>
      <w:r>
        <w:t xml:space="preserve"> </w:t>
      </w:r>
      <w:r>
        <w:t xml:space="preserve">the following results are</w:t>
      </w:r>
      <w:r>
        <w:t xml:space="preserve"> </w:t>
      </w:r>
      <w:hyperlink r:id="rId265">
        <w:r>
          <w:rPr>
            <w:rStyle w:val="Hyperlink"/>
          </w:rPr>
          <w:t xml:space="preserve">Tarski’s eleven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“high school”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identities</w:t>
        </w:r>
      </w:hyperlink>
      <w:r>
        <w:t xml:space="preserve">:</w:t>
      </w:r>
    </w:p>
    <w:p>
      <w:pPr>
        <w:pStyle w:val="Compact"/>
        <w:numPr>
          <w:ilvl w:val="0"/>
          <w:numId w:val="1049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);</w:t>
      </w:r>
    </w:p>
    <w:p>
      <w:pPr>
        <w:pStyle w:val="Compact"/>
        <w:numPr>
          <w:ilvl w:val="0"/>
          <w:numId w:val="1049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);</w:t>
      </w:r>
    </w:p>
    <w:p>
      <w:pPr>
        <w:pStyle w:val="Compact"/>
        <w:numPr>
          <w:ilvl w:val="0"/>
          <w:numId w:val="1049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, and the power of a sum, of a product, and of a power</w:t>
      </w:r>
      <w:r>
        <w:t xml:space="preserve"> </w:t>
      </w:r>
      <w:r>
        <w:t xml:space="preserve">(</w:t>
      </w:r>
      <w:hyperlink w:anchor="thm-power-one">
        <w:r>
          <w:rPr>
            <w:rStyle w:val="Hyperlink"/>
          </w:rPr>
          <w:t xml:space="preserve">Theorem 26</w:t>
        </w:r>
      </w:hyperlink>
      <w:r>
        <w:t xml:space="preserve">,</w:t>
      </w:r>
      <w:r>
        <w:t xml:space="preserve"> </w:t>
      </w:r>
      <w:hyperlink w:anchor="thm-power-sum">
        <w:r>
          <w:rPr>
            <w:rStyle w:val="Hyperlink"/>
          </w:rPr>
          <w:t xml:space="preserve">Theorem 27</w:t>
        </w:r>
      </w:hyperlink>
      <w:r>
        <w:t xml:space="preserve">,</w:t>
      </w:r>
      <w:r>
        <w:t xml:space="preserve"> </w:t>
      </w:r>
      <w:hyperlink w:anchor="thm-power-product">
        <w:r>
          <w:rPr>
            <w:rStyle w:val="Hyperlink"/>
          </w:rPr>
          <w:t xml:space="preserve">Theorem 28</w:t>
        </w:r>
      </w:hyperlink>
      <w:r>
        <w:t xml:space="preserve">,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).</w:t>
      </w:r>
    </w:p>
    <w:bookmarkEnd w:id="266"/>
    <w:bookmarkStart w:id="267" w:name="rem-tarski-incomplete"/>
    <w:p>
      <w:pPr>
        <w:pStyle w:val="FirstParagraph"/>
      </w:pPr>
      <w:r>
        <w:rPr>
          <w:i/>
          <w:iCs/>
        </w:rPr>
        <w:t xml:space="preserve">Remark 21</w:t>
      </w:r>
      <w:r>
        <w:t xml:space="preserve"> (Tarski’s identities are not complete). </w:t>
      </w:r>
      <w:r>
        <w:t xml:space="preserve">Tarski asked whether every identity in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exponentiation and 1</w:t>
      </w:r>
      <w:r>
        <w:t xml:space="preserve"> </w:t>
      </w:r>
      <w:r>
        <w:t xml:space="preserve">that is true for all positive integers</w:t>
      </w:r>
      <w:r>
        <w:t xml:space="preserve"> </w:t>
      </w:r>
      <w:r>
        <w:t xml:space="preserve">can be derived from the eleven identities in</w:t>
      </w:r>
      <w:r>
        <w:t xml:space="preserve"> </w:t>
      </w:r>
      <w:hyperlink w:anchor="rem-tarski-identities">
        <w:r>
          <w:rPr>
            <w:rStyle w:val="Hyperlink"/>
          </w:rPr>
          <w:t xml:space="preserve">Remark 20</w:t>
        </w:r>
      </w:hyperlink>
      <w:r>
        <w:t xml:space="preserve">.</w:t>
      </w:r>
      <w:r>
        <w:t xml:space="preserve"> </w:t>
      </w:r>
      <w:r>
        <w:t xml:space="preserve">It cannot:</w:t>
      </w:r>
      <w:r>
        <w:t xml:space="preserve"> </w:t>
      </w:r>
      <w:r>
        <w:t xml:space="preserve">Wilkie found an identity that is true for all positive integers</w:t>
      </w:r>
      <w:r>
        <w:t xml:space="preserve"> </w:t>
      </w:r>
      <w:r>
        <w:t xml:space="preserve">but does not follow from them.</w:t>
      </w:r>
      <w:r>
        <w:t xml:space="preserve"> </w:t>
      </w:r>
      <w:r>
        <w:t xml:space="preserve">So this list is a useful core, not a complete rulebook.</w:t>
      </w:r>
    </w:p>
    <w:bookmarkEnd w:id="267"/>
    <w:bookmarkStart w:id="268" w:name="def-contour-line"/>
    <w:p>
      <w:pPr>
        <w:pStyle w:val="BodyText"/>
      </w:pPr>
      <w:r>
        <w:rPr>
          <w:b/>
          <w:bCs/>
        </w:rPr>
        <w:t xml:space="preserve">Definition 78 (Contour line)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two real variables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contour line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height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set of points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bookmarkEnd w:id="268"/>
    <w:bookmarkStart w:id="269" w:name="exm-contour-line"/>
    <w:p>
      <w:pPr>
        <w:pStyle w:val="FirstParagraph"/>
      </w:pPr>
      <w:r>
        <w:rPr>
          <w:b/>
          <w:bCs/>
        </w:rPr>
        <w:t xml:space="preserve">Example 56 (Contour lines of a bowl)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circle of radius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269"/>
    <w:bookmarkStart w:id="270" w:name="rem-contour-line-surface"/>
    <w:p>
      <w:pPr>
        <w:pStyle w:val="BodyText"/>
      </w:pPr>
      <w:r>
        <w:rPr>
          <w:i/>
          <w:iCs/>
        </w:rPr>
        <w:t xml:space="preserve">Remark 22</w:t>
      </w:r>
      <w:r>
        <w:t xml:space="preserve"> (Contour lines on a plot of a surface). </w:t>
      </w:r>
      <w:r>
        <w:t xml:space="preserve">On a plot of the surface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tour-line">
        <w:r>
          <w:rPr>
            <w:rStyle w:val="Hyperlink"/>
          </w:rPr>
          <w:t xml:space="preserve">contour line</w:t>
        </w:r>
      </w:hyperlink>
      <w:r>
        <w:t xml:space="preserve"> </w:t>
      </w:r>
      <w:r>
        <w:t xml:space="preserve">is the curve along which the surface has height</w:t>
      </w:r>
      <w:r>
        <w:t xml:space="preserve"> </w:t>
      </w:r>
      <m:oMath>
        <m:r>
          <m:t>k</m:t>
        </m:r>
      </m:oMath>
      <w:r>
        <w:t xml:space="preserve">.</w:t>
      </w:r>
    </w:p>
    <w:bookmarkEnd w:id="270"/>
    <w:bookmarkStart w:id="271" w:name="exr-exp-vs-mult"/>
    <w:p>
      <w:pPr>
        <w:pStyle w:val="BodyText"/>
      </w:pPr>
      <w:r>
        <w:rPr>
          <w:b/>
          <w:bCs/>
        </w:rPr>
        <w:t xml:space="preserve">Exercise 9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271"/>
    <w:bookmarkStart w:id="272" w:name="sol-exp-vs-mult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We only count a pair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defined,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we only consider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77</w:t>
        </w:r>
      </w:hyperlink>
      <w:r>
        <w:t xml:space="preserve">).</w:t>
      </w:r>
      <w:r>
        <w:t xml:space="preserve"> </w:t>
      </w:r>
      <w:r>
        <w:t xml:space="preserve">With that convention,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each of the following cases:</w:t>
      </w:r>
    </w:p>
    <w:p>
      <w:pPr>
        <w:numPr>
          <w:ilvl w:val="0"/>
          <w:numId w:val="1050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since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fails, since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.)</w:t>
      </w:r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dividing both sides of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taking logarithms then gives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272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3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273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4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274"/>
        </w:tc>
      </w:tr>
    </w:tbl>
    <w:bookmarkStart w:id="275" w:name="thm-exp-vs-mult"/>
    <w:p>
      <w:pPr>
        <w:pStyle w:val="BodyText"/>
      </w:pPr>
      <w:r>
        <w:rPr>
          <w:b/>
          <w:bCs/>
        </w:rPr>
        <w:t xml:space="preserve">Theorem 30 (When exponentiation equals multiplication)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</w:t>
      </w:r>
      <w:r>
        <w:t xml:space="preserve"> </w:t>
      </w:r>
      <w:r>
        <w:t xml:space="preserve">(for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only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allowed;</w:t>
      </w:r>
      <w:r>
        <w:t xml:space="preserve"> </w:t>
      </w:r>
      <w:hyperlink w:anchor="def-power-nonpositive-base">
        <w:r>
          <w:rPr>
            <w:rStyle w:val="Hyperlink"/>
          </w:rPr>
          <w:t xml:space="preserve">Definition 77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if and only if one of the following holds:</w:t>
      </w:r>
    </w:p>
    <w:p>
      <w:pPr>
        <w:pStyle w:val="Compact"/>
        <w:numPr>
          <w:ilvl w:val="0"/>
          <w:numId w:val="1051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2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vs-mult">
        <w:r>
          <w:rPr>
            <w:rStyle w:val="Hyperlink"/>
          </w:rPr>
          <w:t xml:space="preserve">Exercise 9</w:t>
        </w:r>
      </w:hyperlink>
      <w:r>
        <w:t xml:space="preserve">, worked in</w:t>
      </w:r>
      <w:r>
        <w:t xml:space="preserve"> </w:t>
      </w:r>
      <w:hyperlink w:anchor="sol-exp-vs-mult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276" w:name="exr-double-exponential"/>
    <w:p>
      <w:pPr>
        <w:pStyle w:val="BodyText"/>
      </w:pPr>
      <w:r>
        <w:rPr>
          <w:b/>
          <w:bCs/>
        </w:rPr>
        <w:t xml:space="preserve">Exercise 10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276"/>
    <w:bookmarkStart w:id="278" w:name="sol-double-exponential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so the question becomes when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(for pairs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defined).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both sides are positive,</w:t>
      </w:r>
      <w:r>
        <w:t xml:space="preserve"> </w:t>
      </w:r>
      <w:r>
        <w:t xml:space="preserve">and we can take logarithms (</w:t>
      </w:r>
      <w:hyperlink w:anchor="thm-log-exp">
        <w:r>
          <w:rPr>
            <w:rStyle w:val="Hyperlink"/>
          </w:rPr>
          <w:t xml:space="preserve">Theorem 24</w:t>
        </w:r>
      </w:hyperlink>
      <w:r>
        <w:t xml:space="preserve">):</w:t>
      </w:r>
    </w:p>
    <w:p>
      <w:pPr>
        <w:pStyle w:val="BodyText"/>
      </w:pPr>
      <w:bookmarkStart w:id="277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77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52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52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thm-exp-vs-mult">
        <w:r>
          <w:rPr>
            <w:rStyle w:val="Hyperlink"/>
          </w:rPr>
          <w:t xml:space="preserve">Theorem 30</w:t>
        </w:r>
      </w:hyperlink>
      <w:r>
        <w:t xml:space="preserve">).</w:t>
      </w:r>
    </w:p>
    <w:p>
      <w:pPr>
        <w:pStyle w:val="FirstParagraph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Here we cannot take logarithms, so we work from the values of powers of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77</w:t>
        </w:r>
      </w:hyperlink>
      <w:r>
        <w:t xml:space="preserve">),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53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numPr>
          <w:ilvl w:val="0"/>
          <w:numId w:val="1053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53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two sides agree,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they do not.</w:t>
      </w:r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278"/>
    <w:bookmarkStart w:id="279" w:name="thm-double-exponential"/>
    <w:p>
      <w:pPr>
        <w:pStyle w:val="FirstParagraph"/>
      </w:pPr>
      <w:r>
        <w:rPr>
          <w:b/>
          <w:bCs/>
        </w:rPr>
        <w:t xml:space="preserve">Theorem 31 (When repeated exponentiation is not reordered)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, with both sides defined, if and only if</w:t>
      </w:r>
    </w:p>
    <w:p>
      <w:pPr>
        <w:pStyle w:val="Compact"/>
        <w:numPr>
          <w:ilvl w:val="0"/>
          <w:numId w:val="1054"/>
        </w:numPr>
      </w:pP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either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; or</w:t>
      </w:r>
    </w:p>
    <w:p>
      <w:pPr>
        <w:pStyle w:val="Compact"/>
        <w:numPr>
          <w:ilvl w:val="0"/>
          <w:numId w:val="1054"/>
        </w:numPr>
      </w:pP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2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ouble-exponential">
        <w:r>
          <w:rPr>
            <w:rStyle w:val="Hyperlink"/>
          </w:rPr>
          <w:t xml:space="preserve">Exercise 10</w:t>
        </w:r>
      </w:hyperlink>
      <w:r>
        <w:t xml:space="preserve">, worked in</w:t>
      </w:r>
      <w:r>
        <w:t xml:space="preserve"> </w:t>
      </w:r>
      <w:hyperlink w:anchor="sol-double-exponential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End w:id="280"/>
    <w:bookmarkStart w:id="296" w:name="sec-cosine-sine"/>
    <w:p>
      <w:pPr>
        <w:pStyle w:val="Heading2"/>
      </w:pPr>
      <w:r>
        <w:t xml:space="preserve">20 Cosine and sine</w:t>
      </w:r>
    </w:p>
    <w:bookmarkStart w:id="281" w:name="def-unit-circle"/>
    <w:p>
      <w:pPr>
        <w:pStyle w:val="FirstParagraph"/>
      </w:pPr>
      <w:r>
        <w:rPr>
          <w:b/>
          <w:bCs/>
        </w:rPr>
        <w:t xml:space="preserve">Definition 79 (Unit circle)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unit circle</w:t>
      </w:r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 plane with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81"/>
    <w:bookmarkStart w:id="282" w:name="exm-unit-circle"/>
    <w:p>
      <w:pPr>
        <w:pStyle w:val="BodyText"/>
      </w:pPr>
      <w:r>
        <w:rPr>
          <w:b/>
          <w:bCs/>
        </w:rPr>
        <w:t xml:space="preserve">Example 57 (Points on the unit circle)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5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5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5"/>
        </w:numPr>
      </w:pPr>
      <m:oMath>
        <m:r>
          <m:rPr>
            <m:sty m:val="p"/>
          </m:rPr>
          <m:t>(</m:t>
        </m:r>
        <m:f>
          <m:fPr>
            <m:type m:val="lin"/>
          </m:fPr>
          <m:num>
            <m:r>
              <m:t>3</m:t>
            </m:r>
          </m:num>
          <m:den>
            <m:r>
              <m:t>5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4</m:t>
            </m:r>
          </m:num>
          <m:den>
            <m:r>
              <m:t>5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f>
          <m:fPr>
            <m:type m:val="lin"/>
          </m:fPr>
          <m:num>
            <m:r>
              <m:t>9</m:t>
            </m:r>
          </m:num>
          <m:den>
            <m:r>
              <m:t>25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16</m:t>
            </m:r>
          </m:num>
          <m:den>
            <m:r>
              <m:t>25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on the unit circle, because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282"/>
    <w:bookmarkStart w:id="283" w:name="def-pi"/>
    <w:p>
      <w:pPr>
        <w:pStyle w:val="FirstParagraph"/>
      </w:pPr>
      <w:r>
        <w:rPr>
          <w:b/>
          <w:bCs/>
        </w:rPr>
        <w:t xml:space="preserve">Definition 80 (The number</w:t>
      </w:r>
      <w:r>
        <w:rPr>
          <w:b/>
          <w:bCs/>
        </w:rPr>
        <w:t xml:space="preserve"> </w:t>
      </w:r>
      <m:oMath>
        <m:r>
          <m:t>π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number</w:t>
      </w:r>
      <w:r>
        <w:t xml:space="preserve"> </w:t>
      </w:r>
      <m:oMath>
        <m:r>
          <m:t>π</m:t>
        </m:r>
        <m:r>
          <m:rPr>
            <m:sty m:val="p"/>
          </m:rPr>
          <m:t>≈</m:t>
        </m:r>
        <m:r>
          <m:t>3.14159</m:t>
        </m:r>
      </m:oMath>
      <w:r>
        <w:t xml:space="preserve"> </w:t>
      </w:r>
      <w:r>
        <w:t xml:space="preserve">is half of the circumference of the unit circle (</w:t>
      </w:r>
      <w:hyperlink w:anchor="def-unit-circle">
        <w:r>
          <w:rPr>
            <w:rStyle w:val="Hyperlink"/>
          </w:rPr>
          <w:t xml:space="preserve">Definition 79</w:t>
        </w:r>
      </w:hyperlink>
      <w:r>
        <w:t xml:space="preserve">).</w:t>
      </w:r>
    </w:p>
    <w:bookmarkEnd w:id="283"/>
    <w:bookmarkStart w:id="284" w:name="exm-pi"/>
    <w:p>
      <w:pPr>
        <w:pStyle w:val="BodyText"/>
      </w:pPr>
      <w:r>
        <w:rPr>
          <w:b/>
          <w:bCs/>
        </w:rPr>
        <w:t xml:space="preserve">Example 58 (Distances around the unit circle)</w:t>
      </w:r>
      <w:r>
        <w:t xml:space="preserve"> </w:t>
      </w:r>
      <w:r>
        <w:t xml:space="preserve">The whole unit circle has circumference</w:t>
      </w:r>
      <w:r>
        <w:t xml:space="preserve"> </w:t>
      </w:r>
      <m:oMath>
        <m:r>
          <m:t>2</m:t>
        </m:r>
        <m:r>
          <m:t>π</m:t>
        </m:r>
      </m:oMath>
      <w:r>
        <w:t xml:space="preserve">.</w:t>
      </w:r>
      <w:r>
        <w:t xml:space="preserve"> </w:t>
      </w:r>
      <w:r>
        <w:t xml:space="preserve">Moving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along the upper half of the circle covers a distance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moving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covers a quarter of the circle, a distance of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284"/>
    <w:bookmarkStart w:id="285" w:name="def-cosine-sine"/>
    <w:p>
      <w:pPr>
        <w:pStyle w:val="BodyText"/>
      </w:pPr>
      <w:r>
        <w:rPr>
          <w:b/>
          <w:bCs/>
        </w:rPr>
        <w:t xml:space="preserve">Definition 81 (Cosine)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start at 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of the unit circle (</w:t>
      </w:r>
      <w:hyperlink w:anchor="def-unit-circle">
        <w:r>
          <w:rPr>
            <w:rStyle w:val="Hyperlink"/>
          </w:rPr>
          <w:t xml:space="preserve">Definition 79</w:t>
        </w:r>
      </w:hyperlink>
      <w:r>
        <w:t xml:space="preserve">)</w:t>
      </w:r>
      <w:r>
        <w:t xml:space="preserve"> </w:t>
      </w:r>
      <w:r>
        <w:t xml:space="preserve">and move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circle,</w:t>
      </w:r>
      <w:r>
        <w:t xml:space="preserve"> </w:t>
      </w:r>
      <w:r>
        <w:t xml:space="preserve">counterclockwise if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clockwise if</w:t>
      </w:r>
      <w:r>
        <w:t xml:space="preserve"> </w:t>
      </w:r>
      <m:oMath>
        <m:r>
          <m:t>θ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The first coordinate of the point reached is the</w:t>
      </w:r>
      <w:r>
        <w:t xml:space="preserve"> </w:t>
      </w:r>
      <w:r>
        <w:rPr>
          <w:b/>
          <w:bCs/>
        </w:rPr>
        <w:t xml:space="preserve">cosine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</m:oMath>
      <w:r>
        <w:t xml:space="preserve">.</w:t>
      </w:r>
    </w:p>
    <w:bookmarkEnd w:id="285"/>
    <w:bookmarkStart w:id="286" w:name="exm-cosine-sine"/>
    <w:p>
      <w:pPr>
        <w:pStyle w:val="BodyText"/>
      </w:pPr>
      <w:r>
        <w:rPr>
          <w:b/>
          <w:bCs/>
        </w:rPr>
        <w:t xml:space="preserve">Example 59 (Cosines of some angles)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56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6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6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56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goes an eighth of the way round,</w:t>
      </w:r>
      <w:r>
        <w:t xml:space="preserve"> </w:t>
      </w:r>
      <w:r>
        <w:t xml:space="preserve">to the point of the circle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There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≈</m:t>
        </m:r>
        <m:r>
          <m:t>0.7071</m:t>
        </m:r>
      </m:oMath>
      <w:r>
        <w:t xml:space="preserve">.</w:t>
      </w:r>
    </w:p>
    <w:p>
      <w:pPr>
        <w:pStyle w:val="FirstParagraph"/>
      </w:pPr>
      <w:r>
        <w:t xml:space="preserve">Angles are also measured in</w:t>
      </w:r>
      <w:r>
        <w:t xml:space="preserve"> </w:t>
      </w:r>
      <w:r>
        <w:rPr>
          <w:i/>
          <w:iCs/>
        </w:rPr>
        <w:t xml:space="preserve">degrees</w:t>
      </w:r>
      <w:r>
        <w:t xml:space="preserve">, with a full turn of</w:t>
      </w:r>
      <w:r>
        <w:t xml:space="preserve"> </w:t>
      </w:r>
      <m:oMath>
        <m:r>
          <m:t>2</m:t>
        </m:r>
        <m:r>
          <m:t>π</m:t>
        </m:r>
      </m:oMath>
      <w:r>
        <w:t xml:space="preserve"> </w:t>
      </w:r>
      <w:r>
        <w:t xml:space="preserve">equal to</w:t>
      </w:r>
      <w:r>
        <w:t xml:space="preserve"> </w:t>
      </w:r>
      <m:oMath>
        <m:r>
          <m:t>360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so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 and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45</m:t>
        </m:r>
      </m:oMath>
      <w:r>
        <w:t xml:space="preserve"> </w:t>
      </w:r>
      <w:r>
        <w:t xml:space="preserve">degrees.</w:t>
      </w:r>
    </w:p>
    <w:bookmarkEnd w:id="286"/>
    <w:bookmarkStart w:id="287" w:name="def-sine"/>
    <w:p>
      <w:pPr>
        <w:pStyle w:val="BodyText"/>
      </w:pPr>
      <w:r>
        <w:rPr>
          <w:b/>
          <w:bCs/>
        </w:rPr>
        <w:t xml:space="preserve">Definition 82 (Sine)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the second coordinate of the point reached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by moving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unit circle (</w:t>
      </w:r>
      <w:hyperlink w:anchor="def-cosine-sine">
        <w:r>
          <w:rPr>
            <w:rStyle w:val="Hyperlink"/>
          </w:rPr>
          <w:t xml:space="preserve">Definition 81</w:t>
        </w:r>
      </w:hyperlink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</m:oMath>
      <w:r>
        <w:t xml:space="preserve">.</w:t>
      </w:r>
    </w:p>
    <w:bookmarkEnd w:id="287"/>
    <w:bookmarkStart w:id="288" w:name="exm-sine"/>
    <w:p>
      <w:pPr>
        <w:pStyle w:val="BodyText"/>
      </w:pPr>
      <w:r>
        <w:rPr>
          <w:b/>
          <w:bCs/>
        </w:rPr>
        <w:t xml:space="preserve">Example 60 (Sines of some angles)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57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57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t>π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57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7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reaches the point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t xml:space="preserve">(</w:t>
      </w:r>
      <w:hyperlink w:anchor="exm-cosine-sine">
        <w:r>
          <w:rPr>
            <w:rStyle w:val="Hyperlink"/>
          </w:rPr>
          <w:t xml:space="preserve">Example 59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.</w:t>
      </w:r>
    </w:p>
    <w:bookmarkEnd w:id="288"/>
    <w:bookmarkStart w:id="289" w:name="thm-cosine-sine-identity"/>
    <w:p>
      <w:pPr>
        <w:pStyle w:val="FirstParagraph"/>
      </w:pPr>
      <w:r>
        <w:rPr>
          <w:b/>
          <w:bCs/>
        </w:rPr>
        <w:t xml:space="preserve">Theorem 32 (The Pythagorean identity)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cos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2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the unit circle (</w:t>
      </w:r>
      <w:hyperlink w:anchor="def-unit-circle">
        <w:r>
          <w:rPr>
            <w:rStyle w:val="Hyperlink"/>
          </w:rPr>
          <w:t xml:space="preserve">Definition 79</w:t>
        </w:r>
      </w:hyperlink>
      <w:r>
        <w:t xml:space="preserve">),</w:t>
      </w:r>
      <w:r>
        <w:t xml:space="preserve"> </w:t>
      </w:r>
      <w:r>
        <w:t xml:space="preserve">so its coordinates satisfy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294" w:name="exm-cosine-sine-unit-circle"/>
    <w:p>
      <w:pPr>
        <w:pStyle w:val="BodyText"/>
      </w:pPr>
      <w:r>
        <w:rPr>
          <w:b/>
          <w:bCs/>
        </w:rPr>
        <w:t xml:space="preserve">Example 61 (The unit circle and the angle</w:t>
      </w:r>
      <w:r>
        <w:rPr>
          <w:b/>
          <w:bCs/>
        </w:rPr>
        <w:t xml:space="preserve"> </w:t>
      </w:r>
      <m:oMath>
        <m:r>
          <m:t>π</m:t>
        </m:r>
        <m:r>
          <m:rPr>
            <m:sty m:val="p"/>
          </m:rPr>
          <m:t>/</m:t>
        </m:r>
        <m:r>
          <m:t>3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3</m:t>
        </m:r>
      </m:oMath>
      <w:r>
        <w:t xml:space="preserve">, one sixth of the way round the circle.</w:t>
      </w:r>
      <w:r>
        <w:t xml:space="preserve"> </w:t>
      </w:r>
      <w:hyperlink w:anchor="fig-cosine-sine-unit-circl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the point reached,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 and its two coordinates.</w:t>
      </w:r>
      <w:r>
        <w:t xml:space="preserve"> </w:t>
      </w:r>
      <w:r>
        <w:t xml:space="preserve">The point is a vertex of a regular hexagon inscribed in the unit circle,</w:t>
      </w:r>
      <w:r>
        <w:t xml:space="preserve"> </w:t>
      </w:r>
      <w:r>
        <w:t xml:space="preserve">whose sides have the same length as its radius,</w:t>
      </w:r>
      <w:r>
        <w:t xml:space="preserve"> </w:t>
      </w:r>
      <w:r>
        <w:t xml:space="preserve">so the point is at distance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To three decimal places these are</w:t>
      </w:r>
      <w:r>
        <w:t xml:space="preserve"> </w:t>
      </w:r>
      <w:r>
        <w:t xml:space="preserve">0.5 and 0.866.</w:t>
      </w:r>
      <w:r>
        <w:t xml:space="preserve"> </w:t>
      </w:r>
      <w:r>
        <w:t xml:space="preserve">As</w:t>
      </w:r>
      <w:r>
        <w:t xml:space="preserve"> </w:t>
      </w:r>
      <w:hyperlink w:anchor="thm-cosine-sine-identity">
        <w:r>
          <w:rPr>
            <w:rStyle w:val="Hyperlink"/>
          </w:rPr>
          <w:t xml:space="preserve">Theorem 32</w:t>
        </w:r>
      </w:hyperlink>
      <w:r>
        <w:t xml:space="preserve"> </w:t>
      </w:r>
      <w:r>
        <w:t xml:space="preserve">says, the squared coordinates add to</w:t>
      </w:r>
      <w:r>
        <w:t xml:space="preserve"> </w:t>
      </w:r>
      <w:r>
        <w:t xml:space="preserve">1.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3" w:name="fig-cosine-sine-unit-circle"/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91" name="Picture"/>
                  <a:graphic>
                    <a:graphicData uri="http://schemas.openxmlformats.org/drawingml/2006/picture">
                      <pic:pic>
                        <pic:nvPicPr>
                          <pic:cNvPr descr="algebra_files/figure-docx/unnamed-chunk-3-1.png" id="2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The unit circle with the point at angle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Its horizontal coordinate is the cosine and its vertical coordinate is the sine.</w:t>
            </w:r>
          </w:p>
          <w:bookmarkEnd w:id="293"/>
        </w:tc>
      </w:tr>
    </w:tbl>
    <w:bookmarkEnd w:id="294"/>
    <w:bookmarkStart w:id="295" w:name="thm-cosine-bijection"/>
    <w:p>
      <w:pPr>
        <w:pStyle w:val="BodyText"/>
      </w:pPr>
      <w:r>
        <w:rPr>
          <w:b/>
          <w:bCs/>
        </w:rPr>
        <w:t xml:space="preserve">Theorem 33 (Cosine takes each value from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exactly once between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π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function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decreasing, with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takes each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once.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29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 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at distance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along the circle</w:t>
      </w:r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counterclockwise, so it lies on the upper half of the unit circle,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, which gives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Different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are different distances along that half circle,</w:t>
      </w:r>
      <w:r>
        <w:t xml:space="preserve"> </w:t>
      </w:r>
      <w:r>
        <w:t xml:space="preserve">so they give different points.</w:t>
      </w:r>
      <w:r>
        <w:t xml:space="preserve"> </w:t>
      </w:r>
      <w:r>
        <w:t xml:space="preserve">Two different points of the upper half have different first coordinates,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</m:oMath>
      <w:r>
        <w:t xml:space="preserve"> </w:t>
      </w:r>
      <w:r>
        <w:t xml:space="preserve">is determined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is one-to-one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the first coordinate of the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 the upper half,</w:t>
      </w:r>
      <w:r>
        <w:t xml:space="preserve"> </w:t>
      </w:r>
      <w:r>
        <w:t xml:space="preserve">and the distance along the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 that point is some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takes every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Finally, move along the upper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increases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 first coordinate never takes the same value twice, so it never turns back.</w:t>
      </w:r>
      <w:r>
        <w:t xml:space="preserve"> </w:t>
      </w:r>
      <w:r>
        <w:t xml:space="preserve">It starts at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ends at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so it only decreases.</w:t>
      </w:r>
    </w:p>
    <w:bookmarkEnd w:id="296"/>
    <w:bookmarkStart w:id="318" w:name="sec-complex-numbers"/>
    <w:p>
      <w:pPr>
        <w:pStyle w:val="Heading2"/>
      </w:pPr>
      <w:r>
        <w:t xml:space="preserve">21 Complex numbers</w:t>
      </w:r>
    </w:p>
    <w:bookmarkStart w:id="297" w:name="def-imaginary-unit"/>
    <w:p>
      <w:pPr>
        <w:pStyle w:val="FirstParagraph"/>
      </w:pPr>
      <w:r>
        <w:rPr>
          <w:b/>
          <w:bCs/>
        </w:rPr>
        <w:t xml:space="preserve">Definition 83 (Imaginary unit)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unit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number whose square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58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commutative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58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associative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58"/>
        </w:numPr>
      </w:pPr>
      <w:r>
        <w:t xml:space="preserve">multiplication</w:t>
      </w:r>
      <w:r>
        <w:t xml:space="preserve"> </w:t>
      </w:r>
      <w:hyperlink w:anchor="def-distributive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bookmarkEnd w:id="297"/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makes this idea rigorous:</w:t>
      </w:r>
      <w:r>
        <w:t xml:space="preserve"> </w:t>
      </w:r>
      <w:r>
        <w:t xml:space="preserve">it defines a complex number as an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defines addition and multiplication of such pairs,</w:t>
      </w:r>
      <w:r>
        <w:t xml:space="preserve"> </w:t>
      </w:r>
      <w:r>
        <w:t xml:space="preserve">writes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leaves it to the reader to verify that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98" w:name="exm-imaginary-unit-powers"/>
    <w:p>
      <w:pPr>
        <w:pStyle w:val="BodyText"/>
      </w:pPr>
      <w:r>
        <w:rPr>
          <w:b/>
          <w:bCs/>
        </w:rPr>
        <w:t xml:space="preserve">Example 62 (Powers of the imaginary unit)</w:t>
      </w:r>
      <w:r>
        <w:t xml:space="preserve"> </w:t>
      </w:r>
      <w:r>
        <w:t xml:space="preserve">The powers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repeat in a cycle of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83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298"/>
    <w:bookmarkStart w:id="299" w:name="exm-no-real-imaginary-unit"/>
    <w:p>
      <w:pPr>
        <w:pStyle w:val="BodyText"/>
      </w:pPr>
      <w:r>
        <w:rPr>
          <w:b/>
          <w:bCs/>
        </w:rPr>
        <w:t xml:space="preserve">Example 63 (No real number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imaginary unit is not a real number,</w:t>
      </w:r>
      <w:r>
        <w:t xml:space="preserve"> </w:t>
      </w:r>
      <w:r>
        <w:t xml:space="preserve">because the square of every real number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59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59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For instance,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;</w:t>
      </w:r>
      <w:r>
        <w:t xml:space="preserve"> </w:t>
      </w:r>
      <w:r>
        <w:t xml:space="preserve">neither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the equation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has no real solution,</w:t>
      </w:r>
      <w:r>
        <w:t xml:space="preserve"> </w:t>
      </w:r>
      <w:r>
        <w:t xml:space="preserve">and</w:t>
      </w:r>
      <w:r>
        <w:t xml:space="preserve"> </w:t>
      </w:r>
      <w:hyperlink w:anchor="def-imaginary-unit">
        <w:r>
          <w:rPr>
            <w:rStyle w:val="Hyperlink"/>
          </w:rPr>
          <w:t xml:space="preserve">Definition 83</w:t>
        </w:r>
      </w:hyperlink>
      <w:r>
        <w:t xml:space="preserve"> </w:t>
      </w:r>
      <w:r>
        <w:t xml:space="preserve">introduces a new number to solve it.</w:t>
      </w:r>
    </w:p>
    <w:bookmarkEnd w:id="299"/>
    <w:bookmarkStart w:id="300" w:name="thm-negative-imaginary-unit"/>
    <w:p>
      <w:pPr>
        <w:pStyle w:val="BodyText"/>
      </w:pPr>
      <w:r>
        <w:rPr>
          <w:b/>
          <w:bCs/>
        </w:rPr>
        <w:t xml:space="preserve">Theorem 34 (The number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also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i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3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because products commute and associate)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Definition 83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Start w:id="301" w:name="exm-negative-imaginary-unit"/>
    <w:p>
      <w:pPr>
        <w:pStyle w:val="FirstParagraph"/>
      </w:pPr>
      <w:r>
        <w:rPr>
          <w:b/>
          <w:bCs/>
        </w:rPr>
        <w:t xml:space="preserve">Example 64 (Squaring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R)</w:t>
      </w:r>
      <w:r>
        <w:t xml:space="preserve"> </w:t>
      </w:r>
      <w:r>
        <w:t xml:space="preserve">R has the imaginary unit as</w:t>
      </w:r>
      <w:r>
        <w:t xml:space="preserve"> </w:t>
      </w:r>
      <w:r>
        <w:rPr>
          <w:rStyle w:val="VerbatimChar"/>
        </w:rPr>
        <w:t xml:space="preserve">1i</w:t>
      </w:r>
      <w:r>
        <w:t xml:space="preserve">.</w:t>
      </w:r>
      <w:r>
        <w:t xml:space="preserve"> </w:t>
      </w:r>
      <w:r>
        <w:t xml:space="preserve">The code below squares it and its negative.</w:t>
      </w:r>
    </w:p>
    <w:p>
      <w:pPr>
        <w:pStyle w:val="SourceCode"/>
      </w:pPr>
      <w:r>
        <w:rPr>
          <w:rStyle w:val="NormalTok"/>
        </w:rPr>
        <w:t xml:space="preserve">squares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 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minus_i =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squares</w:t>
      </w:r>
      <w:r>
        <w:br/>
      </w:r>
      <w:r>
        <w:rPr>
          <w:rStyle w:val="CommentTok"/>
        </w:rPr>
        <w:t xml:space="preserve">#&gt;       i minus_i </w:t>
      </w:r>
      <w:r>
        <w:br/>
      </w:r>
      <w:r>
        <w:rPr>
          <w:rStyle w:val="CommentTok"/>
        </w:rPr>
        <w:t xml:space="preserve">#&gt; -1+0i -1+0i</w:t>
      </w:r>
    </w:p>
    <w:p>
      <w:pPr>
        <w:pStyle w:val="FirstParagraph"/>
      </w:pPr>
      <w:r>
        <w:t xml:space="preserve">Both squares have real part -1</w:t>
      </w:r>
      <w:r>
        <w:t xml:space="preserve"> </w:t>
      </w:r>
      <w:r>
        <w:t xml:space="preserve">and imaginary part 0,</w:t>
      </w:r>
      <w:r>
        <w:t xml:space="preserve"> </w:t>
      </w:r>
      <w:r>
        <w:t xml:space="preserve">as</w:t>
      </w:r>
      <w:r>
        <w:t xml:space="preserve"> </w:t>
      </w:r>
      <w:hyperlink w:anchor="def-imaginary-unit">
        <w:r>
          <w:rPr>
            <w:rStyle w:val="Hyperlink"/>
          </w:rPr>
          <w:t xml:space="preserve">Definition 83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imaginary-unit">
        <w:r>
          <w:rPr>
            <w:rStyle w:val="Hyperlink"/>
          </w:rPr>
          <w:t xml:space="preserve">Theorem 34</w:t>
        </w:r>
      </w:hyperlink>
      <w:r>
        <w:t xml:space="preserve"> </w:t>
      </w:r>
      <w:r>
        <w:t xml:space="preserve">say.</w:t>
      </w:r>
    </w:p>
    <w:bookmarkEnd w:id="301"/>
    <w:bookmarkStart w:id="302" w:name="rem-imaginary-unit-choice"/>
    <w:p>
      <w:pPr>
        <w:pStyle w:val="BodyText"/>
      </w:pPr>
      <w:r>
        <w:rPr>
          <w:i/>
          <w:iCs/>
        </w:rPr>
        <w:t xml:space="preserve">Remark 23</w:t>
      </w:r>
      <w:r>
        <w:t xml:space="preserve"> (The rule does not tell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). </w:t>
      </w: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obeys the same rule 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thm-negative-imaginary-unit">
        <w:r>
          <w:rPr>
            <w:rStyle w:val="Hyperlink"/>
          </w:rPr>
          <w:t xml:space="preserve">Theorem 34</w:t>
        </w:r>
      </w:hyperlink>
      <w:r>
        <w:t xml:space="preserve">),</w:t>
      </w:r>
      <w:r>
        <w:t xml:space="preserve"> </w:t>
      </w:r>
      <w:r>
        <w:t xml:space="preserve">the rule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does not single one of them out.</w:t>
      </w:r>
      <w:r>
        <w:t xml:space="preserve"> </w:t>
      </w:r>
      <w:r>
        <w:t xml:space="preserve">The symbol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names one of these two square roots of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chosen once and for all.</w:t>
      </w:r>
    </w:p>
    <w:bookmarkEnd w:id="302"/>
    <w:bookmarkStart w:id="303" w:name="def-complex-number"/>
    <w:p>
      <w:pPr>
        <w:pStyle w:val="BodyText"/>
      </w:pPr>
      <w:r>
        <w:rPr>
          <w:b/>
          <w:bCs/>
        </w:rPr>
        <w:t xml:space="preserve">Definition 84 (Complex number)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number</w:t>
      </w:r>
      <w:r>
        <w:t xml:space="preserve"> </w:t>
      </w:r>
      <w:r>
        <w:t xml:space="preserve">is a number of the form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imaginary unit (</w:t>
      </w:r>
      <w:hyperlink w:anchor="def-imaginary-unit">
        <w:r>
          <w:rPr>
            <w:rStyle w:val="Hyperlink"/>
          </w:rPr>
          <w:t xml:space="preserve">Definition 83</w:t>
        </w:r>
      </w:hyperlink>
      <w:r>
        <w:t xml:space="preserve">).</w:t>
      </w:r>
      <w:r>
        <w:t xml:space="preserve"> </w:t>
      </w:r>
      <w:r>
        <w:t xml:space="preserve">The set of all complex numbers is</w:t>
      </w:r>
      <w:r>
        <w:t xml:space="preserve"> </w:t>
      </w:r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r>
        <w:t xml:space="preserve">.</w:t>
      </w:r>
    </w:p>
    <w:bookmarkEnd w:id="303"/>
    <w:bookmarkStart w:id="304" w:name="def-real-part"/>
    <w:p>
      <w:pPr>
        <w:pStyle w:val="BodyText"/>
      </w:pPr>
      <w:r>
        <w:rPr>
          <w:b/>
          <w:bCs/>
        </w:rPr>
        <w:t xml:space="preserve">Definition 85 (Real part)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real part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84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r>
        <w:t xml:space="preserve">.</w:t>
      </w:r>
    </w:p>
    <w:bookmarkEnd w:id="304"/>
    <w:bookmarkStart w:id="305" w:name="def-imaginary-part"/>
    <w:p>
      <w:pPr>
        <w:pStyle w:val="BodyText"/>
      </w:pPr>
      <w:r>
        <w:rPr>
          <w:b/>
          <w:bCs/>
        </w:rPr>
        <w:t xml:space="preserve">Definition 86 (Imaginary part)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part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84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r>
        <w:t xml:space="preserve">.</w:t>
      </w:r>
    </w:p>
    <w:bookmarkEnd w:id="305"/>
    <w:bookmarkStart w:id="306" w:name="def-complex-equality"/>
    <w:p>
      <w:pPr>
        <w:pStyle w:val="BodyText"/>
      </w:pPr>
      <w:r>
        <w:rPr>
          <w:b/>
          <w:bCs/>
        </w:rPr>
        <w:t xml:space="preserve">Definition 87 (Equal complex numbers)</w:t>
      </w:r>
      <w:r>
        <w:t xml:space="preserve"> </w:t>
      </w:r>
      <w:r>
        <w:t xml:space="preserve">Two complex numbers (</w:t>
      </w:r>
      <w:hyperlink w:anchor="def-complex-number">
        <w:r>
          <w:rPr>
            <w:rStyle w:val="Hyperlink"/>
          </w:rPr>
          <w:t xml:space="preserve">Definition 84</w:t>
        </w:r>
      </w:hyperlink>
      <w:r>
        <w:t xml:space="preserve">) are</w:t>
      </w:r>
      <w:r>
        <w:t xml:space="preserve"> </w:t>
      </w:r>
      <w:r>
        <w:rPr>
          <w:b/>
          <w:bCs/>
        </w:rPr>
        <w:t xml:space="preserve">equal</w:t>
      </w:r>
      <w:r>
        <w:t xml:space="preserve"> </w:t>
      </w:r>
      <w:r>
        <w:t xml:space="preserve">exactly when their real parts (</w:t>
      </w:r>
      <w:hyperlink w:anchor="def-real-part">
        <w:r>
          <w:rPr>
            <w:rStyle w:val="Hyperlink"/>
          </w:rPr>
          <w:t xml:space="preserve">Definition 85</w:t>
        </w:r>
      </w:hyperlink>
      <w:r>
        <w:t xml:space="preserve">) are equal and their imaginary parts (</w:t>
      </w:r>
      <w:hyperlink w:anchor="def-imaginary-part">
        <w:r>
          <w:rPr>
            <w:rStyle w:val="Hyperlink"/>
          </w:rPr>
          <w:t xml:space="preserve">Definition 86</w:t>
        </w:r>
      </w:hyperlink>
      <w:r>
        <w:t xml:space="preserve">) are equal.</w:t>
      </w:r>
    </w:p>
    <w:bookmarkEnd w:id="306"/>
    <w:p>
      <w:pPr>
        <w:pStyle w:val="BodyText"/>
      </w:pPr>
      <w:r>
        <w:t xml:space="preserve">Axler (2024, Definition 1.1, p. 2)</w:t>
      </w:r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as the set of ordered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 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Axler (2024, Definition 4.1, p. 120)</w:t>
      </w:r>
      <w:r>
        <w:t xml:space="preserve"> </w:t>
      </w:r>
      <w:r>
        <w:t xml:space="preserve">defines the real and imaginary parts.</w:t>
      </w:r>
    </w:p>
    <w:bookmarkStart w:id="307" w:name="exm-complex-number"/>
    <w:p>
      <w:pPr>
        <w:pStyle w:val="BodyText"/>
      </w:pPr>
      <w:r>
        <w:rPr>
          <w:b/>
          <w:bCs/>
        </w:rPr>
        <w:t xml:space="preserve">Example 65 (Real and imaginary parts)</w:t>
      </w:r>
      <w:r>
        <w:t xml:space="preserve"> </w:t>
      </w:r>
      <w:r>
        <w:t xml:space="preserve">For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, the real part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imaginary part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:</w:t>
      </w:r>
      <w:r>
        <w:t xml:space="preserve"> </w:t>
      </w:r>
      <w:r>
        <w:t xml:space="preserve">the imaginary part is the real number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, not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307"/>
    <w:bookmarkStart w:id="308" w:name="thm-reals-in-complex"/>
    <w:p>
      <w:pPr>
        <w:pStyle w:val="BodyText"/>
      </w:pPr>
      <w:r>
        <w:rPr>
          <w:b/>
          <w:bCs/>
        </w:rPr>
        <w:t xml:space="preserve">Theorem 35 (Every real number is a complex number)</w:t>
      </w:r>
      <w:r>
        <w:t xml:space="preserve"> </w:t>
      </w:r>
      <w:r>
        <w:t xml:space="preserve">A complex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 real number exactly when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 particular, every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Re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Im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.</w:t>
      </w:r>
    </w:p>
    <w:bookmarkEnd w:id="30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Since</w:t>
      </w:r>
      <w:r>
        <w:t xml:space="preserve"> </w:t>
      </w:r>
      <m:oMath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 whose imaginary part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real part of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, and by the equality rule in</w:t>
      </w:r>
      <w:r>
        <w:t xml:space="preserve"> </w:t>
      </w:r>
      <w:hyperlink w:anchor="def-complex-equality">
        <w:r>
          <w:rPr>
            <w:rStyle w:val="Hyperlink"/>
          </w:rPr>
          <w:t xml:space="preserve">Definition 87</w:t>
        </w:r>
      </w:hyperlink>
      <w:r>
        <w:t xml:space="preserve"> </w:t>
      </w:r>
      <w:r>
        <w:t xml:space="preserve">no other pair of real and imaginary parts gives the same number.</w:t>
      </w:r>
    </w:p>
    <w:p>
      <w:pPr>
        <w:pStyle w:val="BodyText"/>
      </w:pPr>
      <w:r>
        <w:t xml:space="preserve">Conversely, if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by the same calculation, 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real.</w:t>
      </w:r>
    </w:p>
    <w:bookmarkStart w:id="309" w:name="exm-reals-in-complex"/>
    <w:p>
      <w:pPr>
        <w:pStyle w:val="BodyText"/>
      </w:pPr>
      <w:r>
        <w:rPr>
          <w:b/>
          <w:bCs/>
        </w:rPr>
        <w:t xml:space="preserve">Example 66 (Which complex numbers are real)</w:t>
      </w:r>
      <w:r>
        <w:t xml:space="preserve"> </w:t>
      </w:r>
      <w:r>
        <w:t xml:space="preserve">R stores complex numbers as a real part and an imaginary part.</w:t>
      </w:r>
      <w:r>
        <w:t xml:space="preserve"> </w:t>
      </w:r>
      <w:r>
        <w:t xml:space="preserve">The code below converts 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to a complex number</w:t>
      </w:r>
      <w:r>
        <w:t xml:space="preserve"> </w:t>
      </w:r>
      <w:r>
        <w:t xml:space="preserve">and reads the parts of three complex numbers.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as.complex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i)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is_real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z        re    im is_real</w:t>
      </w:r>
      <w:r>
        <w:br/>
      </w:r>
      <w:r>
        <w:rPr>
          <w:rStyle w:val="CommentTok"/>
        </w:rPr>
        <w:t xml:space="preserve">#&gt;   &lt;cpl&gt; &lt;dbl&gt; &lt;dbl&gt; &lt;lgl&gt;  </w:t>
      </w:r>
      <w:r>
        <w:br/>
      </w:r>
      <w:r>
        <w:rPr>
          <w:rStyle w:val="CommentTok"/>
        </w:rPr>
        <w:t xml:space="preserve">#&gt; 1 7+0i      7     0 TRUE   </w:t>
      </w:r>
      <w:r>
        <w:br/>
      </w:r>
      <w:r>
        <w:rPr>
          <w:rStyle w:val="CommentTok"/>
        </w:rPr>
        <w:t xml:space="preserve">#&gt; 2 2-5i      2    -5 FALSE  </w:t>
      </w:r>
      <w:r>
        <w:br/>
      </w:r>
      <w:r>
        <w:rPr>
          <w:rStyle w:val="CommentTok"/>
        </w:rPr>
        <w:t xml:space="preserve">#&gt; 3 3+0i      3     0 TRUE</w:t>
      </w:r>
    </w:p>
    <w:p>
      <w:pPr>
        <w:pStyle w:val="FirstParagraph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becomes the complex number 7+0i,</w:t>
      </w:r>
      <w:r>
        <w:t xml:space="preserve"> </w:t>
      </w:r>
      <w:r>
        <w:t xml:space="preserve">with imaginary part 0.</w:t>
      </w:r>
      <w:r>
        <w:t xml:space="preserve"> </w:t>
      </w:r>
      <w:r>
        <w:t xml:space="preserve">Of the 3 numbers,</w:t>
      </w:r>
      <w:r>
        <w:t xml:space="preserve"> </w:t>
      </w:r>
      <w:r>
        <w:t xml:space="preserve">2 have imaginary part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reals-in-complex">
        <w:r>
          <w:rPr>
            <w:rStyle w:val="Hyperlink"/>
          </w:rPr>
          <w:t xml:space="preserve">Theorem 35</w:t>
        </w:r>
      </w:hyperlink>
      <w:r>
        <w:t xml:space="preserve"> </w:t>
      </w:r>
      <w:r>
        <w:t xml:space="preserve">these are the real ones.</w:t>
      </w:r>
      <w:r>
        <w:t xml:space="preserve"> </w:t>
      </w:r>
      <w:r>
        <w:t xml:space="preserve">The number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 </w:t>
      </w:r>
      <w:r>
        <w:t xml:space="preserve">is not real, because its imaginary part is -5.</w:t>
      </w:r>
    </w:p>
    <w:bookmarkEnd w:id="309"/>
    <w:bookmarkStart w:id="310" w:name="thm-complex-arithmetic"/>
    <w:p>
      <w:pPr>
        <w:pStyle w:val="BodyText"/>
      </w:pPr>
      <w:r>
        <w:rPr>
          <w:b/>
          <w:bCs/>
        </w:rPr>
        <w:t xml:space="preserve">Theorem 36 (Adding and multiplying complex numbers)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31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takes these two formulas as the definitions of addition and multiplication.</w:t>
      </w:r>
    </w:p>
    <w:bookmarkStart w:id="311" w:name="exm-complex-arithmetic"/>
    <w:p>
      <w:pPr>
        <w:pStyle w:val="BodyText"/>
      </w:pPr>
      <w:r>
        <w:rPr>
          <w:b/>
          <w:bCs/>
        </w:rPr>
        <w:t xml:space="preserve">Example 67 (Adding and multiplying two complex numbers)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r>
        <w:t xml:space="preserve">.</w:t>
      </w:r>
      <w:r>
        <w:t xml:space="preserve"> </w:t>
      </w:r>
      <w:r>
        <w:t xml:space="preserve">Their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36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 formula in</w:t>
      </w:r>
      <w:r>
        <w:t xml:space="preserve"> </w:t>
      </w:r>
      <w:hyperlink w:anchor="thm-complex-arithmetic">
        <w:r>
          <w:rPr>
            <w:rStyle w:val="Hyperlink"/>
          </w:rPr>
          <w:t xml:space="preserve">Theorem 36</w:t>
        </w:r>
      </w:hyperlink>
      <w:r>
        <w:t xml:space="preserve"> </w:t>
      </w:r>
      <w:r>
        <w:t xml:space="preserve">gives the same answer: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1"/>
    <w:bookmarkStart w:id="312" w:name="def-complex-conjugate"/>
    <w:p>
      <w:pPr>
        <w:pStyle w:val="FirstParagraph"/>
      </w:pPr>
      <w:r>
        <w:rPr>
          <w:b/>
          <w:bCs/>
        </w:rPr>
        <w:t xml:space="preserve">Definition 88 (Complex conjugate)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84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312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definition, as</w:t>
      </w:r>
      <w:r>
        <w:t xml:space="preserve"> </w:t>
      </w:r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r>
        <w:t xml:space="preserve">.</w:t>
      </w:r>
    </w:p>
    <w:bookmarkStart w:id="313" w:name="exm-complex-conjugate"/>
    <w:p>
      <w:pPr>
        <w:pStyle w:val="BodyText"/>
      </w:pPr>
      <w:r>
        <w:rPr>
          <w:b/>
          <w:bCs/>
        </w:rPr>
        <w:t xml:space="preserve">Example 68 (Complex conjugates)</w:t>
      </w:r>
      <w:r>
        <w:t xml:space="preserve"> </w:t>
      </w:r>
      <w:r>
        <w:t xml:space="preserve"> </w:t>
      </w:r>
    </w:p>
    <w:p>
      <w:pPr>
        <w:numPr>
          <w:ilvl w:val="0"/>
          <w:numId w:val="1060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t>5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 real number is its own complex conjugate.</w:t>
      </w:r>
      <w:r>
        <w:t xml:space="preserve"> </w:t>
      </w:r>
      <w:r>
        <w:t xml:space="preserve">A complex number with a nonzero imaginary part, such 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t xml:space="preserve">, is not.</w:t>
      </w:r>
    </w:p>
    <w:bookmarkEnd w:id="313"/>
    <w:bookmarkStart w:id="314" w:name="def-complex-modulus"/>
    <w:p>
      <w:pPr>
        <w:pStyle w:val="FirstParagraph"/>
      </w:pPr>
      <w:r>
        <w:rPr>
          <w:b/>
          <w:bCs/>
        </w:rPr>
        <w:t xml:space="preserve">Definition 89 (Absolute value (modulus) of a complex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, or</w:t>
      </w:r>
      <w:r>
        <w:t xml:space="preserve"> </w:t>
      </w:r>
      <w:r>
        <w:rPr>
          <w:b/>
          <w:bCs/>
        </w:rPr>
        <w:t xml:space="preserve">modulus</w:t>
      </w:r>
      <w:r>
        <w:t xml:space="preserve">, 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84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314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definition.</w:t>
      </w:r>
    </w:p>
    <w:bookmarkStart w:id="315" w:name="exm-complex-modulus"/>
    <w:p>
      <w:pPr>
        <w:pStyle w:val="BodyText"/>
      </w:pPr>
      <w:r>
        <w:rPr>
          <w:b/>
          <w:bCs/>
        </w:rPr>
        <w:t xml:space="preserve">Example 69 (Absolute values of complex numbers)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61"/>
        </w:numPr>
      </w:pP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usual absolute value of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5"/>
    <w:bookmarkStart w:id="316" w:name="thm-conj-product"/>
    <w:p>
      <w:pPr>
        <w:pStyle w:val="FirstParagraph"/>
      </w:pPr>
      <w:r>
        <w:rPr>
          <w:b/>
          <w:bCs/>
        </w:rPr>
        <w:t xml:space="preserve">Theorem 37 (A complex number times its conjugate)</w:t>
      </w:r>
      <w:r>
        <w:t xml:space="preserve"> </w:t>
      </w:r>
      <w:r>
        <w:t xml:space="preserve">For every complex number</w:t>
      </w:r>
      <w:r>
        <w:t xml:space="preserve"> </w:t>
      </w:r>
      <m:oMath>
        <m: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31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89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result 4.4, p. 121)</w:t>
      </w:r>
      <w:r>
        <w:t xml:space="preserve"> </w:t>
      </w:r>
      <w:r>
        <w:t xml:space="preserve">lists this identity among the properties of complex numbers.</w:t>
      </w:r>
    </w:p>
    <w:bookmarkStart w:id="317" w:name="exm-conj-product"/>
    <w:p>
      <w:pPr>
        <w:pStyle w:val="BodyText"/>
      </w:pPr>
      <w:r>
        <w:rPr>
          <w:b/>
          <w:bCs/>
        </w:rPr>
        <w:t xml:space="preserve">Example 70 (Multiplying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its conjugate)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complex-modulus">
        <w:r>
          <w:rPr>
            <w:rStyle w:val="Hyperlink"/>
          </w:rPr>
          <w:t xml:space="preserve">Example 69</w:t>
        </w:r>
      </w:hyperlink>
      <w:r>
        <w:t xml:space="preserve">, as</w:t>
      </w:r>
      <w:r>
        <w:t xml:space="preserve"> </w:t>
      </w:r>
      <w:hyperlink w:anchor="thm-conj-product">
        <w:r>
          <w:rPr>
            <w:rStyle w:val="Hyperlink"/>
          </w:rPr>
          <w:t xml:space="preserve">Theorem 37</w:t>
        </w:r>
      </w:hyperlink>
      <w:r>
        <w:t xml:space="preserve"> </w:t>
      </w:r>
      <w:r>
        <w:t xml:space="preserve">says.</w:t>
      </w:r>
    </w:p>
    <w:bookmarkEnd w:id="317"/>
    <w:bookmarkEnd w:id="318"/>
    <w:bookmarkStart w:id="319" w:name="sec-further-reading"/>
    <w:p>
      <w:pPr>
        <w:pStyle w:val="Heading2"/>
      </w:pPr>
      <w:r>
        <w:t xml:space="preserve">22 Further reading</w:t>
      </w:r>
    </w:p>
    <w:p>
      <w:pPr>
        <w:pStyle w:val="Compact"/>
        <w:numPr>
          <w:ilvl w:val="0"/>
          <w:numId w:val="1062"/>
        </w:numPr>
      </w:pPr>
      <w:r>
        <w:t xml:space="preserve">Abramson et al.</w:t>
      </w:r>
      <w:r>
        <w:t xml:space="preserve"> </w:t>
      </w:r>
      <w:r>
        <w:t xml:space="preserve">(2021)</w:t>
      </w:r>
      <w:r>
        <w:t xml:space="preserve"> </w:t>
      </w:r>
      <w:r>
        <w:t xml:space="preserve">is a free online textbook on algebra and trigonometry.</w:t>
      </w:r>
      <w:r>
        <w:t xml:space="preserve"> </w:t>
      </w:r>
      <w:r>
        <w:t xml:space="preserve">It covers equations, inequalities, polynomials, exponentials, logarithms, and trigonometry,</w:t>
      </w:r>
      <w:r>
        <w:t xml:space="preserve"> </w:t>
      </w:r>
      <w:r>
        <w:t xml:space="preserve">which overlap with the algebra in these notes.</w:t>
      </w:r>
    </w:p>
    <w:p>
      <w:pPr>
        <w:pStyle w:val="Compact"/>
        <w:numPr>
          <w:ilvl w:val="0"/>
          <w:numId w:val="1062"/>
        </w:numPr>
      </w:pPr>
      <w:r>
        <w:t xml:space="preserve">Rudin (1976)</w:t>
      </w:r>
      <w:r>
        <w:t xml:space="preserve"> </w:t>
      </w:r>
      <w:r>
        <w:t xml:space="preserve">develops the real numbers, including the least upper bound property</w:t>
      </w:r>
      <w:r>
        <w:t xml:space="preserve"> </w:t>
      </w:r>
      <w:r>
        <w:t xml:space="preserve">behind the infimum and supremum.</w:t>
      </w:r>
    </w:p>
    <w:bookmarkEnd w:id="319"/>
    <w:bookmarkStart w:id="326" w:name="references"/>
    <w:p>
      <w:pPr>
        <w:pStyle w:val="Heading2"/>
      </w:pPr>
      <w:r>
        <w:t xml:space="preserve">References</w:t>
      </w:r>
    </w:p>
    <w:bookmarkStart w:id="325" w:name="refs"/>
    <w:bookmarkStart w:id="321" w:name="ref-abramson2021algebra"/>
    <w:p>
      <w:pPr>
        <w:pStyle w:val="Bibliography"/>
      </w:pPr>
      <w:r>
        <w:t xml:space="preserve">Abramson, Jay et al.</w:t>
      </w:r>
      <w:r>
        <w:t xml:space="preserve"> 2021.</w:t>
      </w:r>
      <w:r>
        <w:t xml:space="preserve"> </w:t>
      </w:r>
      <w:r>
        <w:rPr>
          <w:i/>
          <w:iCs/>
        </w:rPr>
        <w:t xml:space="preserve">Algebra and Trigonometry</w:t>
      </w:r>
      <w:r>
        <w:t xml:space="preserve">. 2nd ed. OpenStax.</w:t>
      </w:r>
      <w:r>
        <w:t xml:space="preserve"> </w:t>
      </w:r>
      <w:hyperlink r:id="rId320">
        <w:r>
          <w:rPr>
            <w:rStyle w:val="Hyperlink"/>
          </w:rPr>
          <w:t xml:space="preserve">https://openstax.org/books/algebra-and-trigonometry-2e/pages/preface</w:t>
        </w:r>
      </w:hyperlink>
      <w:r>
        <w:t xml:space="preserve">.</w:t>
      </w:r>
    </w:p>
    <w:bookmarkEnd w:id="321"/>
    <w:bookmarkStart w:id="323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322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323"/>
    <w:bookmarkStart w:id="324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324"/>
    <w:bookmarkEnd w:id="325"/>
    <w:bookmarkEnd w:id="3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9">
    <w:abstractNumId w:val="991"/>
  </w:num>
  <w:num w:numId="10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87" Type="http://schemas.openxmlformats.org/officeDocument/2006/relationships/image" Target="media/rId187.png"/><Relationship Id="rId290" Type="http://schemas.openxmlformats.org/officeDocument/2006/relationships/image" Target="media/rId290.png"/><Relationship Id="rId183" Type="http://schemas.openxmlformats.org/officeDocument/2006/relationships/hyperlink" Target="calculus-derivatives.html#def-limit" TargetMode="External"/><Relationship Id="rId194" Type="http://schemas.openxmlformats.org/officeDocument/2006/relationships/hyperlink" Target="calculus-integration.html#def-indefinite-integral" TargetMode="External"/><Relationship Id="rId178" Type="http://schemas.openxmlformats.org/officeDocument/2006/relationships/hyperlink" Target="calculus-integration.html#def-riemann-integral" TargetMode="External"/><Relationship Id="rId148" Type="http://schemas.openxmlformats.org/officeDocument/2006/relationships/hyperlink" Target="functions.qmd#def-finite-set" TargetMode="External"/><Relationship Id="rId53" Type="http://schemas.openxmlformats.org/officeDocument/2006/relationships/hyperlink" Target="functions.qmd#def-function" TargetMode="External"/><Relationship Id="rId75" Type="http://schemas.openxmlformats.org/officeDocument/2006/relationships/hyperlink" Target="functions.qmd#def-graph" TargetMode="External"/><Relationship Id="rId55" Type="http://schemas.openxmlformats.org/officeDocument/2006/relationships/hyperlink" Target="functions.qmd#def-image" TargetMode="External"/><Relationship Id="rId241" Type="http://schemas.openxmlformats.org/officeDocument/2006/relationships/hyperlink" Target="functions.qmd#def-inverse-function" TargetMode="External"/><Relationship Id="rId10" Type="http://schemas.openxmlformats.org/officeDocument/2006/relationships/hyperlink" Target="functions.qmd#def-relation" TargetMode="External"/><Relationship Id="rId226" Type="http://schemas.openxmlformats.org/officeDocument/2006/relationships/hyperlink" Target="functions.qmd#def-sequence" TargetMode="External"/><Relationship Id="rId192" Type="http://schemas.openxmlformats.org/officeDocument/2006/relationships/hyperlink" Target="functions.qmd#rem-image-range" TargetMode="External"/><Relationship Id="rId322" Type="http://schemas.openxmlformats.org/officeDocument/2006/relationships/hyperlink" Target="https://doi.org/10.1007/978-3-031-41026-0" TargetMode="External"/><Relationship Id="rId239" Type="http://schemas.openxmlformats.org/officeDocument/2006/relationships/hyperlink" Target="https://en.wikipedia.org/wiki/E_(mathematical_constant)" TargetMode="External"/><Relationship Id="rId9" Type="http://schemas.openxmlformats.org/officeDocument/2006/relationships/hyperlink" Target="https://en.wikipedia.org/wiki/Elementary_algebra" TargetMode="External"/><Relationship Id="rId42" Type="http://schemas.openxmlformats.org/officeDocument/2006/relationships/hyperlink" Target="https://en.wikipedia.org/wiki/Percentage" TargetMode="External"/><Relationship Id="rId169" Type="http://schemas.openxmlformats.org/officeDocument/2006/relationships/hyperlink" Target="https://en.wikipedia.org/wiki/Population_proportion" TargetMode="External"/><Relationship Id="rId176" Type="http://schemas.openxmlformats.org/officeDocument/2006/relationships/hyperlink" Target="https://en.wikipedia.org/wiki/Population_proportion#Mathematical_definition" TargetMode="External"/><Relationship Id="rId170" Type="http://schemas.openxmlformats.org/officeDocument/2006/relationships/hyperlink" Target="https://en.wikipedia.org/wiki/Proportion_(mathematics)" TargetMode="External"/><Relationship Id="rId173" Type="http://schemas.openxmlformats.org/officeDocument/2006/relationships/hyperlink" Target="https://en.wikipedia.org/wiki/Proportionality_(mathematics)" TargetMode="External"/><Relationship Id="rId165" Type="http://schemas.openxmlformats.org/officeDocument/2006/relationships/hyperlink" Target="https://en.wikipedia.org/wiki/Rate_(mathematics)" TargetMode="External"/><Relationship Id="rId166" Type="http://schemas.openxmlformats.org/officeDocument/2006/relationships/hyperlink" Target="https://en.wikipedia.org/wiki/Ratio" TargetMode="External"/><Relationship Id="rId265" Type="http://schemas.openxmlformats.org/officeDocument/2006/relationships/hyperlink" Target="https://en.wikipedia.org/wiki/Tarski%27s_high_school_algebra_problem" TargetMode="External"/><Relationship Id="rId191" Type="http://schemas.openxmlformats.org/officeDocument/2006/relationships/hyperlink" Target="https://morrison-lab.github.io/pds/random-variables.html#def-random-variable" TargetMode="External"/><Relationship Id="rId320" Type="http://schemas.openxmlformats.org/officeDocument/2006/relationships/hyperlink" Target="https://openstax.org/books/algebra-and-trigonometry-2e/pages/preface" TargetMode="External"/><Relationship Id="rId222" Type="http://schemas.openxmlformats.org/officeDocument/2006/relationships/hyperlink" Target="linear-algebra-matrices.html#def-linear-map" TargetMode="External"/><Relationship Id="rId223" Type="http://schemas.openxmlformats.org/officeDocument/2006/relationships/hyperlink" Target="linear-algebra-matrices.html#thm-linear-map-zero" TargetMode="External"/><Relationship Id="rId65" Type="http://schemas.openxmlformats.org/officeDocument/2006/relationships/hyperlink" Target="linear-algebra-vectors.html#def-euclidean-norm" TargetMode="External"/><Relationship Id="rId84" Type="http://schemas.openxmlformats.org/officeDocument/2006/relationships/hyperlink" Target="linear-algebra-vectors.qmd#def-mean" TargetMode="External"/><Relationship Id="rId33" Type="http://schemas.openxmlformats.org/officeDocument/2006/relationships/hyperlink" Target="number-systems.qmd#def-integers" TargetMode="External"/><Relationship Id="rId238" Type="http://schemas.openxmlformats.org/officeDocument/2006/relationships/hyperlink" Target="number-systems.qmd#def-irrational-numbers" TargetMode="External"/><Relationship Id="rId27" Type="http://schemas.openxmlformats.org/officeDocument/2006/relationships/hyperlink" Target="number-systems.qmd#def-natural-numbers" TargetMode="External"/><Relationship Id="rId15" Type="http://schemas.openxmlformats.org/officeDocument/2006/relationships/hyperlink" Target="number-systems.qmd#def-real-numbers" TargetMode="External"/><Relationship Id="rId86" Type="http://schemas.openxmlformats.org/officeDocument/2006/relationships/hyperlink" Target="optimization.qmd#def-concave" TargetMode="External"/><Relationship Id="rId67" Type="http://schemas.openxmlformats.org/officeDocument/2006/relationships/hyperlink" Target="proof-writing.qmd#def-converse" TargetMode="External"/><Relationship Id="rId58" Type="http://schemas.openxmlformats.org/officeDocument/2006/relationships/hyperlink" Target="sets.qmd#def-empty-set" TargetMode="External"/><Relationship Id="rId49" Type="http://schemas.openxmlformats.org/officeDocument/2006/relationships/hyperlink" Target="sets.qmd#def-interval" TargetMode="External"/><Relationship Id="rId149" Type="http://schemas.openxmlformats.org/officeDocument/2006/relationships/hyperlink" Target="sets.qmd#def-set" TargetMode="External"/></Relationships>
</file>

<file path=word/_rels/footnotes.xml.rels><?xml version='1.0' encoding='UTF-8' standalone='yes'?>
<Relationships xmlns="http://schemas.openxmlformats.org/package/2006/relationships"><Relationship Id="rId183" Type="http://schemas.openxmlformats.org/officeDocument/2006/relationships/hyperlink" Target="calculus-derivatives.html#def-limit" TargetMode="External"/><Relationship Id="rId194" Type="http://schemas.openxmlformats.org/officeDocument/2006/relationships/hyperlink" Target="calculus-integration.html#def-indefinite-integral" TargetMode="External"/><Relationship Id="rId178" Type="http://schemas.openxmlformats.org/officeDocument/2006/relationships/hyperlink" Target="calculus-integration.html#def-riemann-integral" TargetMode="External"/><Relationship Id="rId148" Type="http://schemas.openxmlformats.org/officeDocument/2006/relationships/hyperlink" Target="functions.qmd#def-finite-set" TargetMode="External"/><Relationship Id="rId53" Type="http://schemas.openxmlformats.org/officeDocument/2006/relationships/hyperlink" Target="functions.qmd#def-function" TargetMode="External"/><Relationship Id="rId75" Type="http://schemas.openxmlformats.org/officeDocument/2006/relationships/hyperlink" Target="functions.qmd#def-graph" TargetMode="External"/><Relationship Id="rId55" Type="http://schemas.openxmlformats.org/officeDocument/2006/relationships/hyperlink" Target="functions.qmd#def-image" TargetMode="External"/><Relationship Id="rId241" Type="http://schemas.openxmlformats.org/officeDocument/2006/relationships/hyperlink" Target="functions.qmd#def-inverse-function" TargetMode="External"/><Relationship Id="rId10" Type="http://schemas.openxmlformats.org/officeDocument/2006/relationships/hyperlink" Target="functions.qmd#def-relation" TargetMode="External"/><Relationship Id="rId226" Type="http://schemas.openxmlformats.org/officeDocument/2006/relationships/hyperlink" Target="functions.qmd#def-sequence" TargetMode="External"/><Relationship Id="rId192" Type="http://schemas.openxmlformats.org/officeDocument/2006/relationships/hyperlink" Target="functions.qmd#rem-image-range" TargetMode="External"/><Relationship Id="rId322" Type="http://schemas.openxmlformats.org/officeDocument/2006/relationships/hyperlink" Target="https://doi.org/10.1007/978-3-031-41026-0" TargetMode="External"/><Relationship Id="rId239" Type="http://schemas.openxmlformats.org/officeDocument/2006/relationships/hyperlink" Target="https://en.wikipedia.org/wiki/E_(mathematical_constant)" TargetMode="External"/><Relationship Id="rId9" Type="http://schemas.openxmlformats.org/officeDocument/2006/relationships/hyperlink" Target="https://en.wikipedia.org/wiki/Elementary_algebra" TargetMode="External"/><Relationship Id="rId42" Type="http://schemas.openxmlformats.org/officeDocument/2006/relationships/hyperlink" Target="https://en.wikipedia.org/wiki/Percentage" TargetMode="External"/><Relationship Id="rId169" Type="http://schemas.openxmlformats.org/officeDocument/2006/relationships/hyperlink" Target="https://en.wikipedia.org/wiki/Population_proportion" TargetMode="External"/><Relationship Id="rId176" Type="http://schemas.openxmlformats.org/officeDocument/2006/relationships/hyperlink" Target="https://en.wikipedia.org/wiki/Population_proportion#Mathematical_definition" TargetMode="External"/><Relationship Id="rId170" Type="http://schemas.openxmlformats.org/officeDocument/2006/relationships/hyperlink" Target="https://en.wikipedia.org/wiki/Proportion_(mathematics)" TargetMode="External"/><Relationship Id="rId173" Type="http://schemas.openxmlformats.org/officeDocument/2006/relationships/hyperlink" Target="https://en.wikipedia.org/wiki/Proportionality_(mathematics)" TargetMode="External"/><Relationship Id="rId165" Type="http://schemas.openxmlformats.org/officeDocument/2006/relationships/hyperlink" Target="https://en.wikipedia.org/wiki/Rate_(mathematics)" TargetMode="External"/><Relationship Id="rId166" Type="http://schemas.openxmlformats.org/officeDocument/2006/relationships/hyperlink" Target="https://en.wikipedia.org/wiki/Ratio" TargetMode="External"/><Relationship Id="rId265" Type="http://schemas.openxmlformats.org/officeDocument/2006/relationships/hyperlink" Target="https://en.wikipedia.org/wiki/Tarski%27s_high_school_algebra_problem" TargetMode="External"/><Relationship Id="rId191" Type="http://schemas.openxmlformats.org/officeDocument/2006/relationships/hyperlink" Target="https://morrison-lab.github.io/pds/random-variables.html#def-random-variable" TargetMode="External"/><Relationship Id="rId320" Type="http://schemas.openxmlformats.org/officeDocument/2006/relationships/hyperlink" Target="https://openstax.org/books/algebra-and-trigonometry-2e/pages/preface" TargetMode="External"/><Relationship Id="rId222" Type="http://schemas.openxmlformats.org/officeDocument/2006/relationships/hyperlink" Target="linear-algebra-matrices.html#def-linear-map" TargetMode="External"/><Relationship Id="rId223" Type="http://schemas.openxmlformats.org/officeDocument/2006/relationships/hyperlink" Target="linear-algebra-matrices.html#thm-linear-map-zero" TargetMode="External"/><Relationship Id="rId65" Type="http://schemas.openxmlformats.org/officeDocument/2006/relationships/hyperlink" Target="linear-algebra-vectors.html#def-euclidean-norm" TargetMode="External"/><Relationship Id="rId84" Type="http://schemas.openxmlformats.org/officeDocument/2006/relationships/hyperlink" Target="linear-algebra-vectors.qmd#def-mean" TargetMode="External"/><Relationship Id="rId33" Type="http://schemas.openxmlformats.org/officeDocument/2006/relationships/hyperlink" Target="number-systems.qmd#def-integers" TargetMode="External"/><Relationship Id="rId238" Type="http://schemas.openxmlformats.org/officeDocument/2006/relationships/hyperlink" Target="number-systems.qmd#def-irrational-numbers" TargetMode="External"/><Relationship Id="rId27" Type="http://schemas.openxmlformats.org/officeDocument/2006/relationships/hyperlink" Target="number-systems.qmd#def-natural-numbers" TargetMode="External"/><Relationship Id="rId15" Type="http://schemas.openxmlformats.org/officeDocument/2006/relationships/hyperlink" Target="number-systems.qmd#def-real-numbers" TargetMode="External"/><Relationship Id="rId86" Type="http://schemas.openxmlformats.org/officeDocument/2006/relationships/hyperlink" Target="optimization.qmd#def-concave" TargetMode="External"/><Relationship Id="rId67" Type="http://schemas.openxmlformats.org/officeDocument/2006/relationships/hyperlink" Target="proof-writing.qmd#def-converse" TargetMode="External"/><Relationship Id="rId58" Type="http://schemas.openxmlformats.org/officeDocument/2006/relationships/hyperlink" Target="sets.qmd#def-empty-set" TargetMode="External"/><Relationship Id="rId49" Type="http://schemas.openxmlformats.org/officeDocument/2006/relationships/hyperlink" Target="sets.qmd#def-interval" TargetMode="External"/><Relationship Id="rId149" Type="http://schemas.openxmlformats.org/officeDocument/2006/relationships/hyperlink" Target="sets.qmd#def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Algebra</dc:title>
  <dc:creator/>
  <cp:keywords/>
  <dcterms:created xsi:type="dcterms:W3CDTF">2026-10-16T12:27:29Z</dcterms:created>
  <dcterms:modified xsi:type="dcterms:W3CDTF">2026-10-16T12:27:29Z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05:07:57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