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2026-10-08 23:33:31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01:33:02 (PDT)</w:t>
        </w:r>
      </w:ins>
    </w:p>
    <w:bookmarkStart w:id="168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⋅</m:t>
            </m:r>
            <m:r>
              <m:t>2.05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7.15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0.15</m:t>
        </m:r>
        <m:r>
          <m:rPr>
            <m:sty m:val="p"/>
          </m:rPr>
          <m:t>&lt;</m:t>
        </m:r>
        <m:r>
          <m:t>0.3</m:t>
        </m:r>
      </m:oMath>
      <w:r>
        <w:t xml:space="preserve">.</w:t>
      </w:r>
    </w:p>
    <w:bookmarkEnd w:id="15"/>
    <w:bookmarkStart w:id="16" w:name="def-one-sided-limit"/>
    <w:p>
      <w:pPr>
        <w:pStyle w:val="BodyText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  <w:r>
        <w:t xml:space="preserve"> </w:t>
      </w:r>
      <m:oMath>
        <m:f>
          <m:fPr>
            <m:type m:val="lin"/>
          </m:fPr>
          <m:num>
            <m:r>
              <m:t>1.21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0.21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r>
          <m:t>2.1</m:t>
        </m:r>
      </m:oMath>
      <w:r>
        <w:t xml:space="preserve">.</w:t>
      </w:r>
    </w:p>
    <w:bookmarkEnd w:id="28"/>
    <w:bookmarkStart w:id="29" w:name="def-differentiable"/>
    <w:p>
      <w:pPr>
        <w:pStyle w:val="BodyText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  <w:r>
        <w:t xml:space="preserve"> </w:t>
      </w:r>
      <m:oMath>
        <m:f>
          <m:fPr>
            <m:type m:val="lin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2</m:t>
        </m:r>
        <m:r>
          <m:t>x</m:t>
        </m:r>
        <m:r>
          <m:rPr>
            <m:sty m:val="p"/>
          </m:rPr>
          <m:t>=</m:t>
        </m:r>
        <m:r>
          <m:t>6</m:t>
        </m:r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 (</w:t>
      </w:r>
      <m:oMath>
        <m:f>
          <m:fPr>
            <m:type m:val="bar"/>
          </m:fPr>
          <m:num>
            <m:r>
              <m:t>4</m:t>
            </m:r>
          </m:num>
          <m:den>
            <m:r>
              <m:t>4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), simplifying algebraically first is faster and prevents arithmetic errors.</w:t>
      </w:r>
    </w:p>
    <w:bookmarkEnd w:id="61"/>
    <w:bookmarkStart w:id="63" w:name="thm-deriv-exp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Theorem 5 (derivative of exponential)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For every real</w:delText>
        </w:r>
      </w:del>
      <w:del w:id="6" w:author="PR Preview" w:date="2026-01-01T00:00:00Z">
        <w:r>
          <w:delText xml:space="preserve"> </w:delText>
        </w:r>
      </w:del>
      <m:oMath>
        <m:r>
          <m:t>x</m:t>
        </m:r>
      </m:oMath>
      <w:del w:id="7" w:author="PR Preview" w:date="2026-01-01T00:00:00Z">
        <w:r>
          <w:delText xml:space="preserve">,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the derivative of the</w:delText>
        </w:r>
      </w:del>
      <w:del w:id="10" w:author="PR Preview" w:date="2026-01-01T00:00:00Z">
        <w:r>
          <w:delText xml:space="preserve"> </w:delText>
        </w:r>
      </w:del>
      <w:hyperlink r:id="rId62">
        <w:del w:id="11" w:author="PR Preview" w:date="2026-01-01T00:00:00Z">
          <w:r>
            <w:rPr>
              <w:rStyle w:val="Hyperlink"/>
            </w:rPr>
            <w:delText xml:space="preserve">exponential function</w:delText>
          </w:r>
        </w:del>
      </w:hyperlink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is:</w:delText>
        </w:r>
      </w:del>
    </w:p>
    <w:p>
      <w:pPr>
        <w:pStyle w:val="BodyText"/>
      </w:pPr>
      <w:ins w:id="14" w:author="PR Preview" w:date="2026-01-01T00:00:00Z">
        <w:r>
          <w:rPr>
            <w:b/>
            <w:bCs/>
          </w:rPr>
          <w:t xml:space="preserve">Theorem 5 (Derivative of exponential)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For every real</w:t>
        </w:r>
      </w:ins>
      <w:ins w:id="17" w:author="PR Preview" w:date="2026-01-01T00:00:00Z">
        <w:r>
          <w:t xml:space="preserve"> </w:t>
        </w:r>
      </w:ins>
      <m:oMath>
        <m:r>
          <m:t>x</m:t>
        </m:r>
      </m:oMath>
      <w:ins w:id="18" w:author="PR Preview" w:date="2026-01-01T00:00:00Z">
        <w:r>
          <w:t xml:space="preserve">,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the derivative of the</w:t>
        </w:r>
      </w:ins>
      <w:ins w:id="21" w:author="PR Preview" w:date="2026-01-01T00:00:00Z">
        <w:r>
          <w:t xml:space="preserve"> </w:t>
        </w:r>
      </w:ins>
      <w:hyperlink r:id="rId62">
        <w:ins w:id="22" w:author="PR Preview" w:date="2026-01-01T00:00:00Z">
          <w:r>
            <w:rPr>
              <w:rStyle w:val="Hyperlink"/>
            </w:rPr>
            <w:t xml:space="preserve">exponential function</w:t>
          </w:r>
        </w:ins>
      </w:hyperlink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7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 every flat point 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 is a critical point.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exr-miller-deriv-opt-gamma-kernel"/>
    <w:p>
      <w:pPr>
        <w:pStyle w:val="FirstParagraph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256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≈</m:t>
        </m:r>
        <m:r>
          <m:t>4.6888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4"/>
    <w:bookmarkStart w:id="125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5"/>
    <w:bookmarkStart w:id="126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6"/>
    <w:bookmarkEnd w:id="127"/>
    <w:bookmarkStart w:id="167" w:name="sec-taylor-series"/>
    <w:p>
      <w:pPr>
        <w:pStyle w:val="Heading3"/>
      </w:pPr>
      <w:r>
        <w:t xml:space="preserve">1.6 Taylor series</w:t>
      </w:r>
    </w:p>
    <w:bookmarkStart w:id="129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8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8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9"/>
    <w:bookmarkStart w:id="130" w:name="exm-taylor-polynomial-exponential"/>
    <w:p>
      <w:pPr>
        <w:pStyle w:val="BodyText"/>
      </w:pPr>
      <w:r>
        <w:rPr>
          <w:b/>
          <w:bCs/>
        </w:rPr>
        <w:t xml:space="preserve">Example 11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3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4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5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5"/>
    <w:bookmarkStart w:id="136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6"/>
    <w:bookmarkStart w:id="137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8"/>
    <w:bookmarkStart w:id="139" w:name="exm-taylor-polynomial-cosine"/>
    <w:p>
      <w:pPr>
        <w:pStyle w:val="FirstParagraph"/>
      </w:pPr>
      <w:r>
        <w:rPr>
          <w:b/>
          <w:bCs/>
        </w:rPr>
        <w:t xml:space="preserve">Example 12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39"/>
    <w:bookmarkStart w:id="140" w:name="exm-taylor-polynomial-sine"/>
    <w:p>
      <w:pPr>
        <w:pStyle w:val="FirstParagraph"/>
      </w:pPr>
      <w:r>
        <w:rPr>
          <w:b/>
          <w:bCs/>
        </w:rPr>
        <w:t xml:space="preserve">Example 13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0"/>
    <w:bookmarkStart w:id="141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2"/>
    <w:bookmarkStart w:id="143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4"/>
    <w:bookmarkStart w:id="145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exr-miller-taylor-exp-power"/>
    <w:p>
      <w:pPr>
        <w:pStyle w:val="BodyText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48"/>
    <w:bookmarkStart w:id="149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0"/>
    <w:bookmarkStart w:id="151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1"/>
    <w:bookmarkStart w:id="152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2"/>
    <w:bookmarkStart w:id="153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3"/>
    <w:bookmarkStart w:id="154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6"/>
    <w:bookmarkStart w:id="157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58"/>
    <w:bookmarkStart w:id="159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0"/>
    <w:bookmarkStart w:id="161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2"/>
    <w:bookmarkStart w:id="163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4"/>
    <w:bookmarkStart w:id="165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6"/>
    <w:bookmarkEnd w:id="167"/>
    <w:bookmarkEnd w:id="168"/>
    <w:bookmarkStart w:id="309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1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2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1" w:name="antiderivatives"/>
    <w:p>
      <w:pPr>
        <w:pStyle w:val="Heading3"/>
      </w:pPr>
      <w:r>
        <w:t xml:space="preserve">2.1 Antiderivatives</w:t>
      </w:r>
    </w:p>
    <w:bookmarkStart w:id="173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3"/>
    <w:bookmarkStart w:id="174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4"/>
    <w:bookmarkStart w:id="184" w:name="exm-antiderivative-power"/>
    <w:p>
      <w:pPr>
        <w:pStyle w:val="BodyText"/>
      </w:pPr>
      <w:r>
        <w:rPr>
          <w:b/>
          <w:bCs/>
        </w:rPr>
        <w:t xml:space="preserve">Example 14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3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8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7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do.call</w:t>
                  </w:r>
                  <w:r>
                    <w:rPr>
                      <w:rStyle w:val="NormalTok"/>
                    </w:rPr>
                    <w:t xml:space="preserve">(rbind,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(C_vals, 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3"/>
    <w:bookmarkEnd w:id="184"/>
    <w:bookmarkStart w:id="185" w:name="thm-integral-rules"/>
    <w:p>
      <w:pPr>
        <w:pStyle w:val="BodyText"/>
      </w:pPr>
      <w:r>
        <w:rPr>
          <w:b/>
          <w:bCs/>
        </w:rPr>
        <w:t xml:space="preserve">Theorem 11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5"/>
    <w:bookmarkStart w:id="186" w:name="exm-integral-rules-quadratic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 required.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89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0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1"/>
    <w:bookmarkStart w:id="246" w:name="regularity-conditions"/>
    <w:p>
      <w:pPr>
        <w:pStyle w:val="Heading3"/>
      </w:pPr>
      <w:r>
        <w:t xml:space="preserve">2.2 Regularity Conditions</w:t>
      </w:r>
    </w:p>
    <w:bookmarkStart w:id="192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2"/>
    <w:bookmarkStart w:id="193" w:name="exm-differentiable-on"/>
    <w:p>
      <w:pPr>
        <w:pStyle w:val="BodyText"/>
      </w:pPr>
      <w:r>
        <w:rPr>
          <w:b/>
          <w:bCs/>
        </w:rPr>
        <w:t xml:space="preserve">Example 16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3"/>
    <w:bookmarkStart w:id="194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4"/>
    <w:bookmarkStart w:id="195" w:name="exm-continuous"/>
    <w:p>
      <w:pPr>
        <w:pStyle w:val="BodyText"/>
      </w:pPr>
      <w:r>
        <w:rPr>
          <w:b/>
          <w:bCs/>
        </w:rPr>
        <w:t xml:space="preserve">Example 17 (A continuous function, and one failure of each condition)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pStyle w:val="Compact"/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5"/>
    <w:bookmarkStart w:id="196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6"/>
    <w:bookmarkStart w:id="197" w:name="exm-jump-discontinuity"/>
    <w:p>
      <w:pPr>
        <w:pStyle w:val="BodyText"/>
      </w:pPr>
      <w:r>
        <w:rPr>
          <w:b/>
          <w:bCs/>
        </w:rPr>
        <w:t xml:space="preserve">Example 18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7"/>
    <w:bookmarkStart w:id="198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198"/>
    <w:bookmarkStart w:id="200" w:name="exm-continuous-on-sqrt"/>
    <w:p>
      <w:pPr>
        <w:pStyle w:val="BodyText"/>
      </w:pPr>
      <w:r>
        <w:rPr>
          <w:b/>
          <w:bCs/>
        </w:rPr>
        <w:t xml:space="preserve">Example 19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19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0"/>
    <w:bookmarkStart w:id="201" w:name="exm-not-continuous-on"/>
    <w:p>
      <w:pPr>
        <w:pStyle w:val="BodyText"/>
      </w:pPr>
      <w:r>
        <w:rPr>
          <w:b/>
          <w:bCs/>
        </w:rPr>
        <w:t xml:space="preserve">Example 20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1"/>
    <w:bookmarkStart w:id="202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2"/>
    <w:bookmarkStart w:id="203" w:name="exm-partition"/>
    <w:p>
      <w:pPr>
        <w:pStyle w:val="BodyText"/>
      </w:pPr>
      <w:r>
        <w:rPr>
          <w:b/>
          <w:bCs/>
        </w:rPr>
        <w:t xml:space="preserve">Example 21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3"/>
    <w:bookmarkStart w:id="204" w:name="exm-not-partition"/>
    <w:p>
      <w:pPr>
        <w:pStyle w:val="BodyText"/>
      </w:pPr>
      <w:r>
        <w:rPr>
          <w:b/>
          <w:bCs/>
        </w:rPr>
        <w:t xml:space="preserve">Example 22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4"/>
    <w:bookmarkStart w:id="205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5"/>
    <w:bookmarkStart w:id="206" w:name="exm-mesh"/>
    <w:p>
      <w:pPr>
        <w:pStyle w:val="BodyText"/>
      </w:pPr>
      <w:r>
        <w:rPr>
          <w:b/>
          <w:bCs/>
        </w:rPr>
        <w:t xml:space="preserve">Example 23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6"/>
    <w:bookmarkStart w:id="207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riemann-sum"/>
    <w:p>
      <w:pPr>
        <w:pStyle w:val="BodyText"/>
      </w:pPr>
      <w:r>
        <w:rPr>
          <w:b/>
          <w:bCs/>
        </w:rPr>
        <w:t xml:space="preserve">Example 24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8"/>
    <w:bookmarkStart w:id="210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0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0"/>
    <w:bookmarkStart w:id="211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1"/>
    <w:bookmarkStart w:id="212" w:name="exm-integrable-constant"/>
    <w:p>
      <w:pPr>
        <w:pStyle w:val="BodyText"/>
      </w:pPr>
      <w:r>
        <w:rPr>
          <w:b/>
          <w:bCs/>
        </w:rPr>
        <w:t xml:space="preserve">Example 25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2"/>
    <w:bookmarkStart w:id="213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3"/>
    <w:bookmarkStart w:id="216" w:name="exm-integrand"/>
    <w:p>
      <w:pPr>
        <w:pStyle w:val="BodyText"/>
      </w:pPr>
      <w:r>
        <w:rPr>
          <w:b/>
          <w:bCs/>
        </w:rPr>
        <w:t xml:space="preserve">Example 26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), the integrand is the</w:t>
      </w:r>
      <w:r>
        <w:t xml:space="preserve"> </w:t>
      </w:r>
      <w:hyperlink r:id="rId21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6"/>
    <w:bookmarkStart w:id="219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19"/>
    <w:bookmarkStart w:id="220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0"/>
    <w:bookmarkStart w:id="221" w:name="exm-equal-width-sum"/>
    <w:p>
      <w:pPr>
        <w:pStyle w:val="FirstParagraph"/>
      </w:pPr>
      <w:r>
        <w:rPr>
          <w:b/>
          <w:bCs/>
        </w:rPr>
        <w:t xml:space="preserve">Example 27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7" w:name="thm-diff-implies-cont"/>
    <w:p>
      <w:pPr>
        <w:pStyle w:val="BodyText"/>
      </w:pPr>
      <w:r>
        <w:rPr>
          <w:b/>
          <w:bCs/>
        </w:rPr>
        <w:t xml:space="preserve">Theorem 12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28" w:name="exm-diff-implies-cont"/>
    <w:p>
      <w:pPr>
        <w:pStyle w:val="BodyText"/>
      </w:pPr>
      <w:r>
        <w:rPr>
          <w:b/>
          <w:bCs/>
        </w:rPr>
        <w:t xml:space="preserve">Example 28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 is continuous everywhere.</w:t>
      </w:r>
    </w:p>
    <w:bookmarkEnd w:id="228"/>
    <w:bookmarkStart w:id="235" w:name="exm-cont-not-diff"/>
    <w:p>
      <w:pPr>
        <w:pStyle w:val="BodyText"/>
      </w:pPr>
      <w:r>
        <w:rPr>
          <w:b/>
          <w:bCs/>
        </w:rPr>
        <w:t xml:space="preserve">Example 29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</m:oMath>
      <w:r>
        <w:t xml:space="preserve">),</w:t>
      </w:r>
      <w:r>
        <w:t xml:space="preserve"> </w:t>
      </w: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2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4"/>
        </w:tc>
      </w:tr>
    </w:tbl>
    <w:bookmarkEnd w:id="235"/>
    <w:bookmarkStart w:id="236" w:name="thm-cont-implies-int"/>
    <w:p>
      <w:pPr>
        <w:pStyle w:val="BodyText"/>
      </w:pPr>
      <w:r>
        <w:rPr>
          <w:b/>
          <w:bCs/>
        </w:rPr>
        <w:t xml:space="preserve">Theorem 13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6"/>
    <w:bookmarkStart w:id="238" w:name="exm-cont-implies-int"/>
    <w:p>
      <w:pPr>
        <w:pStyle w:val="BodyText"/>
      </w:pPr>
      <w:r>
        <w:rPr>
          <w:b/>
          <w:bCs/>
        </w:rPr>
        <w:t xml:space="preserve">Example 30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38"/>
    <w:bookmarkStart w:id="243" w:name="exm-int-not-cont"/>
    <w:p>
      <w:pPr>
        <w:pStyle w:val="BodyText"/>
      </w:pPr>
      <w:r>
        <w:rPr>
          <w:b/>
          <w:bCs/>
        </w:rPr>
        <w:t xml:space="preserve">Example 31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31</w:t>
              </w:r>
            </w:hyperlink>
            <w:r>
              <w:t xml:space="preserve">.</w:t>
            </w:r>
          </w:p>
          <w:bookmarkEnd w:id="242"/>
        </w:tc>
      </w:tr>
    </w:tbl>
    <w:bookmarkEnd w:id="24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show that neither implication reverses in general.</w:t>
      </w:r>
    </w:p>
    <w:bookmarkStart w:id="244" w:name="thm-riemann-general"/>
    <w:p>
      <w:pPr>
        <w:pStyle w:val="BodyText"/>
      </w:pPr>
      <w:r>
        <w:rPr>
          <w:b/>
          <w:bCs/>
        </w:rPr>
        <w:t xml:space="preserve">Theorem 14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5" w:name="exm-riemann-equal-width"/>
    <w:p>
      <w:pPr>
        <w:pStyle w:val="BodyText"/>
      </w:pPr>
      <w:r>
        <w:rPr>
          <w:b/>
          <w:bCs/>
        </w:rPr>
        <w:t xml:space="preserve">Example 32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5"/>
    <w:bookmarkEnd w:id="246"/>
    <w:bookmarkStart w:id="308" w:name="fundamental-theorem-of-calculus"/>
    <w:p>
      <w:pPr>
        <w:pStyle w:val="Heading3"/>
      </w:pPr>
      <w:r>
        <w:t xml:space="preserve">2.3 Fundamental Theorem of Calculus</w:t>
      </w:r>
    </w:p>
    <w:bookmarkStart w:id="247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5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7"/>
    <w:bookmarkStart w:id="248" w:name="exm-accumulation-function"/>
    <w:p>
      <w:pPr>
        <w:pStyle w:val="BodyText"/>
      </w:pPr>
      <w:r>
        <w:rPr>
          <w:b/>
          <w:bCs/>
        </w:rPr>
        <w:t xml:space="preserve">Example 33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=</m:t>
        </m:r>
        <m:r>
          <m:t>3</m:t>
        </m:r>
      </m:oMath>
      <w:r>
        <w:t xml:space="preserve">, 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48"/>
    <w:bookmarkStart w:id="255" w:name="thm-ftc"/>
    <w:p>
      <w:pPr>
        <w:pStyle w:val="BodyText"/>
      </w:pPr>
      <w:r>
        <w:rPr>
          <w:b/>
          <w:bCs/>
        </w:rPr>
        <w:t xml:space="preserve">Theorem 15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4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3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3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4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4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5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6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6"/>
    <w:bookmarkStart w:id="257" w:name="exm-evaluation-bracket"/>
    <w:p>
      <w:pPr>
        <w:pStyle w:val="BodyText"/>
      </w:pPr>
      <w:r>
        <w:rPr>
          <w:b/>
          <w:bCs/>
        </w:rPr>
        <w:t xml:space="preserve">Example 34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7"/>
    <w:bookmarkStart w:id="258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8"/>
    <w:bookmarkStart w:id="259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59"/>
    <w:bookmarkStart w:id="260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1"/>
    <w:bookmarkStart w:id="262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3"/>
    <w:bookmarkStart w:id="264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5"/>
    <w:bookmarkStart w:id="266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7"/>
    <w:bookmarkStart w:id="268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69"/>
    <w:bookmarkStart w:id="270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1"/>
    <w:bookmarkStart w:id="272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3"/>
    <w:bookmarkStart w:id="274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5"/>
    <w:bookmarkStart w:id="285" w:name="exm-ftc-part1-accumulation"/>
    <w:p>
      <w:pPr>
        <w:pStyle w:val="FirstParagraph"/>
      </w:pPr>
      <w:r>
        <w:rPr>
          <w:b/>
          <w:bCs/>
        </w:rPr>
        <w:t xml:space="preserve">Example 35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4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9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7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7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3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Left: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; the shaded area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1.5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2.25</m:t>
        </m:r>
      </m:oMath>
      <w:r>
        <w:t xml:space="preserve">;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4"/>
    <w:bookmarkEnd w:id="285"/>
    <w:bookmarkStart w:id="299" w:name="exm-ftc-cdf-pdf"/>
    <w:p>
      <w:pPr>
        <w:pStyle w:val="BodyText"/>
      </w:pPr>
      <w:r>
        <w:rPr>
          <w:b/>
          <w:bCs/>
        </w:rPr>
        <w:t xml:space="preserve">Example 36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6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7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88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89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298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298"/>
    <w:bookmarkEnd w:id="299"/>
    <w:bookmarkStart w:id="300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1"/>
    <w:bookmarkStart w:id="302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2"/>
    <w:bookmarkStart w:id="303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6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7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08"/>
    <w:bookmarkEnd w:id="309"/>
    <w:bookmarkStart w:id="36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2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2"/>
    <w:bookmarkStart w:id="313" w:name="exm-double-integral-area"/>
    <w:p>
      <w:pPr>
        <w:pStyle w:val="BodyText"/>
      </w:pPr>
      <w:r>
        <w:rPr>
          <w:b/>
          <w:bCs/>
        </w:rPr>
        <w:t xml:space="preserve">Example 37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313"/>
    <w:bookmarkStart w:id="314" w:name="def-iterated-integral"/>
    <w:p>
      <w:pPr>
        <w:pStyle w:val="BodyText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4"/>
    <w:bookmarkStart w:id="315" w:name="exm-iterated-integral"/>
    <w:p>
      <w:pPr>
        <w:pStyle w:val="BodyText"/>
      </w:pPr>
      <w:r>
        <w:rPr>
          <w:b/>
          <w:bCs/>
        </w:rPr>
        <w:t xml:space="preserve">Example 38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5"/>
    <w:bookmarkStart w:id="316" w:name="thm-fubini"/>
    <w:p>
      <w:pPr>
        <w:pStyle w:val="FirstParagraph"/>
      </w:pPr>
      <w:r>
        <w:rPr>
          <w:b/>
          <w:bCs/>
        </w:rPr>
        <w:t xml:space="preserve">Theorem 16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6"/>
    <w:bookmarkStart w:id="327" w:name="exm-fubini-nonrect"/>
    <w:p>
      <w:pPr>
        <w:pStyle w:val="BodyText"/>
      </w:pPr>
      <w:r>
        <w:rPr>
          <w:b/>
          <w:bCs/>
        </w:rPr>
        <w:t xml:space="preserve">Example 39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19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1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5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5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6"/>
        </w:tc>
      </w:tr>
    </w:tbl>
    <w:bookmarkEnd w:id="327"/>
    <w:bookmarkStart w:id="328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28"/>
    <w:bookmarkStart w:id="329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29"/>
    <w:bookmarkStart w:id="330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0"/>
    <w:bookmarkStart w:id="331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1"/>
    <w:bookmarkStart w:id="334" w:name="exm-fubini-fail"/>
    <w:p>
      <w:pPr>
        <w:pStyle w:val="FirstParagraph"/>
      </w:pPr>
      <w:r>
        <w:rPr>
          <w:b/>
          <w:bCs/>
        </w:rPr>
        <w:t xml:space="preserve">Example 40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y</m:t>
            </m:r>
          </m:den>
        </m:f>
        <m:f>
          <m:fPr>
            <m:type m:val="bar"/>
          </m:fPr>
          <m:num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⋅</m:t>
            </m:r>
            <m:r>
              <m:t>2</m:t>
            </m:r>
            <m:r>
              <m:t>y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(A derivative in one variable with the others held fixed is a</w:t>
      </w:r>
      <w:r>
        <w:t xml:space="preserve"> </w:t>
      </w:r>
      <w:hyperlink r:id="rId332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⋅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3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3"/>
        </w:tc>
      </w:tr>
    </w:tbl>
    <w:bookmarkEnd w:id="334"/>
    <w:bookmarkStart w:id="335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1" w:name="exm-fubini-rect"/>
    <w:p>
      <w:pPr>
        <w:pStyle w:val="BodyText"/>
      </w:pPr>
      <w:r>
        <w:rPr>
          <w:b/>
          <w:bCs/>
        </w:rPr>
        <w:t xml:space="preserve">Example 41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39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0"/>
        </w:tc>
      </w:tr>
    </w:tbl>
    <w:bookmarkEnd w:id="341"/>
    <w:bookmarkStart w:id="342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2"/>
    <w:bookmarkStart w:id="343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3"/>
    <w:bookmarkStart w:id="344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5"/>
    <w:bookmarkStart w:id="346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7"/>
    <w:bookmarkStart w:id="348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49"/>
    <w:bookmarkStart w:id="350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1"/>
    <w:bookmarkStart w:id="352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2"/>
    <w:bookmarkStart w:id="353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3"/>
    <w:bookmarkStart w:id="361" w:name="thm-fubini-tonelli"/>
    <w:p>
      <w:pPr>
        <w:pStyle w:val="BodyText"/>
      </w:pPr>
      <w:r>
        <w:rPr>
          <w:b/>
          <w:bCs/>
        </w:rPr>
        <w:t xml:space="preserve">Theorem 17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59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0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1"/>
    <w:bookmarkStart w:id="365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59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5"/>
    <w:bookmarkStart w:id="366" w:name="exm-fubini-tonelli-apply"/>
    <w:p>
      <w:pPr>
        <w:pStyle w:val="BodyText"/>
      </w:pPr>
      <w:r>
        <w:rPr>
          <w:b/>
          <w:bCs/>
        </w:rPr>
        <w:t xml:space="preserve">Example 42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7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guarantees when condition (a) holds.</w:t>
      </w:r>
    </w:p>
    <w:bookmarkEnd w:id="366"/>
    <w:bookmarkStart w:id="367" w:name="exm-fubini-fail-tonelli"/>
    <w:p>
      <w:pPr>
        <w:pStyle w:val="BodyText"/>
      </w:pPr>
      <w:r>
        <w:rPr>
          <w:b/>
          <w:bCs/>
        </w:rPr>
        <w:t xml:space="preserve">Example 43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</m:e>
        </m:d>
        <m:r>
          <m:t>​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7"/>
    <w:bookmarkEnd w:id="368"/>
    <w:bookmarkStart w:id="37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2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6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3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1"/>
    <w:bookmarkStart w:id="396" w:name="references"/>
    <w:p>
      <w:pPr>
        <w:pStyle w:val="Heading2"/>
      </w:pPr>
      <w:r>
        <w:t xml:space="preserve">References</w:t>
      </w:r>
    </w:p>
    <w:bookmarkStart w:id="395" w:name="refs"/>
    <w:bookmarkStart w:id="37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3"/>
    <w:bookmarkStart w:id="3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4"/>
    <w:bookmarkStart w:id="37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6"/>
    <w:bookmarkStart w:id="3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7"/>
    <w:bookmarkStart w:id="37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7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79"/>
    <w:bookmarkStart w:id="38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1"/>
    <w:bookmarkStart w:id="3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3"/>
    <w:bookmarkStart w:id="38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5"/>
    <w:bookmarkStart w:id="38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7"/>
    <w:bookmarkStart w:id="38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8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89"/>
    <w:bookmarkStart w:id="39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1"/>
    <w:bookmarkStart w:id="39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2"/>
    <w:bookmarkStart w:id="39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4"/>
    <w:bookmarkEnd w:id="395"/>
    <w:bookmarkEnd w:id="3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0" Type="http://schemas.openxmlformats.org/officeDocument/2006/relationships/image" Target="media/rId250.png"/><Relationship Id="rId18" Type="http://schemas.openxmlformats.org/officeDocument/2006/relationships/image" Target="media/rId18.png"/><Relationship Id="rId231" Type="http://schemas.openxmlformats.org/officeDocument/2006/relationships/image" Target="media/rId231.png"/><Relationship Id="rId179" Type="http://schemas.openxmlformats.org/officeDocument/2006/relationships/image" Target="media/rId179.png"/><Relationship Id="rId175" Type="http://schemas.openxmlformats.org/officeDocument/2006/relationships/image" Target="media/rId175.png"/><Relationship Id="rId294" Type="http://schemas.openxmlformats.org/officeDocument/2006/relationships/image" Target="media/rId294.png"/><Relationship Id="rId290" Type="http://schemas.openxmlformats.org/officeDocument/2006/relationships/image" Target="media/rId290.png"/><Relationship Id="rId276" Type="http://schemas.openxmlformats.org/officeDocument/2006/relationships/image" Target="media/rId276.png"/><Relationship Id="rId280" Type="http://schemas.openxmlformats.org/officeDocument/2006/relationships/image" Target="media/rId280.png"/><Relationship Id="rId239" Type="http://schemas.openxmlformats.org/officeDocument/2006/relationships/image" Target="media/rId239.png"/><Relationship Id="rId336" Type="http://schemas.openxmlformats.org/officeDocument/2006/relationships/image" Target="media/rId336.png"/><Relationship Id="rId322" Type="http://schemas.openxmlformats.org/officeDocument/2006/relationships/image" Target="media/rId322.png"/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09" Type="http://schemas.openxmlformats.org/officeDocument/2006/relationships/hyperlink" Target="algebra.qmd#def-bounded" TargetMode="External"/><Relationship Id="rId214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19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7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199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0" Type="http://schemas.openxmlformats.org/officeDocument/2006/relationships/hyperlink" Target="http://www.youtube.com/watch?v=Ps2SBo_WjoE" TargetMode="External"/><Relationship Id="rId369" Type="http://schemas.openxmlformats.org/officeDocument/2006/relationships/hyperlink" Target="http://www.youtube.com/watch?v=xYzQL0TUtBA" TargetMode="External"/><Relationship Id="rId384" Type="http://schemas.openxmlformats.org/officeDocument/2006/relationships/hyperlink" Target="https://doi.org/10.1002/0471394882" TargetMode="External"/><Relationship Id="rId386" Type="http://schemas.openxmlformats.org/officeDocument/2006/relationships/hyperlink" Target="https://doi.org/10.1007/978-1-4419-6646-9" TargetMode="External"/><Relationship Id="rId380" Type="http://schemas.openxmlformats.org/officeDocument/2006/relationships/hyperlink" Target="https://doi.org/10.1007/978-1-4614-4708-5" TargetMode="External"/><Relationship Id="rId375" Type="http://schemas.openxmlformats.org/officeDocument/2006/relationships/hyperlink" Target="https://doi.org/10.1017/9781108583664" TargetMode="External"/><Relationship Id="rId393" Type="http://schemas.openxmlformats.org/officeDocument/2006/relationships/hyperlink" Target="https://en.wikipedia.org/wiki/Fubini%27s_theorem" TargetMode="External"/><Relationship Id="rId311" Type="http://schemas.openxmlformats.org/officeDocument/2006/relationships/hyperlink" Target="https://morrison-lab.github.io/pds/expectation.html#cor-fubini-joint" TargetMode="External"/><Relationship Id="rId320" Type="http://schemas.openxmlformats.org/officeDocument/2006/relationships/hyperlink" Target="https://morrison-lab.github.io/pds/expectation.html#def-expectation" TargetMode="External"/><Relationship Id="rId317" Type="http://schemas.openxmlformats.org/officeDocument/2006/relationships/hyperlink" Target="https://morrison-lab.github.io/pds/independence.html#def-indpt" TargetMode="External"/><Relationship Id="rId289" Type="http://schemas.openxmlformats.org/officeDocument/2006/relationships/hyperlink" Target="https://morrison-lab.github.io/pds/random-variables.html#def-cdf" TargetMode="External"/><Relationship Id="rId287" Type="http://schemas.openxmlformats.org/officeDocument/2006/relationships/hyperlink" Target="https://morrison-lab.github.io/pds/random-variables.html#def-exponential" TargetMode="External"/><Relationship Id="rId288" Type="http://schemas.openxmlformats.org/officeDocument/2006/relationships/hyperlink" Target="https://morrison-lab.github.io/pds/random-variables.html#def-pdf" TargetMode="External"/><Relationship Id="rId286" Type="http://schemas.openxmlformats.org/officeDocument/2006/relationships/hyperlink" Target="https://morrison-lab.github.io/pds/random-variables.html#def-random-variable" TargetMode="External"/><Relationship Id="rId318" Type="http://schemas.openxmlformats.org/officeDocument/2006/relationships/hyperlink" Target="https://morrison-lab.github.io/pds/random-variables.html#def-uniform" TargetMode="External"/><Relationship Id="rId372" Type="http://schemas.openxmlformats.org/officeDocument/2006/relationships/hyperlink" Target="https://press.princeton.edu/books/paperback/9780691130880/the-calculus-lifesaver" TargetMode="External"/><Relationship Id="rId378" Type="http://schemas.openxmlformats.org/officeDocument/2006/relationships/hyperlink" Target="https://press.princeton.edu/books/paperback/9780691172934/the-real-analysis-lifesaver" TargetMode="External"/><Relationship Id="rId39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88" Type="http://schemas.openxmlformats.org/officeDocument/2006/relationships/hyperlink" Target="https://www.cengage.com/c/calculus-11e-larson/" TargetMode="External"/><Relationship Id="rId382" Type="http://schemas.openxmlformats.org/officeDocument/2006/relationships/hyperlink" Target="https://www.mosaic-web.org" TargetMode="External"/><Relationship Id="rId133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4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2" Type="http://schemas.openxmlformats.org/officeDocument/2006/relationships/hyperlink" Target="https://www.youtube.com/watch?v=O7TuAb_jHTs&amp;list=PLRDl2inPrWQVu2OvnTvtkRpJ-wz-URMJx" TargetMode="External"/><Relationship Id="rId171" Type="http://schemas.openxmlformats.org/officeDocument/2006/relationships/hyperlink" Target="https://www.youtube.com/watch?v=PNdKPsiaPhU&amp;list=PLRDl2inPrWQVu2OvnTvtkRpJ-wz-URMJx" TargetMode="External"/><Relationship Id="rId190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89" Type="http://schemas.openxmlformats.org/officeDocument/2006/relationships/hyperlink" Target="https://www.youtube.com/watch?v=d-pyobAQ0iI&amp;list=PLRDl2inPrWQVu2OvnTvtkRpJ-wz-URMJx" TargetMode="External"/><Relationship Id="rId225" Type="http://schemas.openxmlformats.org/officeDocument/2006/relationships/hyperlink" Target="https://www.youtube.com/watch?v=f4nfLIkNv0A&amp;list=PLRDl2inPrWQVu2OvnTvtkRpJ-wz-URMJx" TargetMode="External"/><Relationship Id="rId224" Type="http://schemas.openxmlformats.org/officeDocument/2006/relationships/hyperlink" Target="https://www.youtube.com/watch?v=h0gPomI3h8o&amp;list=PLRDl2inPrWQVu2OvnTvtkRpJ-wz-URMJx" TargetMode="External"/><Relationship Id="rId307" Type="http://schemas.openxmlformats.org/officeDocument/2006/relationships/hyperlink" Target="https://www.youtube.com/watch?v=kSZWX3j2u2U&amp;list=PLRDl2inPrWQVu2OvnTvtkRpJ-wz-URMJx" TargetMode="External"/><Relationship Id="rId306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59" Type="http://schemas.openxmlformats.org/officeDocument/2006/relationships/hyperlink" Target="measures.qmd#def-absolutely-integrable" TargetMode="External"/><Relationship Id="rId357" Type="http://schemas.openxmlformats.org/officeDocument/2006/relationships/hyperlink" Target="measures.qmd#def-almost-everywhere" TargetMode="External"/><Relationship Id="rId360" Type="http://schemas.openxmlformats.org/officeDocument/2006/relationships/hyperlink" Target="measures.qmd#def-integral" TargetMode="External"/><Relationship Id="rId364" Type="http://schemas.openxmlformats.org/officeDocument/2006/relationships/hyperlink" Target="measures.qmd#def-lebesgue-measure" TargetMode="External"/><Relationship Id="rId355" Type="http://schemas.openxmlformats.org/officeDocument/2006/relationships/hyperlink" Target="measures.qmd#def-measurable-function" TargetMode="External"/><Relationship Id="rId354" Type="http://schemas.openxmlformats.org/officeDocument/2006/relationships/hyperlink" Target="measures.qmd#def-measure-space" TargetMode="External"/><Relationship Id="rId362" Type="http://schemas.openxmlformats.org/officeDocument/2006/relationships/hyperlink" Target="measures.qmd#def-probability-measure" TargetMode="External"/><Relationship Id="rId358" Type="http://schemas.openxmlformats.org/officeDocument/2006/relationships/hyperlink" Target="measures.qmd#def-product-measure" TargetMode="External"/><Relationship Id="rId356" Type="http://schemas.openxmlformats.org/officeDocument/2006/relationships/hyperlink" Target="measures.qmd#def-product-sigma-algebra" TargetMode="External"/><Relationship Id="rId310" Type="http://schemas.openxmlformats.org/officeDocument/2006/relationships/hyperlink" Target="measures.qmd#def-sigma-finite" TargetMode="External"/><Relationship Id="rId363" Type="http://schemas.openxmlformats.org/officeDocument/2006/relationships/hyperlink" Target="measures.qmd#exm-sigma-finite" TargetMode="External"/><Relationship Id="rId230" Type="http://schemas.openxmlformats.org/officeDocument/2006/relationships/hyperlink" Target="notation.qmd#def-converse" TargetMode="External"/><Relationship Id="rId229" Type="http://schemas.openxmlformats.org/officeDocument/2006/relationships/hyperlink" Target="notation.qmd#def-counterexample" TargetMode="External"/><Relationship Id="rId321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18" Type="http://schemas.openxmlformats.org/officeDocument/2006/relationships/hyperlink" Target="notation.qmd#def-irrational-numbers" TargetMode="External"/><Relationship Id="rId215" Type="http://schemas.openxmlformats.org/officeDocument/2006/relationships/hyperlink" Target="notation.qmd#def-lower-upper-limits" TargetMode="External"/><Relationship Id="rId226" Type="http://schemas.openxmlformats.org/officeDocument/2006/relationships/hyperlink" Target="notation.qmd#def-necessary-sufficient" TargetMode="External"/><Relationship Id="rId21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2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209" Type="http://schemas.openxmlformats.org/officeDocument/2006/relationships/hyperlink" Target="algebra.qmd#def-bounded" TargetMode="External"/><Relationship Id="rId214" Type="http://schemas.openxmlformats.org/officeDocument/2006/relationships/hyperlink" Target="algebra.qmd#def-constant-function" TargetMode="External"/><Relationship Id="rId14" Type="http://schemas.openxmlformats.org/officeDocument/2006/relationships/hyperlink" Target="algebra.qmd#def-distributive" TargetMode="External"/><Relationship Id="rId319" Type="http://schemas.openxmlformats.org/officeDocument/2006/relationships/hyperlink" Target="algebra.qmd#def-euler-number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237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real-power" TargetMode="External"/><Relationship Id="rId199" Type="http://schemas.openxmlformats.org/officeDocument/2006/relationships/hyperlink" Target="algebra.qmd#def-square-root" TargetMode="External"/><Relationship Id="rId108" Type="http://schemas.openxmlformats.org/officeDocument/2006/relationships/hyperlink" Target="algebra.qmd#rem-linear-function-terminology" TargetMode="External"/><Relationship Id="rId370" Type="http://schemas.openxmlformats.org/officeDocument/2006/relationships/hyperlink" Target="http://www.youtube.com/watch?v=Ps2SBo_WjoE" TargetMode="External"/><Relationship Id="rId369" Type="http://schemas.openxmlformats.org/officeDocument/2006/relationships/hyperlink" Target="http://www.youtube.com/watch?v=xYzQL0TUtBA" TargetMode="External"/><Relationship Id="rId384" Type="http://schemas.openxmlformats.org/officeDocument/2006/relationships/hyperlink" Target="https://doi.org/10.1002/0471394882" TargetMode="External"/><Relationship Id="rId386" Type="http://schemas.openxmlformats.org/officeDocument/2006/relationships/hyperlink" Target="https://doi.org/10.1007/978-1-4419-6646-9" TargetMode="External"/><Relationship Id="rId380" Type="http://schemas.openxmlformats.org/officeDocument/2006/relationships/hyperlink" Target="https://doi.org/10.1007/978-1-4614-4708-5" TargetMode="External"/><Relationship Id="rId375" Type="http://schemas.openxmlformats.org/officeDocument/2006/relationships/hyperlink" Target="https://doi.org/10.1017/9781108583664" TargetMode="External"/><Relationship Id="rId393" Type="http://schemas.openxmlformats.org/officeDocument/2006/relationships/hyperlink" Target="https://en.wikipedia.org/wiki/Fubini%27s_theorem" TargetMode="External"/><Relationship Id="rId311" Type="http://schemas.openxmlformats.org/officeDocument/2006/relationships/hyperlink" Target="https://morrison-lab.github.io/pds/expectation.html#cor-fubini-joint" TargetMode="External"/><Relationship Id="rId320" Type="http://schemas.openxmlformats.org/officeDocument/2006/relationships/hyperlink" Target="https://morrison-lab.github.io/pds/expectation.html#def-expectation" TargetMode="External"/><Relationship Id="rId317" Type="http://schemas.openxmlformats.org/officeDocument/2006/relationships/hyperlink" Target="https://morrison-lab.github.io/pds/independence.html#def-indpt" TargetMode="External"/><Relationship Id="rId289" Type="http://schemas.openxmlformats.org/officeDocument/2006/relationships/hyperlink" Target="https://morrison-lab.github.io/pds/random-variables.html#def-cdf" TargetMode="External"/><Relationship Id="rId287" Type="http://schemas.openxmlformats.org/officeDocument/2006/relationships/hyperlink" Target="https://morrison-lab.github.io/pds/random-variables.html#def-exponential" TargetMode="External"/><Relationship Id="rId288" Type="http://schemas.openxmlformats.org/officeDocument/2006/relationships/hyperlink" Target="https://morrison-lab.github.io/pds/random-variables.html#def-pdf" TargetMode="External"/><Relationship Id="rId286" Type="http://schemas.openxmlformats.org/officeDocument/2006/relationships/hyperlink" Target="https://morrison-lab.github.io/pds/random-variables.html#def-random-variable" TargetMode="External"/><Relationship Id="rId318" Type="http://schemas.openxmlformats.org/officeDocument/2006/relationships/hyperlink" Target="https://morrison-lab.github.io/pds/random-variables.html#def-uniform" TargetMode="External"/><Relationship Id="rId372" Type="http://schemas.openxmlformats.org/officeDocument/2006/relationships/hyperlink" Target="https://press.princeton.edu/books/paperback/9780691130880/the-calculus-lifesaver" TargetMode="External"/><Relationship Id="rId378" Type="http://schemas.openxmlformats.org/officeDocument/2006/relationships/hyperlink" Target="https://press.princeton.edu/books/paperback/9780691172934/the-real-analysis-lifesaver" TargetMode="External"/><Relationship Id="rId39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88" Type="http://schemas.openxmlformats.org/officeDocument/2006/relationships/hyperlink" Target="https://www.cengage.com/c/calculus-11e-larson/" TargetMode="External"/><Relationship Id="rId382" Type="http://schemas.openxmlformats.org/officeDocument/2006/relationships/hyperlink" Target="https://www.mosaic-web.org" TargetMode="External"/><Relationship Id="rId133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4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2" Type="http://schemas.openxmlformats.org/officeDocument/2006/relationships/hyperlink" Target="https://www.youtube.com/watch?v=O7TuAb_jHTs&amp;list=PLRDl2inPrWQVu2OvnTvtkRpJ-wz-URMJx" TargetMode="External"/><Relationship Id="rId171" Type="http://schemas.openxmlformats.org/officeDocument/2006/relationships/hyperlink" Target="https://www.youtube.com/watch?v=PNdKPsiaPhU&amp;list=PLRDl2inPrWQVu2OvnTvtkRpJ-wz-URMJx" TargetMode="External"/><Relationship Id="rId190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89" Type="http://schemas.openxmlformats.org/officeDocument/2006/relationships/hyperlink" Target="https://www.youtube.com/watch?v=d-pyobAQ0iI&amp;list=PLRDl2inPrWQVu2OvnTvtkRpJ-wz-URMJx" TargetMode="External"/><Relationship Id="rId225" Type="http://schemas.openxmlformats.org/officeDocument/2006/relationships/hyperlink" Target="https://www.youtube.com/watch?v=f4nfLIkNv0A&amp;list=PLRDl2inPrWQVu2OvnTvtkRpJ-wz-URMJx" TargetMode="External"/><Relationship Id="rId224" Type="http://schemas.openxmlformats.org/officeDocument/2006/relationships/hyperlink" Target="https://www.youtube.com/watch?v=h0gPomI3h8o&amp;list=PLRDl2inPrWQVu2OvnTvtkRpJ-wz-URMJx" TargetMode="External"/><Relationship Id="rId307" Type="http://schemas.openxmlformats.org/officeDocument/2006/relationships/hyperlink" Target="https://www.youtube.com/watch?v=kSZWX3j2u2U&amp;list=PLRDl2inPrWQVu2OvnTvtkRpJ-wz-URMJx" TargetMode="External"/><Relationship Id="rId306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59" Type="http://schemas.openxmlformats.org/officeDocument/2006/relationships/hyperlink" Target="measures.qmd#def-absolutely-integrable" TargetMode="External"/><Relationship Id="rId357" Type="http://schemas.openxmlformats.org/officeDocument/2006/relationships/hyperlink" Target="measures.qmd#def-almost-everywhere" TargetMode="External"/><Relationship Id="rId360" Type="http://schemas.openxmlformats.org/officeDocument/2006/relationships/hyperlink" Target="measures.qmd#def-integral" TargetMode="External"/><Relationship Id="rId364" Type="http://schemas.openxmlformats.org/officeDocument/2006/relationships/hyperlink" Target="measures.qmd#def-lebesgue-measure" TargetMode="External"/><Relationship Id="rId355" Type="http://schemas.openxmlformats.org/officeDocument/2006/relationships/hyperlink" Target="measures.qmd#def-measurable-function" TargetMode="External"/><Relationship Id="rId354" Type="http://schemas.openxmlformats.org/officeDocument/2006/relationships/hyperlink" Target="measures.qmd#def-measure-space" TargetMode="External"/><Relationship Id="rId362" Type="http://schemas.openxmlformats.org/officeDocument/2006/relationships/hyperlink" Target="measures.qmd#def-probability-measure" TargetMode="External"/><Relationship Id="rId358" Type="http://schemas.openxmlformats.org/officeDocument/2006/relationships/hyperlink" Target="measures.qmd#def-product-measure" TargetMode="External"/><Relationship Id="rId356" Type="http://schemas.openxmlformats.org/officeDocument/2006/relationships/hyperlink" Target="measures.qmd#def-product-sigma-algebra" TargetMode="External"/><Relationship Id="rId310" Type="http://schemas.openxmlformats.org/officeDocument/2006/relationships/hyperlink" Target="measures.qmd#def-sigma-finite" TargetMode="External"/><Relationship Id="rId363" Type="http://schemas.openxmlformats.org/officeDocument/2006/relationships/hyperlink" Target="measures.qmd#exm-sigma-finite" TargetMode="External"/><Relationship Id="rId230" Type="http://schemas.openxmlformats.org/officeDocument/2006/relationships/hyperlink" Target="notation.qmd#def-converse" TargetMode="External"/><Relationship Id="rId229" Type="http://schemas.openxmlformats.org/officeDocument/2006/relationships/hyperlink" Target="notation.qmd#def-counterexample" TargetMode="External"/><Relationship Id="rId321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18" Type="http://schemas.openxmlformats.org/officeDocument/2006/relationships/hyperlink" Target="notation.qmd#def-irrational-numbers" TargetMode="External"/><Relationship Id="rId215" Type="http://schemas.openxmlformats.org/officeDocument/2006/relationships/hyperlink" Target="notation.qmd#def-lower-upper-limits" TargetMode="External"/><Relationship Id="rId226" Type="http://schemas.openxmlformats.org/officeDocument/2006/relationships/hyperlink" Target="notation.qmd#def-necessary-sufficient" TargetMode="External"/><Relationship Id="rId21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2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2026-10-09T08:38:02Z</dcterms:created>
  <dcterms:modified xsi:type="dcterms:W3CDTF">2026-10-09T08:38:02Z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01:33:02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