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18:28:41 (PDT)</w:delText>
        </w:r>
      </w:del>
    </w:p>
    <w:p>
      <w:pPr>
        <w:pStyle w:val="Date"/>
      </w:pPr>
      <w:ins w:id="2" w:author="PR Preview" w:date="2026-01-01T00:00:00Z">
        <w:r>
          <w:t xml:space="preserve">Last modified: 2026-10-08 18:58:13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sSup>
            <m:e>
              <m:acc>
                <m:accPr>
                  <m:chr m:val="̃"/>
                </m:accPr>
                <m:e>
                  <m:r>
                    <m:t>a</m:t>
                  </m:r>
                </m:e>
              </m:acc>
            </m:e>
            <m:sup>
              <m:r>
                <m:rPr>
                  <m:sty m:val="p"/>
                </m:rPr>
                <m:t>⊤</m:t>
              </m:r>
            </m:sup>
          </m:sSup>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sSup>
                <m:e>
                  <m:acc>
                    <m:accPr>
                      <m:chr m:val="̃"/>
                    </m:accPr>
                    <m:e>
                      <m:r>
                        <m:t>w</m:t>
                      </m:r>
                    </m:e>
                  </m:acc>
                </m:e>
                <m:sup>
                  <m:r>
                    <m:rPr>
                      <m:sty m:val="p"/>
                    </m:rPr>
                    <m:t>⊤</m:t>
                  </m:r>
                </m:sup>
              </m:sSup>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sSup>
          <m:e>
            <m:acc>
              <m:accPr>
                <m:chr m:val="̃"/>
              </m:accPr>
              <m:e>
                <m:r>
                  <m:t>w</m:t>
                </m:r>
              </m:e>
            </m:acc>
          </m:e>
          <m:sup>
            <m:r>
              <m:rPr>
                <m:sty m:val="p"/>
              </m:rPr>
              <m:t>⊤</m:t>
            </m:r>
          </m:sup>
        </m:sSup>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sSup>
          <m:e>
            <m:acc>
              <m:accPr>
                <m:chr m:val="̃"/>
              </m:accPr>
              <m:e>
                <m:r>
                  <m:t>w</m:t>
                </m:r>
              </m:e>
            </m:acc>
          </m:e>
          <m:sup>
            <m:r>
              <m:rPr>
                <m:sty m:val="p"/>
              </m:rPr>
              <m:t>⊤</m:t>
            </m:r>
          </m:sup>
        </m:sSup>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sSup>
          <m:e>
            <m:acc>
              <m:accPr>
                <m:chr m:val="̃"/>
              </m:accPr>
              <m:e>
                <m:r>
                  <m:t>w</m:t>
                </m:r>
              </m:e>
            </m:acc>
          </m:e>
          <m:sup>
            <m:r>
              <m:rPr>
                <m:sty m:val="p"/>
              </m:rPr>
              <m:t>⊤</m:t>
            </m:r>
          </m:sup>
        </m:sSup>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sSup>
          <m:e>
            <m:acc>
              <m:accPr>
                <m:chr m:val="̃"/>
              </m:accPr>
              <m:e>
                <m:r>
                  <m:t>w</m:t>
                </m:r>
              </m:e>
            </m:acc>
          </m:e>
          <m:sup>
            <m:r>
              <m:rPr>
                <m:sty m:val="p"/>
              </m:rPr>
              <m:t>⊤</m:t>
            </m:r>
          </m:sup>
        </m:sSup>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sSup>
                <m:e>
                  <m:acc>
                    <m:accPr>
                      <m:chr m:val="̃"/>
                    </m:accPr>
                    <m:e>
                      <m:r>
                        <m:t>w</m:t>
                      </m:r>
                    </m:e>
                  </m:acc>
                </m:e>
                <m:sup>
                  <m:r>
                    <m:rPr>
                      <m:sty m:val="p"/>
                    </m:rPr>
                    <m:t>⊤</m:t>
                  </m:r>
                </m:sup>
              </m:sSup>
              <m:sSub>
                <m:e>
                  <m:acc>
                    <m:accPr>
                      <m:chr m:val="̃"/>
                    </m:accPr>
                    <m:e>
                      <m:r>
                        <m:t>x</m:t>
                      </m:r>
                    </m:e>
                  </m:acc>
                </m:e>
                <m:sub>
                  <m:r>
                    <m:t>t</m:t>
                  </m:r>
                </m:sub>
              </m:sSub>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0</m:t>
                      </m:r>
                    </m:sub>
                  </m:sSub>
                  <m:r>
                    <m:rPr>
                      <m:sty m:val="p"/>
                    </m:rPr>
                    <m:t>+</m:t>
                  </m:r>
                  <m:r>
                    <m:t>b</m:t>
                  </m:r>
                </m:e>
              </m:d>
              <m:r>
                <m:t>​</m:t>
              </m:r>
              <m:r>
                <m:rPr>
                  <m:sty m:val="p"/>
                </m:rPr>
                <m:t>+</m:t>
              </m:r>
              <m:r>
                <m:t>t</m:t>
              </m:r>
              <m:r>
                <m:t> </m:t>
              </m:r>
              <m:sSup>
                <m:e>
                  <m:acc>
                    <m:accPr>
                      <m:chr m:val="̃"/>
                    </m:accPr>
                    <m:e>
                      <m:r>
                        <m:t>w</m:t>
                      </m:r>
                    </m:e>
                  </m:acc>
                </m:e>
                <m:sup>
                  <m:r>
                    <m:rPr>
                      <m:sty m:val="p"/>
                    </m:rPr>
                    <m:t>⊤</m:t>
                  </m:r>
                </m:sup>
              </m:sSup>
              <m:acc>
                <m:accPr>
                  <m:chr m:val="̃"/>
                </m:accPr>
                <m:e>
                  <m:r>
                    <m:t>w</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t</m:t>
                      </m:r>
                    </m:sub>
                  </m:sSub>
                  <m:r>
                    <m:rPr>
                      <m:sty m:val="p"/>
                    </m:rPr>
                    <m:t>+</m:t>
                  </m:r>
                  <m:r>
                    <m:t>b</m:t>
                  </m:r>
                </m:e>
              </m:d>
              <m:r>
                <m:t>​</m:t>
              </m:r>
              <m:r>
                <m:rPr>
                  <m:sty m:val="p"/>
                </m:rPr>
                <m:t>+</m:t>
              </m:r>
              <m:sSup>
                <m:e>
                  <m:acc>
                    <m:accPr>
                      <m:chr m:val="̃"/>
                    </m:accPr>
                    <m:e>
                      <m:r>
                        <m:t>w</m:t>
                      </m:r>
                    </m:e>
                  </m:acc>
                </m:e>
                <m:sup>
                  <m:r>
                    <m:rPr>
                      <m:sty m:val="p"/>
                    </m:rPr>
                    <m:t>⊤</m:t>
                  </m:r>
                </m:sup>
              </m:sSup>
              <m:acc>
                <m:accPr>
                  <m:chr m:val="̃"/>
                </m:accPr>
                <m:e>
                  <m:r>
                    <m:t>v</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sSup>
                <m:e>
                  <m:acc>
                    <m:accPr>
                      <m:chr m:val="̃"/>
                    </m:accPr>
                    <m:e>
                      <m:r>
                        <m:t>w</m:t>
                      </m:r>
                    </m:e>
                  </m:acc>
                </m:e>
                <m:sup>
                  <m:r>
                    <m:rPr>
                      <m:sty m:val="p"/>
                    </m:rPr>
                    <m:t>⊤</m:t>
                  </m:r>
                </m:sup>
              </m:sSup>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sSup>
          <m:e>
            <m:acc>
              <m:accPr>
                <m:chr m:val="̃"/>
              </m:accPr>
              <m:e>
                <m:r>
                  <m:t>w</m:t>
                </m:r>
              </m:e>
            </m:acc>
          </m:e>
          <m:sup>
            <m:r>
              <m:rPr>
                <m:sty m:val="p"/>
              </m:rPr>
              <m:t>⊤</m:t>
            </m:r>
          </m:sup>
        </m:sSup>
        <m:acc>
          <m:accPr>
            <m:chr m:val="̃"/>
          </m:accPr>
          <m:e>
            <m:r>
              <m:t>w</m:t>
            </m:r>
          </m:e>
        </m:acc>
        <m:r>
          <m:rPr>
            <m:sty m:val="p"/>
          </m:rPr>
          <m:t>&gt;</m:t>
        </m:r>
        <m:r>
          <m:t>0</m:t>
        </m:r>
      </m:oMath>
      <w:r>
        <w:t xml:space="preserve">, this is positive once</w:t>
      </w:r>
      <w:r>
        <w:t xml:space="preserve"> </w:t>
      </w:r>
      <m:oMath>
        <m:r>
          <m:t>t</m:t>
        </m:r>
        <m:r>
          <m:rPr>
            <m:sty m:val="p"/>
          </m:rPr>
          <m:t>&gt;</m:t>
        </m:r>
        <m:r>
          <m:rPr>
            <m:sty m:val="p"/>
          </m:rPr>
          <m:t>−</m:t>
        </m:r>
        <m:sSup>
          <m:e>
            <m:acc>
              <m:accPr>
                <m:chr m:val="̃"/>
              </m:accPr>
              <m:e>
                <m:r>
                  <m:t>w</m:t>
                </m:r>
              </m:e>
            </m:acc>
          </m:e>
          <m:sup>
            <m:r>
              <m:rPr>
                <m:sty m:val="p"/>
              </m:rPr>
              <m:t>⊤</m:t>
            </m:r>
          </m:sup>
        </m:sSup>
        <m:acc>
          <m:accPr>
            <m:chr m:val="̃"/>
          </m:accPr>
          <m:e>
            <m:r>
              <m:t>v</m:t>
            </m:r>
          </m:e>
        </m:acc>
        <m:r>
          <m:rPr>
            <m:sty m:val="p"/>
          </m:rPr>
          <m:t>/</m:t>
        </m:r>
        <m:sSup>
          <m:e>
            <m:acc>
              <m:accPr>
                <m:chr m:val="̃"/>
              </m:accPr>
              <m:e>
                <m:r>
                  <m:t>w</m:t>
                </m:r>
              </m:e>
            </m:acc>
          </m:e>
          <m:sup>
            <m:r>
              <m:rPr>
                <m:sty m:val="p"/>
              </m:rPr>
              <m:t>⊤</m:t>
            </m:r>
          </m:sup>
        </m:sSup>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sSup>
              <m:e>
                <m:acc>
                  <m:accPr>
                    <m:chr m:val="̃"/>
                  </m:accPr>
                  <m:e>
                    <m:r>
                      <m:t>x</m:t>
                    </m:r>
                  </m:e>
                </m:acc>
              </m:e>
              <m:sup>
                <m:r>
                  <m:rPr>
                    <m:sty m:val="p"/>
                  </m:rPr>
                  <m:t>⊤</m:t>
                </m:r>
              </m:sup>
            </m:sSup>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sSup>
          <m:e>
            <m:acc>
              <m:accPr>
                <m:chr m:val="̃"/>
              </m:accPr>
              <m:e>
                <m:r>
                  <m:t>q</m:t>
                </m:r>
              </m:e>
            </m:acc>
          </m:e>
          <m:sup>
            <m:r>
              <m:rPr>
                <m:sty m:val="p"/>
              </m:rPr>
              <m:t>⊤</m:t>
            </m:r>
          </m:sup>
        </m:sSup>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2026-10-09T02:14:15Z</dcterms:created>
  <dcterms:modified xsi:type="dcterms:W3CDTF">2026-10-09T02:14:15Z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18:58:13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