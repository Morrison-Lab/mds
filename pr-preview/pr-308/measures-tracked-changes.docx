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28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" w:author="PR Preview" w:date="2026-01-01T00:00:00Z">
        <w:r>
          <w:rPr>
            <w:b/>
            <w:bCs/>
          </w:rP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space and essential supremum norm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6" w:author="PR Preview" w:date="2026-01-01T00:00:00Z">
        <w:r>
          <w:rPr>
            <w:b/>
            <w:bCs/>
          </w:rP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norm))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Let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be a</w:delText>
        </w:r>
      </w:del>
      <w:del w:id="13" w:author="PR Preview" w:date="2026-01-01T00:00:00Z">
        <w:r>
          <w:delText xml:space="preserve"> </w:delText>
        </w:r>
      </w:del>
      <w:hyperlink w:anchor="def-measure-space">
        <w:del w:id="1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</w:delText>
        </w:r>
      </w:del>
      <w:del w:id="1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9" w:author="PR Preview" w:date="2026-01-01T00:00:00Z">
        <w:r>
          <w:delText xml:space="preserve">, 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essential supremum norm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(or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25" w:author="PR Preview" w:date="2026-01-01T00:00:00Z">
        <w:r>
          <w:rPr>
            <w:b/>
            <w:bCs/>
          </w:rP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norm</w:delText>
        </w:r>
      </w:del>
      <w:del w:id="27" w:author="PR Preview" w:date="2026-01-01T00:00:00Z">
        <w:r>
          <w:delText xml:space="preserve">) of a</w:delText>
        </w:r>
      </w:del>
      <w:del w:id="28" w:author="PR Preview" w:date="2026-01-01T00:00:00Z">
        <w:r>
          <w:delText xml:space="preserve"> </w:delText>
        </w:r>
      </w:del>
      <w:hyperlink w:anchor="def-measurable-function">
        <w:del w:id="29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is: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28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34" w:author="PR Preview" w:date="2026-01-01T00:00:00Z">
        <w:r>
          <w:rPr>
            <w:b/>
            <w:bCs/>
          </w:rP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space and essential supremum norm)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Let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 a</w:t>
        </w:r>
      </w:ins>
      <w:ins w:id="41" w:author="PR Preview" w:date="2026-01-01T00:00:00Z">
        <w:r>
          <w:t xml:space="preserve"> </w:t>
        </w:r>
      </w:ins>
      <w:hyperlink w:anchor="def-measure-space">
        <w:ins w:id="4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</w:t>
        </w:r>
      </w:ins>
      <w:ins w:id="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" w:author="PR Preview" w:date="2026-01-01T00:00:00Z">
        <w:r>
          <w:t xml:space="preserve">, the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essential supremum norm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(or</w:t>
        </w:r>
      </w:ins>
      <w:ins w:id="5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53" w:author="PR Preview" w:date="2026-01-01T00:00:00Z">
        <w:r>
          <w:rPr>
            <w:b/>
            <w:bCs/>
          </w:rP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norm</w:t>
        </w:r>
      </w:ins>
      <w:ins w:id="55" w:author="PR Preview" w:date="2026-01-01T00:00:00Z">
        <w:r>
          <w:t xml:space="preserve">) of a</w:t>
        </w:r>
      </w:ins>
      <w:ins w:id="56" w:author="PR Preview" w:date="2026-01-01T00:00:00Z">
        <w:r>
          <w:t xml:space="preserve"> </w:t>
        </w:r>
      </w:ins>
      <w:hyperlink w:anchor="def-measurable-function">
        <w:ins w:id="57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2026-10-15T13:04:53Z</dcterms:created>
  <dcterms:modified xsi:type="dcterms:W3CDTF">2026-10-15T13:04:53Z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