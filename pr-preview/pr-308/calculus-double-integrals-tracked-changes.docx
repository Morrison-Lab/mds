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05:19:02 (PDT)</w:t>
        </w:r>
      </w:ins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del w:id="3" w:author="PR Preview" w:date="2026-01-01T00:00:00Z">
        <w:r>
          <w:delText xml:space="preserve">The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Fubini–Tonelli theorem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states conditions under which the order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integration in a double integral can be exchanged.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We state them in two settings: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 Riemann version (</w:delText>
        </w:r>
      </w:del>
      <w:hyperlink w:anchor="thm-fubini">
        <w:del w:id="1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5" w:author="PR Preview" w:date="2026-01-01T00:00:00Z">
        <w:r>
          <w:delText xml:space="preserve">) is what applied courses usually use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for double integrals of continuous functions on simple regions;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</w:delText>
        </w:r>
      </w:del>
      <w:del w:id="20" w:author="PR Preview" w:date="2026-01-01T00:00:00Z">
        <w:r>
          <w:delText xml:space="preserve"> </w:delText>
        </w:r>
      </w:del>
      <w:hyperlink r:id="rId9">
        <m:oMath>
          <m:r>
            <m:t>σ</m:t>
          </m:r>
        </m:oMath>
        <w:del w:id="21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measure-theoretic versions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</w:delText>
        </w:r>
      </w:del>
      <w:hyperlink w:anchor="thm-tonelli-measure">
        <w:del w:id="2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</w:delText>
        </w:r>
      </w:del>
      <w:del w:id="29" w:author="PR Preview" w:date="2026-01-01T00:00:00Z">
        <w:r>
          <w:delText xml:space="preserve"> </w:delText>
        </w:r>
      </w:del>
      <w:hyperlink w:anchor="thm-fubini-measure">
        <w:del w:id="3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1" w:author="PR Preview" w:date="2026-01-01T00:00:00Z">
        <w:r>
          <w:delText xml:space="preserve">) are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included to make the</w:delText>
        </w:r>
      </w:del>
      <w:del w:id="34" w:author="PR Preview" w:date="2026-01-01T00:00:00Z">
        <w:r>
          <w:delText xml:space="preserve"> </w:delText>
        </w:r>
      </w:del>
      <w:hyperlink r:id="rId10">
        <w:del w:id="35" w:author="PR Preview" w:date="2026-01-01T00:00:00Z">
          <w:r>
            <w:rPr>
              <w:rStyle w:val="Hyperlink"/>
            </w:rPr>
            <w:delText xml:space="preserve">joint-distribution form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corollary in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rPr>
            <w:i/>
            <w:iCs/>
          </w:rPr>
          <w:delText xml:space="preserve">Probability for Data Science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follow from a stated theorem rather than from an aside.</w:delText>
        </w:r>
      </w:del>
    </w:p>
    <w:p>
      <w:pPr>
        <w:pStyle w:val="FirstParagraph"/>
      </w:pPr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Fubini–Tonelli theorem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states conditions under which the order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of integration in a double integral can be exchanged.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We state them in two settings: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Riemann version (</w:t>
        </w:r>
      </w:ins>
      <w:hyperlink w:anchor="thm-fubini">
        <w:ins w:id="5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4" w:author="PR Preview" w:date="2026-01-01T00:00:00Z">
        <w:r>
          <w:t xml:space="preserve">) is what applied courses usually use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for double integrals of continuous functions on simple regions;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</w:t>
        </w:r>
      </w:ins>
      <w:ins w:id="59" w:author="PR Preview" w:date="2026-01-01T00:00:00Z">
        <w:r>
          <w:t xml:space="preserve"> </w:t>
        </w:r>
      </w:ins>
      <w:hyperlink r:id="rId9">
        <m:oMath>
          <m:r>
            <m:t>σ</m:t>
          </m:r>
        </m:oMath>
        <w:ins w:id="60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measure-theoretic versions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</w:t>
        </w:r>
      </w:ins>
      <w:hyperlink w:anchor="thm-tonelli-measure">
        <w:ins w:id="6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w:hyperlink w:anchor="thm-fubini-measure">
        <w:ins w:id="6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70" w:author="PR Preview" w:date="2026-01-01T00:00:00Z">
        <w:r>
          <w:t xml:space="preserve">) are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included to make the</w:t>
        </w:r>
      </w:ins>
      <w:ins w:id="73" w:author="PR Preview" w:date="2026-01-01T00:00:00Z">
        <w:r>
          <w:t xml:space="preserve"> </w:t>
        </w:r>
      </w:ins>
      <w:hyperlink r:id="rId10">
        <w:ins w:id="74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corollary in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i/>
            <w:iCs/>
          </w:rPr>
          <w:t xml:space="preserve">Probability for Data Science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follow from a stated theorem rather than from an aside.</w:t>
        </w:r>
      </w:ins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del w:id="81" w:author="PR Preview" w:date="2026-01-01T00:00:00Z">
        <w:r>
          <w:rPr>
            <w:b/>
            <w:bCs/>
          </w:rPr>
          <w:delText xml:space="preserve">Theorem 2 (Double integral of a product of powers)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For</w:delText>
        </w:r>
      </w:del>
      <w:del w:id="8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del w:id="8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86" w:author="PR Preview" w:date="2026-01-01T00:00:00Z">
        <w:r>
          <w:rPr>
            <w:i/>
            <w:iCs/>
          </w:rPr>
          <w:delText xml:space="preserve">Proof</w:delText>
        </w:r>
      </w:del>
      <w:del w:id="87" w:author="PR Preview" w:date="2026-01-01T00:00:00Z">
        <w:r>
          <w:delText xml:space="preserve">. </w:delText>
        </w:r>
      </w:del>
      <w:del w:id="88" w:author="PR Preview" w:date="2026-01-01T00:00:00Z">
        <w:r>
          <w:delText xml:space="preserve">This is the solution to</w:delText>
        </w:r>
      </w:del>
      <w:del w:id="89" w:author="PR Preview" w:date="2026-01-01T00:00:00Z">
        <w:r>
          <w:delText xml:space="preserve"> </w:delText>
        </w:r>
      </w:del>
      <w:hyperlink w:anchor="exr-miller-dint-separable">
        <w:del w:id="90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91" w:author="PR Preview" w:date="2026-01-01T00:00:00Z">
        <w:r>
          <w:delText xml:space="preserve">, worked in</w:delText>
        </w:r>
      </w:del>
      <w:del w:id="92" w:author="PR Preview" w:date="2026-01-01T00:00:00Z">
        <w:r>
          <w:delText xml:space="preserve"> </w:delText>
        </w:r>
      </w:del>
      <w:hyperlink w:anchor="sol-miller-dint-separable">
        <w:del w:id="93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94" w:author="PR Preview" w:date="2026-01-01T00:00:00Z">
        <w:r>
          <w:delText xml:space="preserve">.</w:delText>
        </w:r>
      </w:del>
    </w:p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del w:id="95" w:author="PR Preview" w:date="2026-01-01T00:00:00Z">
        <w:r>
          <w:rPr>
            <w:b/>
            <w:bCs/>
          </w:rPr>
          <w:delText xml:space="preserve">Theorem 3 (Harmonic numbers as a double integral)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For every positive integer</w:delText>
        </w:r>
      </w:del>
      <w:del w:id="98" w:author="PR Preview" w:date="2026-01-01T00:00:00Z">
        <w:r>
          <w:delText xml:space="preserve"> </w:delText>
        </w:r>
      </w:del>
      <m:oMath>
        <m:r>
          <m:t>n</m:t>
        </m:r>
      </m:oMath>
      <w:del w:id="99" w:author="PR Preview" w:date="2026-01-01T00:00:00Z">
        <w:r>
          <w:delText xml:space="preserve">,</w:delText>
        </w:r>
      </w:del>
    </w:p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FirstParagraph"/>
      </w:pPr>
      <w:del w:id="100" w:author="PR Preview" w:date="2026-01-01T00:00:00Z">
        <w:r>
          <w:rPr>
            <w:i/>
            <w:iCs/>
          </w:rPr>
          <w:delText xml:space="preserve">Proof</w:delText>
        </w:r>
      </w:del>
      <w:del w:id="101" w:author="PR Preview" w:date="2026-01-01T00:00:00Z">
        <w:r>
          <w:delText xml:space="preserve">. </w:delText>
        </w:r>
      </w:del>
      <w:del w:id="102" w:author="PR Preview" w:date="2026-01-01T00:00:00Z">
        <w:r>
          <w:delText xml:space="preserve">This is the solution to</w:delText>
        </w:r>
      </w:del>
      <w:del w:id="103" w:author="PR Preview" w:date="2026-01-01T00:00:00Z">
        <w:r>
          <w:delText xml:space="preserve"> </w:delText>
        </w:r>
      </w:del>
      <w:hyperlink w:anchor="exr-miller-dint-harmonic-identity">
        <w:del w:id="104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105" w:author="PR Preview" w:date="2026-01-01T00:00:00Z">
        <w:r>
          <w:delText xml:space="preserve">, worked in</w:delText>
        </w:r>
      </w:del>
      <w:del w:id="106" w:author="PR Preview" w:date="2026-01-01T00:00:00Z">
        <w:r>
          <w:delText xml:space="preserve"> </w:delText>
        </w:r>
      </w:del>
      <w:hyperlink w:anchor="sol-miller-dint-harmonic-identity">
        <w:del w:id="107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108" w:author="PR Preview" w:date="2026-01-01T00:00:00Z">
        <w:r>
          <w:delText xml:space="preserve">.</w:delText>
        </w:r>
      </w:del>
    </w:p>
    <w:p>
      <w:pPr>
        <w:pStyle w:val="BodyText"/>
      </w:pPr>
      <w:bookmarkStart w:id="59" w:name="thm-fubini-tonelli"/>
      <w:bookmarkEnd w:id="59"/>
    </w:p>
    <w:p>
      <w:pPr>
        <w:pStyle w:val="BodyText"/>
      </w:pPr>
      <w:del w:id="109" w:author="PR Preview" w:date="2026-01-01T00:00:00Z">
        <w:r>
          <w:rPr>
            <w:b/>
            <w:bCs/>
          </w:rPr>
          <w:delText xml:space="preserve">Theorem 4 (Tonelli’s theorem (measure-theoretic form))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Let</w:delText>
        </w:r>
      </w:del>
      <w:del w:id="1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and</w:delText>
        </w:r>
      </w:del>
      <w:del w:id="1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be</w:delText>
        </w:r>
      </w:del>
      <w:del w:id="118" w:author="PR Preview" w:date="2026-01-01T00:00:00Z">
        <w:r>
          <w:delText xml:space="preserve"> </w:delText>
        </w:r>
      </w:del>
      <w:hyperlink r:id="rId58">
        <w:del w:id="119" w:author="PR Preview" w:date="2026-01-01T00:00:00Z">
          <w:r>
            <w:rPr>
              <w:rStyle w:val="Hyperlink"/>
            </w:rPr>
            <w:delText xml:space="preserve">measure spaces</w:delText>
          </w:r>
        </w:del>
      </w:hyperlink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with</w:delText>
        </w:r>
      </w:del>
      <w:del w:id="122" w:author="PR Preview" w:date="2026-01-01T00:00:00Z">
        <w:r>
          <w:delText xml:space="preserve"> </w:delText>
        </w:r>
      </w:del>
      <w:hyperlink r:id="rId9">
        <m:oMath>
          <m:r>
            <m:t>σ</m:t>
          </m:r>
        </m:oMath>
        <w:del w:id="123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measures,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and let</w:delText>
        </w:r>
      </w:del>
      <w:del w:id="1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be</w:delText>
        </w:r>
      </w:del>
      <w:del w:id="131" w:author="PR Preview" w:date="2026-01-01T00:00:00Z">
        <w:r>
          <w:delText xml:space="preserve"> </w:delText>
        </w:r>
      </w:del>
      <w:hyperlink r:id="rId59">
        <w:del w:id="132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with respect to the</w:delText>
        </w:r>
      </w:del>
      <w:del w:id="135" w:author="PR Preview" w:date="2026-01-01T00:00:00Z">
        <w:r>
          <w:delText xml:space="preserve"> </w:delText>
        </w:r>
      </w:del>
      <w:hyperlink r:id="rId60">
        <w:del w:id="136" w:author="PR Preview" w:date="2026-01-01T00:00:00Z">
          <w:r>
            <w:rPr>
              <w:rStyle w:val="Hyperlink"/>
            </w:rPr>
            <w:delText xml:space="preserve">product</w:delText>
          </w:r>
        </w:del>
        <w:del w:id="13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38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del w:id="140" w:author="PR Preview" w:date="2026-01-01T00:00:00Z">
        <w:r>
          <w:delText xml:space="preserve">.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If</w:delText>
        </w:r>
      </w:del>
      <w:del w:id="1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144" w:author="PR Preview" w:date="2026-01-01T00:00:00Z">
        <w:r>
          <w:delText xml:space="preserve"> </w:delText>
        </w:r>
      </w:del>
      <w:hyperlink r:id="rId61">
        <w:del w:id="145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with respect to the</w:delText>
        </w:r>
      </w:del>
      <w:del w:id="148" w:author="PR Preview" w:date="2026-01-01T00:00:00Z">
        <w:r>
          <w:delText xml:space="preserve"> </w:delText>
        </w:r>
      </w:del>
      <w:hyperlink r:id="rId62">
        <w:del w:id="149" w:author="PR Preview" w:date="2026-01-01T00:00:00Z">
          <w:r>
            <w:rPr>
              <w:rStyle w:val="Hyperlink"/>
            </w:rPr>
            <w:delText xml:space="preserve">product measure</w:delText>
          </w:r>
        </w:del>
      </w:hyperlink>
      <w:del w:id="150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del w:id="151" w:author="PR Preview" w:date="2026-01-01T00:00:00Z">
        <w:r>
          <w:delText xml:space="preserve">,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then both iterated</w:delText>
        </w:r>
      </w:del>
      <w:del w:id="154" w:author="PR Preview" w:date="2026-01-01T00:00:00Z">
        <w:r>
          <w:delText xml:space="preserve"> </w:delText>
        </w:r>
      </w:del>
      <w:hyperlink r:id="rId63">
        <w:del w:id="155" w:author="PR Preview" w:date="2026-01-01T00:00:00Z">
          <w:r>
            <w:rPr>
              <w:rStyle w:val="Hyperlink"/>
            </w:rPr>
            <w:delText xml:space="preserve">integrals</w:delText>
          </w:r>
        </w:del>
      </w:hyperlink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exist (possibly equal to</w:delText>
        </w:r>
      </w:del>
      <w:del w:id="158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del w:id="159" w:author="PR Preview" w:date="2026-01-01T00:00:00Z">
        <w:r>
          <w:delText xml:space="preserve">),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agree with the double integral,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and equal each other:</w:delText>
        </w:r>
      </w:del>
    </w:p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Theorem 2 (Tonelli’s theorem (measure-theoretic form))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Let</w:t>
        </w:r>
      </w:ins>
      <w:ins w:id="1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and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be</w:t>
        </w:r>
      </w:ins>
      <w:ins w:id="173" w:author="PR Preview" w:date="2026-01-01T00:00:00Z">
        <w:r>
          <w:t xml:space="preserve"> </w:t>
        </w:r>
      </w:ins>
      <w:hyperlink r:id="rId58">
        <w:ins w:id="174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with</w:t>
        </w:r>
      </w:ins>
      <w:ins w:id="177" w:author="PR Preview" w:date="2026-01-01T00:00:00Z">
        <w:r>
          <w:t xml:space="preserve"> </w:t>
        </w:r>
      </w:ins>
      <w:hyperlink r:id="rId9">
        <m:oMath>
          <m:r>
            <m:t>σ</m:t>
          </m:r>
        </m:oMath>
        <w:ins w:id="178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measures,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and let</w:t>
        </w:r>
      </w:ins>
      <w:ins w:id="1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be</w:t>
        </w:r>
      </w:ins>
      <w:ins w:id="186" w:author="PR Preview" w:date="2026-01-01T00:00:00Z">
        <w:r>
          <w:t xml:space="preserve"> </w:t>
        </w:r>
      </w:ins>
      <w:hyperlink r:id="rId59">
        <w:ins w:id="187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with respect to the</w:t>
        </w:r>
      </w:ins>
      <w:ins w:id="190" w:author="PR Preview" w:date="2026-01-01T00:00:00Z">
        <w:r>
          <w:t xml:space="preserve"> </w:t>
        </w:r>
      </w:ins>
      <w:hyperlink r:id="rId60">
        <w:ins w:id="191" w:author="PR Preview" w:date="2026-01-01T00:00:00Z">
          <w:r>
            <w:rPr>
              <w:rStyle w:val="Hyperlink"/>
            </w:rPr>
            <w:t xml:space="preserve">product</w:t>
          </w:r>
        </w:ins>
        <w:ins w:id="19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193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195" w:author="PR Preview" w:date="2026-01-01T00:00:00Z">
        <w:r>
          <w:t xml:space="preserve">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If</w:t>
        </w:r>
      </w:ins>
      <w:ins w:id="1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199" w:author="PR Preview" w:date="2026-01-01T00:00:00Z">
        <w:r>
          <w:t xml:space="preserve"> </w:t>
        </w:r>
      </w:ins>
      <w:hyperlink r:id="rId61">
        <w:ins w:id="200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with respect to the</w:t>
        </w:r>
      </w:ins>
      <w:ins w:id="203" w:author="PR Preview" w:date="2026-01-01T00:00:00Z">
        <w:r>
          <w:t xml:space="preserve"> </w:t>
        </w:r>
      </w:ins>
      <w:hyperlink r:id="rId62">
        <w:ins w:id="204" w:author="PR Preview" w:date="2026-01-01T00:00:00Z">
          <w:r>
            <w:rPr>
              <w:rStyle w:val="Hyperlink"/>
            </w:rPr>
            <w:t xml:space="preserve">product measure</w:t>
          </w:r>
        </w:ins>
      </w:hyperlink>
      <w:ins w:id="205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then both iterated</w:t>
        </w:r>
      </w:ins>
      <w:ins w:id="209" w:author="PR Preview" w:date="2026-01-01T00:00:00Z">
        <w:r>
          <w:t xml:space="preserve"> </w:t>
        </w:r>
      </w:ins>
      <w:hyperlink r:id="rId63">
        <w:ins w:id="210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exist (possibly equal to</w:t>
        </w:r>
      </w:ins>
      <w:ins w:id="213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ins w:id="214" w:author="PR Preview" w:date="2026-01-01T00:00:00Z">
        <w:r>
          <w:t xml:space="preserve">),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agree with the double integral,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del w:id="219" w:author="PR Preview" w:date="2026-01-01T00:00:00Z">
        <w:r>
          <w:rPr>
            <w:b/>
            <w:bCs/>
          </w:rPr>
          <w:delText xml:space="preserve">Theorem 5 (Fubini’s theorem (measure-theoretic form))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Let</w:delText>
        </w:r>
      </w:del>
      <w:del w:id="22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and</w:delText>
        </w:r>
      </w:del>
      <w:del w:id="2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be</w:delText>
        </w:r>
      </w:del>
      <w:del w:id="228" w:author="PR Preview" w:date="2026-01-01T00:00:00Z">
        <w:r>
          <w:delText xml:space="preserve"> </w:delText>
        </w:r>
      </w:del>
      <w:hyperlink r:id="rId58">
        <w:del w:id="229" w:author="PR Preview" w:date="2026-01-01T00:00:00Z">
          <w:r>
            <w:rPr>
              <w:rStyle w:val="Hyperlink"/>
            </w:rPr>
            <w:delText xml:space="preserve">measure spaces</w:delText>
          </w:r>
        </w:del>
      </w:hyperlink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with</w:delText>
        </w:r>
      </w:del>
      <w:del w:id="232" w:author="PR Preview" w:date="2026-01-01T00:00:00Z">
        <w:r>
          <w:delText xml:space="preserve"> </w:delText>
        </w:r>
      </w:del>
      <w:hyperlink r:id="rId9">
        <m:oMath>
          <m:r>
            <m:t>σ</m:t>
          </m:r>
        </m:oMath>
        <w:del w:id="233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measures,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 let</w:delText>
        </w:r>
      </w:del>
      <w:del w:id="2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be</w:delText>
        </w:r>
      </w:del>
      <w:del w:id="241" w:author="PR Preview" w:date="2026-01-01T00:00:00Z">
        <w:r>
          <w:delText xml:space="preserve"> </w:delText>
        </w:r>
      </w:del>
      <w:hyperlink r:id="rId59">
        <w:del w:id="242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with respect to the</w:delText>
        </w:r>
      </w:del>
      <w:del w:id="245" w:author="PR Preview" w:date="2026-01-01T00:00:00Z">
        <w:r>
          <w:delText xml:space="preserve"> </w:delText>
        </w:r>
      </w:del>
      <w:hyperlink r:id="rId60">
        <w:del w:id="246" w:author="PR Preview" w:date="2026-01-01T00:00:00Z">
          <w:r>
            <w:rPr>
              <w:rStyle w:val="Hyperlink"/>
            </w:rPr>
            <w:delText xml:space="preserve">product</w:delText>
          </w:r>
        </w:del>
        <w:del w:id="24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248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2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del w:id="250" w:author="PR Preview" w:date="2026-01-01T00:00:00Z">
        <w:r>
          <w:delText xml:space="preserve">.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If</w:delText>
        </w:r>
      </w:del>
      <w:del w:id="25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54" w:author="PR Preview" w:date="2026-01-01T00:00:00Z">
        <w:r>
          <w:delText xml:space="preserve">,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that is,</w:delText>
        </w:r>
      </w:del>
      <w:del w:id="257" w:author="PR Preview" w:date="2026-01-01T00:00:00Z">
        <w:r>
          <w:delText xml:space="preserve"> </w:delText>
        </w:r>
      </w:del>
      <m:oMath>
        <m:r>
          <m:t>f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is</w:delText>
        </w:r>
      </w:del>
      <w:del w:id="260" w:author="PR Preview" w:date="2026-01-01T00:00:00Z">
        <w:r>
          <w:delText xml:space="preserve"> </w:delText>
        </w:r>
      </w:del>
      <w:hyperlink r:id="rId65">
        <w:del w:id="261" w:author="PR Preview" w:date="2026-01-01T00:00:00Z">
          <w:r>
            <w:rPr>
              <w:rStyle w:val="Hyperlink"/>
            </w:rPr>
            <w:delText xml:space="preserve">absolutely integrable</w:delText>
          </w:r>
        </w:del>
      </w:hyperlink>
      <w:del w:id="262" w:author="PR Preview" w:date="2026-01-01T00:00:00Z">
        <w:r>
          <w:delText xml:space="preserve">,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then both iterated</w:delText>
        </w:r>
      </w:del>
      <w:del w:id="265" w:author="PR Preview" w:date="2026-01-01T00:00:00Z">
        <w:r>
          <w:delText xml:space="preserve"> </w:delText>
        </w:r>
      </w:del>
      <w:hyperlink r:id="rId63">
        <w:del w:id="266" w:author="PR Preview" w:date="2026-01-01T00:00:00Z">
          <w:r>
            <w:rPr>
              <w:rStyle w:val="Hyperlink"/>
            </w:rPr>
            <w:delText xml:space="preserve">integrals</w:delText>
          </w:r>
        </w:del>
      </w:hyperlink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exist,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agree with the double integral,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and equal each other:</w:delText>
        </w:r>
      </w:del>
    </w:p>
    <w:p>
      <w:pPr>
        <w:pStyle w:val="BodyText"/>
      </w:pPr>
      <w:ins w:id="273" w:author="PR Preview" w:date="2026-01-01T00:00:00Z">
        <w:r>
          <w:rPr>
            <w:b/>
            <w:bCs/>
          </w:rPr>
          <w:t xml:space="preserve">Theorem 3 (Fubini’s theorem (measure-theoretic form))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Let</w:t>
        </w:r>
      </w:ins>
      <w:ins w:id="2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and</w:t>
        </w:r>
      </w:ins>
      <w:ins w:id="2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be</w:t>
        </w:r>
      </w:ins>
      <w:ins w:id="282" w:author="PR Preview" w:date="2026-01-01T00:00:00Z">
        <w:r>
          <w:t xml:space="preserve"> </w:t>
        </w:r>
      </w:ins>
      <w:hyperlink r:id="rId58">
        <w:ins w:id="283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with</w:t>
        </w:r>
      </w:ins>
      <w:ins w:id="286" w:author="PR Preview" w:date="2026-01-01T00:00:00Z">
        <w:r>
          <w:t xml:space="preserve"> </w:t>
        </w:r>
      </w:ins>
      <w:hyperlink r:id="rId9">
        <m:oMath>
          <m:r>
            <m:t>σ</m:t>
          </m:r>
        </m:oMath>
        <w:ins w:id="287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measures,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and let</w:t>
        </w:r>
      </w:ins>
      <w:ins w:id="2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be</w:t>
        </w:r>
      </w:ins>
      <w:ins w:id="295" w:author="PR Preview" w:date="2026-01-01T00:00:00Z">
        <w:r>
          <w:t xml:space="preserve"> </w:t>
        </w:r>
      </w:ins>
      <w:hyperlink r:id="rId59">
        <w:ins w:id="296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with respect to the</w:t>
        </w:r>
      </w:ins>
      <w:ins w:id="299" w:author="PR Preview" w:date="2026-01-01T00:00:00Z">
        <w:r>
          <w:t xml:space="preserve"> </w:t>
        </w:r>
      </w:ins>
      <w:hyperlink r:id="rId60">
        <w:ins w:id="300" w:author="PR Preview" w:date="2026-01-01T00:00:00Z">
          <w:r>
            <w:rPr>
              <w:rStyle w:val="Hyperlink"/>
            </w:rPr>
            <w:t xml:space="preserve">product</w:t>
          </w:r>
        </w:ins>
        <w:ins w:id="30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302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3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304" w:author="PR Preview" w:date="2026-01-01T00:00:00Z">
        <w:r>
          <w:t xml:space="preserve">.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If</w:t>
        </w:r>
      </w:ins>
      <w:ins w:id="307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that is,</w:t>
        </w:r>
      </w:ins>
      <w:ins w:id="311" w:author="PR Preview" w:date="2026-01-01T00:00:00Z">
        <w:r>
          <w:t xml:space="preserve"> </w:t>
        </w:r>
      </w:ins>
      <m:oMath>
        <m:r>
          <m:t>f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is</w:t>
        </w:r>
      </w:ins>
      <w:ins w:id="314" w:author="PR Preview" w:date="2026-01-01T00:00:00Z">
        <w:r>
          <w:t xml:space="preserve"> </w:t>
        </w:r>
      </w:ins>
      <w:hyperlink r:id="rId65">
        <w:ins w:id="315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316" w:author="PR Preview" w:date="2026-01-01T00:00:00Z">
        <w:r>
          <w:t xml:space="preserve">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then both iterated</w:t>
        </w:r>
      </w:ins>
      <w:ins w:id="319" w:author="PR Preview" w:date="2026-01-01T00:00:00Z">
        <w:r>
          <w:t xml:space="preserve"> </w:t>
        </w:r>
      </w:ins>
      <w:hyperlink r:id="rId63">
        <w:ins w:id="320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exist,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agree with the double integral,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del w:id="327" w:author="PR Preview" w:date="2026-01-01T00:00:00Z">
        <w:r>
          <w:rPr>
            <w:b/>
            <w:bCs/>
          </w:rPr>
          <w:delText xml:space="preserve">Example 6 (Positive application of</w:delText>
        </w:r>
      </w:del>
      <w:del w:id="328" w:author="PR Preview" w:date="2026-01-01T00:00:00Z">
        <w:r>
          <w:rPr>
            <w:b/>
            <w:bCs/>
          </w:rPr>
          <w:delText xml:space="preserve"> </w:delText>
        </w:r>
      </w:del>
      <w:hyperlink w:anchor="thm-tonelli-measure">
        <w:del w:id="329" w:author="PR Preview" w:date="2026-01-01T00:00:00Z">
          <w:r>
            <w:rPr>
              <w:rStyle w:val="Hyperlink"/>
              <w:b/>
              <w:bCs/>
            </w:rPr>
            <w:delText xml:space="preserve">Theorem 4</w:delText>
          </w:r>
        </w:del>
      </w:hyperlink>
      <w:del w:id="330" w:author="PR Preview" w:date="2026-01-01T00:00:00Z">
        <w:r>
          <w:rPr>
            <w:b/>
            <w:bCs/>
          </w:rPr>
          <w:delText xml:space="preserve">)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Let</w:delText>
        </w:r>
      </w:del>
      <w:del w:id="333" w:author="PR Preview" w:date="2026-01-01T00:00:00Z">
        <w:r>
          <w:delText xml:space="preserve"> </w:delText>
        </w:r>
      </w:del>
      <m:oMath>
        <m:r>
          <m:t>X</m:t>
        </m:r>
      </m:oMath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and</w:delText>
        </w:r>
      </w:del>
      <w:del w:id="336" w:author="PR Preview" w:date="2026-01-01T00:00:00Z">
        <w:r>
          <w:delText xml:space="preserve"> </w:delText>
        </w:r>
      </w:del>
      <m:oMath>
        <m:r>
          <m:t>Y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be</w:delText>
        </w:r>
      </w:del>
      <w:del w:id="339" w:author="PR Preview" w:date="2026-01-01T00:00:00Z">
        <w:r>
          <w:delText xml:space="preserve"> </w:delText>
        </w:r>
      </w:del>
      <w:hyperlink r:id="rId16">
        <w:del w:id="340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341" w:author="PR Preview" w:date="2026-01-01T00:00:00Z">
        <w:r>
          <w:delText xml:space="preserve"> </w:delText>
        </w:r>
      </w:del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del w:id="342" w:author="PR Preview" w:date="2026-01-01T00:00:00Z">
        <w:r>
          <w:delText xml:space="preserve"> </w:delText>
        </w:r>
      </w:del>
      <w:hyperlink r:id="rId18">
        <w:del w:id="343" w:author="PR Preview" w:date="2026-01-01T00:00:00Z">
          <w:r>
            <w:rPr>
              <w:rStyle w:val="Hyperlink"/>
            </w:rPr>
            <w:delText xml:space="preserve">random variables</w:delText>
          </w:r>
        </w:del>
      </w:hyperlink>
      <w:del w:id="344" w:author="PR Preview" w:date="2026-01-01T00:00:00Z">
        <w:r>
          <w:delText xml:space="preserve">,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with</w:delText>
        </w:r>
      </w:del>
      <w:del w:id="347" w:author="PR Preview" w:date="2026-01-01T00:00:00Z">
        <w:r>
          <w:delText xml:space="preserve"> </w:delText>
        </w:r>
      </w:del>
      <w:hyperlink r:id="rId19">
        <w:del w:id="348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34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for</w:delText>
        </w:r>
      </w:del>
      <w:del w:id="35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del w:id="353" w:author="PR Preview" w:date="2026-01-01T00:00:00Z">
        <w:r>
          <w:delText xml:space="preserve">.</w:delText>
        </w:r>
      </w:del>
    </w:p>
    <w:p>
      <w:pPr>
        <w:pStyle w:val="BodyText"/>
      </w:pPr>
      <w:del w:id="354" w:author="PR Preview" w:date="2026-01-01T00:00:00Z">
        <w:r>
          <w:delText xml:space="preserve">The probability</w:delText>
        </w:r>
      </w:del>
      <w:del w:id="35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is the integral of</w:delText>
        </w:r>
      </w:del>
      <w:del w:id="358" w:author="PR Preview" w:date="2026-01-01T00:00:00Z">
        <w:r>
          <w:delText xml:space="preserve"> </w:delText>
        </w:r>
      </w:del>
      <m:oMath>
        <m:r>
          <m:t>f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over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with respect to Lebesgue measure (ordinary length) in each coordinate.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Lebesgue measure on</w:delText>
        </w:r>
      </w:del>
      <w:del w:id="36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is</w:delText>
        </w:r>
      </w:del>
      <w:del w:id="369" w:author="PR Preview" w:date="2026-01-01T00:00:00Z">
        <w:r>
          <w:delText xml:space="preserve"> </w:delText>
        </w:r>
      </w:del>
      <m:oMath>
        <m:r>
          <m:t>σ</m:t>
        </m:r>
      </m:oMath>
      <w:del w:id="370" w:author="PR Preview" w:date="2026-01-01T00:00:00Z">
        <w:r>
          <w:delText xml:space="preserve">-finite,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because</w:delText>
        </w:r>
      </w:del>
      <w:del w:id="37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is the union of the intervals</w:delText>
        </w:r>
      </w:del>
      <w:del w:id="37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del w:id="377" w:author="PR Preview" w:date="2026-01-01T00:00:00Z">
        <w:r>
          <w:delText xml:space="preserve">,</w:delText>
        </w:r>
      </w:del>
      <w:del w:id="37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379" w:author="PR Preview" w:date="2026-01-01T00:00:00Z">
        <w:r>
          <w:delText xml:space="preserve">,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each of finite length</w:delText>
        </w:r>
      </w:del>
      <w:del w:id="382" w:author="PR Preview" w:date="2026-01-01T00:00:00Z">
        <w:r>
          <w:delText xml:space="preserve"> </w:delText>
        </w:r>
      </w:del>
      <m:oMath>
        <m:r>
          <m:t>n</m:t>
        </m:r>
      </m:oMath>
      <w:del w:id="383" w:author="PR Preview" w:date="2026-01-01T00:00:00Z">
        <w:r>
          <w:delText xml:space="preserve">;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so the</w:delText>
        </w:r>
      </w:del>
      <w:del w:id="386" w:author="PR Preview" w:date="2026-01-01T00:00:00Z">
        <w:r>
          <w:delText xml:space="preserve"> </w:delText>
        </w:r>
      </w:del>
      <m:oMath>
        <m:r>
          <m:t>σ</m:t>
        </m:r>
      </m:oMath>
      <w:del w:id="387" w:author="PR Preview" w:date="2026-01-01T00:00:00Z">
        <w:r>
          <w:delText xml:space="preserve">-finiteness condition of</w:delText>
        </w:r>
      </w:del>
      <w:del w:id="388" w:author="PR Preview" w:date="2026-01-01T00:00:00Z">
        <w:r>
          <w:delText xml:space="preserve"> </w:delText>
        </w:r>
      </w:del>
      <w:hyperlink w:anchor="thm-tonelli-measure">
        <w:del w:id="389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holds.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Since</w:delText>
        </w:r>
      </w:del>
      <w:del w:id="39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del w:id="395" w:author="PR Preview" w:date="2026-01-01T00:00:00Z">
        <w:r>
          <w:delText xml:space="preserve">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the nonnegativity condition is also satisfied.</w:delText>
        </w:r>
      </w:del>
    </w:p>
    <w:p>
      <w:pPr>
        <w:pStyle w:val="BodyText"/>
      </w:pPr>
      <w:del w:id="398" w:author="PR Preview" w:date="2026-01-01T00:00:00Z">
        <w:r>
          <w:delText xml:space="preserve">By</w:delText>
        </w:r>
      </w:del>
      <w:del w:id="399" w:author="PR Preview" w:date="2026-01-01T00:00:00Z">
        <w:r>
          <w:delText xml:space="preserve"> </w:delText>
        </w:r>
      </w:del>
      <w:hyperlink w:anchor="thm-tonelli-measure">
        <w:del w:id="40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401" w:author="PR Preview" w:date="2026-01-01T00:00:00Z">
        <w:r>
          <w:delText xml:space="preserve">, both iterated integrals exist and agree.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Integrating</w:delText>
        </w:r>
      </w:del>
      <w:del w:id="404" w:author="PR Preview" w:date="2026-01-01T00:00:00Z">
        <w:r>
          <w:delText xml:space="preserve"> </w:delText>
        </w:r>
      </w:del>
      <m:oMath>
        <m:r>
          <m:t>y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first, then</w:delText>
        </w:r>
      </w:del>
      <w:del w:id="407" w:author="PR Preview" w:date="2026-01-01T00:00:00Z">
        <w:r>
          <w:delText xml:space="preserve"> </w:delText>
        </w:r>
      </w:del>
      <m:oMath>
        <m:r>
          <m:t>x</m:t>
        </m:r>
      </m:oMath>
      <w:del w:id="408" w:author="PR Preview" w:date="2026-01-01T00:00:00Z">
        <w:r>
          <w:delText xml:space="preserve">:</w:delText>
        </w:r>
      </w:del>
    </w:p>
    <w:p>
      <w:pPr>
        <w:pStyle w:val="BodyText"/>
      </w:pPr>
      <w:ins w:id="409" w:author="PR Preview" w:date="2026-01-01T00:00:00Z">
        <w:r>
          <w:rPr>
            <w:b/>
            <w:bCs/>
          </w:rPr>
          <w:t xml:space="preserve">Example 6 (Positive application of</w:t>
        </w:r>
      </w:ins>
      <w:ins w:id="410" w:author="PR Preview" w:date="2026-01-01T00:00:00Z">
        <w:r>
          <w:rPr>
            <w:b/>
            <w:bCs/>
          </w:rPr>
          <w:t xml:space="preserve"> </w:t>
        </w:r>
      </w:ins>
      <w:hyperlink w:anchor="thm-tonelli-measure">
        <w:ins w:id="411" w:author="PR Preview" w:date="2026-01-01T00:00:00Z">
          <w:r>
            <w:rPr>
              <w:rStyle w:val="Hyperlink"/>
              <w:b/>
              <w:bCs/>
            </w:rPr>
            <w:t xml:space="preserve">Theorem 2</w:t>
          </w:r>
        </w:ins>
      </w:hyperlink>
      <w:ins w:id="412" w:author="PR Preview" w:date="2026-01-01T00:00:00Z">
        <w:r>
          <w:rPr>
            <w:b/>
            <w:bCs/>
          </w:rPr>
          <w:t xml:space="preserve">)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Let</w:t>
        </w:r>
      </w:ins>
      <w:ins w:id="415" w:author="PR Preview" w:date="2026-01-01T00:00:00Z">
        <w:r>
          <w:t xml:space="preserve"> </w:t>
        </w:r>
      </w:ins>
      <m:oMath>
        <m:r>
          <m:t>X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and</w:t>
        </w:r>
      </w:ins>
      <w:ins w:id="418" w:author="PR Preview" w:date="2026-01-01T00:00:00Z">
        <w:r>
          <w:t xml:space="preserve"> </w:t>
        </w:r>
      </w:ins>
      <m:oMath>
        <m:r>
          <m:t>Y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be</w:t>
        </w:r>
      </w:ins>
      <w:ins w:id="421" w:author="PR Preview" w:date="2026-01-01T00:00:00Z">
        <w:r>
          <w:t xml:space="preserve"> </w:t>
        </w:r>
      </w:ins>
      <w:hyperlink r:id="rId16">
        <w:ins w:id="422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423" w:author="PR Preview" w:date="2026-01-01T00:00:00Z">
        <w:r>
          <w:t xml:space="preserve"> </w:t>
        </w:r>
      </w:ins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ins w:id="424" w:author="PR Preview" w:date="2026-01-01T00:00:00Z">
        <w:r>
          <w:t xml:space="preserve"> </w:t>
        </w:r>
      </w:ins>
      <w:hyperlink r:id="rId18">
        <w:ins w:id="425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426" w:author="PR Preview" w:date="2026-01-01T00:00:00Z">
        <w:r>
          <w:t xml:space="preserve">,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with</w:t>
        </w:r>
      </w:ins>
      <w:ins w:id="429" w:author="PR Preview" w:date="2026-01-01T00:00:00Z">
        <w:r>
          <w:t xml:space="preserve"> </w:t>
        </w:r>
      </w:ins>
      <w:hyperlink r:id="rId19">
        <w:ins w:id="430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4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for</w:t>
        </w:r>
      </w:ins>
      <w:ins w:id="43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ins w:id="435" w:author="PR Preview" w:date="2026-01-01T00:00:00Z">
        <w:r>
          <w:t xml:space="preserve">.</w:t>
        </w:r>
      </w:ins>
    </w:p>
    <w:p>
      <w:pPr>
        <w:pStyle w:val="BodyText"/>
      </w:pPr>
      <w:ins w:id="436" w:author="PR Preview" w:date="2026-01-01T00:00:00Z">
        <w:r>
          <w:t xml:space="preserve">The probability</w:t>
        </w:r>
      </w:ins>
      <w:ins w:id="43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is the integral of</w:t>
        </w:r>
      </w:ins>
      <w:ins w:id="440" w:author="PR Preview" w:date="2026-01-01T00:00:00Z">
        <w:r>
          <w:t xml:space="preserve"> </w:t>
        </w:r>
      </w:ins>
      <m:oMath>
        <m:r>
          <m:t>f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over</w:t>
        </w:r>
      </w:ins>
      <w:ins w:id="44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with respect to Lebesgue measure (ordinary length) in each coordinate.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Lebesgue measure on</w:t>
        </w:r>
      </w:ins>
      <w:ins w:id="44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</w:t>
        </w:r>
      </w:ins>
      <w:ins w:id="451" w:author="PR Preview" w:date="2026-01-01T00:00:00Z">
        <w:r>
          <w:t xml:space="preserve"> </w:t>
        </w:r>
      </w:ins>
      <m:oMath>
        <m:r>
          <m:t>σ</m:t>
        </m:r>
      </m:oMath>
      <w:ins w:id="452" w:author="PR Preview" w:date="2026-01-01T00:00:00Z">
        <w:r>
          <w:t xml:space="preserve">-finite,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because</w:t>
        </w:r>
      </w:ins>
      <w:ins w:id="45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is the union of the intervals</w:t>
        </w:r>
      </w:ins>
      <w:ins w:id="4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ins w:id="459" w:author="PR Preview" w:date="2026-01-01T00:00:00Z">
        <w:r>
          <w:t xml:space="preserve">,</w:t>
        </w:r>
      </w:ins>
      <w:ins w:id="46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461" w:author="PR Preview" w:date="2026-01-01T00:00:00Z">
        <w:r>
          <w:t xml:space="preserve">,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each of finite length</w:t>
        </w:r>
      </w:ins>
      <w:ins w:id="464" w:author="PR Preview" w:date="2026-01-01T00:00:00Z">
        <w:r>
          <w:t xml:space="preserve"> </w:t>
        </w:r>
      </w:ins>
      <m:oMath>
        <m:r>
          <m:t>n</m:t>
        </m:r>
      </m:oMath>
      <w:ins w:id="465" w:author="PR Preview" w:date="2026-01-01T00:00:00Z">
        <w:r>
          <w:t xml:space="preserve">;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so the</w:t>
        </w:r>
      </w:ins>
      <w:ins w:id="468" w:author="PR Preview" w:date="2026-01-01T00:00:00Z">
        <w:r>
          <w:t xml:space="preserve"> </w:t>
        </w:r>
      </w:ins>
      <m:oMath>
        <m:r>
          <m:t>σ</m:t>
        </m:r>
      </m:oMath>
      <w:ins w:id="469" w:author="PR Preview" w:date="2026-01-01T00:00:00Z">
        <w:r>
          <w:t xml:space="preserve">-finiteness condition of</w:t>
        </w:r>
      </w:ins>
      <w:ins w:id="470" w:author="PR Preview" w:date="2026-01-01T00:00:00Z">
        <w:r>
          <w:t xml:space="preserve"> </w:t>
        </w:r>
      </w:ins>
      <w:hyperlink w:anchor="thm-tonelli-measure">
        <w:ins w:id="47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holds.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Since</w:t>
        </w:r>
      </w:ins>
      <w:ins w:id="4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ins w:id="477" w:author="PR Preview" w:date="2026-01-01T00:00:00Z">
        <w:r>
          <w:t xml:space="preserve">,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the nonnegativity condition is also satisfied.</w:t>
        </w:r>
      </w:ins>
    </w:p>
    <w:p>
      <w:pPr>
        <w:pStyle w:val="BodyText"/>
      </w:pPr>
      <w:ins w:id="480" w:author="PR Preview" w:date="2026-01-01T00:00:00Z">
        <w:r>
          <w:t xml:space="preserve">By</w:t>
        </w:r>
      </w:ins>
      <w:ins w:id="481" w:author="PR Preview" w:date="2026-01-01T00:00:00Z">
        <w:r>
          <w:t xml:space="preserve"> </w:t>
        </w:r>
      </w:ins>
      <w:hyperlink w:anchor="thm-tonelli-measure">
        <w:ins w:id="48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83" w:author="PR Preview" w:date="2026-01-01T00:00:00Z">
        <w:r>
          <w:t xml:space="preserve">, both iterated integrals exist and agree.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Integrating</w:t>
        </w:r>
      </w:ins>
      <w:ins w:id="486" w:author="PR Preview" w:date="2026-01-01T00:00:00Z">
        <w:r>
          <w:t xml:space="preserve"> </w:t>
        </w:r>
      </w:ins>
      <m:oMath>
        <m:r>
          <m:t>y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first, then</w:t>
        </w:r>
      </w:ins>
      <w:ins w:id="489" w:author="PR Preview" w:date="2026-01-01T00:00:00Z">
        <w:r>
          <w:t xml:space="preserve"> </w:t>
        </w:r>
      </w:ins>
      <m:oMath>
        <m:r>
          <m:t>x</m:t>
        </m:r>
      </m:oMath>
      <w:ins w:id="4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del w:id="491" w:author="PR Preview" w:date="2026-01-01T00:00:00Z">
        <w:r>
          <w:delText xml:space="preserve">Both iterated integrals equal</w:delText>
        </w:r>
      </w:del>
      <w:del w:id="4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del w:id="493" w:author="PR Preview" w:date="2026-01-01T00:00:00Z">
        <w:r>
          <w:delText xml:space="preserve">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as</w:delText>
        </w:r>
      </w:del>
      <w:del w:id="496" w:author="PR Preview" w:date="2026-01-01T00:00:00Z">
        <w:r>
          <w:delText xml:space="preserve"> </w:delText>
        </w:r>
      </w:del>
      <w:hyperlink w:anchor="thm-tonelli-measure">
        <w:del w:id="497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guarantees.</w:delText>
        </w:r>
      </w:del>
    </w:p>
    <w:p>
      <w:pPr>
        <w:pStyle w:val="BodyText"/>
      </w:pPr>
      <w:del w:id="500" w:author="PR Preview" w:date="2026-01-01T00:00:00Z">
        <w:r>
          <w:rPr>
            <w:b/>
            <w:bCs/>
          </w:rPr>
          <w:delText xml:space="preserve">Example 7 (When neither Tonelli’s nor Fubini’s condition is satisfied)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The same function</w:delText>
        </w:r>
      </w:del>
      <w:del w:id="5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from</w:delText>
        </w:r>
      </w:del>
      <w:del w:id="506" w:author="PR Preview" w:date="2026-01-01T00:00:00Z">
        <w:r>
          <w:delText xml:space="preserve"> </w:delText>
        </w:r>
      </w:del>
      <w:hyperlink w:anchor="exm-fubini-fail">
        <w:del w:id="507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illustrates a case where neither the hypothesis of</w:delText>
        </w:r>
      </w:del>
      <w:del w:id="510" w:author="PR Preview" w:date="2026-01-01T00:00:00Z">
        <w:r>
          <w:delText xml:space="preserve"> </w:delText>
        </w:r>
      </w:del>
      <w:hyperlink w:anchor="thm-tonelli-measure">
        <w:del w:id="51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nor that of</w:delText>
        </w:r>
      </w:del>
      <w:del w:id="514" w:author="PR Preview" w:date="2026-01-01T00:00:00Z">
        <w:r>
          <w:delText xml:space="preserve"> </w:delText>
        </w:r>
      </w:del>
      <w:hyperlink w:anchor="thm-fubini-measure">
        <w:del w:id="515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is satisfied.</w:delText>
        </w:r>
      </w:del>
    </w:p>
    <w:p>
      <w:pPr>
        <w:pStyle w:val="BodyText"/>
      </w:pPr>
      <w:del w:id="518" w:author="PR Preview" w:date="2026-01-01T00:00:00Z">
        <w:r>
          <w:rPr>
            <w:b/>
            <w:bCs/>
          </w:rPr>
          <w:delText xml:space="preserve">Why the hypotheses fail:</w:delText>
        </w:r>
      </w:del>
      <w:del w:id="519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520" w:author="PR Preview" w:date="2026-01-01T00:00:00Z">
        <w:r>
          <w:delText xml:space="preserve">, which violates the absolute-integrability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hypothesis of</w:delText>
        </w:r>
      </w:del>
      <w:del w:id="523" w:author="PR Preview" w:date="2026-01-01T00:00:00Z">
        <w:r>
          <w:delText xml:space="preserve"> </w:delText>
        </w:r>
      </w:del>
      <w:hyperlink w:anchor="thm-fubini-measure">
        <w:del w:id="52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25" w:author="PR Preview" w:date="2026-01-01T00:00:00Z">
        <w:r>
          <w:delText xml:space="preserve">.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Switching to polar coordinates</w:delText>
        </w:r>
      </w:del>
      <w:del w:id="5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near the origin, the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integrand satisfies</w:delText>
        </w:r>
      </w:del>
    </w:p>
    <w:p>
      <w:pPr>
        <w:pStyle w:val="FirstParagraph"/>
      </w:pPr>
      <w:ins w:id="533" w:author="PR Preview" w:date="2026-01-01T00:00:00Z">
        <w:r>
          <w:t xml:space="preserve">Both iterated integrals equal</w:t>
        </w:r>
      </w:ins>
      <w:ins w:id="5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ins w:id="535" w:author="PR Preview" w:date="2026-01-01T00:00:00Z">
        <w:r>
          <w:t xml:space="preserve">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as</w:t>
        </w:r>
      </w:ins>
      <w:ins w:id="538" w:author="PR Preview" w:date="2026-01-01T00:00:00Z">
        <w:r>
          <w:t xml:space="preserve"> </w:t>
        </w:r>
      </w:ins>
      <w:hyperlink w:anchor="thm-tonelli-measure">
        <w:ins w:id="53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guarantees.</w:t>
        </w:r>
      </w:ins>
    </w:p>
    <w:bookmarkEnd w:id="72"/>
    <w:bookmarkStart w:id="73" w:name="exm-fubini-fail-tonelli"/>
    <w:p>
      <w:pPr>
        <w:pStyle w:val="BodyText"/>
      </w:pPr>
      <w:ins w:id="542" w:author="PR Preview" w:date="2026-01-01T00:00:00Z">
        <w:r>
          <w:rPr>
            <w:b/>
            <w:bCs/>
          </w:rPr>
          <w:t xml:space="preserve">Example 7 (When neither Tonelli’s nor Fubini’s condition is satisfied)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 same function</w:t>
        </w:r>
      </w:ins>
      <w:ins w:id="5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from</w:t>
        </w:r>
      </w:ins>
      <w:ins w:id="548" w:author="PR Preview" w:date="2026-01-01T00:00:00Z">
        <w:r>
          <w:t xml:space="preserve"> </w:t>
        </w:r>
      </w:ins>
      <w:hyperlink w:anchor="exm-fubini-fail">
        <w:ins w:id="54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illustrates a case where neither the hypothesis of</w:t>
        </w:r>
      </w:ins>
      <w:ins w:id="552" w:author="PR Preview" w:date="2026-01-01T00:00:00Z">
        <w:r>
          <w:t xml:space="preserve"> </w:t>
        </w:r>
      </w:ins>
      <w:hyperlink w:anchor="thm-tonelli-measure">
        <w:ins w:id="55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nor that of</w:t>
        </w:r>
      </w:ins>
      <w:ins w:id="556" w:author="PR Preview" w:date="2026-01-01T00:00:00Z">
        <w:r>
          <w:t xml:space="preserve"> </w:t>
        </w:r>
      </w:ins>
      <w:hyperlink w:anchor="thm-fubini-measure">
        <w:ins w:id="55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is satisfied.</w:t>
        </w:r>
      </w:ins>
    </w:p>
    <w:p>
      <w:pPr>
        <w:pStyle w:val="BodyText"/>
      </w:pPr>
      <w:ins w:id="560" w:author="PR Preview" w:date="2026-01-01T00:00:00Z">
        <w:r>
          <w:rPr>
            <w:b/>
            <w:bCs/>
          </w:rPr>
          <w:t xml:space="preserve">Why the hypotheses fail:</w:t>
        </w:r>
      </w:ins>
      <w:ins w:id="561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62" w:author="PR Preview" w:date="2026-01-01T00:00:00Z">
        <w:r>
          <w:t xml:space="preserve">, which violates the absolute-integrability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hypothesis of</w:t>
        </w:r>
      </w:ins>
      <w:ins w:id="565" w:author="PR Preview" w:date="2026-01-01T00:00:00Z">
        <w:r>
          <w:t xml:space="preserve"> </w:t>
        </w:r>
      </w:ins>
      <w:hyperlink w:anchor="thm-fubini-measure">
        <w:ins w:id="56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67" w:author="PR Preview" w:date="2026-01-01T00:00:00Z">
        <w:r>
          <w:t xml:space="preserve">.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Switching to polar coordinates</w:t>
        </w:r>
      </w:ins>
      <w:ins w:id="5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near the origin, the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integrand 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75" w:author="PR Preview" w:date="2026-01-01T00:00:00Z">
        <w:r>
          <w:delText xml:space="preserve">since</w:delText>
        </w:r>
      </w:del>
      <w:del w:id="576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diverges.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Therefore</w:delText>
        </w:r>
      </w:del>
      <w:del w:id="581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582" w:author="PR Preview" w:date="2026-01-01T00:00:00Z">
        <w:r>
          <w:delText xml:space="preserve">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and the hypothesis of</w:delText>
        </w:r>
      </w:del>
      <w:del w:id="585" w:author="PR Preview" w:date="2026-01-01T00:00:00Z">
        <w:r>
          <w:delText xml:space="preserve"> </w:delText>
        </w:r>
      </w:del>
      <w:hyperlink w:anchor="thm-fubini-measure">
        <w:del w:id="58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is not satisfied.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(The hypothesis of</w:delText>
        </w:r>
      </w:del>
      <w:del w:id="591" w:author="PR Preview" w:date="2026-01-01T00:00:00Z">
        <w:r>
          <w:delText xml:space="preserve"> </w:delText>
        </w:r>
      </w:del>
      <w:hyperlink w:anchor="thm-tonelli-measure">
        <w:del w:id="59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also fails:</w:delText>
        </w:r>
      </w:del>
      <w:del w:id="595" w:author="PR Preview" w:date="2026-01-01T00:00:00Z">
        <w:r>
          <w:delText xml:space="preserve"> </w:delText>
        </w:r>
      </w:del>
      <m:oMath>
        <m:r>
          <m:t>f</m:t>
        </m:r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takes both positive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and negative values, so it is not nonnegative a.e.)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The unequal iterated integrals from</w:delText>
        </w:r>
      </w:del>
      <w:del w:id="602" w:author="PR Preview" w:date="2026-01-01T00:00:00Z">
        <w:r>
          <w:delText xml:space="preserve"> </w:delText>
        </w:r>
      </w:del>
      <w:hyperlink w:anchor="exm-fubini-fail">
        <w:del w:id="603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are thus consistent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with both theorems: neither one applies.</w:delText>
        </w:r>
      </w:del>
    </w:p>
    <w:p>
      <w:pPr>
        <w:pStyle w:val="FirstParagraph"/>
      </w:pPr>
      <w:ins w:id="608" w:author="PR Preview" w:date="2026-01-01T00:00:00Z">
        <w:r>
          <w:t xml:space="preserve">since</w:t>
        </w:r>
      </w:ins>
      <w:ins w:id="60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diverges.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Therefore</w:t>
        </w:r>
      </w:ins>
      <w:ins w:id="614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615" w:author="PR Preview" w:date="2026-01-01T00:00:00Z">
        <w:r>
          <w:t xml:space="preserve">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and the hypothesis of</w:t>
        </w:r>
      </w:ins>
      <w:ins w:id="618" w:author="PR Preview" w:date="2026-01-01T00:00:00Z">
        <w:r>
          <w:t xml:space="preserve"> </w:t>
        </w:r>
      </w:ins>
      <w:hyperlink w:anchor="thm-fubini-measure">
        <w:ins w:id="61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is not satisfied.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(The hypothesis of</w:t>
        </w:r>
      </w:ins>
      <w:ins w:id="624" w:author="PR Preview" w:date="2026-01-01T00:00:00Z">
        <w:r>
          <w:t xml:space="preserve"> </w:t>
        </w:r>
      </w:ins>
      <w:hyperlink w:anchor="thm-tonelli-measure">
        <w:ins w:id="62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also fails:</w:t>
        </w:r>
      </w:ins>
      <w:ins w:id="628" w:author="PR Preview" w:date="2026-01-01T00:00:00Z">
        <w:r>
          <w:t xml:space="preserve"> </w:t>
        </w:r>
      </w:ins>
      <m:oMath>
        <m:r>
          <m:t>f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takes both positive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and negative values, so it is not nonnegative a.e.)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The unequal iterated integrals from</w:t>
        </w:r>
      </w:ins>
      <w:ins w:id="635" w:author="PR Preview" w:date="2026-01-01T00:00:00Z">
        <w:r>
          <w:t xml:space="preserve"> </w:t>
        </w:r>
      </w:ins>
      <w:hyperlink w:anchor="exm-fubini-fail">
        <w:ins w:id="636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are thus consistent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with both theorems: neither one applies.</w:t>
        </w:r>
      </w:ins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2026-10-15T12:35:11Z</dcterms:created>
  <dcterms:modified xsi:type="dcterms:W3CDTF">2026-10-15T12:35:11Z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