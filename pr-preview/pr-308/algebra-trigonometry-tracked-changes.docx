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Trigonometry</w:t>
        </w:r>
      </w:ins>
    </w:p>
    <w:p>
      <w:pPr>
        <w:pStyle w:val="Date"/>
      </w:pPr>
      <w:ins w:id="2" w:author="PR Preview" w:date="2026-01-01T00:00:00Z">
        <w:r>
          <w:t xml:space="preserve">Last modified: 2026-10-15 02:49:28 (PDT)</w:t>
        </w:r>
      </w:ins>
    </w:p>
    <w:bookmarkStart w:id="18" w:name="sec-cosine-sine"/>
    <w:p>
      <w:pPr>
        <w:pStyle w:val="Heading2"/>
      </w:pPr>
      <w:ins w:id="3" w:author="PR Preview" w:date="2026-01-01T00:00:00Z">
        <w:r>
          <w:t xml:space="preserve">1 Cosine and sine</w:t>
        </w:r>
      </w:ins>
    </w:p>
    <w:bookmarkStart w:id="9" w:name="def-cosine-sine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(Cosine and sine)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The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i/>
            <w:iCs/>
          </w:rPr>
          <w:t xml:space="preserve">unit circle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is the set of points</w:t>
        </w:r>
      </w:ins>
      <w:ins w:id="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in the plane with</w:t>
        </w:r>
      </w:ins>
      <w:ins w:id="1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5" w:author="PR Preview" w:date="2026-01-01T00:00:00Z">
        <w:r>
          <w:t xml:space="preserve">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</w:t>
        </w:r>
      </w:ins>
      <w:ins w:id="1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is half of its circumference.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 a real number</w:t>
        </w:r>
      </w:ins>
      <w:ins w:id="23" w:author="PR Preview" w:date="2026-01-01T00:00:00Z">
        <w:r>
          <w:t xml:space="preserve"> </w:t>
        </w:r>
      </w:ins>
      <m:oMath>
        <m:r>
          <m:t>θ</m:t>
        </m:r>
      </m:oMath>
      <w:ins w:id="24" w:author="PR Preview" w:date="2026-01-01T00:00:00Z">
        <w:r>
          <w:t xml:space="preserve">, start at the point</w:t>
        </w:r>
      </w:ins>
      <w:ins w:id="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 move a distance</w:t>
        </w:r>
      </w:ins>
      <w:ins w:id="2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along the unit circle,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counterclockwise if</w:t>
        </w:r>
      </w:ins>
      <w:ins w:id="3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 clockwise if</w:t>
        </w:r>
      </w:ins>
      <w:ins w:id="3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 point reached is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41" w:author="PR Preview" w:date="2026-01-01T00:00:00Z">
        <w:r>
          <w:t xml:space="preserve">: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its first coordinate is the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b/>
            <w:bCs/>
          </w:rPr>
          <w:t xml:space="preserve">cosine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of</w:t>
        </w:r>
      </w:ins>
      <w:ins w:id="48" w:author="PR Preview" w:date="2026-01-01T00:00:00Z">
        <w:r>
          <w:t xml:space="preserve"> </w:t>
        </w:r>
      </w:ins>
      <m:oMath>
        <m:r>
          <m:t>θ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 its second coordinate is 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sine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of</w:t>
        </w:r>
      </w:ins>
      <w:ins w:id="56" w:author="PR Preview" w:date="2026-01-01T00:00:00Z">
        <w:r>
          <w:t xml:space="preserve"> </w:t>
        </w:r>
      </w:ins>
      <m:oMath>
        <m:r>
          <m:t>θ</m:t>
        </m:r>
      </m:oMath>
      <w:ins w:id="57" w:author="PR Preview" w:date="2026-01-01T00:00:00Z">
        <w:r>
          <w:t xml:space="preserve">.</w:t>
        </w:r>
      </w:ins>
    </w:p>
    <w:bookmarkEnd w:id="9"/>
    <w:bookmarkStart w:id="10" w:name="exm-cosine-sine"/>
    <w:p>
      <w:pPr>
        <w:pStyle w:val="BodyText"/>
      </w:pPr>
      <w:ins w:id="58" w:author="PR Preview" w:date="2026-01-01T00:00:00Z">
        <w:r>
          <w:rPr>
            <w:b/>
            <w:bCs/>
          </w:rPr>
          <w:t xml:space="preserve">Example 1 (Cosines and sines of some angles)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 </w:t>
        </w:r>
      </w:ins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stays at</w:t>
        </w:r>
      </w:ins>
      <w:ins w:id="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4" w:author="PR Preview" w:date="2026-01-01T00:00:00Z">
        <w:r>
          <w:t xml:space="preserve">, so</w:t>
        </w:r>
      </w:ins>
      <w:ins w:id="65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69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goes half way around the circle, to</w:t>
        </w:r>
      </w:ins>
      <w:ins w:id="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so</w:t>
        </w:r>
      </w:ins>
      <w:ins w:id="7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</w:t>
        </w:r>
      </w:ins>
      <w:ins w:id="79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ins w:id="80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goes a quarter of the way round, to</w:t>
        </w:r>
      </w:ins>
      <w:ins w:id="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so</w:t>
        </w:r>
      </w:ins>
      <w:ins w:id="8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</w:t>
        </w:r>
      </w:ins>
      <w:ins w:id="90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91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goes an eighth of the way round,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to the point of the circle with</w:t>
        </w:r>
      </w:ins>
      <w:ins w:id="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There</w:t>
        </w:r>
      </w:ins>
      <w:ins w:id="10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01" w:author="PR Preview" w:date="2026-01-01T00:00:00Z">
        <w:r>
          <w:t xml:space="preserve">, so</w:t>
        </w:r>
      </w:ins>
      <w:ins w:id="102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</w:t>
        </w:r>
      </w:ins>
      <w:ins w:id="1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ins w:id="1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7" w:author="PR Preview" w:date="2026-01-01T00:00:00Z">
        <w:r>
          <w:t xml:space="preserve">Angles are also measured in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i/>
            <w:iCs/>
          </w:rPr>
          <w:t xml:space="preserve">degrees</w:t>
        </w:r>
      </w:ins>
      <w:ins w:id="110" w:author="PR Preview" w:date="2026-01-01T00:00:00Z">
        <w:r>
          <w:t xml:space="preserve">, with a full turn of</w:t>
        </w:r>
      </w:ins>
      <w:ins w:id="111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equal to</w:t>
        </w:r>
      </w:ins>
      <w:ins w:id="114" w:author="PR Preview" w:date="2026-01-01T00:00:00Z">
        <w:r>
          <w:t xml:space="preserve"> </w:t>
        </w:r>
      </w:ins>
      <m:oMath>
        <m:r>
          <m:t>360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degrees,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so</w:t>
        </w:r>
      </w:ins>
      <w:ins w:id="11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is</w:t>
        </w:r>
      </w:ins>
      <w:ins w:id="122" w:author="PR Preview" w:date="2026-01-01T00:00:00Z">
        <w:r>
          <w:t xml:space="preserve"> </w:t>
        </w:r>
      </w:ins>
      <m:oMath>
        <m:r>
          <m:t>90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degrees and</w:t>
        </w:r>
      </w:ins>
      <w:ins w:id="12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4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</w:t>
        </w:r>
      </w:ins>
      <w:ins w:id="128" w:author="PR Preview" w:date="2026-01-01T00:00:00Z">
        <w:r>
          <w:t xml:space="preserve"> </w:t>
        </w:r>
      </w:ins>
      <m:oMath>
        <m:r>
          <m:t>45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degrees.</w:t>
        </w:r>
      </w:ins>
    </w:p>
    <w:bookmarkEnd w:id="10"/>
    <w:bookmarkStart w:id="11" w:name="thm-cosine-sine-identity"/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Theorem 1 (The Pythagorean identity)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For every real number</w:t>
        </w:r>
      </w:ins>
      <w:ins w:id="134" w:author="PR Preview" w:date="2026-01-01T00:00:00Z">
        <w:r>
          <w:t xml:space="preserve"> </w:t>
        </w:r>
      </w:ins>
      <m:oMath>
        <m:r>
          <m:t>θ</m:t>
        </m:r>
      </m:oMath>
      <w:ins w:id="13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ins w:id="136" w:author="PR Preview" w:date="2026-01-01T00:00:00Z">
        <w:r>
          <w:rPr>
            <w:i/>
            <w:iCs/>
          </w:rPr>
          <w:t xml:space="preserve">Proof</w:t>
        </w:r>
      </w:ins>
      <w:ins w:id="137" w:author="PR Preview" w:date="2026-01-01T00:00:00Z">
        <w:r>
          <w:t xml:space="preserve">. </w:t>
        </w:r>
      </w:ins>
      <w:ins w:id="138" w:author="PR Preview" w:date="2026-01-01T00:00:00Z">
        <w:r>
          <w:t xml:space="preserve">The point</w:t>
        </w:r>
      </w:ins>
      <w:ins w:id="1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lies on the unit circle (</w:t>
        </w:r>
      </w:ins>
      <w:hyperlink w:anchor="def-cosine-sine">
        <w:ins w:id="14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43" w:author="PR Preview" w:date="2026-01-01T00:00:00Z">
        <w:r>
          <w:t xml:space="preserve">),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so its coordinates satisfy</w:t>
        </w:r>
      </w:ins>
      <w:ins w:id="14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47" w:author="PR Preview" w:date="2026-01-01T00:00:00Z">
        <w:r>
          <w:t xml:space="preserve">.</w:t>
        </w:r>
      </w:ins>
    </w:p>
    <w:bookmarkStart w:id="16" w:name="exm-cosine-sine-unit-circle"/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Example 2 (The unit circle and the angle</w:t>
        </w:r>
      </w:ins>
      <w:ins w:id="149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150" w:author="PR Preview" w:date="2026-01-01T00:00:00Z">
        <w:r>
          <w:rPr>
            <w:b/>
            <w:bCs/>
          </w:rPr>
          <w:t xml:space="preserve">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Take</w:t>
        </w:r>
      </w:ins>
      <w:ins w:id="15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154" w:author="PR Preview" w:date="2026-01-01T00:00:00Z">
        <w:r>
          <w:t xml:space="preserve">, one sixth of the way round the circle.</w:t>
        </w:r>
      </w:ins>
      <w:ins w:id="155" w:author="PR Preview" w:date="2026-01-01T00:00:00Z">
        <w:r>
          <w:t xml:space="preserve"> </w:t>
        </w:r>
      </w:ins>
      <w:hyperlink w:anchor="fig-cosine-sine-unit-circle">
        <w:ins w:id="156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shows the point reached,</w:t>
        </w:r>
      </w:ins>
      <w:ins w:id="1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(0.5, 0.866),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its two coordinates.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As</w:t>
        </w:r>
      </w:ins>
      <w:ins w:id="166" w:author="PR Preview" w:date="2026-01-01T00:00:00Z">
        <w:r>
          <w:t xml:space="preserve"> </w:t>
        </w:r>
      </w:ins>
      <w:hyperlink w:anchor="thm-cosine-sine-identity">
        <w:ins w:id="16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says, the squared coordinates add to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1.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ins w:id="172" w:author="PR Preview" w:date="2026-01-01T00:00:00Z">
        <w:r>
          <w:rPr>
            <w:b/>
            <w:bCs/>
          </w:rPr>
          <w:t xml:space="preserve">Theorem 2 (Cosine takes each value from</w:t>
        </w:r>
      </w:ins>
      <w:ins w:id="17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4" w:author="PR Preview" w:date="2026-01-01T00:00:00Z">
        <w:r>
          <w:rPr>
            <w:b/>
            <w:bCs/>
          </w:rPr>
          <w:t xml:space="preserve"> </w:t>
        </w:r>
      </w:ins>
      <w:ins w:id="175" w:author="PR Preview" w:date="2026-01-01T00:00:00Z">
        <w:r>
          <w:rPr>
            <w:b/>
            <w:bCs/>
          </w:rPr>
          <w:t xml:space="preserve">to</w:t>
        </w:r>
      </w:ins>
      <w:ins w:id="176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177" w:author="PR Preview" w:date="2026-01-01T00:00:00Z">
        <w:r>
          <w:rPr>
            <w:b/>
            <w:bCs/>
          </w:rPr>
          <w:t xml:space="preserve"> </w:t>
        </w:r>
      </w:ins>
      <w:ins w:id="178" w:author="PR Preview" w:date="2026-01-01T00:00:00Z">
        <w:r>
          <w:rPr>
            <w:b/>
            <w:bCs/>
          </w:rPr>
          <w:t xml:space="preserve">exactly once between</w:t>
        </w:r>
      </w:ins>
      <w:ins w:id="179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180" w:author="PR Preview" w:date="2026-01-01T00:00:00Z">
        <w:r>
          <w:rPr>
            <w:b/>
            <w:bCs/>
          </w:rPr>
          <w:t xml:space="preserve"> </w:t>
        </w:r>
      </w:ins>
      <w:ins w:id="181" w:author="PR Preview" w:date="2026-01-01T00:00:00Z">
        <w:r>
          <w:rPr>
            <w:b/>
            <w:bCs/>
          </w:rPr>
          <w:t xml:space="preserve">and</w:t>
        </w:r>
      </w:ins>
      <w:ins w:id="182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183" w:author="PR Preview" w:date="2026-01-01T00:00:00Z">
        <w:r>
          <w:rPr>
            <w:b/>
            <w:bCs/>
          </w:rPr>
          <w:t xml:space="preserve">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The function</w:t>
        </w:r>
      </w:ins>
      <w:ins w:id="18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is decreasing, with</w:t>
        </w:r>
      </w:ins>
      <w:ins w:id="189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and</w:t>
        </w:r>
      </w:ins>
      <w:ins w:id="19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93" w:author="PR Preview" w:date="2026-01-01T00:00:00Z">
        <w:r>
          <w:t xml:space="preserve">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and takes each value in</w:t>
        </w:r>
      </w:ins>
      <w:ins w:id="1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exactly once.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On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02" w:author="PR Preview" w:date="2026-01-01T00:00:00Z">
        <w:r>
          <w:t xml:space="preserve">,</w:t>
        </w:r>
      </w:ins>
      <w:ins w:id="20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ins w:id="204" w:author="PR Preview" w:date="2026-01-01T00:00:00Z">
        <w:r>
          <w:t xml:space="preserve">.</w:t>
        </w:r>
      </w:ins>
    </w:p>
    <w:bookmarkEnd w:id="17"/>
    <w:p>
      <w:pPr>
        <w:pStyle w:val="BodyText"/>
      </w:pPr>
      <w:ins w:id="205" w:author="PR Preview" w:date="2026-01-01T00:00:00Z">
        <w:r>
          <w:rPr>
            <w:i/>
            <w:iCs/>
          </w:rPr>
          <w:t xml:space="preserve">Proof</w:t>
        </w:r>
      </w:ins>
      <w:ins w:id="206" w:author="PR Preview" w:date="2026-01-01T00:00:00Z">
        <w:r>
          <w:t xml:space="preserve">. </w:t>
        </w:r>
      </w:ins>
      <w:ins w:id="207" w:author="PR Preview" w:date="2026-01-01T00:00:00Z">
        <w:r>
          <w:t xml:space="preserve">For</w:t>
        </w:r>
      </w:ins>
      <w:ins w:id="20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09" w:author="PR Preview" w:date="2026-01-01T00:00:00Z">
        <w:r>
          <w:t xml:space="preserve">, the point</w:t>
        </w:r>
      </w:ins>
      <w:ins w:id="2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at distance</w:t>
        </w:r>
      </w:ins>
      <w:ins w:id="213" w:author="PR Preview" w:date="2026-01-01T00:00:00Z">
        <w:r>
          <w:t xml:space="preserve"> </w:t>
        </w:r>
      </w:ins>
      <m:oMath>
        <m:r>
          <m:t>θ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along the circle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from</w:t>
        </w:r>
      </w:ins>
      <w:ins w:id="2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9" w:author="PR Preview" w:date="2026-01-01T00:00:00Z">
        <w:r>
          <w:t xml:space="preserve">, counterclockwise, so it lies on the upper half of the unit circle,</w:t>
        </w:r>
      </w:ins>
      <w:ins w:id="22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221" w:author="PR Preview" w:date="2026-01-01T00:00:00Z">
        <w:r>
          <w:t xml:space="preserve">, which gives</w:t>
        </w:r>
      </w:ins>
      <w:ins w:id="222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ins w:id="223" w:author="PR Preview" w:date="2026-01-01T00:00:00Z">
        <w:r>
          <w:t xml:space="preserve">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Different values of</w:t>
        </w:r>
      </w:ins>
      <w:ins w:id="226" w:author="PR Preview" w:date="2026-01-01T00:00:00Z">
        <w:r>
          <w:t xml:space="preserve"> </w:t>
        </w:r>
      </w:ins>
      <m:oMath>
        <m:r>
          <m:t>θ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in</w:t>
        </w:r>
      </w:ins>
      <w:ins w:id="2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are different distances along that half circle,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so they give different points.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Two different points of the upper half have different first coordinates,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because</w:t>
        </w:r>
      </w:ins>
      <w:ins w:id="2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is determined by</w:t>
        </w:r>
      </w:ins>
      <w:ins w:id="2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242" w:author="PR Preview" w:date="2026-01-01T00:00:00Z">
        <w:r>
          <w:t xml:space="preserve">.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So</w:t>
        </w:r>
      </w:ins>
      <w:ins w:id="245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is one-to-one on</w:t>
        </w:r>
      </w:ins>
      <w:ins w:id="24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49" w:author="PR Preview" w:date="2026-01-01T00:00:00Z">
        <w:r>
          <w:t xml:space="preserve">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Every</w:t>
        </w:r>
      </w:ins>
      <w:ins w:id="25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is the first coordinate of the point</w:t>
        </w:r>
      </w:ins>
      <w:ins w:id="2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of the upper half,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 the distance along the half circle from</w:t>
        </w:r>
      </w:ins>
      <w:ins w:id="2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to that point is some</w:t>
        </w:r>
      </w:ins>
      <w:ins w:id="26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so</w:t>
        </w:r>
      </w:ins>
      <w:ins w:id="26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takes every value in</w:t>
        </w:r>
      </w:ins>
      <w:ins w:id="27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71" w:author="PR Preview" w:date="2026-01-01T00:00:00Z">
        <w:r>
          <w:t xml:space="preserve">.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 one-to-one continuous function that goes from</w:t>
        </w:r>
      </w:ins>
      <w:ins w:id="274" w:author="PR Preview" w:date="2026-01-01T00:00:00Z">
        <w:r>
          <w:t xml:space="preserve"> </w:t>
        </w:r>
      </w:ins>
      <m:oMath>
        <m:r>
          <m:t>1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at</w:t>
        </w:r>
      </w:ins>
      <w:ins w:id="277" w:author="PR Preview" w:date="2026-01-01T00:00:00Z">
        <w:r>
          <w:t xml:space="preserve"> </w:t>
        </w:r>
      </w:ins>
      <m:oMath>
        <m:r>
          <m:t>0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to</w:t>
        </w:r>
      </w:ins>
      <w:ins w:id="28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at</w:t>
        </w:r>
      </w:ins>
      <w:ins w:id="283" w:author="PR Preview" w:date="2026-01-01T00:00:00Z">
        <w:r>
          <w:t xml:space="preserve"> </w:t>
        </w:r>
      </w:ins>
      <m:oMath>
        <m:r>
          <m:t>π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is decreasing.</w:t>
        </w:r>
      </w:ins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2026-10-15T10:07:07Z</dcterms:created>
  <dcterms:modified xsi:type="dcterms:W3CDTF">2026-10-15T10:07:07Z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