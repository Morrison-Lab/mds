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2026-10-15 04:45:51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06:49:18 (PDT)</w:t>
        </w:r>
      </w:ins>
    </w:p>
    <w:bookmarkStart w:id="14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Theorem 4 (Projecting with an orthonormal basis)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Let</w:delText>
        </w:r>
      </w:del>
      <w:del w:id="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be a subspace of</w:delText>
        </w:r>
      </w:del>
      <w:del w:id="9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with</w:delText>
        </w:r>
      </w:del>
      <w:del w:id="12" w:author="PR Preview" w:date="2026-01-01T00:00:00Z">
        <w:r>
          <w:delText xml:space="preserve"> </w:delText>
        </w:r>
      </w:del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del w:id="13" w:author="PR Preview" w:date="2026-01-01T00:00:00Z">
        <w:r>
          <w:delText xml:space="preserve">,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and let</w:delText>
        </w:r>
      </w:del>
      <w:del w:id="16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be the</w:delText>
        </w:r>
      </w:del>
      <w:del w:id="19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r</m:t>
        </m:r>
      </m:oMath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matrix whose columns</w:delText>
        </w:r>
      </w:del>
      <w:del w:id="22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are an orthonormal basis of</w:delText>
        </w:r>
      </w:del>
      <w:del w:id="2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(</w:delText>
        </w:r>
      </w:del>
      <w:hyperlink r:id="rId42">
        <w:del w:id="28" w:author="PR Preview" w:date="2026-01-01T00:00:00Z">
          <w:r>
            <w:rPr>
              <w:rStyle w:val="Hyperlink"/>
            </w:rPr>
            <w:delText xml:space="preserve">Definition 11 in Inner Products and Orthogonality</w:delText>
          </w:r>
        </w:del>
      </w:hyperlink>
      <w:del w:id="29" w:author="PR Preview" w:date="2026-01-01T00:00:00Z">
        <w:r>
          <w:delText xml:space="preserve">,</w:delText>
        </w:r>
      </w:del>
      <w:del w:id="30" w:author="PR Preview" w:date="2026-01-01T00:00:00Z">
        <w:r>
          <w:delText xml:space="preserve"> </w:delText>
        </w:r>
      </w:del>
      <w:hyperlink r:id="rId43">
        <w:del w:id="31" w:author="PR Preview" w:date="2026-01-01T00:00:00Z">
          <w:r>
            <w:rPr>
              <w:rStyle w:val="Hyperlink"/>
            </w:rPr>
            <w:delText xml:space="preserve">Corollary 2 in Inner Products and Orthogonality</w:delText>
          </w:r>
        </w:del>
      </w:hyperlink>
      <w:del w:id="32" w:author="PR Preview" w:date="2026-01-01T00:00:00Z">
        <w:r>
          <w:delText xml:space="preserve">).</w:delText>
        </w:r>
      </w:del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Then for every</w:delText>
        </w:r>
      </w:del>
      <w:del w:id="3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36" w:author="PR Preview" w:date="2026-01-01T00:00:00Z">
        <w:r>
          <w:delText xml:space="preserve">,</w:delText>
        </w:r>
      </w:del>
      <w:del w:id="37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is the orthogonal projection of</w:delText>
        </w:r>
      </w:del>
      <w:del w:id="4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</m:oMath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onto</w:delText>
        </w:r>
      </w:del>
      <w:del w:id="4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44" w:author="PR Preview" w:date="2026-01-01T00:00:00Z">
        <w:r>
          <w:delText xml:space="preserve">,</w:delText>
        </w:r>
      </w:del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and</w:delText>
        </w:r>
      </w:del>
      <w:del w:id="47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is an orthogonal projection matrix (</w:delText>
        </w:r>
      </w:del>
      <w:hyperlink r:id="rId19">
        <w:del w:id="50" w:author="PR Preview" w:date="2026-01-01T00:00:00Z">
          <w:r>
            <w:rPr>
              <w:rStyle w:val="Hyperlink"/>
            </w:rPr>
            <w:delText xml:space="preserve">Definition 8 in Special Matrices and Decompositions</w:delText>
          </w:r>
        </w:del>
      </w:hyperlink>
      <w:del w:id="51" w:author="PR Preview" w:date="2026-01-01T00:00:00Z">
        <w:r>
          <w:delText xml:space="preserve">).</w:delText>
        </w:r>
      </w:del>
    </w:p>
    <w:p>
      <w:pPr>
        <w:pStyle w:val="BodyText"/>
      </w:pPr>
      <w:ins w:id="52" w:author="PR Preview" w:date="2026-01-01T00:00:00Z">
        <w:r>
          <w:rPr>
            <w:b/>
            <w:bCs/>
          </w:rPr>
          <w:t xml:space="preserve">Theorem 4 (Projecting with an orthonormal basis)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Let</w:t>
        </w:r>
      </w:ins>
      <w:ins w:id="5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be a subspace of</w:t>
        </w:r>
      </w:ins>
      <w:ins w:id="58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with</w:t>
        </w:r>
      </w:ins>
      <w:ins w:id="61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ins w:id="62" w:author="PR Preview" w:date="2026-01-01T00:00:00Z">
        <w:r>
          <w:t xml:space="preserve">,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and let</w:t>
        </w:r>
      </w:ins>
      <w:ins w:id="65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be the</w:t>
        </w:r>
      </w:ins>
      <w:ins w:id="6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r</m:t>
        </m:r>
      </m:oMath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matrix whose columns</w:t>
        </w:r>
      </w:ins>
      <w:ins w:id="71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are an orthonormal basis of</w:t>
        </w:r>
      </w:ins>
      <w:ins w:id="7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(</w:t>
        </w:r>
      </w:ins>
      <w:hyperlink r:id="rId42">
        <w:ins w:id="77" w:author="PR Preview" w:date="2026-01-01T00:00:00Z">
          <w:r>
            <w:rPr>
              <w:rStyle w:val="Hyperlink"/>
            </w:rPr>
            <w:t xml:space="preserve">Definition 10 in Inner Products and Orthogonality</w:t>
          </w:r>
        </w:ins>
      </w:hyperlink>
      <w:ins w:id="78" w:author="PR Preview" w:date="2026-01-01T00:00:00Z">
        <w:r>
          <w:t xml:space="preserve">,</w:t>
        </w:r>
      </w:ins>
      <w:ins w:id="79" w:author="PR Preview" w:date="2026-01-01T00:00:00Z">
        <w:r>
          <w:t xml:space="preserve"> </w:t>
        </w:r>
      </w:ins>
      <w:hyperlink r:id="rId43">
        <w:ins w:id="80" w:author="PR Preview" w:date="2026-01-01T00:00:00Z">
          <w:r>
            <w:rPr>
              <w:rStyle w:val="Hyperlink"/>
            </w:rPr>
            <w:t xml:space="preserve">Corollary 3 in Inner Products and Orthogonality</w:t>
          </w:r>
        </w:ins>
      </w:hyperlink>
      <w:ins w:id="81" w:author="PR Preview" w:date="2026-01-01T00:00:00Z">
        <w:r>
          <w:t xml:space="preserve">).</w:t>
        </w:r>
      </w:ins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Then for every</w:t>
        </w:r>
      </w:ins>
      <w:ins w:id="8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85" w:author="PR Preview" w:date="2026-01-01T00:00:00Z">
        <w:r>
          <w:t xml:space="preserve">,</w:t>
        </w:r>
      </w:ins>
      <w:ins w:id="86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is the orthogonal projection of</w:t>
        </w:r>
      </w:ins>
      <w:ins w:id="8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onto</w:t>
        </w:r>
      </w:ins>
      <w:ins w:id="9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93" w:author="PR Preview" w:date="2026-01-01T00:00:00Z">
        <w:r>
          <w:t xml:space="preserve">,</w:t>
        </w:r>
      </w:ins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and</w:t>
        </w:r>
      </w:ins>
      <w:ins w:id="96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is an orthogonal projection matrix (</w:t>
        </w:r>
      </w:ins>
      <w:hyperlink r:id="rId19">
        <w:ins w:id="99" w:author="PR Preview" w:date="2026-01-01T00:00:00Z">
          <w:r>
            <w:rPr>
              <w:rStyle w:val="Hyperlink"/>
            </w:rPr>
            <w:t xml:space="preserve">Definition 8 in Special Matrices and Decompositions</w:t>
          </w:r>
        </w:ins>
      </w:hyperlink>
      <w:ins w:id="100" w:author="PR Preview" w:date="2026-01-01T00:00:00Z">
        <w:r>
          <w:t xml:space="preserve">).</w:t>
        </w:r>
      </w:ins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10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del w:id="101" w:author="PR Preview" w:date="2026-01-01T00:00:00Z">
        <w:r>
          <w:rPr>
            <w:i/>
            <w:iCs/>
          </w:rPr>
          <w:delText xml:space="preserve">Proof</w:delText>
        </w:r>
      </w:del>
      <w:del w:id="102" w:author="PR Preview" w:date="2026-01-01T00:00:00Z">
        <w:r>
          <w:delText xml:space="preserve">. </w:delText>
        </w:r>
      </w:del>
      <w:del w:id="103" w:author="PR Preview" w:date="2026-01-01T00:00:00Z">
        <w:r>
          <w:delText xml:space="preserve">The</w:delText>
        </w:r>
      </w:del>
      <w:del w:id="104" w:author="PR Preview" w:date="2026-01-01T00:00:00Z">
        <w:r>
          <w:delText xml:space="preserve"> </w:delText>
        </w:r>
      </w:del>
      <m:oMath>
        <m:r>
          <m:t>n</m:t>
        </m:r>
      </m:oMath>
      <w:del w:id="105" w:author="PR Preview" w:date="2026-01-01T00:00:00Z">
        <w:r>
          <w:delText xml:space="preserve"> </w:delText>
        </w:r>
      </w:del>
      <w:del w:id="106" w:author="PR Preview" w:date="2026-01-01T00:00:00Z">
        <w:r>
          <w:delText xml:space="preserve">columns</w:delText>
        </w:r>
      </w:del>
      <w:del w:id="107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del w:id="108" w:author="PR Preview" w:date="2026-01-01T00:00:00Z">
        <w:r>
          <w:delText xml:space="preserve"> </w:delText>
        </w:r>
      </w:del>
      <w:del w:id="109" w:author="PR Preview" w:date="2026-01-01T00:00:00Z">
        <w:r>
          <w:delText xml:space="preserve">of</w:delText>
        </w:r>
      </w:del>
      <w:del w:id="11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11" w:author="PR Preview" w:date="2026-01-01T00:00:00Z">
        <w:r>
          <w:delText xml:space="preserve"> </w:delText>
        </w:r>
      </w:del>
      <w:del w:id="112" w:author="PR Preview" w:date="2026-01-01T00:00:00Z">
        <w:r>
          <w:delText xml:space="preserve">are linearly independent</w:delText>
        </w:r>
      </w:del>
      <w:del w:id="113" w:author="PR Preview" w:date="2026-01-01T00:00:00Z">
        <w:r>
          <w:delText xml:space="preserve"> </w:delText>
        </w:r>
      </w:del>
      <w:del w:id="114" w:author="PR Preview" w:date="2026-01-01T00:00:00Z">
        <w:r>
          <w:delText xml:space="preserve">(</w:delText>
        </w:r>
      </w:del>
      <w:hyperlink r:id="rId120">
        <w:del w:id="115" w:author="PR Preview" w:date="2026-01-01T00:00:00Z">
          <w:r>
            <w:rPr>
              <w:rStyle w:val="Hyperlink"/>
            </w:rPr>
            <w:delText xml:space="preserve">Definition 3 in Subspaces and Rank</w:delText>
          </w:r>
        </w:del>
      </w:hyperlink>
      <w:del w:id="116" w:author="PR Preview" w:date="2026-01-01T00:00:00Z">
        <w:r>
          <w:delText xml:space="preserve">),</w:delText>
        </w:r>
      </w:del>
      <w:del w:id="117" w:author="PR Preview" w:date="2026-01-01T00:00:00Z">
        <w:r>
          <w:delText xml:space="preserve"> </w:delText>
        </w:r>
      </w:del>
      <w:del w:id="118" w:author="PR Preview" w:date="2026-01-01T00:00:00Z">
        <w:r>
          <w:delText xml:space="preserve">so the Gram-Schmidt process (</w:delText>
        </w:r>
      </w:del>
      <w:hyperlink r:id="rId121">
        <w:del w:id="119" w:author="PR Preview" w:date="2026-01-01T00:00:00Z">
          <w:r>
            <w:rPr>
              <w:rStyle w:val="Hyperlink"/>
            </w:rPr>
            <w:delText xml:space="preserve">Definition 12 in Inner Products and Orthogonality</w:delText>
          </w:r>
        </w:del>
      </w:hyperlink>
      <w:del w:id="120" w:author="PR Preview" w:date="2026-01-01T00:00:00Z">
        <w:r>
          <w:delText xml:space="preserve">) runs all</w:delText>
        </w:r>
      </w:del>
      <w:del w:id="121" w:author="PR Preview" w:date="2026-01-01T00:00:00Z">
        <w:r>
          <w:delText xml:space="preserve"> </w:delText>
        </w:r>
      </w:del>
      <m:oMath>
        <m:r>
          <m:t>n</m:t>
        </m:r>
      </m:oMath>
      <w:del w:id="122" w:author="PR Preview" w:date="2026-01-01T00:00:00Z">
        <w:r>
          <w:delText xml:space="preserve"> </w:delText>
        </w:r>
      </w:del>
      <w:del w:id="123" w:author="PR Preview" w:date="2026-01-01T00:00:00Z">
        <w:r>
          <w:delText xml:space="preserve">steps</w:delText>
        </w:r>
      </w:del>
      <w:del w:id="124" w:author="PR Preview" w:date="2026-01-01T00:00:00Z">
        <w:r>
          <w:delText xml:space="preserve"> </w:delText>
        </w:r>
      </w:del>
      <w:del w:id="125" w:author="PR Preview" w:date="2026-01-01T00:00:00Z">
        <w:r>
          <w:delText xml:space="preserve">and gives orthonormal</w:delText>
        </w:r>
      </w:del>
      <w:del w:id="126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del w:id="127" w:author="PR Preview" w:date="2026-01-01T00:00:00Z">
        <w:r>
          <w:delText xml:space="preserve"> </w:delText>
        </w:r>
      </w:del>
      <w:del w:id="128" w:author="PR Preview" w:date="2026-01-01T00:00:00Z">
        <w:r>
          <w:delText xml:space="preserve">(</w:delText>
        </w:r>
      </w:del>
      <w:hyperlink r:id="rId113">
        <w:del w:id="129" w:author="PR Preview" w:date="2026-01-01T00:00:00Z">
          <w:r>
            <w:rPr>
              <w:rStyle w:val="Hyperlink"/>
            </w:rPr>
            <w:delText xml:space="preserve">Theorem 10 in Inner Products and Orthogonality</w:delText>
          </w:r>
        </w:del>
      </w:hyperlink>
      <w:del w:id="130" w:author="PR Preview" w:date="2026-01-01T00:00:00Z">
        <w:r>
          <w:delText xml:space="preserve">, parts 1 and 3);</w:delText>
        </w:r>
      </w:del>
      <w:del w:id="131" w:author="PR Preview" w:date="2026-01-01T00:00:00Z">
        <w:r>
          <w:delText xml:space="preserve"> </w:delText>
        </w:r>
      </w:del>
      <w:del w:id="132" w:author="PR Preview" w:date="2026-01-01T00:00:00Z">
        <w:r>
          <w:delText xml:space="preserve">let</w:delText>
        </w:r>
      </w:del>
      <w:del w:id="133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134" w:author="PR Preview" w:date="2026-01-01T00:00:00Z">
        <w:r>
          <w:delText xml:space="preserve"> </w:delText>
        </w:r>
      </w:del>
      <w:del w:id="135" w:author="PR Preview" w:date="2026-01-01T00:00:00Z">
        <w:r>
          <w:delText xml:space="preserve">have these columns.</w:delText>
        </w:r>
      </w:del>
      <w:del w:id="136" w:author="PR Preview" w:date="2026-01-01T00:00:00Z">
        <w:r>
          <w:delText xml:space="preserve"> </w:delText>
        </w:r>
      </w:del>
      <w:del w:id="137" w:author="PR Preview" w:date="2026-01-01T00:00:00Z">
        <w:r>
          <w:delText xml:space="preserve">At step</w:delText>
        </w:r>
      </w:del>
      <w:del w:id="138" w:author="PR Preview" w:date="2026-01-01T00:00:00Z">
        <w:r>
          <w:delText xml:space="preserve"> </w:delText>
        </w:r>
      </w:del>
      <m:oMath>
        <m:r>
          <m:t>i</m:t>
        </m:r>
      </m:oMath>
      <w:del w:id="139" w:author="PR Preview" w:date="2026-01-01T00:00:00Z">
        <w:r>
          <w:delText xml:space="preserve">,</w:delText>
        </w:r>
      </w:del>
      <w:del w:id="14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del w:id="141" w:author="PR Preview" w:date="2026-01-01T00:00:00Z">
        <w:r>
          <w:delText xml:space="preserve">, and rearranging the orthogonalize step,</w:delText>
        </w:r>
      </w:del>
    </w:p>
    <w:p>
      <w:pPr>
        <w:pStyle w:val="BodyText"/>
      </w:pPr>
      <w:ins w:id="142" w:author="PR Preview" w:date="2026-01-01T00:00:00Z">
        <w:r>
          <w:rPr>
            <w:i/>
            <w:iCs/>
          </w:rPr>
          <w:t xml:space="preserve">Proof</w:t>
        </w:r>
      </w:ins>
      <w:ins w:id="143" w:author="PR Preview" w:date="2026-01-01T00:00:00Z">
        <w:r>
          <w:t xml:space="preserve">. </w:t>
        </w:r>
      </w:ins>
      <w:ins w:id="144" w:author="PR Preview" w:date="2026-01-01T00:00:00Z">
        <w:r>
          <w:t xml:space="preserve">The</w:t>
        </w:r>
      </w:ins>
      <w:ins w:id="145" w:author="PR Preview" w:date="2026-01-01T00:00:00Z">
        <w:r>
          <w:t xml:space="preserve"> </w:t>
        </w:r>
      </w:ins>
      <m:oMath>
        <m:r>
          <m:t>n</m:t>
        </m:r>
      </m:oMath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columns</w:t>
        </w:r>
      </w:ins>
      <w:ins w:id="148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of</w:t>
        </w:r>
      </w:ins>
      <w:ins w:id="15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are linearly independent</w:t>
        </w:r>
      </w:ins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(</w:t>
        </w:r>
      </w:ins>
      <w:hyperlink r:id="rId120">
        <w:ins w:id="156" w:author="PR Preview" w:date="2026-01-01T00:00:00Z">
          <w:r>
            <w:rPr>
              <w:rStyle w:val="Hyperlink"/>
            </w:rPr>
            <w:t xml:space="preserve">Definition 3 in Subspaces and Rank</w:t>
          </w:r>
        </w:ins>
      </w:hyperlink>
      <w:ins w:id="157" w:author="PR Preview" w:date="2026-01-01T00:00:00Z">
        <w:r>
          <w:t xml:space="preserve">),</w:t>
        </w:r>
      </w:ins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so the Gram-Schmidt process (</w:t>
        </w:r>
      </w:ins>
      <w:hyperlink r:id="rId121">
        <w:ins w:id="160" w:author="PR Preview" w:date="2026-01-01T00:00:00Z">
          <w:r>
            <w:rPr>
              <w:rStyle w:val="Hyperlink"/>
            </w:rPr>
            <w:t xml:space="preserve">Definition 11 in Inner Products and Orthogonality</w:t>
          </w:r>
        </w:ins>
      </w:hyperlink>
      <w:ins w:id="161" w:author="PR Preview" w:date="2026-01-01T00:00:00Z">
        <w:r>
          <w:t xml:space="preserve">) runs all</w:t>
        </w:r>
      </w:ins>
      <w:ins w:id="162" w:author="PR Preview" w:date="2026-01-01T00:00:00Z">
        <w:r>
          <w:t xml:space="preserve"> </w:t>
        </w:r>
      </w:ins>
      <m:oMath>
        <m:r>
          <m:t>n</m:t>
        </m:r>
      </m:oMath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steps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and gives orthonormal</w:t>
        </w:r>
      </w:ins>
      <w:ins w:id="167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ins w:id="168" w:author="PR Preview" w:date="2026-01-01T00:00:00Z">
        <w:r>
          <w:t xml:space="preserve"> </w:t>
        </w:r>
      </w:ins>
      <w:ins w:id="169" w:author="PR Preview" w:date="2026-01-01T00:00:00Z">
        <w:r>
          <w:t xml:space="preserve">(</w:t>
        </w:r>
      </w:ins>
      <w:hyperlink r:id="rId113">
        <w:ins w:id="170" w:author="PR Preview" w:date="2026-01-01T00:00:00Z">
          <w:r>
            <w:rPr>
              <w:rStyle w:val="Hyperlink"/>
            </w:rPr>
            <w:t xml:space="preserve">Theorem 10 in Inner Products and Orthogonality</w:t>
          </w:r>
        </w:ins>
      </w:hyperlink>
      <w:ins w:id="171" w:author="PR Preview" w:date="2026-01-01T00:00:00Z">
        <w:r>
          <w:t xml:space="preserve">, parts 1 and 3);</w:t>
        </w:r>
      </w:ins>
      <w:ins w:id="172" w:author="PR Preview" w:date="2026-01-01T00:00:00Z">
        <w:r>
          <w:t xml:space="preserve"> </w:t>
        </w:r>
      </w:ins>
      <w:ins w:id="173" w:author="PR Preview" w:date="2026-01-01T00:00:00Z">
        <w:r>
          <w:t xml:space="preserve">let</w:t>
        </w:r>
      </w:ins>
      <w:ins w:id="174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have these columns.</w:t>
        </w:r>
      </w:ins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At step</w:t>
        </w:r>
      </w:ins>
      <w:ins w:id="179" w:author="PR Preview" w:date="2026-01-01T00:00:00Z">
        <w:r>
          <w:t xml:space="preserve"> </w:t>
        </w:r>
      </w:ins>
      <m:oMath>
        <m:r>
          <m:t>i</m:t>
        </m:r>
      </m:oMath>
      <w:ins w:id="180" w:author="PR Preview" w:date="2026-01-01T00:00:00Z">
        <w:r>
          <w:t xml:space="preserve">,</w:t>
        </w:r>
      </w:ins>
      <w:ins w:id="181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ins w:id="182" w:author="PR Preview" w:date="2026-01-01T00:00:00Z">
        <w:r>
          <w:t xml:space="preserve">, and rearranging the orthogonalize step,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del w:id="183" w:author="PR Preview" w:date="2026-01-01T00:00:00Z">
        <w:r>
          <w:rPr>
            <w:b/>
            <w:bCs/>
          </w:rPr>
          <w:delText xml:space="preserve">Example 25 (A QR factorization from Gram-Schmidt)</w:delText>
        </w:r>
      </w:del>
      <w:del w:id="184" w:author="PR Preview" w:date="2026-01-01T00:00:00Z">
        <w:r>
          <w:delText xml:space="preserve"> </w:delText>
        </w:r>
      </w:del>
      <w:del w:id="185" w:author="PR Preview" w:date="2026-01-01T00:00:00Z">
        <w:r>
          <w:delText xml:space="preserve">For</w:delText>
        </w:r>
      </w:del>
      <w:del w:id="18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87" w:author="PR Preview" w:date="2026-01-01T00:00:00Z">
        <w:r>
          <w:delText xml:space="preserve"> </w:delText>
        </w:r>
      </w:del>
      <w:del w:id="188" w:author="PR Preview" w:date="2026-01-01T00:00:00Z">
        <w:r>
          <w:delText xml:space="preserve">with columns</w:delText>
        </w:r>
      </w:del>
      <w:del w:id="189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90" w:author="PR Preview" w:date="2026-01-01T00:00:00Z">
        <w:r>
          <w:delText xml:space="preserve">,</w:delText>
        </w:r>
      </w:del>
      <w:del w:id="191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92" w:author="PR Preview" w:date="2026-01-01T00:00:00Z">
        <w:r>
          <w:delText xml:space="preserve">,</w:delText>
        </w:r>
      </w:del>
      <w:del w:id="193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94" w:author="PR Preview" w:date="2026-01-01T00:00:00Z">
        <w:r>
          <w:delText xml:space="preserve">,</w:delText>
        </w:r>
      </w:del>
      <w:del w:id="195" w:author="PR Preview" w:date="2026-01-01T00:00:00Z">
        <w:r>
          <w:delText xml:space="preserve"> </w:delText>
        </w:r>
      </w:del>
      <w:hyperlink r:id="rId123">
        <w:del w:id="196" w:author="PR Preview" w:date="2026-01-01T00:00:00Z">
          <w:r>
            <w:rPr>
              <w:rStyle w:val="Hyperlink"/>
            </w:rPr>
            <w:delText xml:space="preserve">Example 22 in Inner Products and Orthogonality</w:delText>
          </w:r>
        </w:del>
      </w:hyperlink>
      <w:del w:id="197" w:author="PR Preview" w:date="2026-01-01T00:00:00Z">
        <w:r>
          <w:delText xml:space="preserve"> </w:delText>
        </w:r>
      </w:del>
      <w:del w:id="198" w:author="PR Preview" w:date="2026-01-01T00:00:00Z">
        <w:r>
          <w:delText xml:space="preserve">and</w:delText>
        </w:r>
      </w:del>
      <w:del w:id="199" w:author="PR Preview" w:date="2026-01-01T00:00:00Z">
        <w:r>
          <w:delText xml:space="preserve"> </w:delText>
        </w:r>
      </w:del>
      <w:hyperlink r:id="rId124">
        <w:del w:id="200" w:author="PR Preview" w:date="2026-01-01T00:00:00Z">
          <w:r>
            <w:rPr>
              <w:rStyle w:val="Hyperlink"/>
            </w:rPr>
            <w:delText xml:space="preserve">Example 24 in Inner Products and Orthogonality</w:delText>
          </w:r>
        </w:del>
      </w:hyperlink>
      <w:del w:id="201" w:author="PR Preview" w:date="2026-01-01T00:00:00Z">
        <w:r>
          <w:delText xml:space="preserve"> </w:delText>
        </w:r>
      </w:del>
      <w:del w:id="202" w:author="PR Preview" w:date="2026-01-01T00:00:00Z">
        <w:r>
          <w:delText xml:space="preserve">found</w:delText>
        </w:r>
      </w:del>
      <w:del w:id="203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04" w:author="PR Preview" w:date="2026-01-01T00:00:00Z">
        <w:r>
          <w:delText xml:space="preserve">,</w:delText>
        </w:r>
      </w:del>
      <w:del w:id="205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206" w:author="PR Preview" w:date="2026-01-01T00:00:00Z">
        <w:r>
          <w:delText xml:space="preserve">,</w:delText>
        </w:r>
      </w:del>
      <w:del w:id="207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208" w:author="PR Preview" w:date="2026-01-01T00:00:00Z">
        <w:r>
          <w:delText xml:space="preserve">,</w:delText>
        </w:r>
      </w:del>
      <w:del w:id="209" w:author="PR Preview" w:date="2026-01-01T00:00:00Z">
        <w:r>
          <w:delText xml:space="preserve"> </w:delText>
        </w:r>
      </w:del>
      <w:del w:id="210" w:author="PR Preview" w:date="2026-01-01T00:00:00Z">
        <w:r>
          <w:delText xml:space="preserve">with</w:delText>
        </w:r>
      </w:del>
      <w:del w:id="21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del w:id="212" w:author="PR Preview" w:date="2026-01-01T00:00:00Z">
        <w:r>
          <w:delText xml:space="preserve">,</w:delText>
        </w:r>
      </w:del>
      <w:del w:id="21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del w:id="214" w:author="PR Preview" w:date="2026-01-01T00:00:00Z">
        <w:r>
          <w:delText xml:space="preserve">,</w:delText>
        </w:r>
      </w:del>
      <w:del w:id="21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del w:id="216" w:author="PR Preview" w:date="2026-01-01T00:00:00Z">
        <w:r>
          <w:delText xml:space="preserve">,</w:delText>
        </w:r>
      </w:del>
    </w:p>
    <w:p>
      <w:pPr>
        <w:pStyle w:val="BodyText"/>
      </w:pPr>
      <w:ins w:id="217" w:author="PR Preview" w:date="2026-01-01T00:00:00Z">
        <w:r>
          <w:rPr>
            <w:b/>
            <w:bCs/>
          </w:rPr>
          <w:t xml:space="preserve">Example 25 (A QR factorization from Gram-Schmidt)</w:t>
        </w:r>
      </w:ins>
      <w:ins w:id="218" w:author="PR Preview" w:date="2026-01-01T00:00:00Z">
        <w:r>
          <w:t xml:space="preserve"> </w:t>
        </w:r>
      </w:ins>
      <w:ins w:id="219" w:author="PR Preview" w:date="2026-01-01T00:00:00Z">
        <w:r>
          <w:t xml:space="preserve">For</w:t>
        </w:r>
      </w:ins>
      <w:ins w:id="22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with columns</w:t>
        </w:r>
      </w:ins>
      <w:ins w:id="223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24" w:author="PR Preview" w:date="2026-01-01T00:00:00Z">
        <w:r>
          <w:t xml:space="preserve">,</w:t>
        </w:r>
      </w:ins>
      <w:ins w:id="225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226" w:author="PR Preview" w:date="2026-01-01T00:00:00Z">
        <w:r>
          <w:t xml:space="preserve">,</w:t>
        </w:r>
      </w:ins>
      <w:ins w:id="227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228" w:author="PR Preview" w:date="2026-01-01T00:00:00Z">
        <w:r>
          <w:t xml:space="preserve">,</w:t>
        </w:r>
      </w:ins>
      <w:ins w:id="229" w:author="PR Preview" w:date="2026-01-01T00:00:00Z">
        <w:r>
          <w:t xml:space="preserve"> </w:t>
        </w:r>
      </w:ins>
      <w:hyperlink r:id="rId123">
        <w:ins w:id="230" w:author="PR Preview" w:date="2026-01-01T00:00:00Z">
          <w:r>
            <w:rPr>
              <w:rStyle w:val="Hyperlink"/>
            </w:rPr>
            <w:t xml:space="preserve">Example 21 in Inner Products and Orthogonality</w:t>
          </w:r>
        </w:ins>
      </w:hyperlink>
      <w:ins w:id="231" w:author="PR Preview" w:date="2026-01-01T00:00:00Z">
        <w:r>
          <w:t xml:space="preserve"> </w:t>
        </w:r>
      </w:ins>
      <w:ins w:id="232" w:author="PR Preview" w:date="2026-01-01T00:00:00Z">
        <w:r>
          <w:t xml:space="preserve">and</w:t>
        </w:r>
      </w:ins>
      <w:ins w:id="233" w:author="PR Preview" w:date="2026-01-01T00:00:00Z">
        <w:r>
          <w:t xml:space="preserve"> </w:t>
        </w:r>
      </w:ins>
      <w:hyperlink r:id="rId124">
        <w:ins w:id="234" w:author="PR Preview" w:date="2026-01-01T00:00:00Z">
          <w:r>
            <w:rPr>
              <w:rStyle w:val="Hyperlink"/>
            </w:rPr>
            <w:t xml:space="preserve">Example 23 in Inner Products and Orthogonality</w:t>
          </w:r>
        </w:ins>
      </w:hyperlink>
      <w:ins w:id="235" w:author="PR Preview" w:date="2026-01-01T00:00:00Z">
        <w:r>
          <w:t xml:space="preserve"> </w:t>
        </w:r>
      </w:ins>
      <w:ins w:id="236" w:author="PR Preview" w:date="2026-01-01T00:00:00Z">
        <w:r>
          <w:t xml:space="preserve">found</w:t>
        </w:r>
      </w:ins>
      <w:ins w:id="237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38" w:author="PR Preview" w:date="2026-01-01T00:00:00Z">
        <w:r>
          <w:t xml:space="preserve">,</w:t>
        </w:r>
      </w:ins>
      <w:ins w:id="239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240" w:author="PR Preview" w:date="2026-01-01T00:00:00Z">
        <w:r>
          <w:t xml:space="preserve">,</w:t>
        </w:r>
      </w:ins>
      <w:ins w:id="241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242" w:author="PR Preview" w:date="2026-01-01T00:00:00Z">
        <w:r>
          <w:t xml:space="preserve">,</w:t>
        </w:r>
      </w:ins>
      <w:ins w:id="243" w:author="PR Preview" w:date="2026-01-01T00:00:00Z">
        <w:r>
          <w:t xml:space="preserve"> </w:t>
        </w:r>
      </w:ins>
      <w:ins w:id="244" w:author="PR Preview" w:date="2026-01-01T00:00:00Z">
        <w:r>
          <w:t xml:space="preserve">with</w:t>
        </w:r>
      </w:ins>
      <w:ins w:id="245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ins w:id="246" w:author="PR Preview" w:date="2026-01-01T00:00:00Z">
        <w:r>
          <w:t xml:space="preserve">,</w:t>
        </w:r>
      </w:ins>
      <w:ins w:id="247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ins w:id="248" w:author="PR Preview" w:date="2026-01-01T00:00:00Z">
        <w:r>
          <w:t xml:space="preserve">,</w:t>
        </w:r>
      </w:ins>
      <w:ins w:id="249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ins w:id="250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6"/>
    <w:bookmarkStart w:id="127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def-normal-equations"/>
    <w:p>
      <w:pPr>
        <w:pStyle w:val="BodyText"/>
      </w:pPr>
      <w:r>
        <w:rPr>
          <w:b/>
          <w:bCs/>
        </w:rPr>
        <w:t xml:space="preserve">Definition 9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8"/>
    <w:bookmarkStart w:id="129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0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1"/>
    <w:bookmarkStart w:id="132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3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3"/>
    <w:bookmarkStart w:id="134" w:name="def-lu"/>
    <w:p>
      <w:pPr>
        <w:pStyle w:val="BodyText"/>
      </w:pPr>
      <w:r>
        <w:rPr>
          <w:b/>
          <w:bCs/>
        </w:rPr>
        <w:t xml:space="preserve">Definition 10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4"/>
    <w:bookmarkStart w:id="135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5"/>
    <w:bookmarkStart w:id="136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6"/>
    <w:bookmarkStart w:id="137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8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8"/>
    <w:bookmarkStart w:id="147" w:name="refs"/>
    <w:bookmarkStart w:id="14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0"/>
    <w:bookmarkStart w:id="142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1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2"/>
    <w:bookmarkStart w:id="144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4"/>
    <w:bookmarkStart w:id="146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6"/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45" Type="http://schemas.openxmlformats.org/officeDocument/2006/relationships/hyperlink" Target="https://ucla-biostat-216.github.io/2024fall/slides/06-orthproj/06-orthproj.html" TargetMode="External"/><Relationship Id="rId143" Type="http://schemas.openxmlformats.org/officeDocument/2006/relationships/hyperlink" Target="https://ucla-biostat-216.github.io/2024fall/slides/07-matinv/07-matinv.html" TargetMode="External"/><Relationship Id="rId141" Type="http://schemas.openxmlformats.org/officeDocument/2006/relationships/hyperlink" Target="https://ucla-biostat-216.github.io/2024fall/slides/08-ls/08-ls.html" TargetMode="External"/><Relationship Id="rId139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45" Type="http://schemas.openxmlformats.org/officeDocument/2006/relationships/hyperlink" Target="https://ucla-biostat-216.github.io/2024fall/slides/06-orthproj/06-orthproj.html" TargetMode="External"/><Relationship Id="rId143" Type="http://schemas.openxmlformats.org/officeDocument/2006/relationships/hyperlink" Target="https://ucla-biostat-216.github.io/2024fall/slides/07-matinv/07-matinv.html" TargetMode="External"/><Relationship Id="rId141" Type="http://schemas.openxmlformats.org/officeDocument/2006/relationships/hyperlink" Target="https://ucla-biostat-216.github.io/2024fall/slides/08-ls/08-ls.html" TargetMode="External"/><Relationship Id="rId139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2026-10-15T14:13:23Z</dcterms:created>
  <dcterms:modified xsi:type="dcterms:W3CDTF">2026-10-15T14:13:23Z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06:49:18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