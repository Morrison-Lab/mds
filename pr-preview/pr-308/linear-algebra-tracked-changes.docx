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02:44:48 (PDT)</w:delText>
        </w:r>
      </w:del>
    </w:p>
    <w:p>
      <w:pPr>
        <w:pStyle w:val="Date"/>
      </w:pPr>
      <w:ins w:id="2" w:author="PR Preview" w:date="2026-01-01T00:00:00Z">
        <w:r>
          <w:t xml:space="preserve">Last modified: 2026-10-15 02:49:28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5"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5" w:name="def-angle"/>
    <w:p>
      <w:pPr>
        <w:pStyle w:val="BodyText"/>
      </w:pPr>
      <w:del w:id="3" w:author="PR Preview" w:date="2026-01-01T00:00:00Z">
        <w:r>
          <w:rPr>
            <w:b/>
            <w:bCs/>
          </w:rPr>
          <w:delText xml:space="preserve">Definition 66 (Angle between two vectors)</w:delText>
        </w:r>
      </w:del>
      <w:del w:id="4" w:author="PR Preview" w:date="2026-01-01T00:00:00Z">
        <w:r>
          <w:delText xml:space="preserve"> </w:delText>
        </w:r>
      </w:del>
      <w:del w:id="5" w:author="PR Preview" w:date="2026-01-01T00:00:00Z">
        <w:r>
          <w:delText xml:space="preserve">The</w:delText>
        </w:r>
      </w:del>
      <w:del w:id="6" w:author="PR Preview" w:date="2026-01-01T00:00:00Z">
        <w:r>
          <w:delText xml:space="preserve"> </w:delText>
        </w:r>
      </w:del>
      <w:del w:id="7" w:author="PR Preview" w:date="2026-01-01T00:00:00Z">
        <w:r>
          <w:rPr>
            <w:b/>
            <w:bCs/>
          </w:rPr>
          <w:delText xml:space="preserve">angle</w:delText>
        </w:r>
      </w:del>
      <w:del w:id="8" w:author="PR Preview" w:date="2026-01-01T00:00:00Z">
        <w:r>
          <w:delText xml:space="preserve"> </w:delText>
        </w:r>
      </w:del>
      <w:del w:id="9" w:author="PR Preview" w:date="2026-01-01T00:00:00Z">
        <w:r>
          <w:delText xml:space="preserve">between two nonzero vectors</w:delText>
        </w:r>
      </w:del>
      <w:del w:id="10"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11" w:author="PR Preview" w:date="2026-01-01T00:00:00Z">
        <w:r>
          <w:delText xml:space="preserve"> </w:delText>
        </w:r>
      </w:del>
      <w:del w:id="12" w:author="PR Preview" w:date="2026-01-01T00:00:00Z">
        <w:r>
          <w:delText xml:space="preserve">is the unique number</w:delText>
        </w:r>
      </w:del>
      <w:del w:id="13" w:author="PR Preview" w:date="2026-01-01T00:00:00Z">
        <w:r>
          <w:delText xml:space="preserve"> </w:delText>
        </w:r>
      </w:del>
      <m:oMath>
        <m:r>
          <m:t>θ</m:t>
        </m:r>
        <m:r>
          <m:rPr>
            <m:sty m:val="p"/>
          </m:rPr>
          <m:t>∈</m:t>
        </m:r>
        <m:r>
          <m:rPr>
            <m:sty m:val="p"/>
          </m:rPr>
          <m:t>[</m:t>
        </m:r>
        <m:r>
          <m:t>0</m:t>
        </m:r>
        <m:r>
          <m:rPr>
            <m:sty m:val="p"/>
          </m:rPr>
          <m:t>,</m:t>
        </m:r>
        <m:r>
          <m:t>π</m:t>
        </m:r>
        <m:r>
          <m:rPr>
            <m:sty m:val="p"/>
          </m:rPr>
          <m:t>]</m:t>
        </m:r>
      </m:oMath>
      <w:del w:id="14" w:author="PR Preview" w:date="2026-01-01T00:00:00Z">
        <w:r>
          <w:delText xml:space="preserve"> </w:delText>
        </w:r>
      </w:del>
      <w:del w:id="15" w:author="PR Preview" w:date="2026-01-01T00:00:00Z">
        <w:r>
          <w:delText xml:space="preserve">whose cosine (</w:delText>
        </w:r>
      </w:del>
      <w:hyperlink w:anchor="def-cosine-sine">
        <w:del w:id="16" w:author="PR Preview" w:date="2026-01-01T00:00:00Z">
          <w:r>
            <w:rPr>
              <w:rStyle w:val="Hyperlink"/>
            </w:rPr>
            <w:delText xml:space="preserve">Definition 65</w:delText>
          </w:r>
        </w:del>
      </w:hyperlink>
      <w:del w:id="17" w:author="PR Preview" w:date="2026-01-01T00:00:00Z">
        <w:r>
          <w:delText xml:space="preserve">) satisfies</w:delText>
        </w:r>
      </w:del>
    </w:p>
    <w:p>
      <w:pPr>
        <w:pStyle w:val="BodyText"/>
      </w:pPr>
      <w:ins w:id="18" w:author="PR Preview" w:date="2026-01-01T00:00:00Z">
        <w:r>
          <w:rPr>
            <w:b/>
            <w:bCs/>
          </w:rPr>
          <w:t xml:space="preserve">Definition 66 (Angle between two vectors)</w:t>
        </w:r>
      </w:ins>
      <w:ins w:id="19" w:author="PR Preview" w:date="2026-01-01T00:00:00Z">
        <w:r>
          <w:t xml:space="preserve"> </w:t>
        </w:r>
      </w:ins>
      <w:ins w:id="20" w:author="PR Preview" w:date="2026-01-01T00:00:00Z">
        <w:r>
          <w:t xml:space="preserve">The</w:t>
        </w:r>
      </w:ins>
      <w:ins w:id="21" w:author="PR Preview" w:date="2026-01-01T00:00:00Z">
        <w:r>
          <w:t xml:space="preserve"> </w:t>
        </w:r>
      </w:ins>
      <w:ins w:id="22" w:author="PR Preview" w:date="2026-01-01T00:00:00Z">
        <w:r>
          <w:rPr>
            <w:b/>
            <w:bCs/>
          </w:rPr>
          <w:t xml:space="preserve">angle</w:t>
        </w:r>
      </w:ins>
      <w:ins w:id="23" w:author="PR Preview" w:date="2026-01-01T00:00:00Z">
        <w:r>
          <w:t xml:space="preserve"> </w:t>
        </w:r>
      </w:ins>
      <w:ins w:id="24" w:author="PR Preview" w:date="2026-01-01T00:00:00Z">
        <w:r>
          <w:t xml:space="preserve">between two nonzero vectors</w:t>
        </w:r>
      </w:ins>
      <w:ins w:id="25"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26" w:author="PR Preview" w:date="2026-01-01T00:00:00Z">
        <w:r>
          <w:t xml:space="preserve"> </w:t>
        </w:r>
      </w:ins>
      <w:ins w:id="27" w:author="PR Preview" w:date="2026-01-01T00:00:00Z">
        <w:r>
          <w:t xml:space="preserve">is the unique number</w:t>
        </w:r>
      </w:ins>
      <w:ins w:id="28" w:author="PR Preview" w:date="2026-01-01T00:00:00Z">
        <w:r>
          <w:t xml:space="preserve"> </w:t>
        </w:r>
      </w:ins>
      <m:oMath>
        <m:r>
          <m:t>θ</m:t>
        </m:r>
        <m:r>
          <m:rPr>
            <m:sty m:val="p"/>
          </m:rPr>
          <m:t>∈</m:t>
        </m:r>
        <m:r>
          <m:rPr>
            <m:sty m:val="p"/>
          </m:rPr>
          <m:t>[</m:t>
        </m:r>
        <m:r>
          <m:t>0</m:t>
        </m:r>
        <m:r>
          <m:rPr>
            <m:sty m:val="p"/>
          </m:rPr>
          <m:t>,</m:t>
        </m:r>
        <m:r>
          <m:t>π</m:t>
        </m:r>
        <m:r>
          <m:rPr>
            <m:sty m:val="p"/>
          </m:rPr>
          <m:t>]</m:t>
        </m:r>
      </m:oMath>
      <w:ins w:id="29" w:author="PR Preview" w:date="2026-01-01T00:00:00Z">
        <w:r>
          <w:t xml:space="preserve"> </w:t>
        </w:r>
      </w:ins>
      <w:ins w:id="30" w:author="PR Preview" w:date="2026-01-01T00:00:00Z">
        <w:r>
          <w:t xml:space="preserve">whose cosine (</w:t>
        </w:r>
      </w:ins>
      <w:hyperlink r:id="rId364">
        <w:ins w:id="31" w:author="PR Preview" w:date="2026-01-01T00:00:00Z">
          <w:r>
            <w:rPr>
              <w:rStyle w:val="Hyperlink"/>
            </w:rPr>
            <w:t xml:space="preserve">Definition 1 in Trigonometry</w:t>
          </w:r>
        </w:ins>
      </w:hyperlink>
      <w:ins w:id="32" w:author="PR Preview" w:date="2026-01-01T00:00:00Z">
        <w:r>
          <w:t xml:space="preserve">) satisfies</w:t>
        </w:r>
      </w:ins>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5"/>
    <w:bookmarkStart w:id="366"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6"/>
    <w:bookmarkStart w:id="367"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7"/>
    <w:bookmarkStart w:id="368"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8"/>
    <w:bookmarkStart w:id="36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9"/>
    <w:bookmarkStart w:id="370"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7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1"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1"/>
    <w:bookmarkStart w:id="373"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2">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4"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4"/>
    <w:bookmarkEnd w:id="375"/>
    <w:bookmarkStart w:id="394"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6" name="Picture"/>
                  <a:graphic>
                    <a:graphicData uri="http://schemas.openxmlformats.org/drawingml/2006/picture">
                      <pic:pic>
                        <pic:nvPicPr>
                          <pic:cNvPr descr="/opt/quarto/share/formats/docx/note.png" id="37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8"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8"/>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9"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9"/>
    <w:bookmarkStart w:id="380"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80"/>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1"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1"/>
    <w:bookmarkStart w:id="382"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2"/>
    <w:bookmarkStart w:id="383"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3"/>
    <w:bookmarkStart w:id="384"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4"/>
    <w:bookmarkStart w:id="385"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5"/>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6"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6"/>
    <w:bookmarkStart w:id="387"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7"/>
    <w:bookmarkStart w:id="388"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8"/>
    <w:bookmarkStart w:id="389"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9"/>
    <w:bookmarkStart w:id="390"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90"/>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1"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1"/>
    <w:bookmarkStart w:id="392"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2"/>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3"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3"/>
    <w:bookmarkEnd w:id="394"/>
    <w:bookmarkStart w:id="400" w:name="outer-product"/>
    <w:p>
      <w:pPr>
        <w:pStyle w:val="Heading2"/>
      </w:pPr>
      <w:r>
        <w:t xml:space="preserve">13 Outer product</w:t>
      </w:r>
    </w:p>
    <w:bookmarkStart w:id="395"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5"/>
    <w:bookmarkStart w:id="396"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6"/>
    <w:bookmarkStart w:id="397"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7"/>
    <w:bookmarkStart w:id="398"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8"/>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9"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9"/>
    <w:bookmarkEnd w:id="400"/>
    <w:bookmarkStart w:id="435"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1"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1"/>
    <w:bookmarkStart w:id="402"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2"/>
    <w:bookmarkStart w:id="403"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3"/>
    <w:bookmarkStart w:id="404"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4"/>
    <w:bookmarkStart w:id="405"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5"/>
    <w:bookmarkStart w:id="406"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6"/>
    <w:bookmarkStart w:id="407"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7"/>
    <w:bookmarkStart w:id="408"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8"/>
    <w:bookmarkStart w:id="409"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9"/>
    <w:bookmarkStart w:id="410"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10"/>
    <w:bookmarkStart w:id="411"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1"/>
    <w:bookmarkStart w:id="412"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2"/>
    <w:bookmarkStart w:id="413"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3"/>
    <w:bookmarkStart w:id="414"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4"/>
    <w:bookmarkStart w:id="415"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6"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7"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7"/>
    <w:bookmarkStart w:id="418"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9"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9"/>
    <w:bookmarkStart w:id="420"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20"/>
    <w:bookmarkStart w:id="421"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1"/>
    <w:bookmarkStart w:id="422"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2"/>
    <w:bookmarkStart w:id="423"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3"/>
    <w:bookmarkStart w:id="424"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4"/>
    <w:bookmarkStart w:id="425"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5"/>
    <w:bookmarkStart w:id="426"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6"/>
    <w:bookmarkStart w:id="427"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8"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9"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9"/>
    <w:bookmarkStart w:id="430"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30"/>
    <w:bookmarkStart w:id="431"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1"/>
    <w:bookmarkStart w:id="432"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2"/>
    <w:bookmarkStart w:id="433"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4"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4"/>
    <w:bookmarkEnd w:id="435"/>
    <w:bookmarkStart w:id="446" w:name="quadratic-forms"/>
    <w:p>
      <w:pPr>
        <w:pStyle w:val="Heading2"/>
      </w:pPr>
      <w:r>
        <w:t xml:space="preserve">15 Quadratic Forms</w:t>
      </w:r>
    </w:p>
    <w:bookmarkStart w:id="436"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6"/>
    <w:bookmarkStart w:id="439"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7">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9"/>
    <w:bookmarkStart w:id="440"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40"/>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1"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1"/>
    <w:bookmarkStart w:id="442"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2"/>
    <w:bookmarkStart w:id="443"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3"/>
    <w:bookmarkStart w:id="444"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4"/>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5"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5"/>
    <w:bookmarkEnd w:id="446"/>
    <w:bookmarkStart w:id="461" w:name="trace-and-matrix-inner-product"/>
    <w:p>
      <w:pPr>
        <w:pStyle w:val="Heading2"/>
      </w:pPr>
      <w:r>
        <w:t xml:space="preserve">16 Trace and Matrix Inner Product</w:t>
      </w:r>
    </w:p>
    <w:bookmarkStart w:id="447"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7"/>
    <w:bookmarkStart w:id="448"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8"/>
    <w:bookmarkStart w:id="449"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9"/>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50"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50"/>
    <w:bookmarkStart w:id="451"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1"/>
    <w:bookmarkStart w:id="452"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2"/>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3"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3"/>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4"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4"/>
    <w:bookmarkStart w:id="455"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5"/>
    <w:bookmarkStart w:id="456"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6"/>
    <w:bookmarkStart w:id="457"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7"/>
    <w:bookmarkStart w:id="458"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8"/>
    <w:bookmarkStart w:id="459"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60"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60"/>
    <w:bookmarkEnd w:id="461"/>
    <w:bookmarkStart w:id="485" w:name="matrix-decompositions"/>
    <w:p>
      <w:pPr>
        <w:pStyle w:val="Heading2"/>
      </w:pPr>
      <w:r>
        <w:t xml:space="preserve">17 Matrix Decompositions</w:t>
      </w:r>
    </w:p>
    <w:bookmarkStart w:id="462"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2"/>
    <w:bookmarkStart w:id="463"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3"/>
    <w:bookmarkStart w:id="464"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4"/>
    <w:bookmarkStart w:id="465"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5"/>
    <w:bookmarkStart w:id="467"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6">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tip.png" id="46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70">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1"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1"/>
    <w:bookmarkStart w:id="472"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2"/>
    <w:bookmarkStart w:id="473"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3"/>
    <w:bookmarkStart w:id="474"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4"/>
    <w:bookmarkStart w:id="475"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5"/>
    <w:bookmarkStart w:id="476"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6"/>
    <w:bookmarkStart w:id="477"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7"/>
    <w:bookmarkStart w:id="478"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8"/>
    <w:bookmarkStart w:id="479"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80"/>
    <w:bookmarkStart w:id="481"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1"/>
    <w:bookmarkStart w:id="482"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3"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3"/>
    <w:bookmarkStart w:id="484"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4"/>
    <w:bookmarkEnd w:id="485"/>
    <w:bookmarkStart w:id="504" w:name="definite-matrices"/>
    <w:p>
      <w:pPr>
        <w:pStyle w:val="Heading2"/>
      </w:pPr>
      <w:r>
        <w:t xml:space="preserve">18 Definite Matrices</w:t>
      </w:r>
    </w:p>
    <w:bookmarkStart w:id="486"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6"/>
    <w:bookmarkStart w:id="487"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7"/>
    <w:bookmarkStart w:id="488"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8"/>
    <w:bookmarkStart w:id="489"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9"/>
    <w:bookmarkStart w:id="490"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90"/>
    <w:p>
      <w:pPr>
        <w:pStyle w:val="BodyText"/>
      </w:pPr>
      <w:r>
        <w:t xml:space="preserve">See also</w:t>
      </w:r>
      <w:r>
        <w:t xml:space="preserve"> </w:t>
      </w:r>
      <w:hyperlink r:id="rId491">
        <w:r>
          <w:rPr>
            <w:rStyle w:val="Hyperlink"/>
          </w:rPr>
          <w:t xml:space="preserve">https://en.wikipedia.org/wiki/Definite_matrix</w:t>
        </w:r>
      </w:hyperlink>
      <w:r>
        <w:t xml:space="preserve">.</w:t>
      </w:r>
    </w:p>
    <w:bookmarkStart w:id="492"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2"/>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3"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3"/>
    <w:bookmarkStart w:id="494"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5"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5"/>
    <w:bookmarkStart w:id="496"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6"/>
    <w:bookmarkStart w:id="498"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7"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7"/>
        </w:tc>
      </w:tr>
    </w:tbl>
    <w:bookmarkEnd w:id="498"/>
    <w:bookmarkStart w:id="499"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9"/>
    <w:bookmarkStart w:id="500"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00"/>
    <w:bookmarkStart w:id="501"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1"/>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2"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2"/>
    <w:bookmarkStart w:id="503"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3"/>
    <w:bookmarkEnd w:id="504"/>
    <w:bookmarkStart w:id="520" w:name="determinants"/>
    <w:p>
      <w:pPr>
        <w:pStyle w:val="Heading2"/>
      </w:pPr>
      <w:r>
        <w:t xml:space="preserve">19 Determinants</w:t>
      </w:r>
    </w:p>
    <w:bookmarkStart w:id="505"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5"/>
    <w:bookmarkStart w:id="506"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6"/>
    <w:bookmarkStart w:id="507"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7"/>
    <w:p>
      <w:pPr>
        <w:pStyle w:val="BodyText"/>
      </w:pPr>
      <w:r>
        <w:t xml:space="preserve">See also</w:t>
      </w:r>
      <w:r>
        <w:t xml:space="preserve"> </w:t>
      </w:r>
      <w:hyperlink r:id="rId508">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9" name="Picture"/>
                  <a:graphic>
                    <a:graphicData uri="http://schemas.openxmlformats.org/drawingml/2006/picture">
                      <pic:pic>
                        <pic:nvPicPr>
                          <pic:cNvPr descr="/opt/quarto/share/formats/docx/tip.png" id="510"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1">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2"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2"/>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3"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3"/>
    <w:bookmarkStart w:id="514"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4"/>
    <w:bookmarkStart w:id="515"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5"/>
    <w:bookmarkStart w:id="516"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6"/>
    <w:p>
      <w:pPr>
        <w:pStyle w:val="BodyText"/>
      </w:pPr>
      <w:r>
        <w:t xml:space="preserve">See also</w:t>
      </w:r>
      <w:r>
        <w:t xml:space="preserve"> </w:t>
      </w:r>
      <w:hyperlink r:id="rId508">
        <w:r>
          <w:rPr>
            <w:rStyle w:val="Hyperlink"/>
          </w:rPr>
          <w:t xml:space="preserve">https://en.wikipedia.org/wiki/Determinant</w:t>
        </w:r>
      </w:hyperlink>
      <w:r>
        <w:t xml:space="preserve">.</w:t>
      </w:r>
    </w:p>
    <w:bookmarkStart w:id="517"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7"/>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8"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8"/>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9"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9"/>
    <w:bookmarkEnd w:id="520"/>
    <w:bookmarkStart w:id="595" w:name="design-matrix"/>
    <w:p>
      <w:pPr>
        <w:pStyle w:val="Heading2"/>
      </w:pPr>
      <w:r>
        <w:t xml:space="preserve">20 Design Matrix</w:t>
      </w:r>
    </w:p>
    <w:bookmarkStart w:id="521"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1"/>
    <w:bookmarkStart w:id="522"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2"/>
    <w:bookmarkStart w:id="523"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3"/>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4"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4"/>
    <w:bookmarkStart w:id="525"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5"/>
    <w:bookmarkStart w:id="526"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6"/>
    <w:bookmarkStart w:id="527"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7"/>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8"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8"/>
    <w:bookmarkStart w:id="529"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9"/>
    <w:bookmarkStart w:id="543"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note.png" id="53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2"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2"/>
    <w:bookmarkStart w:id="533"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3"/>
    <w:bookmarkStart w:id="534"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4"/>
    <w:bookmarkStart w:id="535"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5"/>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6"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6"/>
    <w:bookmarkStart w:id="537"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7"/>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8"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8"/>
    <w:bookmarkStart w:id="539"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9"/>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40"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40"/>
    <w:bookmarkStart w:id="541"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1"/>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2"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2"/>
    <w:bookmarkEnd w:id="543"/>
    <w:bookmarkStart w:id="572"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4" name="Picture"/>
                  <a:graphic>
                    <a:graphicData uri="http://schemas.openxmlformats.org/drawingml/2006/picture">
                      <pic:pic>
                        <pic:nvPicPr>
                          <pic:cNvPr descr="/opt/quarto/share/formats/docx/note.png" id="545"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6"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6"/>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7"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7"/>
    <w:bookmarkStart w:id="548"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8"/>
    <w:bookmarkStart w:id="549"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9"/>
    <w:bookmarkStart w:id="550"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50"/>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1"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1"/>
    <w:bookmarkStart w:id="552"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2"/>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3"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3"/>
    <w:bookmarkStart w:id="554"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4"/>
    <w:bookmarkStart w:id="555"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5"/>
    <w:bookmarkStart w:id="556"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6"/>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7"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7"/>
    <w:bookmarkStart w:id="558"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9"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9"/>
    <w:bookmarkStart w:id="560"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6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1"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1"/>
    <w:bookmarkStart w:id="562"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2"/>
    <w:bookmarkStart w:id="563"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3"/>
    <w:bookmarkStart w:id="564"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4"/>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5"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5"/>
    <w:bookmarkStart w:id="566"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7"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7"/>
    <w:bookmarkStart w:id="568"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9"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9"/>
    <w:bookmarkStart w:id="570"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7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1"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1"/>
    <w:bookmarkEnd w:id="572"/>
    <w:bookmarkStart w:id="594"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5"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5"/>
    <w:bookmarkStart w:id="576"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6"/>
    <w:bookmarkStart w:id="577"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8"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8"/>
    <w:bookmarkStart w:id="579"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9"/>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80"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80"/>
    <w:bookmarkStart w:id="581"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1"/>
    <w:bookmarkStart w:id="582"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2"/>
    <w:bookmarkStart w:id="583"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3"/>
    <w:bookmarkStart w:id="584"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4"/>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5"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5"/>
    <w:bookmarkStart w:id="586"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6"/>
    <w:bookmarkStart w:id="587"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7"/>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8"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8"/>
    <w:bookmarkStart w:id="589"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9"/>
    <w:bookmarkStart w:id="590"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90"/>
    <w:bookmarkStart w:id="591"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1"/>
    <w:bookmarkStart w:id="592"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2"/>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3"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3"/>
    <w:bookmarkEnd w:id="594"/>
    <w:bookmarkEnd w:id="595"/>
    <w:bookmarkStart w:id="62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8"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9"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9"/>
    <w:bookmarkStart w:id="600"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600"/>
    <w:bookmarkStart w:id="601"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1"/>
    <w:bookmarkStart w:id="602"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2"/>
    <w:bookmarkStart w:id="603"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4"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4"/>
    <w:bookmarkStart w:id="605"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6"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6"/>
    <w:bookmarkStart w:id="607"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8"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8"/>
    <w:bookmarkStart w:id="609"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10"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10"/>
    <w:bookmarkStart w:id="611"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1"/>
    <w:bookmarkStart w:id="612"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2"/>
    <w:bookmarkStart w:id="613"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3"/>
    <w:bookmarkStart w:id="614"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5"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5"/>
    <w:bookmarkStart w:id="616"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6"/>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7"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7"/>
    <w:bookmarkStart w:id="618"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8"/>
    <w:bookmarkStart w:id="619"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9"/>
    <w:bookmarkStart w:id="620"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2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2"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2"/>
    <w:bookmarkStart w:id="623"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4"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4"/>
    <w:bookmarkStart w:id="625"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6"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6"/>
    <w:bookmarkEnd w:id="627"/>
    <w:bookmarkStart w:id="648"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30"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3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1"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1"/>
    <w:bookmarkStart w:id="632"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3"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3"/>
    <w:bookmarkStart w:id="634"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4"/>
    <w:bookmarkStart w:id="635"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5"/>
    <w:bookmarkStart w:id="636"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6"/>
    <w:bookmarkStart w:id="637"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7"/>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8"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8"/>
    <w:bookmarkStart w:id="640"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9"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9"/>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40"/>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1"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1"/>
    <w:bookmarkStart w:id="642"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2"/>
    <w:bookmarkStart w:id="643"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3"/>
    <w:bookmarkStart w:id="644"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4"/>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5"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5"/>
    <w:bookmarkStart w:id="646"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6"/>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7"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7"/>
    <w:bookmarkEnd w:id="648"/>
    <w:bookmarkStart w:id="673" w:name="sec-complex-vectors-matrices"/>
    <w:p>
      <w:pPr>
        <w:pStyle w:val="Heading2"/>
      </w:pPr>
      <w:r>
        <w:t xml:space="preserve">23 Complex vectors and matrices</w:t>
      </w:r>
    </w:p>
    <w:bookmarkStart w:id="649"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6">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9"/>
    <w:bookmarkStart w:id="65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50"/>
    <w:bookmarkStart w:id="652"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2"/>
    <w:bookmarkStart w:id="653"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3"/>
    <w:bookmarkStart w:id="65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4"/>
    <w:bookmarkStart w:id="65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5"/>
    <w:bookmarkStart w:id="65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6"/>
    <w:bookmarkStart w:id="657"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7"/>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8"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9"/>
    <w:bookmarkStart w:id="660"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60"/>
    <w:p>
      <w:pPr>
        <w:pStyle w:val="BodyText"/>
      </w:pPr>
      <w:r>
        <w:rPr>
          <w:i/>
          <w:iCs/>
        </w:rPr>
        <w:t xml:space="preserve">Proof</w:t>
      </w:r>
      <w:r>
        <w:t xml:space="preserve">. </w:t>
      </w:r>
      <w:r>
        <w:t xml:space="preserve">The last step uses the</w:t>
      </w:r>
      <w:r>
        <w:t xml:space="preserve"> </w:t>
      </w:r>
      <w:hyperlink r:id="rId66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3"/>
    <w:bookmarkStart w:id="66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4"/>
    <w:bookmarkStart w:id="665"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5"/>
    <w:bookmarkStart w:id="66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6"/>
    <w:bookmarkStart w:id="66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7"/>
    <w:bookmarkStart w:id="66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8"/>
    <w:bookmarkStart w:id="669"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9"/>
    <w:bookmarkStart w:id="67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70"/>
    <w:bookmarkStart w:id="67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1"/>
    <w:bookmarkStart w:id="672"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3"/>
    <w:bookmarkStart w:id="675"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5"/>
    <w:bookmarkStart w:id="716" w:name="references"/>
    <w:p>
      <w:pPr>
        <w:pStyle w:val="Heading2"/>
      </w:pPr>
      <w:r>
        <w:t xml:space="preserve">References</w:t>
      </w:r>
    </w:p>
    <w:bookmarkStart w:id="715" w:name="refs"/>
    <w:bookmarkStart w:id="677"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6">
        <w:r>
          <w:rPr>
            <w:rStyle w:val="Hyperlink"/>
          </w:rPr>
          <w:t xml:space="preserve">https://doi.org/10.1007/978-3-031-41026-0</w:t>
        </w:r>
      </w:hyperlink>
      <w:r>
        <w:t xml:space="preserve">.</w:t>
      </w:r>
    </w:p>
    <w:bookmarkEnd w:id="677"/>
    <w:bookmarkStart w:id="679"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8">
        <w:r>
          <w:rPr>
            <w:rStyle w:val="Hyperlink"/>
          </w:rPr>
          <w:t xml:space="preserve">https://www.routledge.com/Linear-Algebra-and-Matrix-Analysis-for-Statistics/Banerjee-Roy/p/book/9781420095388</w:t>
        </w:r>
      </w:hyperlink>
      <w:r>
        <w:t xml:space="preserve">.</w:t>
      </w:r>
    </w:p>
    <w:bookmarkEnd w:id="679"/>
    <w:bookmarkStart w:id="681"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80">
        <w:r>
          <w:rPr>
            <w:rStyle w:val="Hyperlink"/>
          </w:rPr>
          <w:t xml:space="preserve">https://doi.org/10.1017/9781108583664</w:t>
        </w:r>
      </w:hyperlink>
      <w:r>
        <w:t xml:space="preserve">.</w:t>
      </w:r>
    </w:p>
    <w:bookmarkEnd w:id="681"/>
    <w:bookmarkStart w:id="683"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2">
        <w:r>
          <w:rPr>
            <w:rStyle w:val="Hyperlink"/>
          </w:rPr>
          <w:t xml:space="preserve">https://doi.org/10.1201/9781315182780</w:t>
        </w:r>
      </w:hyperlink>
      <w:r>
        <w:t xml:space="preserve">.</w:t>
      </w:r>
    </w:p>
    <w:bookmarkEnd w:id="683"/>
    <w:bookmarkStart w:id="685"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4">
        <w:r>
          <w:rPr>
            <w:rStyle w:val="Hyperlink"/>
          </w:rPr>
          <w:t xml:space="preserve">https://doi.org/10.1201/9781315370200</w:t>
        </w:r>
      </w:hyperlink>
      <w:r>
        <w:t xml:space="preserve">.</w:t>
      </w:r>
    </w:p>
    <w:bookmarkEnd w:id="685"/>
    <w:bookmarkStart w:id="687"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6">
        <w:r>
          <w:rPr>
            <w:rStyle w:val="Hyperlink"/>
          </w:rPr>
          <w:t xml:space="preserve">https://www.deeplearningbook.org/</w:t>
        </w:r>
      </w:hyperlink>
      <w:r>
        <w:t xml:space="preserve">.</w:t>
      </w:r>
    </w:p>
    <w:bookmarkEnd w:id="687"/>
    <w:bookmarkStart w:id="689"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8">
        <w:r>
          <w:rPr>
            <w:rStyle w:val="Hyperlink"/>
          </w:rPr>
          <w:t xml:space="preserve">https://facultyweb.cs.wwu.edu/~hutchib2/video_lectures/data371/</w:t>
        </w:r>
      </w:hyperlink>
      <w:r>
        <w:t xml:space="preserve">.</w:t>
      </w:r>
    </w:p>
    <w:bookmarkEnd w:id="689"/>
    <w:bookmarkStart w:id="691"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90">
        <w:r>
          <w:rPr>
            <w:rStyle w:val="Hyperlink"/>
          </w:rPr>
          <w:t xml:space="preserve">www.mosaic-web.org</w:t>
        </w:r>
      </w:hyperlink>
      <w:r>
        <w:t xml:space="preserve">.</w:t>
      </w:r>
    </w:p>
    <w:bookmarkEnd w:id="691"/>
    <w:bookmarkStart w:id="693"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2">
        <w:r>
          <w:rPr>
            <w:rStyle w:val="Hyperlink"/>
          </w:rPr>
          <w:t xml:space="preserve">https://www2.imm.dtu.dk/pubdb/edoc/imm3274.pdf</w:t>
        </w:r>
      </w:hyperlink>
      <w:r>
        <w:t xml:space="preserve">.</w:t>
      </w:r>
    </w:p>
    <w:bookmarkEnd w:id="693"/>
    <w:bookmarkStart w:id="694"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4"/>
    <w:bookmarkStart w:id="696"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5">
        <w:r>
          <w:rPr>
            <w:rStyle w:val="Hyperlink"/>
          </w:rPr>
          <w:t xml:space="preserve">https://math.mit.edu/~gs/linearalgebra/</w:t>
        </w:r>
      </w:hyperlink>
      <w:r>
        <w:t xml:space="preserve">.</w:t>
      </w:r>
    </w:p>
    <w:bookmarkEnd w:id="696"/>
    <w:bookmarkStart w:id="698"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7">
        <w:r>
          <w:rPr>
            <w:rStyle w:val="Hyperlink"/>
          </w:rPr>
          <w:t xml:space="preserve">https://ucla-biostat-216.github.io/2024fall/slides/10-eig/10-eig.html</w:t>
        </w:r>
      </w:hyperlink>
      <w:r>
        <w:t xml:space="preserve">.</w:t>
      </w:r>
    </w:p>
    <w:bookmarkEnd w:id="698"/>
    <w:bookmarkStart w:id="700"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9">
        <w:r>
          <w:rPr>
            <w:rStyle w:val="Hyperlink"/>
          </w:rPr>
          <w:t xml:space="preserve">https://ucla-biostat-216.github.io/2024fall/slides/08-ls/08-ls.html</w:t>
        </w:r>
      </w:hyperlink>
      <w:r>
        <w:t xml:space="preserve">.</w:t>
      </w:r>
    </w:p>
    <w:bookmarkEnd w:id="700"/>
    <w:bookmarkStart w:id="702"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1">
        <w:r>
          <w:rPr>
            <w:rStyle w:val="Hyperlink"/>
          </w:rPr>
          <w:t xml:space="preserve">https://ucla-biostat-216.github.io/2024fall/slides/07-matinv/07-matinv.html</w:t>
        </w:r>
      </w:hyperlink>
      <w:r>
        <w:t xml:space="preserve">.</w:t>
      </w:r>
    </w:p>
    <w:bookmarkEnd w:id="702"/>
    <w:bookmarkStart w:id="704"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3">
        <w:r>
          <w:rPr>
            <w:rStyle w:val="Hyperlink"/>
          </w:rPr>
          <w:t xml:space="preserve">https://ucla-biostat-216.github.io/2024fall/slides/03-matrix/03-matrix.html</w:t>
        </w:r>
      </w:hyperlink>
      <w:r>
        <w:t xml:space="preserve">.</w:t>
      </w:r>
    </w:p>
    <w:bookmarkEnd w:id="704"/>
    <w:bookmarkStart w:id="706"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5">
        <w:r>
          <w:rPr>
            <w:rStyle w:val="Hyperlink"/>
          </w:rPr>
          <w:t xml:space="preserve">https://ucla-biostat-216.github.io/2024fall/slides/06-orthproj/06-orthproj.html</w:t>
        </w:r>
      </w:hyperlink>
      <w:r>
        <w:t xml:space="preserve">.</w:t>
      </w:r>
    </w:p>
    <w:bookmarkEnd w:id="706"/>
    <w:bookmarkStart w:id="708"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7">
        <w:r>
          <w:rPr>
            <w:rStyle w:val="Hyperlink"/>
          </w:rPr>
          <w:t xml:space="preserve">https://ucla-biostat-216.github.io/2024fall/slides/05-rank/05-rank.html</w:t>
        </w:r>
      </w:hyperlink>
      <w:r>
        <w:t xml:space="preserve">.</w:t>
      </w:r>
    </w:p>
    <w:bookmarkEnd w:id="708"/>
    <w:bookmarkStart w:id="710"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9">
        <w:r>
          <w:rPr>
            <w:rStyle w:val="Hyperlink"/>
          </w:rPr>
          <w:t xml:space="preserve">https://ucla-biostat-216.github.io/2024fall/slides/11-pd/11-pd.html</w:t>
        </w:r>
      </w:hyperlink>
      <w:r>
        <w:t xml:space="preserve">.</w:t>
      </w:r>
    </w:p>
    <w:bookmarkEnd w:id="710"/>
    <w:bookmarkStart w:id="712"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1">
        <w:r>
          <w:rPr>
            <w:rStyle w:val="Hyperlink"/>
          </w:rPr>
          <w:t xml:space="preserve">https://ucla-biostat-216.github.io/2024fall/slides/04-vecsp/04-vecsp.html</w:t>
        </w:r>
      </w:hyperlink>
      <w:r>
        <w:t xml:space="preserve">.</w:t>
      </w:r>
    </w:p>
    <w:bookmarkEnd w:id="712"/>
    <w:bookmarkStart w:id="714"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3">
        <w:r>
          <w:rPr>
            <w:rStyle w:val="Hyperlink"/>
          </w:rPr>
          <w:t xml:space="preserve">https://ucla-biostat-216.github.io/2024fall/slides/02-vector/02-vector.html</w:t>
        </w:r>
      </w:hyperlink>
      <w:r>
        <w:t xml:space="preserve">.</w:t>
      </w:r>
    </w:p>
    <w:bookmarkEnd w:id="714"/>
    <w:bookmarkEnd w:id="715"/>
    <w:bookmarkEnd w:id="7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1" Type="http://schemas.openxmlformats.org/officeDocument/2006/relationships/hyperlink" Target="algebra-complex.html#def-complex-conjugate" TargetMode="External"/><Relationship Id="rId662" Type="http://schemas.openxmlformats.org/officeDocument/2006/relationships/hyperlink" Target="algebra-complex.html#def-complex-modulus" TargetMode="External"/><Relationship Id="rId466" Type="http://schemas.openxmlformats.org/officeDocument/2006/relationships/hyperlink" Target="algebra-complex.html#def-complex-number" TargetMode="External"/><Relationship Id="rId661"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364" Type="http://schemas.openxmlformats.org/officeDocument/2006/relationships/hyperlink" Target="algebra-trigonometry.html#def-cosine-sine" TargetMode="External"/><Relationship Id="rId131" Type="http://schemas.openxmlformats.org/officeDocument/2006/relationships/hyperlink" Target="algebra.qmd" TargetMode="External"/><Relationship Id="rId674"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6" Type="http://schemas.openxmlformats.org/officeDocument/2006/relationships/hyperlink" Target="https://doi.org/10.1007/978-3-031-41026-0" TargetMode="External"/><Relationship Id="rId680" Type="http://schemas.openxmlformats.org/officeDocument/2006/relationships/hyperlink" Target="https://doi.org/10.1017/9781108583664" TargetMode="External"/><Relationship Id="rId682" Type="http://schemas.openxmlformats.org/officeDocument/2006/relationships/hyperlink" Target="https://doi.org/10.1201/9781315182780" TargetMode="External"/><Relationship Id="rId684" Type="http://schemas.openxmlformats.org/officeDocument/2006/relationships/hyperlink" Target="https://doi.org/10.1201/9781315370200" TargetMode="External"/><Relationship Id="rId491" Type="http://schemas.openxmlformats.org/officeDocument/2006/relationships/hyperlink" Target="https://en.wikipedia.org/wiki/Definite_matrix" TargetMode="External"/><Relationship Id="rId508"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8"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8" Type="http://schemas.openxmlformats.org/officeDocument/2006/relationships/hyperlink" Target="https://morrison-lab.github.io/rme/chapters/Linear-models-overview.html#sec-infer-LMs" TargetMode="External"/><Relationship Id="rId372" Type="http://schemas.openxmlformats.org/officeDocument/2006/relationships/hyperlink" Target="https://morrison-lab.github.io/sds/exploratory-descriptive.html#def-pearson-r" TargetMode="External"/><Relationship Id="rId713" Type="http://schemas.openxmlformats.org/officeDocument/2006/relationships/hyperlink" Target="https://ucla-biostat-216.github.io/2024fall/slides/02-vector/02-vector.html" TargetMode="External"/><Relationship Id="rId703" Type="http://schemas.openxmlformats.org/officeDocument/2006/relationships/hyperlink" Target="https://ucla-biostat-216.github.io/2024fall/slides/03-matrix/03-matrix.html" TargetMode="External"/><Relationship Id="rId711" Type="http://schemas.openxmlformats.org/officeDocument/2006/relationships/hyperlink" Target="https://ucla-biostat-216.github.io/2024fall/slides/04-vecsp/04-vecsp.html" TargetMode="External"/><Relationship Id="rId707" Type="http://schemas.openxmlformats.org/officeDocument/2006/relationships/hyperlink" Target="https://ucla-biostat-216.github.io/2024fall/slides/05-rank/05-rank.html" TargetMode="External"/><Relationship Id="rId705" Type="http://schemas.openxmlformats.org/officeDocument/2006/relationships/hyperlink" Target="https://ucla-biostat-216.github.io/2024fall/slides/06-orthproj/06-orthproj.html" TargetMode="External"/><Relationship Id="rId701" Type="http://schemas.openxmlformats.org/officeDocument/2006/relationships/hyperlink" Target="https://ucla-biostat-216.github.io/2024fall/slides/07-matinv/07-matinv.html" TargetMode="External"/><Relationship Id="rId699" Type="http://schemas.openxmlformats.org/officeDocument/2006/relationships/hyperlink" Target="https://ucla-biostat-216.github.io/2024fall/slides/08-ls/08-ls.html" TargetMode="External"/><Relationship Id="rId697" Type="http://schemas.openxmlformats.org/officeDocument/2006/relationships/hyperlink" Target="https://ucla-biostat-216.github.io/2024fall/slides/10-eig/10-eig.html" TargetMode="External"/><Relationship Id="rId709"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6" Type="http://schemas.openxmlformats.org/officeDocument/2006/relationships/hyperlink" Target="https://www.deeplearningbook.org/" TargetMode="External"/><Relationship Id="rId690" Type="http://schemas.openxmlformats.org/officeDocument/2006/relationships/hyperlink" Target="https://www.mosaic-web.org" TargetMode="External"/><Relationship Id="rId678"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1"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70"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2"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7"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1" Type="http://schemas.openxmlformats.org/officeDocument/2006/relationships/hyperlink" Target="algebra-complex.html#def-complex-conjugate" TargetMode="External"/><Relationship Id="rId662" Type="http://schemas.openxmlformats.org/officeDocument/2006/relationships/hyperlink" Target="algebra-complex.html#def-complex-modulus" TargetMode="External"/><Relationship Id="rId466" Type="http://schemas.openxmlformats.org/officeDocument/2006/relationships/hyperlink" Target="algebra-complex.html#def-complex-number" TargetMode="External"/><Relationship Id="rId661"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364" Type="http://schemas.openxmlformats.org/officeDocument/2006/relationships/hyperlink" Target="algebra-trigonometry.html#def-cosine-sine" TargetMode="External"/><Relationship Id="rId131" Type="http://schemas.openxmlformats.org/officeDocument/2006/relationships/hyperlink" Target="algebra.qmd" TargetMode="External"/><Relationship Id="rId674"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6" Type="http://schemas.openxmlformats.org/officeDocument/2006/relationships/hyperlink" Target="https://doi.org/10.1007/978-3-031-41026-0" TargetMode="External"/><Relationship Id="rId680" Type="http://schemas.openxmlformats.org/officeDocument/2006/relationships/hyperlink" Target="https://doi.org/10.1017/9781108583664" TargetMode="External"/><Relationship Id="rId682" Type="http://schemas.openxmlformats.org/officeDocument/2006/relationships/hyperlink" Target="https://doi.org/10.1201/9781315182780" TargetMode="External"/><Relationship Id="rId684" Type="http://schemas.openxmlformats.org/officeDocument/2006/relationships/hyperlink" Target="https://doi.org/10.1201/9781315370200" TargetMode="External"/><Relationship Id="rId491" Type="http://schemas.openxmlformats.org/officeDocument/2006/relationships/hyperlink" Target="https://en.wikipedia.org/wiki/Definite_matrix" TargetMode="External"/><Relationship Id="rId508"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8"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8" Type="http://schemas.openxmlformats.org/officeDocument/2006/relationships/hyperlink" Target="https://morrison-lab.github.io/rme/chapters/Linear-models-overview.html#sec-infer-LMs" TargetMode="External"/><Relationship Id="rId372" Type="http://schemas.openxmlformats.org/officeDocument/2006/relationships/hyperlink" Target="https://morrison-lab.github.io/sds/exploratory-descriptive.html#def-pearson-r" TargetMode="External"/><Relationship Id="rId713" Type="http://schemas.openxmlformats.org/officeDocument/2006/relationships/hyperlink" Target="https://ucla-biostat-216.github.io/2024fall/slides/02-vector/02-vector.html" TargetMode="External"/><Relationship Id="rId703" Type="http://schemas.openxmlformats.org/officeDocument/2006/relationships/hyperlink" Target="https://ucla-biostat-216.github.io/2024fall/slides/03-matrix/03-matrix.html" TargetMode="External"/><Relationship Id="rId711" Type="http://schemas.openxmlformats.org/officeDocument/2006/relationships/hyperlink" Target="https://ucla-biostat-216.github.io/2024fall/slides/04-vecsp/04-vecsp.html" TargetMode="External"/><Relationship Id="rId707" Type="http://schemas.openxmlformats.org/officeDocument/2006/relationships/hyperlink" Target="https://ucla-biostat-216.github.io/2024fall/slides/05-rank/05-rank.html" TargetMode="External"/><Relationship Id="rId705" Type="http://schemas.openxmlformats.org/officeDocument/2006/relationships/hyperlink" Target="https://ucla-biostat-216.github.io/2024fall/slides/06-orthproj/06-orthproj.html" TargetMode="External"/><Relationship Id="rId701" Type="http://schemas.openxmlformats.org/officeDocument/2006/relationships/hyperlink" Target="https://ucla-biostat-216.github.io/2024fall/slides/07-matinv/07-matinv.html" TargetMode="External"/><Relationship Id="rId699" Type="http://schemas.openxmlformats.org/officeDocument/2006/relationships/hyperlink" Target="https://ucla-biostat-216.github.io/2024fall/slides/08-ls/08-ls.html" TargetMode="External"/><Relationship Id="rId697" Type="http://schemas.openxmlformats.org/officeDocument/2006/relationships/hyperlink" Target="https://ucla-biostat-216.github.io/2024fall/slides/10-eig/10-eig.html" TargetMode="External"/><Relationship Id="rId709"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6" Type="http://schemas.openxmlformats.org/officeDocument/2006/relationships/hyperlink" Target="https://www.deeplearningbook.org/" TargetMode="External"/><Relationship Id="rId690" Type="http://schemas.openxmlformats.org/officeDocument/2006/relationships/hyperlink" Target="https://www.mosaic-web.org" TargetMode="External"/><Relationship Id="rId678"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1"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70"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2"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7"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2026-10-15T10:37:11Z</dcterms:created>
  <dcterms:modified xsi:type="dcterms:W3CDTF">2026-10-15T10:37:11Z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02:49:28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