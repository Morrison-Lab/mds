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Column Space, Null Space and Rank-Nullity</w:t>
      </w:r>
    </w:p>
    <w:p>
      <w:pPr>
        <w:pStyle w:val="Date"/>
      </w:pPr>
      <w:del w:id="1" w:author="PR Preview" w:date="2026-01-01T00:00:00Z">
        <w:r>
          <w:delText xml:space="preserve">Last modified: 2026-10-15 04:45:51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06:49:18 (PDT)</w:t>
        </w:r>
      </w:ins>
    </w:p>
    <w:bookmarkStart w:id="44" w:name="sec-column-null-space"/>
    <w:p>
      <w:pPr>
        <w:pStyle w:val="Heading2"/>
      </w:pPr>
      <w:r>
        <w:t xml:space="preserve">1 Column space and null space</w:t>
      </w:r>
    </w:p>
    <w:bookmarkStart w:id="9" w:name="def-column-space"/>
    <w:p>
      <w:pPr>
        <w:pStyle w:val="FirstParagraph"/>
      </w:pPr>
      <w:r>
        <w:rPr>
          <w:b/>
          <w:bCs/>
        </w:rPr>
        <w:t xml:space="preserve">Definition 1 (Column space (range, image))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column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all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"/>
    <w:bookmarkStart w:id="10" w:name="def-row-space"/>
    <w:p>
      <w:pPr>
        <w:pStyle w:val="BodyText"/>
      </w:pPr>
      <w:r>
        <w:rPr>
          <w:b/>
          <w:bCs/>
        </w:rPr>
        <w:t xml:space="preserve">Definition 2 (Row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row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0"/>
    <w:bookmarkStart w:id="12" w:name="exm-column-space"/>
    <w:p>
      <w:pPr>
        <w:pStyle w:val="BodyText"/>
      </w:pPr>
      <w:r>
        <w:rPr>
          <w:b/>
          <w:bCs/>
        </w:rPr>
        <w:t xml:space="preserve">Example 1 (The column space of a rank-one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Definition 11 in Matrices</w:t>
        </w:r>
      </w:hyperlink>
      <w:r>
        <w:t xml:space="preserve">).</w:t>
      </w:r>
      <w:r>
        <w:t xml:space="preserve"> </w:t>
      </w:r>
      <w:r>
        <w:t xml:space="preserve">The number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can be any real number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3</m:t>
        </m:r>
        <m:r>
          <m:t>c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 and then the first entry is</w:t>
      </w:r>
      <w:r>
        <w:t xml:space="preserve"> </w:t>
      </w:r>
      <m:oMath>
        <m:r>
          <m:t>0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12"/>
    <w:bookmarkStart w:id="13" w:name="thm-column-space-span"/>
    <w:p>
      <w:pPr>
        <w:pStyle w:val="BodyText"/>
      </w:pPr>
      <w:r>
        <w:rPr>
          <w:b/>
          <w:bCs/>
        </w:rPr>
        <w:t xml:space="preserve">Theorem 1 (The column space is the span of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4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the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range over all lists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numbers.</w:t>
      </w:r>
      <w:r>
        <w:t xml:space="preserve"> </w:t>
      </w:r>
      <w:r>
        <w:t xml:space="preserve">So the set of all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set of all linear combinations of the columns,</w:t>
      </w:r>
      <w:r>
        <w:t xml:space="preserve"> </w:t>
      </w:r>
      <w:r>
        <w:t xml:space="preserve">which is their span 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A span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).</w:t>
      </w:r>
      <w:r>
        <w:t xml:space="preserve"> </w:t>
      </w:r>
      <w:r>
        <w:t xml:space="preserve">Applying the same argument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whose columns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shows the row space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Start w:id="17" w:name="exm-column-space-span"/>
    <w:p>
      <w:pPr>
        <w:pStyle w:val="BodyText"/>
      </w:pPr>
      <w:r>
        <w:rPr>
          <w:b/>
          <w:bCs/>
        </w:rPr>
        <w:t xml:space="preserve">Example 2 (Reading off the column space and row space from the columns and rows)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columns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same line found 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The rows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7"/>
    <w:bookmarkStart w:id="19" w:name="def-null-space"/>
    <w:p>
      <w:pPr>
        <w:pStyle w:val="BodyText"/>
      </w:pPr>
      <w:r>
        <w:rPr>
          <w:b/>
          <w:bCs/>
        </w:rPr>
        <w:t xml:space="preserve">Definition 3 (Null space (kernel))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: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</w:t>
      </w:r>
      <w:r>
        <w:t xml:space="preserve"> </w:t>
      </w:r>
      <w:hyperlink r:id="rId18">
        <w:r>
          <w:rPr>
            <w:rStyle w:val="Hyperlink"/>
          </w:rPr>
          <w:t xml:space="preserve">solutions</w:t>
        </w:r>
      </w:hyperlink>
      <w:r>
        <w:t xml:space="preserve"> </w:t>
      </w:r>
      <w:r>
        <w:t xml:space="preserve">of the linear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kernel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9"/>
    <w:bookmarkStart w:id="20" w:name="def-left-null-space"/>
    <w:p>
      <w:pPr>
        <w:pStyle w:val="BodyText"/>
      </w:pPr>
      <w:r>
        <w:rPr>
          <w:b/>
          <w:bCs/>
        </w:rPr>
        <w:t xml:space="preserve">Definition 4 (Left null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 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bookmarkEnd w:id="20"/>
    <w:bookmarkStart w:id="21" w:name="exm-null-space"/>
    <w:p>
      <w:pPr>
        <w:pStyle w:val="BodyText"/>
      </w:pPr>
      <w:r>
        <w:rPr>
          <w:b/>
          <w:bCs/>
        </w:rPr>
        <w:t xml:space="preserve">Example 3 (The null space and left null space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t> </m:t>
        </m:r>
        <m:r>
          <m:t>3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Writing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shows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For the left null space,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1"/>
    <w:bookmarkStart w:id="23" w:name="thm-null-space-subspace"/>
    <w:p>
      <w:pPr>
        <w:pStyle w:val="BodyText"/>
      </w:pPr>
      <w:r>
        <w:rPr>
          <w:b/>
          <w:bCs/>
        </w:rPr>
        <w:t xml:space="preserve">Theorem 2 (A null space is a subspace)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null space is not empty.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 are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and, for each entry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is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25" w:name="exm-null-space-subspace"/>
    <w:p>
      <w:pPr>
        <w:pStyle w:val="BodyText"/>
      </w:pPr>
      <w:r>
        <w:rPr>
          <w:b/>
          <w:bCs/>
        </w:rPr>
        <w:t xml:space="preserve">Example 4 (The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are not a subspace)</w:t>
      </w:r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is their sum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contrast,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 vectors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set does not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 </w:t>
      </w:r>
      <w:r>
        <w:t xml:space="preserve">it is not a subspace.</w:t>
      </w:r>
    </w:p>
    <w:bookmarkEnd w:id="25"/>
    <w:bookmarkStart w:id="28" w:name="thm-independent-null-space"/>
    <w:p>
      <w:pPr>
        <w:pStyle w:val="BodyText"/>
      </w:pPr>
      <w:r>
        <w:rPr>
          <w:b/>
          <w:bCs/>
        </w:rPr>
        <w:t xml:space="preserve">Theorem 3 (Independent columns exactly when the null space is trivial)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 following are equivalent:</w:t>
      </w:r>
    </w:p>
    <w:p>
      <w:pPr>
        <w:pStyle w:val="Compact"/>
        <w:numPr>
          <w:ilvl w:val="0"/>
          <w:numId w:val="1001"/>
        </w:numPr>
      </w:pP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 (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 exactly when its null space contains only the zero vector.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for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the matrix-vector product is the combination of the columns with weights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says exactly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, the columns are linearly independent exactly when the only weights with this property are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is statement 2, so statements 1 and 2 are equivalent.</w:t>
      </w:r>
      <w:r>
        <w:t xml:space="preserve"> </w:t>
      </w:r>
      <w:r>
        <w:t xml:space="preserve">Statement 2 says that the only vector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which is statement 3.</w:t>
      </w:r>
      <w:r>
        <w:t xml:space="preserve"> </w:t>
      </w:r>
      <w:r>
        <w:t xml:space="preserve">The last sentence is the definition of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).</w:t>
      </w:r>
    </w:p>
    <w:bookmarkStart w:id="29" w:name="exm-independent-null-space"/>
    <w:p>
      <w:pPr>
        <w:pStyle w:val="BodyText"/>
      </w:pPr>
      <w:r>
        <w:rPr>
          <w:b/>
          <w:bCs/>
        </w:rPr>
        <w:t xml:space="preserve">Example 5 (Checking independence through the null 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(subtract the first entry from the second), and 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 the two columns are linearly independent.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contains a nonzero vector and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dependent.</w:t>
      </w:r>
    </w:p>
    <w:bookmarkEnd w:id="29"/>
    <w:bookmarkStart w:id="30" w:name="thm-row-null-disjoint"/>
    <w:p>
      <w:pPr>
        <w:pStyle w:val="BodyText"/>
      </w:pPr>
      <w:r>
        <w:rPr>
          <w:b/>
          <w:bCs/>
        </w:rPr>
        <w:t xml:space="preserve">Theorem 4 (The row space and null space share only the zero vector)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∩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sets are subspaces,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so both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t xml:space="preserve">Now 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both sets.</w:t>
      </w:r>
      <w:r>
        <w:t xml:space="preserve"> </w:t>
      </w:r>
      <w:r>
        <w:t xml:space="preserve">Being in the row space means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being in the null space means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in the first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returns the original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n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</w:p>
    <w:bookmarkStart w:id="31" w:name="exm-row-null-disjoint"/>
    <w:p>
      <w:pPr>
        <w:pStyle w:val="BodyText"/>
      </w:pPr>
      <w:r>
        <w:rPr>
          <w:b/>
          <w:bCs/>
        </w:rPr>
        <w:t xml:space="preserve">Example 6 (The row space and null space in</w:t>
      </w:r>
      <w:r>
        <w:rPr>
          <w:b/>
          <w:bCs/>
        </w:rPr>
        <w:t xml:space="preserve"> </w:t>
      </w:r>
      <w:hyperlink w:anchor="exm-null-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 null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A vector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row space is in the null space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3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3</m:t>
              </m:r>
              <m:r>
                <m:rPr>
                  <m:nor/>
                  <m:sty m:val="p"/>
                </m:rPr>
                <m:t>’s formula for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 that is, 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the two subspaces share only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</w:p>
    <w:bookmarkEnd w:id="31"/>
    <w:bookmarkStart w:id="32" w:name="def-cross-product-matrix"/>
    <w:p>
      <w:pPr>
        <w:pStyle w:val="BodyText"/>
      </w:pPr>
      <w:r>
        <w:rPr>
          <w:b/>
          <w:bCs/>
        </w:rPr>
        <w:t xml:space="preserve">Definition 5 (Cross-product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q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whose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bookmarkEnd w:id="32"/>
    <w:p>
      <w:pPr>
        <w:pStyle w:val="BodyText"/>
      </w:pPr>
      <w:r>
        <w:t xml:space="preserve">This is what R’s</w:t>
      </w:r>
      <w:r>
        <w:t xml:space="preserve"> </w:t>
      </w:r>
      <w:r>
        <w:rPr>
          <w:rStyle w:val="VerbatimChar"/>
        </w:rPr>
        <w:t xml:space="preserve">crossprod(A, B)</w:t>
      </w:r>
      <w:r>
        <w:t xml:space="preserve"> </w:t>
      </w:r>
      <w:r>
        <w:t xml:space="preserve">computes, and</w:t>
      </w:r>
      <w:r>
        <w:t xml:space="preserve"> </w:t>
      </w:r>
      <w:r>
        <w:rPr>
          <w:rStyle w:val="VerbatimChar"/>
        </w:rPr>
        <w:t xml:space="preserve">crossprod(A)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In NumPy it has no name of its own: write</w:t>
      </w:r>
      <w:r>
        <w:t xml:space="preserve"> </w:t>
      </w:r>
      <w:r>
        <w:rPr>
          <w:rStyle w:val="VerbatimChar"/>
        </w:rPr>
        <w:t xml:space="preserve">A.T @ B</w:t>
      </w:r>
      <w:r>
        <w:t xml:space="preserve">.</w:t>
      </w:r>
    </w:p>
    <w:p>
      <w:pPr>
        <w:pStyle w:val="BodyText"/>
      </w:pPr>
      <w:r>
        <w:t xml:space="preserve">For two column vectors it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holding their</w:t>
      </w:r>
      <w:r>
        <w:t xml:space="preserve"> </w:t>
      </w:r>
      <w:hyperlink r:id="rId33">
        <w:r>
          <w:rPr>
            <w:rStyle w:val="Hyperlink"/>
          </w:rPr>
          <w:t xml:space="preserve">dot product</w:t>
        </w:r>
      </w:hyperlink>
      <w:r>
        <w:t xml:space="preserve">.</w:t>
      </w:r>
      <w:r>
        <w:t xml:space="preserve"> </w:t>
      </w:r>
      <w:r>
        <w:t xml:space="preserve">It is unrelated to the cross product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×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two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and differs from the Frobenius inner product</w:t>
      </w:r>
      <w:r>
        <w:t xml:space="preserve"> </w:t>
      </w:r>
      <m:oMath>
        <m:r>
          <m:rPr>
            <m:sty m:val="p"/>
          </m:rPr>
          <m:t>tr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sums the diagonal of this matrix into a single number.</w:t>
      </w:r>
    </w:p>
    <w:bookmarkStart w:id="34" w:name="exm-cross-product-matrix"/>
    <w:p>
      <w:pPr>
        <w:pStyle w:val="BodyText"/>
      </w:pPr>
      <w:r>
        <w:rPr>
          <w:b/>
          <w:bCs/>
        </w:rPr>
        <w:t xml:space="preserve">Example 7 (A 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4"/>
    <w:bookmarkStart w:id="35" w:name="def-gram-matrix"/>
    <w:p>
      <w:pPr>
        <w:pStyle w:val="FirstParagraph"/>
      </w:pPr>
      <w:r>
        <w:rPr>
          <w:b/>
          <w:bCs/>
        </w:rPr>
        <w:t xml:space="preserve">Definition 6 (Gram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 matrix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itself.</w:t>
      </w:r>
    </w:p>
    <w:bookmarkEnd w:id="35"/>
    <w:bookmarkStart w:id="36" w:name="exm-gram-matrix"/>
    <w:p>
      <w:pPr>
        <w:pStyle w:val="BodyText"/>
      </w:pPr>
      <w:r>
        <w:rPr>
          <w:b/>
          <w:bCs/>
        </w:rPr>
        <w:t xml:space="preserve">Example 8 (A Gram matrix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Gram matrix is the dot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: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is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9" w:name="thm-gram-properties"/>
    <w:p>
      <w:pPr>
        <w:pStyle w:val="BodyText"/>
      </w:pPr>
      <w:r>
        <w:rPr>
          <w:b/>
          <w:bCs/>
        </w:rPr>
        <w:t xml:space="preserve">Theorem 5 (Entries and symmetry of a Gram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ram-matrix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</m:oMath>
      <w:r>
        <w:t xml:space="preserve"> </w:t>
      </w:r>
      <w:r>
        <w:t xml:space="preserve">is symmetric (</w:t>
      </w:r>
      <w:hyperlink r:id="rId37">
        <w:r>
          <w:rPr>
            <w:rStyle w:val="Hyperlink"/>
          </w:rPr>
          <w:t xml:space="preserve">Definition 3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G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w:hyperlink r:id="rId38">
        <w:r>
          <w:rPr>
            <w:rStyle w:val="Hyperlink"/>
          </w:rPr>
          <w:t xml:space="preserve">positive semidefinite</w:t>
        </w:r>
      </w:hyperlink>
      <w:r>
        <w:t xml:space="preserve">.</w:t>
      </w:r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Entries.</w:t>
      </w:r>
      <w:r>
        <w:t xml:space="preserve">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the dot product of that row with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Symmetry.</w:t>
      </w:r>
      <w:r>
        <w:t xml:space="preserve"> </w:t>
      </w:r>
      <w:r>
        <w:t xml:space="preserve">The dot product is commutative,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Positive semidefiniteness.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squared norm is nonnegative)</m:t>
              </m:r>
            </m:e>
          </m:eqArr>
        </m:oMath>
      </m:oMathPara>
    </w:p>
    <w:bookmarkStart w:id="41" w:name="exm-gram-properties"/>
    <w:p>
      <w:pPr>
        <w:pStyle w:val="FirstParagraph"/>
      </w:pPr>
      <w:r>
        <w:rPr>
          <w:b/>
          <w:bCs/>
        </w:rPr>
        <w:t xml:space="preserve">Example 9 (Checking the properties on a small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gram-matrix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It is symmetric: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as the theorem says.</w:t>
      </w:r>
      <w:r>
        <w:t xml:space="preserve"> </w:t>
      </w:r>
      <w:r>
        <w:t xml:space="preserve">The converse (every positive semidefinite matrix is a Gram matrix) is</w:t>
      </w:r>
      <w:r>
        <w:t xml:space="preserve"> </w:t>
      </w:r>
      <w:hyperlink r:id="rId40">
        <w:r>
          <w:rPr>
            <w:rStyle w:val="Hyperlink"/>
          </w:rPr>
          <w:t xml:space="preserve">this theorem</w:t>
        </w:r>
      </w:hyperlink>
      <w:r>
        <w:t xml:space="preserve">.</w:t>
      </w:r>
    </w:p>
    <w:bookmarkEnd w:id="41"/>
    <w:bookmarkStart w:id="42" w:name="thm-null-gram"/>
    <w:p>
      <w:pPr>
        <w:pStyle w:val="BodyText"/>
      </w:pPr>
      <w:r>
        <w:rPr>
          <w:b/>
          <w:bCs/>
        </w:rPr>
        <w:t xml:space="preserve">Theorem 6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the same null space as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vector whose Euclidean norm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every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</w:p>
    <w:bookmarkStart w:id="43" w:name="exm-null-gram"/>
    <w:p>
      <w:pPr>
        <w:pStyle w:val="BodyText"/>
      </w:pPr>
      <w:r>
        <w:rPr>
          <w:b/>
          <w:bCs/>
        </w:rPr>
        <w:t xml:space="preserve">Example 10 (The null space of a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Every row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same condition as for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3"/>
    <w:bookmarkEnd w:id="44"/>
    <w:bookmarkStart w:id="103" w:name="sec-rank-nullity"/>
    <w:p>
      <w:pPr>
        <w:pStyle w:val="Heading2"/>
      </w:pPr>
      <w:r>
        <w:t xml:space="preserve">2 Rank-nullity and rank factorization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4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</w:p>
          <w:p/>
        </w:tc>
      </w:tr>
    </w:tbl>
    <w:bookmarkStart w:id="49" w:name="thm-rank-dim"/>
    <w:p>
      <w:pPr>
        <w:pStyle w:val="BodyText"/>
      </w:pPr>
      <w:r>
        <w:rPr>
          <w:b/>
          <w:bCs/>
        </w:rPr>
        <w:t xml:space="preserve">Theorem 7 (The rank is the dimension of the column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and choose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linearly independent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, no larger set of columns is linearly independent.</w:t>
      </w:r>
      <w:r>
        <w:t xml:space="preserve"> </w:t>
      </w:r>
      <w:r>
        <w:t xml:space="preserve">We show the chosen columns 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Every column is in the span of the chosen columns.</w:t>
      </w:r>
      <w:r>
        <w:t xml:space="preserve"> </w:t>
      </w:r>
      <w:r>
        <w:t xml:space="preserve">A chosen column is in that span trivially.</w:t>
      </w:r>
      <w:r>
        <w:t xml:space="preserve"> </w:t>
      </w:r>
      <w:r>
        <w:t xml:space="preserve">If some unchosen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were not in the span,</w:t>
      </w:r>
      <w:r>
        <w:t xml:space="preserve"> </w:t>
      </w:r>
      <w:r>
        <w:t xml:space="preserve">then adding it to the chosen columns would give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linearly independent columns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more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every column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 the span of the chosen columns.</w:t>
      </w:r>
    </w:p>
    <w:p>
      <w:pPr>
        <w:pStyle w:val="BodyText"/>
      </w:pPr>
      <w:r>
        <w:rPr>
          <w:b/>
          <w:bCs/>
        </w:rPr>
        <w:t xml:space="preserve">The chosen columns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span of the chosen columns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is closed under addition and scalar multiplication,</w:t>
      </w:r>
      <w:r>
        <w:t xml:space="preserve"> </w:t>
      </w:r>
      <w:r>
        <w:t xml:space="preserve">and it contains every linear combination of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those combinations make up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contained in the span of the chosen columns.</w:t>
      </w:r>
      <w:r>
        <w:t xml:space="preserve"> </w:t>
      </w:r>
      <w:r>
        <w:t xml:space="preserve">The chosen columns are themselves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their span is contained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two sets are equal.</w:t>
      </w:r>
    </w:p>
    <w:p>
      <w:pPr>
        <w:pStyle w:val="BodyText"/>
      </w:pPr>
      <w:r>
        <w:t xml:space="preserve">The chosen columns are linearly independent and span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they are a basis of it,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every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m</m:t>
                </m:r>
              </m:sub>
            </m:sSub>
          </m:e>
        </m:d>
        <m:r>
          <m:t>​</m:t>
        </m:r>
      </m:oMath>
      <w:r>
        <w:t xml:space="preserve">, and both sides are</w:t>
      </w:r>
      <w:r>
        <w:t xml:space="preserve"> </w:t>
      </w:r>
      <m:oMath>
        <m:r>
          <m:t>0</m:t>
        </m:r>
      </m:oMath>
      <w:r>
        <w:t xml:space="preserve">.</w:t>
      </w:r>
    </w:p>
    <w:bookmarkStart w:id="54" w:name="exm-rank-dim"/>
    <w:p>
      <w:pPr>
        <w:pStyle w:val="BodyText"/>
      </w:pPr>
      <w:r>
        <w:rPr>
          <w:b/>
          <w:bCs/>
        </w:rPr>
        <w:t xml:space="preserve">Example 11 (The rank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because it is nonzero,</w:t>
      </w:r>
      <w:r>
        <w:t xml:space="preserve"> </w:t>
      </w:r>
      <w:r>
        <w:t xml:space="preserve">so it is a basis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w:r>
        <w:t xml:space="preserve">Directly: the first column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on its own,</w:t>
      </w:r>
      <w:r>
        <w:t xml:space="preserve"> </w:t>
      </w:r>
      <w:r>
        <w:t xml:space="preserve">and any two columns are dependent,</w:t>
      </w:r>
      <w:r>
        <w:t xml:space="preserve"> </w:t>
      </w:r>
      <w:r>
        <w:t xml:space="preserve">because each column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5" w:name="def-nullity"/>
    <w:p>
      <w:pPr>
        <w:pStyle w:val="BodyText"/>
      </w:pPr>
      <w:r>
        <w:rPr>
          <w:b/>
          <w:bCs/>
        </w:rPr>
        <w:t xml:space="preserve">Definition 7 (Nullity)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nullity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dimension of its null space 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5"/>
    <w:bookmarkStart w:id="56" w:name="exm-nullity"/>
    <w:p>
      <w:pPr>
        <w:pStyle w:val="FirstParagraph"/>
      </w:pPr>
      <w:r>
        <w:rPr>
          <w:b/>
          <w:bCs/>
        </w:rPr>
        <w:t xml:space="preserve">Example 12 (The nullity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Those two vectors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they are a basis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nullity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I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56"/>
    <w:bookmarkStart w:id="57" w:name="thm-rank-nullity"/>
    <w:p>
      <w:pPr>
        <w:pStyle w:val="BodyText"/>
      </w:pPr>
      <w:r>
        <w:rPr>
          <w:b/>
          <w:bCs/>
        </w:rPr>
        <w:t xml:space="preserve">Theorem 8 (Rank-nullity theorem)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extend it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because every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Theorem 7 in Subspaces and Rank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We show that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 </w:t>
      </w:r>
      <w:r>
        <w:t xml:space="preserve">to apply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 linear combinations.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v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equals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ν</m:t>
            </m:r>
          </m:sup>
          <m:e>
            <m:sSub>
              <m:e>
                <m:r>
                  <m:t>u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span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Moving everything to one side,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ν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u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ν</m:t>
              </m:r>
            </m:sup>
            <m:e>
              <m:sSub>
                <m:e>
                  <m:r>
                    <m:t>v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which is linearly independent,</w:t>
      </w:r>
      <w:r>
        <w:t xml:space="preserve"> </w:t>
      </w:r>
      <w:r>
        <w:t xml:space="preserve">every coefficient is</w:t>
      </w:r>
      <w:r>
        <w:t xml:space="preserve"> </w:t>
      </w:r>
      <m:oMath>
        <m:r>
          <m:t>0</m:t>
        </m:r>
      </m:oMath>
      <w:r>
        <w:t xml:space="preserve">; in particular every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 the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ν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ν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</m:eqArr>
        </m:oMath>
      </m:oMathPara>
    </w:p>
    <w:p>
      <w:pPr>
        <w:pStyle w:val="FirstParagraph"/>
      </w:pPr>
      <w:r>
        <w:t xml:space="preserve">a linear combination of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.</w:t>
      </w:r>
      <w:r>
        <w:t xml:space="preserve"> </w:t>
      </w:r>
      <w:r>
        <w:t xml:space="preserve">These vectors are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span is exactly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 </w:t>
      </w:r>
      <w:r>
        <w:t xml:space="preserve">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</w:p>
    <w:bookmarkStart w:id="62" w:name="exm-rank-nullity"/>
    <w:p>
      <w:pPr>
        <w:pStyle w:val="BodyText"/>
      </w:pPr>
      <w:r>
        <w:rPr>
          <w:b/>
          <w:bCs/>
        </w:rPr>
        <w:t xml:space="preserve">Example 13 (Checking rank-nullity on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</w:t>
      </w:r>
      <w:r>
        <w:t xml:space="preserve"> </w:t>
      </w:r>
      <w:r>
        <w:t xml:space="preserve">and nullity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nullity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62"/>
    <w:bookmarkStart w:id="63" w:name="thm-rank-product"/>
    <w:p>
      <w:pPr>
        <w:pStyle w:val="BodyText"/>
      </w:pPr>
      <w:r>
        <w:rPr>
          <w:b/>
          <w:bCs/>
        </w:rPr>
        <w:t xml:space="preserve">Theorem 9 (Multiplying on the right cannot increase the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times the vector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Both column spaces are subspaces (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rank-product"/>
    <w:p>
      <w:pPr>
        <w:pStyle w:val="FirstParagraph"/>
      </w:pPr>
      <w:r>
        <w:rPr>
          <w:b/>
          <w:bCs/>
        </w:rPr>
        <w:t xml:space="preserve">Example 14 (A product can lose rank)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, but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inequality in</w:t>
      </w:r>
      <w:r>
        <w:t xml:space="preserve"> </w:t>
      </w:r>
      <w:hyperlink w:anchor="thm-rank-produc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can be strict.</w:t>
      </w:r>
      <w:r>
        <w:t xml:space="preserve"> </w:t>
      </w:r>
      <w:r>
        <w:t xml:space="preserve">With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in place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I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keeps rank</w:t>
      </w:r>
      <w:r>
        <w:t xml:space="preserve"> </w:t>
      </w:r>
      <m:oMath>
        <m:r>
          <m:t>1</m:t>
        </m:r>
      </m:oMath>
      <w:r>
        <w:t xml:space="preserve">, and the inequality is an equality.</w:t>
      </w:r>
    </w:p>
    <w:bookmarkEnd w:id="64"/>
    <w:bookmarkStart w:id="65" w:name="thm-rank-transpose"/>
    <w:p>
      <w:pPr>
        <w:pStyle w:val="BodyText"/>
      </w:pPr>
      <w:r>
        <w:rPr>
          <w:b/>
          <w:bCs/>
        </w:rPr>
        <w:t xml:space="preserve">Theorem 10 (Fundamental theorem of ranks)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 the largest number of linearly independent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largest number of linearly independent columns.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Both matrices have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null-gram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they have the same nullity (</w:t>
      </w:r>
      <w:hyperlink w:anchor="def-nullity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 null spaces)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Apply the previous step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Chain the inequalities.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on the left)</m:t>
              </m:r>
            </m:e>
          </m:eqArr>
        </m:oMath>
      </m:oMathPara>
    </w:p>
    <w:p>
      <w:pPr>
        <w:pStyle w:val="FirstParagraph"/>
      </w:pPr>
      <w:r>
        <w:t xml:space="preserve">The chain starts and ends at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every quantity in it equals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which gives the statement about rows.</w:t>
      </w:r>
    </w:p>
    <w:bookmarkStart w:id="66" w:name="exm-rank-transpose"/>
    <w:p>
      <w:pPr>
        <w:pStyle w:val="BodyText"/>
      </w:pPr>
      <w:r>
        <w:rPr>
          <w:b/>
          <w:bCs/>
        </w:rPr>
        <w:t xml:space="preserve">Example 15 (Four equal ranks)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).</w:t>
      </w:r>
      <w:r>
        <w:t xml:space="preserve"> </w:t>
      </w:r>
      <w:r>
        <w:t xml:space="preserve">Its transpose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has second column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null-gram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has every row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too,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9</m:t>
                        </m:r>
                      </m:e>
                      <m:e>
                        <m:r>
                          <m:t>27</m:t>
                        </m:r>
                      </m:e>
                    </m:mr>
                    <m:mr>
                      <m:e>
                        <m:r>
                          <m:t>27</m:t>
                        </m:r>
                      </m:e>
                      <m:e>
                        <m:r>
                          <m:t>81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whose second column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</w:p>
    <w:bookmarkEnd w:id="66"/>
    <w:bookmarkStart w:id="67" w:name="cor-rank-bound"/>
    <w:p>
      <w:pPr>
        <w:pStyle w:val="BodyText"/>
      </w:pPr>
      <w:r>
        <w:rPr>
          <w:b/>
          <w:bCs/>
        </w:rPr>
        <w:t xml:space="preserve">Corollary 1 (The rank is at most the smaller dimension)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 at most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them are linearly independent,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Likewise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(</w:t>
      </w:r>
      <w:hyperlink w:anchor="thm-rank-transpose">
        <w:r>
          <w:rPr>
            <w:rStyle w:val="Hyperlink"/>
          </w:rPr>
          <w:t xml:space="preserve">Theorem 10</w:t>
        </w:r>
      </w:hyperlink>
      <w:r>
        <w:t xml:space="preserve">).</w:t>
      </w:r>
    </w:p>
    <w:bookmarkStart w:id="69" w:name="exm-rank-bound"/>
    <w:p>
      <w:pPr>
        <w:pStyle w:val="BodyText"/>
      </w:pPr>
      <w:r>
        <w:rPr>
          <w:b/>
          <w:bCs/>
        </w:rPr>
        <w:t xml:space="preserve">Example 16 (A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has rank at most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,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rank at most</w:t>
      </w:r>
      <w:r>
        <w:t xml:space="preserve"> </w:t>
      </w:r>
      <m:oMath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even though it 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68">
        <w:r>
          <w:rPr>
            <w:rStyle w:val="Hyperlink"/>
          </w:rPr>
          <w:t xml:space="preserve">Remark 1 in Subspaces and Rank</w:t>
        </w:r>
      </w:hyperlink>
      <w:r>
        <w:t xml:space="preserve"> </w:t>
      </w:r>
      <w:r>
        <w:t xml:space="preserve">reaches that bound:</w:t>
      </w:r>
      <w:r>
        <w:t xml:space="preserve"> </w:t>
      </w:r>
      <w:r>
        <w:t xml:space="preserve">its first two columns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2</m:t>
        </m:r>
      </m:oMath>
      <w:r>
        <w:t xml:space="preserve">.</w:t>
      </w:r>
    </w:p>
    <w:bookmarkEnd w:id="69"/>
    <w:bookmarkStart w:id="72" w:name="def-affine-subspace"/>
    <w:p>
      <w:pPr>
        <w:pStyle w:val="BodyText"/>
      </w:pPr>
      <w:r>
        <w:rPr>
          <w:b/>
          <w:bCs/>
        </w:rPr>
        <w:t xml:space="preserve">Definition 8 (Affine subspace)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affine 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set of the form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S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some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70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under the translation by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Definition 16 in Matrices</w:t>
        </w:r>
      </w:hyperlink>
      <w:r>
        <w:t xml:space="preserve">).</w:t>
      </w:r>
    </w:p>
    <w:bookmarkEnd w:id="72"/>
    <w:bookmarkStart w:id="74" w:name="exm-affine-subspace"/>
    <w:p>
      <w:pPr>
        <w:pStyle w:val="BodyText"/>
      </w:pPr>
      <w:r>
        <w:rPr>
          <w:b/>
          <w:bCs/>
        </w:rPr>
        <w:t xml:space="preserve">Example 17 (A line that misses the origin is an affine subspace)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r:id="rId73">
        <w:r>
          <w:rPr>
            <w:rStyle w:val="Hyperlink"/>
          </w:rPr>
          <w:t xml:space="preserve">Example 4 in Subspaces and Rank</w:t>
        </w:r>
      </w:hyperlink>
      <w:r>
        <w:t xml:space="preserve"> </w:t>
      </w:r>
      <w:r>
        <w:t xml:space="preserve">is not a subspace,</w:t>
      </w:r>
      <w:r>
        <w:t xml:space="preserve"> </w:t>
      </w:r>
      <w:r>
        <w:t xml:space="preserve">but it is an affine subspace,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as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ranges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ranges over all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Every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also an affine subspace,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74"/>
    <w:bookmarkStart w:id="77" w:name="thm-hyperplane-subspace"/>
    <w:p>
      <w:pPr>
        <w:pStyle w:val="BodyText"/>
      </w:pPr>
      <w:r>
        <w:rPr>
          <w:b/>
          <w:bCs/>
        </w:rPr>
        <w:t xml:space="preserve">Theorem 11 (A hyperplane is a translated subspace of dimension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</w:t>
      </w:r>
      <w:r>
        <w:t xml:space="preserve"> </w:t>
      </w:r>
      <w:r>
        <w:t xml:space="preserve">with normal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 with the same normal vector and offset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empty, and 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an affine subspace (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normal vector is orthogonal to their difference: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Definition 13 in Vectors</w:t>
        </w:r>
      </w:hyperlink>
      <w:r>
        <w:t xml:space="preserve">).</w:t>
      </w:r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6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null space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 it is a subspace (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that column on its own is linearly independent (</w:t>
      </w:r>
      <m:oMath>
        <m:r>
          <m:t>c</m:t>
        </m:r>
        <m:r>
          <m:t> </m:t>
        </m:r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rank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Sup>
          <m:e>
            <m:r>
              <m:t>w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w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 because 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9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and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empty.</w:t>
      </w:r>
      <w:r>
        <w:t xml:space="preserve"> </w:t>
      </w:r>
      <w:r>
        <w:t xml:space="preserve">Now take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that is,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(part 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has the form in</w:t>
      </w:r>
      <w:r>
        <w:t xml:space="preserve"> 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both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equal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Start w:id="80" w:name="exm-hyperplane-subspace"/>
    <w:p>
      <w:pPr>
        <w:pStyle w:val="FirstParagraph"/>
      </w:pPr>
      <w:r>
        <w:rPr>
          <w:b/>
          <w:bCs/>
        </w:rPr>
        <w:t xml:space="preserve">Example 18 (The plane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 that</w:t>
      </w:r>
      <w:r>
        <w:t xml:space="preserve"> </w:t>
      </w:r>
      <w:hyperlink r:id="rId79">
        <w:r>
          <w:rPr>
            <w:rStyle w:val="Hyperlink"/>
          </w:rPr>
          <w:t xml:space="preserve">Example 5 in Subspaces and Rank</w:t>
        </w:r>
      </w:hyperlink>
      <w:r>
        <w:t xml:space="preserve"> </w:t>
      </w:r>
      <w:r>
        <w:t xml:space="preserve">showed is not a subspace.</w:t>
      </w:r>
      <w:r>
        <w:t xml:space="preserve"> </w:t>
      </w:r>
      <w:r>
        <w:t xml:space="preserve">By part 1,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so is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Their difference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entries summing 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as part 2 says.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as part 3 says.</w:t>
      </w:r>
    </w:p>
    <w:p>
      <w:pPr>
        <w:numPr>
          <w:ilvl w:val="0"/>
          <w:numId w:val="1004"/>
        </w:numPr>
      </w:pPr>
      <w:r>
        <w:t xml:space="preserve">The point built in the proof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0"/>
    <w:bookmarkStart w:id="81" w:name="thm-hyperplane-origin"/>
    <w:p>
      <w:pPr>
        <w:pStyle w:val="FirstParagraph"/>
      </w:pPr>
      <w:r>
        <w:rPr>
          <w:b/>
          <w:bCs/>
        </w:rPr>
        <w:t xml:space="preserve">Theorem 12 (Where a hyperplane passes, and its shape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75">
        <w:r>
          <w:rPr>
            <w:rStyle w:val="Hyperlink"/>
          </w:rPr>
          <w:t xml:space="preserve">Definition 19 in Matrices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contains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line: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some nonzero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plane: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some linearly independent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dot product with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2 and 3.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 so it has a basis 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 with one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That vector is nonzero,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 so it has a basis with two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They are linearly independent,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bookmarkStart w:id="83" w:name="exm-hyperplane-origin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a plane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checked on a grid of points)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line of</w:t>
      </w:r>
      <w:r>
        <w:t xml:space="preserve"> </w:t>
      </w:r>
      <w:hyperlink r:id="rId82">
        <w:r>
          <w:rPr>
            <w:rStyle w:val="Hyperlink"/>
          </w:rPr>
          <w:t xml:space="preserve">Example 19 in Matrices</w:t>
        </w:r>
      </w:hyperlink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on it,</w:t>
      </w:r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nonzero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spans the subspace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plane of</w:t>
      </w:r>
      <w:r>
        <w:t xml:space="preserve"> </w:t>
      </w:r>
      <w:hyperlink w:anchor="exm-hyperplane-subspace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with the independent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code evaluates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the origin</w:t>
      </w:r>
      <w:r>
        <w:t xml:space="preserve"> </w:t>
      </w:r>
      <w:r>
        <w:t xml:space="preserve">and at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level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(w, b, x)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NormalTok"/>
        </w:rPr>
        <w:t xml:space="preserve">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point_line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</w:t>
      </w:r>
      <w:r>
        <w:br/>
      </w:r>
      <w:r>
        <w:rPr>
          <w:rStyle w:val="NormalTok"/>
        </w:rPr>
        <w:t xml:space="preserve">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w2[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w2[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line_levels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point_line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v))</w:t>
      </w:r>
      <w:r>
        <w:br/>
      </w:r>
      <w:r>
        <w:br/>
      </w:r>
      <w:r>
        <w:rPr>
          <w:rStyle w:val="NormalTok"/>
        </w:rPr>
        <w:t xml:space="preserve">w3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point_plane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b3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(w3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</w:t>
      </w:r>
      <w:r>
        <w:br/>
      </w:r>
      <w:r>
        <w:rPr>
          <w:rStyle w:val="NormalTok"/>
        </w:rPr>
        <w:t xml:space="preserve">v1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plane_levels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(s, 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point_plane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v2),</w:t>
      </w:r>
      <w:r>
        <w:br/>
      </w:r>
      <w:r>
        <w:rPr>
          <w:rStyle w:val="NormalTok"/>
        </w:rPr>
        <w:t xml:space="preserve"> 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s,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origin_in_R3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origin_with_b0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origin_in_R2   origin_in_R3 origin_with_b0 </w:t>
      </w:r>
      <w:r>
        <w:br/>
      </w:r>
      <w:r>
        <w:rPr>
          <w:rStyle w:val="CommentTok"/>
        </w:rPr>
        <w:t xml:space="preserve">#&gt;             -1             -1              0</w:t>
      </w:r>
    </w:p>
    <w:p>
      <w:pPr>
        <w:pStyle w:val="FirstParagraph"/>
      </w:pPr>
      <w:r>
        <w:t xml:space="preserve">At the origin the left side equals the offset,</w:t>
      </w:r>
      <w:r>
        <w:t xml:space="preserve"> </w:t>
      </w:r>
      <w:r>
        <w:t xml:space="preserve">so the origin is on the line only 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it gives -1 for the line and -1 for the plane,</w:t>
      </w:r>
      <w:r>
        <w:t xml:space="preserve"> </w:t>
      </w:r>
      <w:r>
        <w:t xml:space="preserve">and 0 once the offset is changed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All 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on the line</w:t>
      </w:r>
      <w:r>
        <w:t xml:space="preserve"> </w:t>
      </w:r>
      <w:r>
        <w:t xml:space="preserve">and all 25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 the plane</w:t>
      </w:r>
      <w:r>
        <w:t xml:space="preserve"> </w:t>
      </w:r>
      <w:r>
        <w:t xml:space="preserve">satisfy the equation up to rounding error:</w:t>
      </w:r>
      <w:r>
        <w:t xml:space="preserve"> </w:t>
      </w:r>
      <w:r>
        <w:t xml:space="preserve">30 of the</w:t>
      </w:r>
      <w:r>
        <w:t xml:space="preserve"> </w:t>
      </w:r>
      <w:r>
        <w:t xml:space="preserve">30 points have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</m:e>
        </m:d>
        <m:r>
          <m:t>​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t xml:space="preserve">.</w:t>
      </w:r>
    </w:p>
    <w:bookmarkEnd w:id="83"/>
    <w:bookmarkStart w:id="85" w:name="def-half-space"/>
    <w:p>
      <w:pPr>
        <w:pStyle w:val="BodyText"/>
      </w:pPr>
      <w:r>
        <w:rPr>
          <w:b/>
          <w:bCs/>
        </w:rPr>
        <w:t xml:space="preserve">Definition 9 (Half-space)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75">
        <w:r>
          <w:rPr>
            <w:rStyle w:val="Hyperlink"/>
          </w:rPr>
          <w:t xml:space="preserve">Definition 19 in Matrices</w:t>
        </w:r>
      </w:hyperlink>
      <w:r>
        <w:t xml:space="preserve">).</w:t>
      </w:r>
      <w:r>
        <w:t xml:space="preserve"> </w:t>
      </w:r>
      <w:r>
        <w:t xml:space="preserve">The two</w:t>
      </w:r>
      <w:r>
        <w:t xml:space="preserve"> </w:t>
      </w:r>
      <w:r>
        <w:rPr>
          <w:b/>
          <w:bCs/>
        </w:rPr>
        <w:t xml:space="preserve">open half-spaces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are</w:t>
      </w:r>
    </w:p>
    <w:p>
      <w:pPr>
        <w:pStyle w:val="BodyText"/>
      </w:pPr>
      <w:bookmarkStart w:id="84" w:name="eq-half-space"/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4"/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closed half-spaces</w:t>
      </w:r>
      <w:r>
        <w:t xml:space="preserve"> </w:t>
      </w:r>
      <w:r>
        <w:t xml:space="preserve">also include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itself: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bookmarkEnd w:id="8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Replacing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describes the same hyperplane</w:t>
      </w:r>
      <w:r>
        <w:t xml:space="preserve"> </w:t>
      </w:r>
      <w:r>
        <w:t xml:space="preserve">but swaps the names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 sign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tells you which side of the hyperplane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on.</w:t>
      </w:r>
      <w:r>
        <w:t xml:space="preserve"> </w:t>
      </w:r>
      <w:r>
        <w:t xml:space="preserve">A linear classifier uses this sign to assign one of two labels.</w:t>
      </w:r>
    </w:p>
    <w:bookmarkStart w:id="86" w:name="exm-half-space-plane"/>
    <w:p>
      <w:pPr>
        <w:pStyle w:val="BodyText"/>
      </w:pPr>
      <w:r>
        <w:rPr>
          <w:b/>
          <w:bCs/>
        </w:rPr>
        <w:t xml:space="preserve">Example 20 (Half-spaces of a line in the plane)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Evaluate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three points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 the value is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So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leads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bookmarkEnd w:id="86"/>
    <w:bookmarkStart w:id="87" w:name="rem-half-space-sides"/>
    <w:p>
      <w:pPr>
        <w:pStyle w:val="BodyText"/>
      </w:pPr>
      <w:r>
        <w:rPr>
          <w:i/>
          <w:iCs/>
        </w:rPr>
        <w:t xml:space="preserve">Remark 1</w:t>
      </w:r>
      <w:r>
        <w:t xml:space="preserve"> (The two sides of a hyperplane). </w:t>
      </w:r>
      <w:r>
        <w:t xml:space="preserve">Every point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in exactly one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</w:t>
      </w:r>
      <w:r>
        <w:t xml:space="preserve"> </w:t>
      </w:r>
      <w:r>
        <w:t xml:space="preserve">because 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positive, zero or negative.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:</w:t>
      </w:r>
      <w:r>
        <w:t xml:space="preserve"> </w:t>
      </w:r>
      <w:r>
        <w:t xml:space="preserve">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goes up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moves 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bookmarkEnd w:id="87"/>
    <w:bookmarkStart w:id="88" w:name="thm-half-space-dimension"/>
    <w:p>
      <w:pPr>
        <w:pStyle w:val="BodyText"/>
      </w:pPr>
      <w:r>
        <w:rPr>
          <w:b/>
          <w:bCs/>
        </w:rPr>
        <w:t xml:space="preserve">Theorem 13 (Differences of points in a hyperplane and in a 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be the hyperplane and open half-space 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For a set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r>
              <m:t>S</m:t>
            </m:r>
          </m:e>
        </m:d>
        <m:r>
          <m:t>​</m:t>
        </m:r>
      </m:oMath>
      <w:r>
        <w:t xml:space="preserve"> </w:t>
      </w:r>
      <w:r>
        <w:t xml:space="preserve">be the set of differences of its points.</w:t>
      </w:r>
    </w:p>
    <w:p>
      <w:pPr>
        <w:pStyle w:val="Compact"/>
        <w:numPr>
          <w:ilvl w:val="0"/>
          <w:numId w:val="1007"/>
        </w:numPr>
      </w:pP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a subspace of dimension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FirstParagraph"/>
      </w:pPr>
      <w:r>
        <w:t xml:space="preserve">The same holds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3,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Conversely,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(it exists 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2).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by the same part,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1.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Every difference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the other direction,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to be chosen,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Next,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, this is positive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/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Choose such a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both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w:r>
        <w:t xml:space="preserve">and their difference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whole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BodyText"/>
      </w:pPr>
      <w:r>
        <w:t xml:space="preserve">The proof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the same 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</w:p>
    <w:bookmarkStart w:id="93" w:name="exm-half-space-iris"/>
    <w:p>
      <w:pPr>
        <w:pStyle w:val="BodyText"/>
      </w:pPr>
      <w:r>
        <w:rPr>
          <w:b/>
          <w:bCs/>
        </w:rPr>
        <w:t xml:space="preserve">Example 21 (Two iris species on either side of a line)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iris</w:t>
      </w:r>
      <w:r>
        <w:t xml:space="preserve"> </w:t>
      </w:r>
      <w:r>
        <w:t xml:space="preserve">data set in R has the petal length and petal width, in centimeters, of 150 irises.</w:t>
      </w:r>
      <w:r>
        <w:t xml:space="preserve"> </w:t>
      </w:r>
      <w:r>
        <w:t xml:space="preserve">Take the 100 flowers of the species versicolor and virginica,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petal length and petal width of one flower.</w:t>
      </w:r>
      <w:r>
        <w:t xml:space="preserve"> </w:t>
      </w:r>
      <w:r>
        <w:t xml:space="preserve">A logistic regression of the species 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 a coefficient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 an intercept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and the two species mostly fall in its two open half-spaces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hyperlink w:anchor="fig-half-space-iri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line and the flowers.</w:t>
      </w:r>
    </w:p>
    <w:p>
      <w:pPr>
        <w:pStyle w:val="SourceCode"/>
      </w:pPr>
      <w:r>
        <w:rPr>
          <w:rStyle w:val="NormalTok"/>
        </w:rPr>
        <w:t xml:space="preserve">two_species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(iris, Species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"setosa"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droplevels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Species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Petal.Length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Petal.Width,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two_species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(two_species[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"positive"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"negative"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(two_species)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Petal.Length,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Petal.Width,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length (cm)"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width (cm)"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half-space-iri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linear-algebra-rank-nullity_files/figure-docx/fig-half-space-iris-1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Petal length and width of versicolor and virginica irises, with the line where a logistic regression is indifferent between the two species</w:t>
            </w:r>
          </w:p>
          <w:bookmarkEnd w:id="92"/>
        </w:tc>
      </w:tr>
    </w:tbl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side)</w:t>
      </w:r>
      <w:r>
        <w:br/>
      </w:r>
      <w:r>
        <w:rPr>
          <w:rStyle w:val="CommentTok"/>
        </w:rPr>
        <w:t xml:space="preserve">#&gt;             </w:t>
      </w:r>
      <w:r>
        <w:br/>
      </w:r>
      <w:r>
        <w:rPr>
          <w:rStyle w:val="CommentTok"/>
        </w:rPr>
        <w:t xml:space="preserve">#&gt;              negative positive</w:t>
      </w:r>
      <w:r>
        <w:br/>
      </w:r>
      <w:r>
        <w:rPr>
          <w:rStyle w:val="CommentTok"/>
        </w:rPr>
        <w:t xml:space="preserve">#&gt;   versicolor       47        3</w:t>
      </w:r>
      <w:r>
        <w:br/>
      </w:r>
      <w:r>
        <w:rPr>
          <w:rStyle w:val="CommentTok"/>
        </w:rPr>
        <w:t xml:space="preserve">#&gt;   virginica         3       47</w:t>
      </w:r>
    </w:p>
    <w:p>
      <w:pPr>
        <w:pStyle w:val="FirstParagraph"/>
      </w:pP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toward the virginica side,</w:t>
      </w:r>
      <w:r>
        <w:t xml:space="preserve"> </w:t>
      </w:r>
      <w:r>
        <w:t xml:space="preserve">so the positive half-space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holds</w:t>
      </w:r>
      <w:r>
        <w:t xml:space="preserve"> </w:t>
      </w:r>
      <w:r>
        <w:t xml:space="preserve">50 of the 100 flowers,</w:t>
      </w:r>
      <w:r>
        <w:t xml:space="preserve"> </w:t>
      </w:r>
      <w:r>
        <w:t xml:space="preserve">and 47 of them are virginica.</w:t>
      </w:r>
      <w:r>
        <w:t xml:space="preserve"> </w:t>
      </w:r>
      <w:r>
        <w:t xml:space="preserve">The line is a set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each side is a region of the plane of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93"/>
    <w:bookmarkStart w:id="94" w:name="exr-half-space-sides"/>
    <w:p>
      <w:pPr>
        <w:pStyle w:val="BodyText"/>
      </w:pPr>
      <w:r>
        <w:rPr>
          <w:b/>
          <w:bCs/>
        </w:rPr>
        <w:t xml:space="preserve">Exercise 1 (Which side of the plane?)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hyperplane-subspace">
        <w:r>
          <w:rPr>
            <w:rStyle w:val="Hyperlink"/>
          </w:rPr>
          <w:t xml:space="preserve">Example 18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For each point, say whether it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plane and its half-spaces using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Which points from part 1 change sides?</w:t>
      </w:r>
    </w:p>
    <w:p>
      <w:pPr>
        <w:pStyle w:val="Compact"/>
        <w:numPr>
          <w:ilvl w:val="0"/>
          <w:numId w:val="1008"/>
        </w:numPr>
      </w:pPr>
      <w:r>
        <w:t xml:space="preserve">State the dimension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94"/>
    <w:bookmarkStart w:id="95" w:name="sol-half-space-sid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9"/>
        </w:numPr>
      </w:pPr>
      <w:r>
        <w:t xml:space="preserve">Compute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at each point.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 the point 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numPr>
          <w:ilvl w:val="0"/>
          <w:numId w:val="1009"/>
        </w:numPr>
      </w:pP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 the equation is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both sides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the original equation, so it is the same plane.</w:t>
      </w:r>
      <w:r>
        <w:t xml:space="preserve"> </w:t>
      </w:r>
      <w:r>
        <w:t xml:space="preserve">The new expression is the negative of the old one at every point,</w:t>
      </w:r>
      <w:r>
        <w:t xml:space="preserve"> </w:t>
      </w:r>
      <w:r>
        <w:t xml:space="preserve">so the new positive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 the new negative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positive half-space,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negative half-space.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stays on the plane.</w:t>
      </w:r>
      <w:r>
        <w:t xml:space="preserve"> </w:t>
      </w:r>
      <w:r>
        <w:t xml:space="preserve">So the origin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both change names, and the point on the plane does not.</w:t>
      </w:r>
    </w:p>
    <w:p>
      <w:pPr>
        <w:numPr>
          <w:ilvl w:val="0"/>
          <w:numId w:val="1009"/>
        </w:numPr>
      </w:pPr>
      <w:r>
        <w:t xml:space="preserve">Here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subspace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95"/>
    <w:bookmarkStart w:id="96" w:name="def-rank-factorization"/>
    <w:p>
      <w:pPr>
        <w:pStyle w:val="FirstParagraph"/>
      </w:pPr>
      <w:r>
        <w:rPr>
          <w:b/>
          <w:bCs/>
        </w:rPr>
        <w:t xml:space="preserve">Definition 10 (Rank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rank factorization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.</m:t>
          </m:r>
        </m:oMath>
      </m:oMathPara>
    </w:p>
    <w:bookmarkEnd w:id="96"/>
    <w:bookmarkStart w:id="97" w:name="exm-rank-factorization"/>
    <w:p>
      <w:pPr>
        <w:pStyle w:val="FirstParagraph"/>
      </w:pPr>
      <w:r>
        <w:rPr>
          <w:b/>
          <w:bCs/>
        </w:rPr>
        <w:t xml:space="preserve">Example 22 (A rank factorization of a rank-one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3</m:t>
        </m:r>
      </m:oMath>
      <w:r>
        <w:t xml:space="preserve">)</w:t>
      </w:r>
      <w:r>
        <w:t xml:space="preserve"> </w:t>
      </w:r>
      <w:r>
        <w:t xml:space="preserve">are a rank factorization.</w:t>
      </w:r>
      <w:r>
        <w:t xml:space="preserve"> </w:t>
      </w:r>
      <w:r>
        <w:t xml:space="preserve">It is not unique: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give the same product.</w:t>
      </w:r>
      <w:r>
        <w:t xml:space="preserve"> </w:t>
      </w:r>
      <w:r>
        <w:t xml:space="preserve">A product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is not a rank factorization of this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because the inner dimension must equal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7"/>
    <w:bookmarkStart w:id="98" w:name="thm-rank-factorization"/>
    <w:p>
      <w:pPr>
        <w:pStyle w:val="BodyText"/>
      </w:pPr>
      <w:r>
        <w:rPr>
          <w:b/>
          <w:bCs/>
        </w:rPr>
        <w:t xml:space="preserve">Theorem 14 (Every nonzero matrix has a rank factorization)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has a rank factorization (</w:t>
      </w:r>
      <w:hyperlink w:anchor="def-rank-factorization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One is given by taking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to be any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it has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entries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whose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r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C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r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r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the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99" w:name="exm-rank-factorization-construct"/>
    <w:p>
      <w:pPr>
        <w:pStyle w:val="BodyText"/>
      </w:pPr>
      <w:r>
        <w:rPr>
          <w:b/>
          <w:bCs/>
        </w:rPr>
        <w:t xml:space="preserve">Example 23 (Building a rank factorization from a basis)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 is linearly independent because it is nonzero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 it is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construction in</w:t>
      </w:r>
      <w:r>
        <w:t xml:space="preserve"> </w:t>
      </w:r>
      <w:hyperlink w:anchor="thm-rank-factoriza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factorization in</w:t>
      </w:r>
      <w:r>
        <w:t xml:space="preserve"> </w:t>
      </w:r>
      <w:hyperlink w:anchor="exm-rank-factorization">
        <w:r>
          <w:rPr>
            <w:rStyle w:val="Hyperlink"/>
          </w:rPr>
          <w:t xml:space="preserve">Example 22</w:t>
        </w:r>
      </w:hyperlink>
      <w:r>
        <w:t xml:space="preserve">.</w:t>
      </w:r>
    </w:p>
    <w:bookmarkEnd w:id="99"/>
    <w:bookmarkStart w:id="102" w:name="refs"/>
    <w:bookmarkStart w:id="101" w:name="ref-zhou2024rank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Rank and Nullity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0">
        <w:r>
          <w:rPr>
            <w:rStyle w:val="Hyperlink"/>
          </w:rPr>
          <w:t xml:space="preserve">https://ucla-biostat-216.github.io/2024fall/slides/05-rank/05-rank.html</w:t>
        </w:r>
      </w:hyperlink>
      <w:r>
        <w:t xml:space="preserve">.</w:t>
      </w:r>
    </w:p>
    <w:bookmarkEnd w:id="101"/>
    <w:bookmarkEnd w:id="102"/>
    <w:bookmarkEnd w:id="10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5" Type="http://schemas.openxmlformats.org/officeDocument/2006/relationships/image" Target="media/rId45.png"/><Relationship Id="rId89" Type="http://schemas.openxmlformats.org/officeDocument/2006/relationships/image" Target="media/rId89.png"/><Relationship Id="rId100" Type="http://schemas.openxmlformats.org/officeDocument/2006/relationships/hyperlink" Target="https://ucla-biostat-216.github.io/2024fall/slides/05-rank/05-rank.html" TargetMode="External"/><Relationship Id="rId40" Type="http://schemas.openxmlformats.org/officeDocument/2006/relationships/hyperlink" Target="linear-algebra-diagonalization.html#thm-pd-gram" TargetMode="External"/><Relationship Id="rId75" Type="http://schemas.openxmlformats.org/officeDocument/2006/relationships/hyperlink" Target="linear-algebra-matrices.html#def-hyperplane" TargetMode="External"/><Relationship Id="rId18" Type="http://schemas.openxmlformats.org/officeDocument/2006/relationships/hyperlink" Target="linear-algebra-matrices.html#def-linear-system" TargetMode="External"/><Relationship Id="rId11" Type="http://schemas.openxmlformats.org/officeDocument/2006/relationships/hyperlink" Target="linear-algebra-matrices.html#def-matvec-mult" TargetMode="External"/><Relationship Id="rId71" Type="http://schemas.openxmlformats.org/officeDocument/2006/relationships/hyperlink" Target="linear-algebra-matrices.html#def-translation" TargetMode="External"/><Relationship Id="rId78" Type="http://schemas.openxmlformats.org/officeDocument/2006/relationships/hyperlink" Target="linear-algebra-matrices.html#exm-dot-product-matmul" TargetMode="External"/><Relationship Id="rId82" Type="http://schemas.openxmlformats.org/officeDocument/2006/relationships/hyperlink" Target="linear-algebra-matrices.html#exm-hyperplane" TargetMode="External"/><Relationship Id="rId38" Type="http://schemas.openxmlformats.org/officeDocument/2006/relationships/hyperlink" Target="linear-algebra-special-matrices.html#def-positive-semidefinite" TargetMode="External"/><Relationship Id="rId37" Type="http://schemas.openxmlformats.org/officeDocument/2006/relationships/hyperlink" Target="linear-algebra-special-matrices.html#def-symmetric-matrix" TargetMode="External"/><Relationship Id="rId51" Type="http://schemas.openxmlformats.org/officeDocument/2006/relationships/hyperlink" Target="linear-algebra-subspaces.html#def-basis" TargetMode="External"/><Relationship Id="rId53" Type="http://schemas.openxmlformats.org/officeDocument/2006/relationships/hyperlink" Target="linear-algebra-subspaces.html#def-dimension" TargetMode="External"/><Relationship Id="rId27" Type="http://schemas.openxmlformats.org/officeDocument/2006/relationships/hyperlink" Target="linear-algebra-subspaces.html#def-full-column-rank" TargetMode="External"/><Relationship Id="rId26" Type="http://schemas.openxmlformats.org/officeDocument/2006/relationships/hyperlink" Target="linear-algebra-subspaces.html#def-linearly-independent" TargetMode="External"/><Relationship Id="rId50" Type="http://schemas.openxmlformats.org/officeDocument/2006/relationships/hyperlink" Target="linear-algebra-subspaces.html#def-rank" TargetMode="External"/><Relationship Id="rId15" Type="http://schemas.openxmlformats.org/officeDocument/2006/relationships/hyperlink" Target="linear-algebra-subspaces.html#def-span" TargetMode="External"/><Relationship Id="rId22" Type="http://schemas.openxmlformats.org/officeDocument/2006/relationships/hyperlink" Target="linear-algebra-subspaces.html#def-subspace" TargetMode="External"/><Relationship Id="rId60" Type="http://schemas.openxmlformats.org/officeDocument/2006/relationships/hyperlink" Target="linear-algebra-subspaces.html#exm-dimension" TargetMode="External"/><Relationship Id="rId73" Type="http://schemas.openxmlformats.org/officeDocument/2006/relationships/hyperlink" Target="linear-algebra-subspaces.html#exm-not-subspace" TargetMode="External"/><Relationship Id="rId79" Type="http://schemas.openxmlformats.org/officeDocument/2006/relationships/hyperlink" Target="linear-algebra-subspaces.html#exm-subspace-zero" TargetMode="External"/><Relationship Id="rId68" Type="http://schemas.openxmlformats.org/officeDocument/2006/relationships/hyperlink" Target="linear-algebra-subspaces.html#rem-full-column-rank-shape" TargetMode="External"/><Relationship Id="rId48" Type="http://schemas.openxmlformats.org/officeDocument/2006/relationships/hyperlink" Target="linear-algebra-subspaces.html#sec-subspaces" TargetMode="External"/><Relationship Id="rId52" Type="http://schemas.openxmlformats.org/officeDocument/2006/relationships/hyperlink" Target="linear-algebra-subspaces.html#thm-add-outside-span" TargetMode="External"/><Relationship Id="rId59" Type="http://schemas.openxmlformats.org/officeDocument/2006/relationships/hyperlink" Target="linear-algebra-subspaces.html#thm-basis-size" TargetMode="External"/><Relationship Id="rId58" Type="http://schemas.openxmlformats.org/officeDocument/2006/relationships/hyperlink" Target="linear-algebra-subspaces.html#thm-extend-basis" TargetMode="External"/><Relationship Id="rId14" Type="http://schemas.openxmlformats.org/officeDocument/2006/relationships/hyperlink" Target="linear-algebra-subspaces.html#thm-matvec-columns" TargetMode="External"/><Relationship Id="rId61" Type="http://schemas.openxmlformats.org/officeDocument/2006/relationships/hyperlink" Target="linear-algebra-subspaces.html#thm-matvec-linear" TargetMode="External"/><Relationship Id="rId16" Type="http://schemas.openxmlformats.org/officeDocument/2006/relationships/hyperlink" Target="linear-algebra-subspaces.html#thm-span-subspace" TargetMode="External"/><Relationship Id="rId24" Type="http://schemas.openxmlformats.org/officeDocument/2006/relationships/hyperlink" Target="linear-algebra-subspaces.html#thm-subspace-zero" TargetMode="External"/><Relationship Id="rId33" Type="http://schemas.openxmlformats.org/officeDocument/2006/relationships/hyperlink" Target="linear-algebra-vectors.html#def-dot-product" TargetMode="External"/><Relationship Id="rId76" Type="http://schemas.openxmlformats.org/officeDocument/2006/relationships/hyperlink" Target="linear-algebra-vectors.html#def-orthogonal-vectors" TargetMode="External"/><Relationship Id="rId70" Type="http://schemas.openxmlformats.org/officeDocument/2006/relationships/hyperlink" Target="sets-functions.qmd#def-image" TargetMode="External"/></Relationships>
</file>

<file path=word/_rels/footnotes.xml.rels><?xml version='1.0' encoding='UTF-8' standalone='yes'?>
<Relationships xmlns="http://schemas.openxmlformats.org/package/2006/relationships"><Relationship Id="rId100" Type="http://schemas.openxmlformats.org/officeDocument/2006/relationships/hyperlink" Target="https://ucla-biostat-216.github.io/2024fall/slides/05-rank/05-rank.html" TargetMode="External"/><Relationship Id="rId40" Type="http://schemas.openxmlformats.org/officeDocument/2006/relationships/hyperlink" Target="linear-algebra-diagonalization.html#thm-pd-gram" TargetMode="External"/><Relationship Id="rId75" Type="http://schemas.openxmlformats.org/officeDocument/2006/relationships/hyperlink" Target="linear-algebra-matrices.html#def-hyperplane" TargetMode="External"/><Relationship Id="rId18" Type="http://schemas.openxmlformats.org/officeDocument/2006/relationships/hyperlink" Target="linear-algebra-matrices.html#def-linear-system" TargetMode="External"/><Relationship Id="rId11" Type="http://schemas.openxmlformats.org/officeDocument/2006/relationships/hyperlink" Target="linear-algebra-matrices.html#def-matvec-mult" TargetMode="External"/><Relationship Id="rId71" Type="http://schemas.openxmlformats.org/officeDocument/2006/relationships/hyperlink" Target="linear-algebra-matrices.html#def-translation" TargetMode="External"/><Relationship Id="rId78" Type="http://schemas.openxmlformats.org/officeDocument/2006/relationships/hyperlink" Target="linear-algebra-matrices.html#exm-dot-product-matmul" TargetMode="External"/><Relationship Id="rId82" Type="http://schemas.openxmlformats.org/officeDocument/2006/relationships/hyperlink" Target="linear-algebra-matrices.html#exm-hyperplane" TargetMode="External"/><Relationship Id="rId38" Type="http://schemas.openxmlformats.org/officeDocument/2006/relationships/hyperlink" Target="linear-algebra-special-matrices.html#def-positive-semidefinite" TargetMode="External"/><Relationship Id="rId37" Type="http://schemas.openxmlformats.org/officeDocument/2006/relationships/hyperlink" Target="linear-algebra-special-matrices.html#def-symmetric-matrix" TargetMode="External"/><Relationship Id="rId51" Type="http://schemas.openxmlformats.org/officeDocument/2006/relationships/hyperlink" Target="linear-algebra-subspaces.html#def-basis" TargetMode="External"/><Relationship Id="rId53" Type="http://schemas.openxmlformats.org/officeDocument/2006/relationships/hyperlink" Target="linear-algebra-subspaces.html#def-dimension" TargetMode="External"/><Relationship Id="rId27" Type="http://schemas.openxmlformats.org/officeDocument/2006/relationships/hyperlink" Target="linear-algebra-subspaces.html#def-full-column-rank" TargetMode="External"/><Relationship Id="rId26" Type="http://schemas.openxmlformats.org/officeDocument/2006/relationships/hyperlink" Target="linear-algebra-subspaces.html#def-linearly-independent" TargetMode="External"/><Relationship Id="rId50" Type="http://schemas.openxmlformats.org/officeDocument/2006/relationships/hyperlink" Target="linear-algebra-subspaces.html#def-rank" TargetMode="External"/><Relationship Id="rId15" Type="http://schemas.openxmlformats.org/officeDocument/2006/relationships/hyperlink" Target="linear-algebra-subspaces.html#def-span" TargetMode="External"/><Relationship Id="rId22" Type="http://schemas.openxmlformats.org/officeDocument/2006/relationships/hyperlink" Target="linear-algebra-subspaces.html#def-subspace" TargetMode="External"/><Relationship Id="rId60" Type="http://schemas.openxmlformats.org/officeDocument/2006/relationships/hyperlink" Target="linear-algebra-subspaces.html#exm-dimension" TargetMode="External"/><Relationship Id="rId73" Type="http://schemas.openxmlformats.org/officeDocument/2006/relationships/hyperlink" Target="linear-algebra-subspaces.html#exm-not-subspace" TargetMode="External"/><Relationship Id="rId79" Type="http://schemas.openxmlformats.org/officeDocument/2006/relationships/hyperlink" Target="linear-algebra-subspaces.html#exm-subspace-zero" TargetMode="External"/><Relationship Id="rId68" Type="http://schemas.openxmlformats.org/officeDocument/2006/relationships/hyperlink" Target="linear-algebra-subspaces.html#rem-full-column-rank-shape" TargetMode="External"/><Relationship Id="rId48" Type="http://schemas.openxmlformats.org/officeDocument/2006/relationships/hyperlink" Target="linear-algebra-subspaces.html#sec-subspaces" TargetMode="External"/><Relationship Id="rId52" Type="http://schemas.openxmlformats.org/officeDocument/2006/relationships/hyperlink" Target="linear-algebra-subspaces.html#thm-add-outside-span" TargetMode="External"/><Relationship Id="rId59" Type="http://schemas.openxmlformats.org/officeDocument/2006/relationships/hyperlink" Target="linear-algebra-subspaces.html#thm-basis-size" TargetMode="External"/><Relationship Id="rId58" Type="http://schemas.openxmlformats.org/officeDocument/2006/relationships/hyperlink" Target="linear-algebra-subspaces.html#thm-extend-basis" TargetMode="External"/><Relationship Id="rId14" Type="http://schemas.openxmlformats.org/officeDocument/2006/relationships/hyperlink" Target="linear-algebra-subspaces.html#thm-matvec-columns" TargetMode="External"/><Relationship Id="rId61" Type="http://schemas.openxmlformats.org/officeDocument/2006/relationships/hyperlink" Target="linear-algebra-subspaces.html#thm-matvec-linear" TargetMode="External"/><Relationship Id="rId16" Type="http://schemas.openxmlformats.org/officeDocument/2006/relationships/hyperlink" Target="linear-algebra-subspaces.html#thm-span-subspace" TargetMode="External"/><Relationship Id="rId24" Type="http://schemas.openxmlformats.org/officeDocument/2006/relationships/hyperlink" Target="linear-algebra-subspaces.html#thm-subspace-zero" TargetMode="External"/><Relationship Id="rId33" Type="http://schemas.openxmlformats.org/officeDocument/2006/relationships/hyperlink" Target="linear-algebra-vectors.html#def-dot-product" TargetMode="External"/><Relationship Id="rId76" Type="http://schemas.openxmlformats.org/officeDocument/2006/relationships/hyperlink" Target="linear-algebra-vectors.html#def-orthogonal-vectors" TargetMode="External"/><Relationship Id="rId70" Type="http://schemas.openxmlformats.org/officeDocument/2006/relationships/hyperlink" Target="sets-functions.qmd#def-im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Column Space, Null Space and Rank-Nullity</dc:title>
  <dc:creator/>
  <cp:keywords/>
  <dcterms:created xsi:type="dcterms:W3CDTF">2026-10-15T14:14:58Z</dcterms:created>
  <dcterms:modified xsi:type="dcterms:W3CDTF">2026-10-15T14:14:58Z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06:49:18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