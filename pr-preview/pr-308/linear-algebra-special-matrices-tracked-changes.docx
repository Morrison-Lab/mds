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3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The angle between embeddings captures semantic similarity through cosine similarity (</w:delText>
        </w:r>
      </w:del>
      <w:hyperlink r:id="rId138">
        <w:del w:id="9" w:author="PR Preview" w:date="2026-01-01T00:00:00Z">
          <w:r>
            <w:rPr>
              <w:rStyle w:val="Hyperlink"/>
            </w:rPr>
            <w:delText xml:space="preserve">Definition 9 in Inner Products and Orthogonality</w:delText>
          </w:r>
        </w:del>
      </w:hyperlink>
      <w:del w:id="10" w:author="PR Preview" w:date="2026-01-01T00:00:00Z">
        <w:r>
          <w:delText xml:space="preserve">):</w:delText>
        </w:r>
      </w:del>
    </w:p>
    <w:p>
      <w:pPr>
        <w:numPr>
          <w:ilvl w:val="0"/>
          <w:numId w:val="1010"/>
        </w:numPr>
      </w:pPr>
      <w:ins w:id="11" w:author="PR Preview" w:date="2026-01-01T00:00:00Z">
        <w:r>
          <w:rPr>
            <w:b/>
            <w:bCs/>
          </w:rPr>
          <w:t xml:space="preserve">Embeddings and cosine similarity</w:t>
        </w:r>
      </w:ins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 angle between embeddings captures semantic similarity through cosine similarity (</w:t>
        </w:r>
      </w:ins>
      <w:hyperlink r:id="rId138">
        <w:ins w:id="17" w:author="PR Preview" w:date="2026-01-01T00:00:00Z">
          <w:r>
            <w:rPr>
              <w:rStyle w:val="Hyperlink"/>
            </w:rPr>
            <w:t xml:space="preserve">Definition 8 in Inner Products and Orthogonality</w:t>
          </w:r>
        </w:ins>
      </w:hyperlink>
      <w:ins w:id="1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2026-10-15T14:16:29Z</dcterms:created>
  <dcterms:modified xsi:type="dcterms:W3CDTF">2026-10-15T14:16:29Z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