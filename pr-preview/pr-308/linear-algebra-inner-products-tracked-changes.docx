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3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(Cosine and 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i/>
            <w:iCs/>
          </w:rPr>
          <w:delText xml:space="preserve">unit circle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the set of points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the plane with</w:delText>
        </w:r>
      </w:del>
      <w:del w:id="13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half of its circumference.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a real number</w:delText>
        </w:r>
      </w:del>
      <w:del w:id="22" w:author="PR Preview" w:date="2026-01-01T00:00:00Z">
        <w:r>
          <w:delText xml:space="preserve"> </w:delText>
        </w:r>
      </w:del>
      <m:oMath>
        <m:r>
          <m:t>θ</m:t>
        </m:r>
      </m:oMath>
      <w:del w:id="23" w:author="PR Preview" w:date="2026-01-01T00:00:00Z">
        <w:r>
          <w:delText xml:space="preserve">, start at the point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move a distance</w:delText>
        </w:r>
      </w:del>
      <w:del w:id="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along the unit circle,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counterclockwise if</w:delText>
        </w:r>
      </w:del>
      <w:del w:id="3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clockwise if</w:delText>
        </w:r>
      </w:del>
      <w:del w:id="35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36" w:author="PR Preview" w:date="2026-01-01T00:00:00Z">
        <w:r>
          <w:delText xml:space="preserve">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 point reached is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40" w:author="PR Preview" w:date="2026-01-01T00:00:00Z">
        <w:r>
          <w:delText xml:space="preserve">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its first coordinate is the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rPr>
            <w:b/>
            <w:bCs/>
          </w:rPr>
          <w:delText xml:space="preserve">cosine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of</w:delText>
        </w:r>
      </w:del>
      <w:del w:id="47" w:author="PR Preview" w:date="2026-01-01T00:00:00Z">
        <w:r>
          <w:delText xml:space="preserve"> </w:delText>
        </w:r>
      </w:del>
      <m:oMath>
        <m:r>
          <m:t>θ</m:t>
        </m:r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and its second coordinate is 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sine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</w:delText>
        </w:r>
      </w:del>
      <w:del w:id="55" w:author="PR Preview" w:date="2026-01-01T00:00:00Z">
        <w:r>
          <w:delText xml:space="preserve"> </w:delText>
        </w:r>
      </w:del>
      <m:oMath>
        <m:r>
          <m:t>θ</m:t>
        </m:r>
      </m:oMath>
      <w:del w:id="56" w:author="PR Preview" w:date="2026-01-01T00:00:00Z">
        <w:r>
          <w:delText xml:space="preserve">.</w:delText>
        </w:r>
      </w:del>
    </w:p>
    <w:p>
      <w:pPr>
        <w:pStyle w:val="BodyText"/>
      </w:pPr>
      <w:del w:id="57" w:author="PR Preview" w:date="2026-01-01T00:00:00Z">
        <w:r>
          <w:rPr>
            <w:b/>
            <w:bCs/>
          </w:rPr>
          <w:delText xml:space="preserve">Example 13 (Cosines and sines of some angles)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 </w:delText>
        </w:r>
      </w:del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stays at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3" w:author="PR Preview" w:date="2026-01-01T00:00:00Z">
        <w:r>
          <w:delText xml:space="preserve">, so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and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68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goes half way around the circle, to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so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and</w:delText>
        </w:r>
      </w:del>
      <w:del w:id="7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del w:id="79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goes a quarter of the way round, to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3" w:author="PR Preview" w:date="2026-01-01T00:00:00Z">
        <w:r>
          <w:delText xml:space="preserve">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so</w:delText>
        </w:r>
      </w:del>
      <w:del w:id="86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90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goes an eighth of the way round,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to the point of the circle with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del w:id="96" w:author="PR Preview" w:date="2026-01-01T00:00:00Z">
        <w:r>
          <w:delText xml:space="preserve">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There</w:delText>
        </w:r>
      </w:del>
      <w:del w:id="9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00" w:author="PR Preview" w:date="2026-01-01T00:00:00Z">
        <w:r>
          <w:delText xml:space="preserve">, so</w:delText>
        </w:r>
      </w:del>
      <w:del w:id="10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and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del w:id="10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06" w:author="PR Preview" w:date="2026-01-01T00:00:00Z">
        <w:r>
          <w:delText xml:space="preserve">Angles are also measured in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rPr>
            <w:i/>
            <w:iCs/>
          </w:rPr>
          <w:delText xml:space="preserve">degrees</w:delText>
        </w:r>
      </w:del>
      <w:del w:id="109" w:author="PR Preview" w:date="2026-01-01T00:00:00Z">
        <w:r>
          <w:delText xml:space="preserve">, with a full turn of</w:delText>
        </w:r>
      </w:del>
      <w:del w:id="110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equal to</w:delText>
        </w:r>
      </w:del>
      <w:del w:id="113" w:author="PR Preview" w:date="2026-01-01T00:00:00Z">
        <w:r>
          <w:delText xml:space="preserve"> </w:delText>
        </w:r>
      </w:del>
      <m:oMath>
        <m:r>
          <m:t>360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degrees,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so</w:delText>
        </w:r>
      </w:del>
      <w:del w:id="11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is</w:delText>
        </w:r>
      </w:del>
      <w:del w:id="121" w:author="PR Preview" w:date="2026-01-01T00:00:00Z">
        <w:r>
          <w:delText xml:space="preserve"> </w:delText>
        </w:r>
      </w:del>
      <m:oMath>
        <m:r>
          <m:t>90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degrees and</w:delText>
        </w:r>
      </w:del>
      <w:del w:id="124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4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is</w:delText>
        </w:r>
      </w:del>
      <w:del w:id="127" w:author="PR Preview" w:date="2026-01-01T00:00:00Z">
        <w:r>
          <w:delText xml:space="preserve"> </w:delText>
        </w:r>
      </w:del>
      <m:oMath>
        <m:r>
          <m:t>45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degrees.</w:delText>
        </w:r>
      </w:del>
    </w:p>
    <w:p>
      <w:pPr>
        <w:pStyle w:val="BodyText"/>
      </w:pPr>
      <w:del w:id="130" w:author="PR Preview" w:date="2026-01-01T00:00:00Z">
        <w:r>
          <w:rPr>
            <w:b/>
            <w:bCs/>
          </w:rPr>
          <w:delText xml:space="preserve">Definition 8 (Angle between two vectors)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angle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between two nonzero vectors</w:delText>
        </w:r>
      </w:del>
      <w:del w:id="13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the unique number</w:delText>
        </w:r>
      </w:del>
      <w:del w:id="14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whose cosine (</w:delText>
        </w:r>
      </w:del>
      <w:hyperlink w:anchor="def-cosine-sine">
        <w:del w:id="14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44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5" w:author="PR Preview" w:date="2026-01-01T00:00:00Z">
        <w:r>
          <w:rPr>
            <w:i/>
            <w:iCs/>
          </w:rPr>
          <w:delText xml:space="preserve">Remark 4</w:delText>
        </w:r>
      </w:del>
      <w:del w:id="146" w:author="PR Preview" w:date="2026-01-01T00:00:00Z">
        <w:r>
          <w:delText xml:space="preserve"> (Why the angle is well defined). </w:delText>
        </w:r>
      </w:del>
      <w:del w:id="147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14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49" w:author="PR Preview" w:date="2026-01-01T00:00:00Z">
        <w:r>
          <w:delText xml:space="preserve">),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 by</w:delText>
        </w:r>
      </w:del>
      <w:del w:id="152" w:author="PR Preview" w:date="2026-01-01T00:00:00Z">
        <w:r>
          <w:delText xml:space="preserve"> </w:delText>
        </w:r>
      </w:del>
      <w:hyperlink w:anchor="thm-cauchy-schwarz">
        <w:del w:id="153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the ratio lies between</w:delText>
        </w:r>
      </w:del>
      <w:del w:id="15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and</w:delText>
        </w:r>
      </w:del>
      <w:del w:id="159" w:author="PR Preview" w:date="2026-01-01T00:00:00Z">
        <w:r>
          <w:delText xml:space="preserve"> </w:delText>
        </w:r>
      </w:del>
      <m:oMath>
        <m:r>
          <m:t>1</m:t>
        </m:r>
      </m:oMath>
      <w:del w:id="160" w:author="PR Preview" w:date="2026-01-01T00:00:00Z">
        <w:r>
          <w:delText xml:space="preserve">.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On</w:delText>
        </w:r>
      </w:del>
      <w:del w:id="16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64" w:author="PR Preview" w:date="2026-01-01T00:00:00Z">
        <w:r>
          <w:delText xml:space="preserve">,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is decreasing from</w:delText>
        </w:r>
      </w:del>
      <w:del w:id="168" w:author="PR Preview" w:date="2026-01-01T00:00:00Z">
        <w:r>
          <w:delText xml:space="preserve"> </w:delText>
        </w:r>
      </w:del>
      <m:oMath>
        <m:r>
          <m:t>1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to</w:delText>
        </w:r>
      </w:del>
      <w:del w:id="17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and takes each value in</w:delText>
        </w:r>
      </w:del>
      <w:del w:id="17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exactly once,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so there is exactly one such</w:delText>
        </w:r>
      </w:del>
      <w:del w:id="179" w:author="PR Preview" w:date="2026-01-01T00:00:00Z">
        <w:r>
          <w:delText xml:space="preserve"> </w:delText>
        </w:r>
      </w:del>
      <m:oMath>
        <m:r>
          <m:t>θ</m:t>
        </m:r>
      </m:oMath>
      <w:del w:id="180" w:author="PR Preview" w:date="2026-01-01T00:00:00Z">
        <w:r>
          <w:delText xml:space="preserve">.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The angle is</w:delText>
        </w:r>
      </w:del>
      <w:del w:id="18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exactly when</w:delText>
        </w:r>
      </w:del>
      <w:del w:id="18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del w:id="187" w:author="PR Preview" w:date="2026-01-01T00:00:00Z">
        <w:r>
          <w:delText xml:space="preserve">,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so for nonzero vectors, orthogonal (</w:delText>
        </w:r>
      </w:del>
      <w:hyperlink r:id="rId22">
        <w:del w:id="190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191" w:author="PR Preview" w:date="2026-01-01T00:00:00Z">
        <w:r>
          <w:delText xml:space="preserve">) means at a right angle.</w:delText>
        </w:r>
      </w:del>
    </w:p>
    <w:p>
      <w:pPr>
        <w:pStyle w:val="BodyText"/>
      </w:pPr>
      <w:del w:id="192" w:author="PR Preview" w:date="2026-01-01T00:00:00Z">
        <w:r>
          <w:rPr>
            <w:b/>
            <w:bCs/>
          </w:rPr>
          <w:delText xml:space="preserve">Example 14 (Some angles in the plane)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 </w:delText>
        </w:r>
      </w:del>
    </w:p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Definition 7 (Angle between two vectors)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angle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between two nonzero vectors</w:t>
        </w:r>
      </w:ins>
      <w:ins w:id="2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 the unique number</w:t>
        </w:r>
      </w:ins>
      <w:ins w:id="205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whose cosine (</w:t>
        </w:r>
      </w:ins>
      <w:hyperlink r:id="rId50">
        <w:ins w:id="208" w:author="PR Preview" w:date="2026-01-01T00:00:00Z">
          <w:r>
            <w:rPr>
              <w:rStyle w:val="Hyperlink"/>
            </w:rPr>
            <w:t xml:space="preserve">Definition 1 in Trigonometry</w:t>
          </w:r>
        </w:ins>
      </w:hyperlink>
      <w:ins w:id="209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ins w:id="210" w:author="PR Preview" w:date="2026-01-01T00:00:00Z">
        <w:r>
          <w:rPr>
            <w:i/>
            <w:iCs/>
          </w:rPr>
          <w:t xml:space="preserve">Remark 4</w:t>
        </w:r>
      </w:ins>
      <w:ins w:id="211" w:author="PR Preview" w:date="2026-01-01T00:00:00Z">
        <w:r>
          <w:t xml:space="preserve"> (Why the angle is well defined). </w:t>
        </w:r>
      </w:ins>
      <w:ins w:id="212" w:author="PR Preview" w:date="2026-01-01T00:00:00Z">
        <w:r>
          <w:t xml:space="preserve">The denominator is positive, because both vectors are nonzero (</w:t>
        </w:r>
      </w:ins>
      <w:hyperlink w:anchor="thm-norm-properties">
        <w:ins w:id="21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14" w:author="PR Preview" w:date="2026-01-01T00:00:00Z">
        <w:r>
          <w:t xml:space="preserve">),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 by</w:t>
        </w:r>
      </w:ins>
      <w:ins w:id="217" w:author="PR Preview" w:date="2026-01-01T00:00:00Z">
        <w:r>
          <w:t xml:space="preserve"> </w:t>
        </w:r>
      </w:ins>
      <w:hyperlink w:anchor="thm-cauchy-schwarz">
        <w:ins w:id="21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the ratio lies between</w:t>
        </w:r>
      </w:ins>
      <w:ins w:id="22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t>1</m:t>
        </m:r>
      </m:oMath>
      <w:ins w:id="225" w:author="PR Preview" w:date="2026-01-01T00:00:00Z">
        <w:r>
          <w:t xml:space="preserve">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On</w:t>
        </w:r>
      </w:ins>
      <w:ins w:id="22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decreasing from</w:t>
        </w:r>
      </w:ins>
      <w:ins w:id="233" w:author="PR Preview" w:date="2026-01-01T00:00:00Z">
        <w:r>
          <w:t xml:space="preserve"> </w:t>
        </w:r>
      </w:ins>
      <m:oMath>
        <m:r>
          <m:t>1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to</w:t>
        </w:r>
      </w:ins>
      <w:ins w:id="23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and takes each value in</w:t>
        </w:r>
      </w:ins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exactly once (</w:t>
        </w:r>
      </w:ins>
      <w:hyperlink r:id="rId52">
        <w:ins w:id="242" w:author="PR Preview" w:date="2026-01-01T00:00:00Z">
          <w:r>
            <w:rPr>
              <w:rStyle w:val="Hyperlink"/>
            </w:rPr>
            <w:t xml:space="preserve">Theorem 2 in Trigonometry</w:t>
          </w:r>
        </w:ins>
      </w:hyperlink>
      <w:ins w:id="243" w:author="PR Preview" w:date="2026-01-01T00:00:00Z">
        <w:r>
          <w:t xml:space="preserve">),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so there is exactly one such</w:t>
        </w:r>
      </w:ins>
      <w:ins w:id="246" w:author="PR Preview" w:date="2026-01-01T00:00:00Z">
        <w:r>
          <w:t xml:space="preserve"> </w:t>
        </w:r>
      </w:ins>
      <m:oMath>
        <m:r>
          <m:t>θ</m:t>
        </m:r>
      </m:oMath>
      <w:ins w:id="247" w:author="PR Preview" w:date="2026-01-01T00:00:00Z">
        <w:r>
          <w:t xml:space="preserve">.</w:t>
        </w:r>
      </w:ins>
    </w:p>
    <w:bookmarkEnd w:id="53"/>
    <w:bookmarkStart w:id="54" w:name="cor-right-angle-orthogonal"/>
    <w:p>
      <w:pPr>
        <w:pStyle w:val="BodyText"/>
      </w:pPr>
      <w:ins w:id="248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For nonzero vectors</w:t>
        </w:r>
      </w:ins>
      <w:ins w:id="2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with angle</w:t>
        </w:r>
      </w:ins>
      <w:ins w:id="254" w:author="PR Preview" w:date="2026-01-01T00:00:00Z">
        <w:r>
          <w:t xml:space="preserve"> </w:t>
        </w:r>
      </w:ins>
      <m:oMath>
        <m:r>
          <m:t>θ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(</w:t>
        </w:r>
      </w:ins>
      <w:hyperlink w:anchor="def-angle">
        <w:ins w:id="25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58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59" w:author="PR Preview" w:date="2026-01-01T00:00:00Z">
        <w:r>
          <w:t xml:space="preserve">so for nonzero vectors, orthogonal (</w:t>
        </w:r>
      </w:ins>
      <w:hyperlink r:id="rId22">
        <w:ins w:id="260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261" w:author="PR Preview" w:date="2026-01-01T00:00:00Z">
        <w:r>
          <w:t xml:space="preserve">) means at a right angle.</w:t>
        </w:r>
      </w:ins>
    </w:p>
    <w:bookmarkEnd w:id="54"/>
    <w:p>
      <w:pPr>
        <w:pStyle w:val="BodyText"/>
      </w:pPr>
      <w:ins w:id="262" w:author="PR Preview" w:date="2026-01-01T00:00:00Z">
        <w:r>
          <w:rPr>
            <w:i/>
            <w:iCs/>
          </w:rPr>
          <w:t xml:space="preserve">Proof</w:t>
        </w:r>
      </w:ins>
      <w:ins w:id="263" w:author="PR Preview" w:date="2026-01-01T00:00:00Z">
        <w:r>
          <w:t xml:space="preserve">. </w:t>
        </w:r>
      </w:ins>
      <w:ins w:id="264" w:author="PR Preview" w:date="2026-01-01T00:00:00Z">
        <w:r>
          <w:t xml:space="preserve">Since</w:t>
        </w:r>
      </w:ins>
      <w:ins w:id="26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(</w:t>
        </w:r>
      </w:ins>
      <w:hyperlink w:anchor="thm-norm-properties">
        <w:ins w:id="26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69" w:author="PR Preview" w:date="2026-01-01T00:00:00Z">
        <w:r>
          <w:t xml:space="preserve">),</w:t>
        </w:r>
      </w:ins>
      <w:ins w:id="27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exactly when</w:t>
        </w:r>
      </w:ins>
      <w:ins w:id="2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274" w:author="PR Preview" w:date="2026-01-01T00:00:00Z">
        <w:r>
          <w:t xml:space="preserve">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On</w:t>
        </w:r>
      </w:ins>
      <w:ins w:id="2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vanishes only at</w:t>
        </w:r>
      </w:ins>
      <w:ins w:id="28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283" w:author="PR Preview" w:date="2026-01-01T00:00:00Z">
        <w:r>
          <w:t xml:space="preserve">.</w:t>
        </w:r>
      </w:ins>
    </w:p>
    <w:bookmarkStart w:id="55" w:name="exm-angle"/>
    <w:p>
      <w:pPr>
        <w:pStyle w:val="BodyText"/>
      </w:pPr>
      <w:ins w:id="284" w:author="PR Preview" w:date="2026-01-01T00:00:00Z">
        <w:r>
          <w:rPr>
            <w:b/>
            <w:bCs/>
          </w:rPr>
          <w:t xml:space="preserve">Example 13 (Some angles in the plane)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 </w:t>
        </w:r>
      </w:ins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del w:id="287" w:author="PR Preview" w:date="2026-01-01T00:00:00Z">
        <w:r>
          <w:rPr>
            <w:b/>
            <w:bCs/>
          </w:rPr>
          <w:delText xml:space="preserve">Definition 9 (Cosine similarity)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The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rPr>
            <w:b/>
            <w:bCs/>
          </w:rPr>
          <w:delText xml:space="preserve">cosine similarity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between two nonzero vectors</w:delText>
        </w:r>
      </w:del>
      <w:del w:id="2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99" w:author="PR Preview" w:date="2026-01-01T00:00:00Z">
        <w:r>
          <w:rPr>
            <w:b/>
            <w:bCs/>
          </w:rPr>
          <w:delText xml:space="preserve">Example 15 (Cosine similarity of parallel, orthogonal, and arbitrary vectors)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For vectors in</w:delText>
        </w:r>
      </w:del>
      <w:del w:id="30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03" w:author="PR Preview" w:date="2026-01-01T00:00:00Z">
        <w:r>
          <w:delText xml:space="preserve">:</w:delText>
        </w:r>
      </w:del>
    </w:p>
    <w:p>
      <w:pPr>
        <w:pStyle w:val="FirstParagraph"/>
      </w:pPr>
      <w:ins w:id="304" w:author="PR Preview" w:date="2026-01-01T00:00:00Z">
        <w:r>
          <w:rPr>
            <w:b/>
            <w:bCs/>
          </w:rPr>
          <w:t xml:space="preserve">Definition 8 (Cosine similarity)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rPr>
            <w:b/>
            <w:bCs/>
          </w:rPr>
          <w:t xml:space="preserve">cosine similarity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between two nonzero vectors</w:t>
        </w:r>
      </w:ins>
      <w:ins w:id="3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ins w:id="316" w:author="PR Preview" w:date="2026-01-01T00:00:00Z">
        <w:r>
          <w:rPr>
            <w:b/>
            <w:bCs/>
          </w:rPr>
          <w:t xml:space="preserve">Example 14 (Cosine similarity of parallel, orthogonal, and arbitrary vectors)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For vectors in</w:t>
        </w:r>
      </w:ins>
      <w:ins w:id="3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20" w:author="PR Preview" w:date="2026-01-01T00:00:00Z">
        <w:r>
          <w:t xml:space="preserve">:</w:t>
        </w:r>
      </w:ins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del w:id="321" w:author="PR Preview" w:date="2026-01-01T00:00:00Z">
        <w:r>
          <w:rPr>
            <w:b/>
            <w:bCs/>
          </w:rPr>
          <w:delText xml:space="preserve">Corollary 1 (Cosine similarity is the cosine of the angle)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For nonzero vectors</w:delText>
        </w:r>
      </w:del>
      <w:del w:id="3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with angle</w:delText>
        </w:r>
      </w:del>
      <w:del w:id="327" w:author="PR Preview" w:date="2026-01-01T00:00:00Z">
        <w:r>
          <w:delText xml:space="preserve"> </w:delText>
        </w:r>
      </w:del>
      <m:oMath>
        <m:r>
          <m:t>θ</m:t>
        </m:r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between them (</w:delText>
        </w:r>
      </w:del>
      <w:hyperlink w:anchor="def-angle">
        <w:del w:id="33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31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32" w:author="PR Preview" w:date="2026-01-01T00:00:00Z">
        <w:r>
          <w:rPr>
            <w:i/>
            <w:iCs/>
          </w:rPr>
          <w:delText xml:space="preserve">Proof</w:delText>
        </w:r>
      </w:del>
      <w:del w:id="333" w:author="PR Preview" w:date="2026-01-01T00:00:00Z">
        <w:r>
          <w:delText xml:space="preserve">. </w:delText>
        </w:r>
      </w:del>
      <w:del w:id="334" w:author="PR Preview" w:date="2026-01-01T00:00:00Z">
        <w:r>
          <w:delText xml:space="preserve">The ratio that</w:delText>
        </w:r>
      </w:del>
      <w:del w:id="335" w:author="PR Preview" w:date="2026-01-01T00:00:00Z">
        <w:r>
          <w:delText xml:space="preserve"> </w:delText>
        </w:r>
      </w:del>
      <w:hyperlink w:anchor="def-angle">
        <w:del w:id="33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sets equal to</w:delText>
        </w:r>
      </w:del>
      <w:del w:id="339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 the ratio that</w:delText>
        </w:r>
      </w:del>
      <w:del w:id="342" w:author="PR Preview" w:date="2026-01-01T00:00:00Z">
        <w:r>
          <w:delText xml:space="preserve"> </w:delText>
        </w:r>
      </w:del>
      <w:hyperlink w:anchor="def-cosine-similarity">
        <w:del w:id="34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defines as</w:delText>
        </w:r>
      </w:del>
      <w:del w:id="346" w:author="PR Preview" w:date="2026-01-01T00:00:00Z">
        <w:r>
          <w:delText xml:space="preserve"> </w:delText>
        </w:r>
      </w:del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347" w:author="PR Preview" w:date="2026-01-01T00:00:00Z">
        <w:r>
          <w:delText xml:space="preserve">.</w:delText>
        </w:r>
      </w:del>
    </w:p>
    <w:p>
      <w:pPr>
        <w:pStyle w:val="BodyText"/>
      </w:pPr>
      <w:del w:id="348" w:author="PR Preview" w:date="2026-01-01T00:00:00Z">
        <w:r>
          <w:rPr>
            <w:b/>
            <w:bCs/>
          </w:rPr>
          <w:delText xml:space="preserve">Definition 10 (Cosine similarity in an inner product space)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In a general real inner product space (</w:delText>
        </w:r>
      </w:del>
      <w:hyperlink w:anchor="def-inner-product-space">
        <w:del w:id="35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52" w:author="PR Preview" w:date="2026-01-01T00:00:00Z">
        <w:r>
          <w:delText xml:space="preserve">) with inner product</w:delText>
        </w:r>
      </w:del>
      <w:del w:id="353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and induced norm</w:delText>
        </w:r>
      </w:del>
      <w:del w:id="3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57" w:author="PR Preview" w:date="2026-01-01T00:00:00Z">
        <w:r>
          <w:delText xml:space="preserve">, the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rPr>
            <w:b/>
            <w:bCs/>
          </w:rPr>
          <w:delText xml:space="preserve">cosine similarity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62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Let</w:delText>
        </w:r>
      </w:del>
      <w:del w:id="3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be two vectors that are not constant,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with means</w:delText>
        </w:r>
      </w:del>
      <w:del w:id="37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and</w:delText>
        </w:r>
      </w:del>
      <w:del w:id="37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374" w:author="PR Preview" w:date="2026-01-01T00:00:00Z">
        <w:r>
          <w:delText xml:space="preserve">.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Write</w:delText>
        </w:r>
      </w:del>
      <w:del w:id="3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and</w:delText>
        </w:r>
      </w:del>
      <w:del w:id="3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for the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rPr>
            <w:b/>
            <w:bCs/>
          </w:rPr>
          <w:delText xml:space="preserve">centered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vectors, whose means are zero.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Then the</w:delText>
        </w:r>
      </w:del>
      <w:del w:id="389" w:author="PR Preview" w:date="2026-01-01T00:00:00Z">
        <w:r>
          <w:delText xml:space="preserve"> </w:delText>
        </w:r>
      </w:del>
      <w:hyperlink r:id="rId60">
        <w:del w:id="390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391" w:author="PR Preview" w:date="2026-01-01T00:00:00Z">
        <w:r>
          <w:delText xml:space="preserve"> </w:delText>
        </w:r>
      </w:del>
      <m:oMath>
        <m:r>
          <m:t>r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of the</w:delText>
        </w:r>
      </w:del>
      <w:del w:id="394" w:author="PR Preview" w:date="2026-01-01T00:00:00Z">
        <w:r>
          <w:delText xml:space="preserve"> </w:delText>
        </w:r>
      </w:del>
      <m:oMath>
        <m:r>
          <m:t>n</m:t>
        </m:r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pairs</w:delText>
        </w:r>
      </w:del>
      <w:del w:id="3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is the cosine similarity (</w:delText>
        </w:r>
      </w:del>
      <w:hyperlink w:anchor="def-cosine-similarity">
        <w:del w:id="40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01" w:author="PR Preview" w:date="2026-01-01T00:00:00Z">
        <w:r>
          <w:delText xml:space="preserve">) of the centered vectors:</w:delText>
        </w:r>
      </w:del>
    </w:p>
    <w:p>
      <w:pPr>
        <w:pStyle w:val="BodyText"/>
      </w:pPr>
      <w:ins w:id="402" w:author="PR Preview" w:date="2026-01-01T00:00:00Z">
        <w:r>
          <w:rPr>
            <w:b/>
            <w:bCs/>
          </w:rPr>
          <w:t xml:space="preserve">Corollary 2 (Cosine similarity is the cosine of the angle)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For nonzero vectors</w:t>
        </w:r>
      </w:ins>
      <w:ins w:id="4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with angle</w:t>
        </w:r>
      </w:ins>
      <w:ins w:id="408" w:author="PR Preview" w:date="2026-01-01T00:00:00Z">
        <w:r>
          <w:t xml:space="preserve"> </w:t>
        </w:r>
      </w:ins>
      <m:oMath>
        <m:r>
          <m:t>θ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between them (</w:t>
        </w:r>
      </w:ins>
      <w:hyperlink w:anchor="def-angle">
        <w:ins w:id="41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2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ins w:id="413" w:author="PR Preview" w:date="2026-01-01T00:00:00Z">
        <w:r>
          <w:rPr>
            <w:i/>
            <w:iCs/>
          </w:rPr>
          <w:t xml:space="preserve">Proof</w:t>
        </w:r>
      </w:ins>
      <w:ins w:id="414" w:author="PR Preview" w:date="2026-01-01T00:00:00Z">
        <w:r>
          <w:t xml:space="preserve">. </w:t>
        </w:r>
      </w:ins>
      <w:ins w:id="415" w:author="PR Preview" w:date="2026-01-01T00:00:00Z">
        <w:r>
          <w:t xml:space="preserve">The ratio that</w:t>
        </w:r>
      </w:ins>
      <w:ins w:id="416" w:author="PR Preview" w:date="2026-01-01T00:00:00Z">
        <w:r>
          <w:t xml:space="preserve"> </w:t>
        </w:r>
      </w:ins>
      <w:hyperlink w:anchor="def-angle">
        <w:ins w:id="41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sets equal to</w:t>
        </w:r>
      </w:ins>
      <w:ins w:id="42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the ratio that</w:t>
        </w:r>
      </w:ins>
      <w:ins w:id="423" w:author="PR Preview" w:date="2026-01-01T00:00:00Z">
        <w:r>
          <w:t xml:space="preserve"> </w:t>
        </w:r>
      </w:ins>
      <w:hyperlink w:anchor="def-cosine-similarity">
        <w:ins w:id="42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defines as</w:t>
        </w:r>
      </w:ins>
      <w:ins w:id="427" w:author="PR Preview" w:date="2026-01-01T00:00:00Z">
        <w:r>
          <w:t xml:space="preserve"> </w:t>
        </w:r>
      </w:ins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428" w:author="PR Preview" w:date="2026-01-01T00:00:00Z">
        <w:r>
          <w:t xml:space="preserve">.</w:t>
        </w:r>
      </w:ins>
    </w:p>
    <w:bookmarkStart w:id="59" w:name="X64c41f557e7f698c947bb0d906d626137043d1e"/>
    <w:p>
      <w:pPr>
        <w:pStyle w:val="BodyText"/>
      </w:pPr>
      <w:ins w:id="429" w:author="PR Preview" w:date="2026-01-01T00:00:00Z">
        <w:r>
          <w:rPr>
            <w:b/>
            <w:bCs/>
          </w:rPr>
          <w:t xml:space="preserve">Definition 9 (Cosine similarity in an inner product space)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In a general real inner product space (</w:t>
        </w:r>
      </w:ins>
      <w:hyperlink w:anchor="def-inner-product-space">
        <w:ins w:id="43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33" w:author="PR Preview" w:date="2026-01-01T00:00:00Z">
        <w:r>
          <w:t xml:space="preserve">) with inner product</w:t>
        </w:r>
      </w:ins>
      <w:ins w:id="434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and induced norm</w:t>
        </w:r>
      </w:ins>
      <w:ins w:id="43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38" w:author="PR Preview" w:date="2026-01-01T00:00:00Z">
        <w:r>
          <w:t xml:space="preserve">, the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b/>
            <w:bCs/>
          </w:rPr>
          <w:t xml:space="preserve">cosine similarity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1" w:name="thm-pearson-cosine-centered"/>
    <w:p>
      <w:pPr>
        <w:pStyle w:val="FirstParagraph"/>
      </w:pPr>
      <w:ins w:id="443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Let</w:t>
        </w:r>
      </w:ins>
      <w:ins w:id="4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be two vectors that are not constant,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with means</w:t>
        </w:r>
      </w:ins>
      <w:ins w:id="45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and</w:t>
        </w:r>
      </w:ins>
      <w:ins w:id="45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455" w:author="PR Preview" w:date="2026-01-01T00:00:00Z">
        <w:r>
          <w:t xml:space="preserve">.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Write</w:t>
        </w:r>
      </w:ins>
      <w:ins w:id="4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and</w:t>
        </w:r>
      </w:ins>
      <w:ins w:id="4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for the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rPr>
            <w:b/>
            <w:bCs/>
          </w:rPr>
          <w:t xml:space="preserve">centered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vectors, whose means are zero.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Then the</w:t>
        </w:r>
      </w:ins>
      <w:ins w:id="470" w:author="PR Preview" w:date="2026-01-01T00:00:00Z">
        <w:r>
          <w:t xml:space="preserve"> </w:t>
        </w:r>
      </w:ins>
      <w:hyperlink r:id="rId60">
        <w:ins w:id="471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472" w:author="PR Preview" w:date="2026-01-01T00:00:00Z">
        <w:r>
          <w:t xml:space="preserve"> </w:t>
        </w:r>
      </w:ins>
      <m:oMath>
        <m:r>
          <m:t>r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of the</w:t>
        </w:r>
      </w:ins>
      <w:ins w:id="475" w:author="PR Preview" w:date="2026-01-01T00:00:00Z">
        <w:r>
          <w:t xml:space="preserve"> </w:t>
        </w:r>
      </w:ins>
      <m:oMath>
        <m:r>
          <m:t>n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pairs</w:t>
        </w:r>
      </w:ins>
      <w:ins w:id="4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is the cosine similarity (</w:t>
        </w:r>
      </w:ins>
      <w:hyperlink w:anchor="def-cosine-similarity">
        <w:ins w:id="48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82" w:author="PR Preview" w:date="2026-01-01T00:00:00Z">
        <w:r>
          <w:t xml:space="preserve">) of the centered vectors: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2" w:name="exm-pearson-cosine-centered"/>
    <w:p>
      <w:pPr>
        <w:pStyle w:val="BodyText"/>
      </w:pPr>
      <w:del w:id="483" w:author="PR Preview" w:date="2026-01-01T00:00:00Z">
        <w:r>
          <w:rPr>
            <w:b/>
            <w:bCs/>
          </w:rPr>
          <w:delText xml:space="preserve">Example 16 (Centering changes the cosine similarity)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Take</w:delText>
        </w:r>
      </w:del>
      <w:del w:id="48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and</w:delText>
        </w:r>
      </w:del>
      <w:del w:id="48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90" w:author="PR Preview" w:date="2026-01-01T00:00:00Z">
        <w:r>
          <w:delText xml:space="preserve">.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Their means are</w:delText>
        </w:r>
      </w:del>
      <w:del w:id="49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del w:id="494" w:author="PR Preview" w:date="2026-01-01T00:00:00Z">
        <w:r>
          <w:delText xml:space="preserve">, so</w:delText>
        </w:r>
      </w:del>
      <w:del w:id="4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and</w:delText>
        </w:r>
      </w:del>
      <w:del w:id="4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99" w:author="PR Preview" w:date="2026-01-01T00:00:00Z">
        <w:r>
          <w:delText xml:space="preserve">.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Then</w:delText>
        </w:r>
      </w:del>
    </w:p>
    <w:p>
      <w:pPr>
        <w:pStyle w:val="BodyText"/>
      </w:pPr>
      <w:ins w:id="502" w:author="PR Preview" w:date="2026-01-01T00:00:00Z">
        <w:r>
          <w:rPr>
            <w:b/>
            <w:bCs/>
          </w:rPr>
          <w:t xml:space="preserve">Example 15 (Centering changes the cosine similarity)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Take</w:t>
        </w:r>
      </w:ins>
      <w:ins w:id="5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09" w:author="PR Preview" w:date="2026-01-01T00:00:00Z">
        <w:r>
          <w:t xml:space="preserve">.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Their means are</w:t>
        </w:r>
      </w:ins>
      <w:ins w:id="51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ins w:id="513" w:author="PR Preview" w:date="2026-01-01T00:00:00Z">
        <w:r>
          <w:t xml:space="preserve">, so</w:t>
        </w:r>
      </w:ins>
      <w:ins w:id="5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and</w:t>
        </w:r>
      </w:ins>
      <w:ins w:id="5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18" w:author="PR Preview" w:date="2026-01-01T00:00:00Z">
        <w:r>
          <w:t xml:space="preserve">.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2"/>
    <w:bookmarkEnd w:id="63"/>
    <w:bookmarkStart w:id="95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6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dot-linear-sum"/>
    <w:p>
      <w:pPr>
        <w:pStyle w:val="FirstParagraph"/>
      </w:pPr>
      <w:del w:id="521" w:author="PR Preview" w:date="2026-01-01T00:00:00Z">
        <w:r>
          <w:rPr>
            <w:b/>
            <w:bCs/>
          </w:rPr>
          <w:delText xml:space="preserve">Example 17 (Dotting with a combination of three vectors)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Let</w:delText>
        </w:r>
      </w:del>
      <w:del w:id="5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and take the combination</w:delText>
        </w:r>
      </w:del>
      <w:del w:id="527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528" w:author="PR Preview" w:date="2026-01-01T00:00:00Z">
        <w:r>
          <w:delText xml:space="preserve">.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Directly,</w:delText>
        </w:r>
      </w:del>
    </w:p>
    <w:p>
      <w:pPr>
        <w:pStyle w:val="FirstParagraph"/>
      </w:pPr>
      <w:ins w:id="531" w:author="PR Preview" w:date="2026-01-01T00:00:00Z">
        <w:r>
          <w:rPr>
            <w:b/>
            <w:bCs/>
          </w:rPr>
          <w:t xml:space="preserve">Example 16 (Dotting with a combination of three vectors)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Let</w:t>
        </w:r>
      </w:ins>
      <w:ins w:id="5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and take the combination</w:t>
        </w:r>
      </w:ins>
      <w:ins w:id="537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38" w:author="PR Preview" w:date="2026-01-01T00:00:00Z">
        <w:r>
          <w:t xml:space="preserve">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Directly,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7"/>
    <w:bookmarkStart w:id="69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8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orthonormal-independent"/>
    <w:p>
      <w:pPr>
        <w:pStyle w:val="BodyText"/>
      </w:pPr>
      <w:del w:id="541" w:author="PR Preview" w:date="2026-01-01T00:00:00Z">
        <w:r>
          <w:rPr>
            <w:b/>
            <w:bCs/>
          </w:rPr>
          <w:delText xml:space="preserve">Example 18 (Three orthonormal vectors in</w:delText>
        </w:r>
      </w:del>
      <w:del w:id="54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43" w:author="PR Preview" w:date="2026-01-01T00:00:00Z">
        <w:r>
          <w:rPr>
            <w:b/>
            <w:bCs/>
          </w:rPr>
          <w:delText xml:space="preserve">)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Let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Example 17 (Three orthonormal vectors in</w:t>
        </w:r>
      </w:ins>
      <w:ins w:id="54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48" w:author="PR Preview" w:date="2026-01-01T00:00:00Z">
        <w:r>
          <w:rPr>
            <w:b/>
            <w:bCs/>
          </w:rPr>
          <w:t xml:space="preserve">)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0"/>
    <w:bookmarkStart w:id="72" w:name="def-orthonormal-basis"/>
    <w:p>
      <w:pPr>
        <w:pStyle w:val="BodyText"/>
      </w:pPr>
      <w:del w:id="551" w:author="PR Preview" w:date="2026-01-01T00:00:00Z">
        <w:r>
          <w:rPr>
            <w:b/>
            <w:bCs/>
          </w:rPr>
          <w:delText xml:space="preserve">Definition 11 (Orthonormal basis)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An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b/>
            <w:bCs/>
          </w:rPr>
          <w:delText xml:space="preserve">orthonormal basis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 a subspace</w:delText>
        </w:r>
      </w:del>
      <w:del w:id="5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of</w:delText>
        </w:r>
      </w:del>
      <w:del w:id="5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is a basis of</w:delText>
        </w:r>
      </w:del>
      <w:del w:id="5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(</w:delText>
        </w:r>
      </w:del>
      <w:hyperlink r:id="rId71">
        <w:del w:id="567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568" w:author="PR Preview" w:date="2026-01-01T00:00:00Z">
        <w:r>
          <w:delText xml:space="preserve">)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whose vectors are orthonormal (</w:delText>
        </w:r>
      </w:del>
      <w:hyperlink r:id="rId68">
        <w:del w:id="571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572" w:author="PR Preview" w:date="2026-01-01T00:00:00Z">
        <w:r>
          <w:delText xml:space="preserve">).</w:delText>
        </w:r>
      </w:del>
    </w:p>
    <w:p>
      <w:pPr>
        <w:pStyle w:val="BodyText"/>
      </w:pPr>
      <w:del w:id="573" w:author="PR Preview" w:date="2026-01-01T00:00:00Z">
        <w:r>
          <w:rPr>
            <w:b/>
            <w:bCs/>
          </w:rPr>
          <w:delText xml:space="preserve">Example 19 (Orthonormal bases of</w:delText>
        </w:r>
      </w:del>
      <w:del w:id="57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75" w:author="PR Preview" w:date="2026-01-01T00:00:00Z">
        <w:r>
          <w:rPr>
            <w:b/>
            <w:bCs/>
          </w:rPr>
          <w:delText xml:space="preserve">)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 </w:delText>
        </w:r>
      </w:del>
    </w:p>
    <w:p>
      <w:pPr>
        <w:pStyle w:val="BodyText"/>
      </w:pPr>
      <w:ins w:id="578" w:author="PR Preview" w:date="2026-01-01T00:00:00Z">
        <w:r>
          <w:rPr>
            <w:b/>
            <w:bCs/>
          </w:rPr>
          <w:t xml:space="preserve">Definition 10 (Orthonormal basis)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rPr>
            <w:b/>
            <w:bCs/>
          </w:rPr>
          <w:t xml:space="preserve">orthonormal basis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of a subspace</w:t>
        </w:r>
      </w:ins>
      <w:ins w:id="5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of</w:t>
        </w:r>
      </w:ins>
      <w:ins w:id="58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is a basis of</w:t>
        </w:r>
      </w:ins>
      <w:ins w:id="5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(</w:t>
        </w:r>
      </w:ins>
      <w:hyperlink r:id="rId71">
        <w:ins w:id="594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595" w:author="PR Preview" w:date="2026-01-01T00:00:00Z">
        <w:r>
          <w:t xml:space="preserve">)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whose vectors are orthonormal (</w:t>
        </w:r>
      </w:ins>
      <w:hyperlink r:id="rId68">
        <w:ins w:id="598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599" w:author="PR Preview" w:date="2026-01-01T00:00:00Z">
        <w:r>
          <w:t xml:space="preserve">).</w:t>
        </w:r>
      </w:ins>
    </w:p>
    <w:bookmarkEnd w:id="72"/>
    <w:bookmarkStart w:id="76" w:name="exm-orthonormal-basis"/>
    <w:p>
      <w:pPr>
        <w:pStyle w:val="BodyText"/>
      </w:pPr>
      <w:ins w:id="600" w:author="PR Preview" w:date="2026-01-01T00:00:00Z">
        <w:r>
          <w:rPr>
            <w:b/>
            <w:bCs/>
          </w:rPr>
          <w:t xml:space="preserve">Example 18 (Orthonormal bases of</w:t>
        </w:r>
      </w:ins>
      <w:ins w:id="60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02" w:author="PR Preview" w:date="2026-01-01T00:00:00Z">
        <w:r>
          <w:rPr>
            <w:b/>
            <w:bCs/>
          </w:rPr>
          <w:t xml:space="preserve">)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del w:id="605" w:author="PR Preview" w:date="2026-01-01T00:00:00Z">
        <w:r>
          <w:delText xml:space="preserve">The vectors</w:delText>
        </w:r>
      </w:del>
      <w:del w:id="6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of</w:delText>
        </w:r>
      </w:del>
      <w:del w:id="609" w:author="PR Preview" w:date="2026-01-01T00:00:00Z">
        <w:r>
          <w:delText xml:space="preserve"> </w:delText>
        </w:r>
      </w:del>
      <w:hyperlink w:anchor="exm-orthonormal-independent">
        <w:del w:id="61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are orthonormal and linearly independent,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so they are a basis of their span (</w:delText>
        </w:r>
      </w:del>
      <w:hyperlink r:id="rId71">
        <w:del w:id="615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616" w:author="PR Preview" w:date="2026-01-01T00:00:00Z">
        <w:r>
          <w:delText xml:space="preserve">),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which therefore has dimension</w:delText>
        </w:r>
      </w:del>
      <w:del w:id="619" w:author="PR Preview" w:date="2026-01-01T00:00:00Z">
        <w:r>
          <w:delText xml:space="preserve"> </w:delText>
        </w:r>
      </w:del>
      <m:oMath>
        <m:r>
          <m:t>3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(</w:delText>
        </w:r>
      </w:del>
      <w:hyperlink r:id="rId74">
        <w:del w:id="622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623" w:author="PR Preview" w:date="2026-01-01T00:00:00Z">
        <w:r>
          <w:delText xml:space="preserve">)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and is all of</w:delText>
        </w:r>
      </w:del>
      <w:del w:id="62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(</w:delText>
        </w:r>
      </w:del>
      <w:hyperlink r:id="rId75">
        <w:del w:id="629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630" w:author="PR Preview" w:date="2026-01-01T00:00:00Z">
        <w:r>
          <w:delText xml:space="preserve">,</w:delText>
        </w:r>
      </w:del>
      <w:del w:id="631" w:author="PR Preview" w:date="2026-01-01T00:00:00Z">
        <w:r>
          <w:delText xml:space="preserve"> </w:delText>
        </w:r>
      </w:del>
      <w:hyperlink r:id="rId73">
        <w:del w:id="632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633" w:author="PR Preview" w:date="2026-01-01T00:00:00Z">
        <w:r>
          <w:delText xml:space="preserve">).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So they are an orthonormal basis of</w:delText>
        </w:r>
      </w:del>
      <w:del w:id="63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too.</w:delText>
        </w:r>
      </w:del>
    </w:p>
    <w:p>
      <w:pPr>
        <w:pStyle w:val="FirstParagraph"/>
      </w:pPr>
      <w:del w:id="639" w:author="PR Preview" w:date="2026-01-01T00:00:00Z">
        <w:r>
          <w:rPr>
            <w:b/>
            <w:bCs/>
          </w:rPr>
          <w:delText xml:space="preserve">Example 20 (Bases that are not orthonormal, and orthonormal lists that are not bases)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8"/>
        </w:numPr>
      </w:pPr>
      <w:ins w:id="642" w:author="PR Preview" w:date="2026-01-01T00:00:00Z">
        <w:r>
          <w:t xml:space="preserve">The vectors</w:t>
        </w:r>
      </w:ins>
      <w:ins w:id="64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of</w:t>
        </w:r>
      </w:ins>
      <w:ins w:id="646" w:author="PR Preview" w:date="2026-01-01T00:00:00Z">
        <w:r>
          <w:t xml:space="preserve"> </w:t>
        </w:r>
      </w:ins>
      <w:hyperlink w:anchor="exm-orthonormal-independent">
        <w:ins w:id="647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are orthonormal and linearly independent,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so they are a basis of their span (</w:t>
        </w:r>
      </w:ins>
      <w:hyperlink r:id="rId71">
        <w:ins w:id="652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653" w:author="PR Preview" w:date="2026-01-01T00:00:00Z">
        <w:r>
          <w:t xml:space="preserve">),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which therefore has dimension</w:t>
        </w:r>
      </w:ins>
      <w:ins w:id="656" w:author="PR Preview" w:date="2026-01-01T00:00:00Z">
        <w:r>
          <w:t xml:space="preserve"> </w:t>
        </w:r>
      </w:ins>
      <m:oMath>
        <m:r>
          <m:t>3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(</w:t>
        </w:r>
      </w:ins>
      <w:hyperlink r:id="rId74">
        <w:ins w:id="659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660" w:author="PR Preview" w:date="2026-01-01T00:00:00Z">
        <w:r>
          <w:t xml:space="preserve">)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and is all of</w:t>
        </w:r>
      </w:ins>
      <w:ins w:id="66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(</w:t>
        </w:r>
      </w:ins>
      <w:hyperlink r:id="rId75">
        <w:ins w:id="666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w:hyperlink r:id="rId73">
        <w:ins w:id="66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670" w:author="PR Preview" w:date="2026-01-01T00:00:00Z">
        <w:r>
          <w:t xml:space="preserve">).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So they are an orthonormal basis of</w:t>
        </w:r>
      </w:ins>
      <w:ins w:id="6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too.</w:t>
        </w:r>
      </w:ins>
    </w:p>
    <w:bookmarkEnd w:id="76"/>
    <w:bookmarkStart w:id="79" w:name="exm-not-orthonormal-basis"/>
    <w:p>
      <w:pPr>
        <w:pStyle w:val="FirstParagraph"/>
      </w:pPr>
      <w:ins w:id="676" w:author="PR Preview" w:date="2026-01-01T00:00:00Z">
        <w:r>
          <w:rPr>
            <w:b/>
            <w:bCs/>
          </w:rPr>
          <w:t xml:space="preserve">Example 19 (Bases that are not orthonormal, and orthonormal lists that are not bases)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thm-orthonormal-expansion"/>
    <w:p>
      <w:pPr>
        <w:pStyle w:val="FirstParagraph"/>
      </w:pPr>
      <w:del w:id="679" w:author="PR Preview" w:date="2026-01-01T00:00:00Z">
        <w:r>
          <w:rPr>
            <w:b/>
            <w:bCs/>
          </w:rPr>
          <w:delText xml:space="preserve">Theorem 9 (Coordinates in an orthonormal basis are dot products)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If</w:delText>
        </w:r>
      </w:del>
      <w:del w:id="68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is an orthonormal basis of a subspace</w:delText>
        </w:r>
      </w:del>
      <w:del w:id="68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(</w:delText>
        </w:r>
      </w:del>
      <w:hyperlink w:anchor="def-orthonormal-basis">
        <w:del w:id="68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89" w:author="PR Preview" w:date="2026-01-01T00:00:00Z">
        <w:r>
          <w:delText xml:space="preserve">), then every</w:delText>
        </w:r>
      </w:del>
      <w:del w:id="6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satisfies</w:delText>
        </w:r>
      </w:del>
    </w:p>
    <w:p>
      <w:pPr>
        <w:pStyle w:val="FirstParagraph"/>
      </w:pPr>
      <w:ins w:id="693" w:author="PR Preview" w:date="2026-01-01T00:00:00Z">
        <w:r>
          <w:rPr>
            <w:b/>
            <w:bCs/>
          </w:rPr>
          <w:t xml:space="preserve">Theorem 9 (Coordinates in an orthonormal basis are dot products)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If</w:t>
        </w:r>
      </w:ins>
      <w:ins w:id="69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is an orthonormal basis of a subspace</w:t>
        </w:r>
      </w:ins>
      <w:ins w:id="6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(</w:t>
        </w:r>
      </w:ins>
      <w:hyperlink w:anchor="def-orthonormal-basis">
        <w:ins w:id="70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03" w:author="PR Preview" w:date="2026-01-01T00:00:00Z">
        <w:r>
          <w:t xml:space="preserve">), then every</w:t>
        </w:r>
      </w:ins>
      <w:ins w:id="7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1" w:name="exm-orthonormal-expansion"/>
    <w:p>
      <w:pPr>
        <w:pStyle w:val="BodyText"/>
      </w:pPr>
      <w:del w:id="707" w:author="PR Preview" w:date="2026-01-01T00:00:00Z">
        <w:r>
          <w:rPr>
            <w:b/>
            <w:bCs/>
          </w:rPr>
          <w:delText xml:space="preserve">Example 21 (Expanding a vector in an orthonormal basis)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With the orthonormal basis</w:delText>
        </w:r>
      </w:del>
      <w:del w:id="7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of</w:delText>
        </w:r>
      </w:del>
      <w:del w:id="71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from</w:delText>
        </w:r>
      </w:del>
      <w:del w:id="716" w:author="PR Preview" w:date="2026-01-01T00:00:00Z">
        <w:r>
          <w:delText xml:space="preserve"> </w:delText>
        </w:r>
      </w:del>
      <w:hyperlink w:anchor="exm-orthonormal-basis">
        <w:del w:id="717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and</w:delText>
        </w:r>
      </w:del>
      <w:del w:id="7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721" w:author="PR Preview" w:date="2026-01-01T00:00:00Z">
        <w:r>
          <w:delText xml:space="preserve">:</w:delText>
        </w:r>
      </w:del>
      <w:del w:id="7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del w:id="723" w:author="PR Preview" w:date="2026-01-01T00:00:00Z">
        <w:r>
          <w:delText xml:space="preserve">,</w:delText>
        </w:r>
      </w:del>
    </w:p>
    <w:p>
      <w:pPr>
        <w:pStyle w:val="BodyText"/>
      </w:pPr>
      <w:ins w:id="724" w:author="PR Preview" w:date="2026-01-01T00:00:00Z">
        <w:r>
          <w:rPr>
            <w:b/>
            <w:bCs/>
          </w:rPr>
          <w:t xml:space="preserve">Example 20 (Expanding a vector in an orthonormal basis)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With the orthonormal basis</w:t>
        </w:r>
      </w:ins>
      <w:ins w:id="72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of</w:t>
        </w:r>
      </w:ins>
      <w:ins w:id="7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from</w:t>
        </w:r>
      </w:ins>
      <w:ins w:id="733" w:author="PR Preview" w:date="2026-01-01T00:00:00Z">
        <w:r>
          <w:t xml:space="preserve"> </w:t>
        </w:r>
      </w:ins>
      <w:hyperlink w:anchor="exm-orthonormal-basis">
        <w:ins w:id="734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and</w:t>
        </w:r>
      </w:ins>
      <w:ins w:id="7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738" w:author="PR Preview" w:date="2026-01-01T00:00:00Z">
        <w:r>
          <w:t xml:space="preserve">:</w:t>
        </w:r>
      </w:ins>
      <w:ins w:id="73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ins w:id="74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1"/>
    <w:bookmarkStart w:id="82" w:name="def-gram-schmidt"/>
    <w:p>
      <w:pPr>
        <w:pStyle w:val="BodyText"/>
      </w:pPr>
      <w:del w:id="741" w:author="PR Preview" w:date="2026-01-01T00:00:00Z">
        <w:r>
          <w:rPr>
            <w:b/>
            <w:bCs/>
          </w:rPr>
          <w:delText xml:space="preserve">Definition 12 (Gram-Schmidt process)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The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rPr>
            <w:b/>
            <w:bCs/>
          </w:rPr>
          <w:delText xml:space="preserve">Gram-Schmidt process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takes vectors</w:delText>
        </w:r>
      </w:del>
      <w:del w:id="74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and, for</w:delText>
        </w:r>
      </w:del>
      <w:del w:id="75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in turn: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Definition 11 (Gram-Schmidt process)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rPr>
            <w:b/>
            <w:bCs/>
          </w:rPr>
          <w:t xml:space="preserve">Gram-Schmidt process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takes vectors</w:t>
        </w:r>
      </w:ins>
      <w:ins w:id="76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and, for</w:t>
        </w:r>
      </w:ins>
      <w:ins w:id="76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in turn: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2"/>
    <w:bookmarkStart w:id="83" w:name="exm-gram-schmidt"/>
    <w:p>
      <w:pPr>
        <w:pStyle w:val="BodyText"/>
      </w:pPr>
      <w:del w:id="767" w:author="PR Preview" w:date="2026-01-01T00:00:00Z">
        <w:r>
          <w:rPr>
            <w:b/>
            <w:bCs/>
          </w:rPr>
          <w:delText xml:space="preserve">Example 22 (Two steps of Gram-Schmidt in</w:delText>
        </w:r>
      </w:del>
      <w:del w:id="76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69" w:author="PR Preview" w:date="2026-01-01T00:00:00Z">
        <w:r>
          <w:rPr>
            <w:b/>
            <w:bCs/>
          </w:rPr>
          <w:delText xml:space="preserve">)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Let</w:delText>
        </w:r>
      </w:del>
      <w:del w:id="7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and</w:delText>
        </w:r>
      </w:del>
      <w:del w:id="77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76" w:author="PR Preview" w:date="2026-01-01T00:00:00Z">
        <w:r>
          <w:delText xml:space="preserve">.</w:delText>
        </w:r>
      </w:del>
    </w:p>
    <w:p>
      <w:pPr>
        <w:pStyle w:val="BodyText"/>
      </w:pPr>
      <w:ins w:id="777" w:author="PR Preview" w:date="2026-01-01T00:00:00Z">
        <w:r>
          <w:rPr>
            <w:b/>
            <w:bCs/>
          </w:rPr>
          <w:t xml:space="preserve">Example 21 (Two steps of Gram-Schmidt in</w:t>
        </w:r>
      </w:ins>
      <w:ins w:id="77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79" w:author="PR Preview" w:date="2026-01-01T00:00:00Z">
        <w:r>
          <w:rPr>
            <w:b/>
            <w:bCs/>
          </w:rPr>
          <w:t xml:space="preserve">)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Let</w:t>
        </w:r>
      </w:ins>
      <w:ins w:id="78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and</w:t>
        </w:r>
      </w:ins>
      <w:ins w:id="78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86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exm-gram-schmidt-stops"/>
    <w:p>
      <w:pPr>
        <w:pStyle w:val="FirstParagraph"/>
      </w:pPr>
      <w:del w:id="787" w:author="PR Preview" w:date="2026-01-01T00:00:00Z">
        <w:r>
          <w:rPr>
            <w:b/>
            <w:bCs/>
          </w:rPr>
          <w:delText xml:space="preserve">Example 23 (Gram-Schmidt stops on dependent vectors)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Let</w:delText>
        </w:r>
      </w:del>
      <w:del w:id="7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and</w:delText>
        </w:r>
      </w:del>
      <w:del w:id="7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794" w:author="PR Preview" w:date="2026-01-01T00:00:00Z">
        <w:r>
          <w:delText xml:space="preserve">.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Step 1 gives</w:delText>
        </w:r>
      </w:del>
      <w:del w:id="79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798" w:author="PR Preview" w:date="2026-01-01T00:00:00Z">
        <w:r>
          <w:delText xml:space="preserve">.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In step 2,</w:delText>
        </w:r>
      </w:del>
    </w:p>
    <w:p>
      <w:pPr>
        <w:pStyle w:val="FirstParagraph"/>
      </w:pPr>
      <w:ins w:id="801" w:author="PR Preview" w:date="2026-01-01T00:00:00Z">
        <w:r>
          <w:rPr>
            <w:b/>
            <w:bCs/>
          </w:rPr>
          <w:t xml:space="preserve">Example 22 (Gram-Schmidt stops on dependent vectors)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Let</w:t>
        </w:r>
      </w:ins>
      <w:ins w:id="80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and</w:t>
        </w:r>
      </w:ins>
      <w:ins w:id="80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808" w:author="PR Preview" w:date="2026-01-01T00:00:00Z">
        <w:r>
          <w:t xml:space="preserve">.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Step 1 gives</w:t>
        </w:r>
      </w:ins>
      <w:ins w:id="81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12" w:author="PR Preview" w:date="2026-01-01T00:00:00Z">
        <w:r>
          <w:t xml:space="preserve">.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In step 2,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4"/>
    <w:bookmarkStart w:id="85" w:name="thm-gram-schmidt"/>
    <w:p>
      <w:pPr>
        <w:pStyle w:val="BodyText"/>
      </w:pPr>
      <w:del w:id="815" w:author="PR Preview" w:date="2026-01-01T00:00:00Z">
        <w:r>
          <w:rPr>
            <w:b/>
            <w:bCs/>
          </w:rPr>
          <w:delText xml:space="preserve">Theorem 10 (What Gram-Schmidt produces)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Run the Gram-Schmidt process (</w:delText>
        </w:r>
      </w:del>
      <w:hyperlink w:anchor="def-gram-schmidt">
        <w:del w:id="81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19" w:author="PR Preview" w:date="2026-01-01T00:00:00Z">
        <w:r>
          <w:delText xml:space="preserve">) on</w:delText>
        </w:r>
      </w:del>
      <w:del w:id="8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21" w:author="PR Preview" w:date="2026-01-01T00:00:00Z">
        <w:r>
          <w:delText xml:space="preserve">.</w:delText>
        </w:r>
      </w:del>
    </w:p>
    <w:p>
      <w:pPr>
        <w:pStyle w:val="BodyText"/>
      </w:pPr>
      <w:ins w:id="822" w:author="PR Preview" w:date="2026-01-01T00:00:00Z">
        <w:r>
          <w:rPr>
            <w:b/>
            <w:bCs/>
          </w:rPr>
          <w:t xml:space="preserve">Theorem 10 (What Gram-Schmidt produces)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Run the Gram-Schmidt process (</w:t>
        </w:r>
      </w:ins>
      <w:hyperlink w:anchor="def-gram-schmidt">
        <w:ins w:id="82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826" w:author="PR Preview" w:date="2026-01-01T00:00:00Z">
        <w:r>
          <w:t xml:space="preserve">) on</w:t>
        </w:r>
      </w:ins>
      <w:ins w:id="82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del w:id="829" w:author="PR Preview" w:date="2026-01-01T00:00:00Z">
        <w:r>
          <w:delText xml:space="preserve">It completes all</w:delText>
        </w:r>
      </w:del>
      <w:del w:id="830" w:author="PR Preview" w:date="2026-01-01T00:00:00Z">
        <w:r>
          <w:delText xml:space="preserve"> </w:delText>
        </w:r>
      </w:del>
      <m:oMath>
        <m:r>
          <m:t>k</m:t>
        </m:r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steps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exactly when</w:delText>
        </w:r>
      </w:del>
      <w:del w:id="8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are linearly independent;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then</w:delText>
        </w:r>
      </w:del>
      <w:del w:id="8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is an orthonormal basis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of</w:delText>
        </w:r>
      </w:del>
      <w:del w:id="845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(</w:delText>
        </w:r>
      </w:del>
      <w:hyperlink w:anchor="def-orthonormal-basis">
        <w:del w:id="84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849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22"/>
        </w:numPr>
      </w:pPr>
      <w:ins w:id="850" w:author="PR Preview" w:date="2026-01-01T00:00:00Z">
        <w:r>
          <w:t xml:space="preserve">It completes all</w:t>
        </w:r>
      </w:ins>
      <w:ins w:id="851" w:author="PR Preview" w:date="2026-01-01T00:00:00Z">
        <w:r>
          <w:t xml:space="preserve"> </w:t>
        </w:r>
      </w:ins>
      <m:oMath>
        <m:r>
          <m:t>k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steps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exactly when</w:t>
        </w:r>
      </w:ins>
      <w:ins w:id="85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are linearly independent;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then</w:t>
        </w:r>
      </w:ins>
      <w:ins w:id="86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is an orthonormal basis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of</w:t>
        </w:r>
      </w:ins>
      <w:ins w:id="866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(</w:t>
        </w:r>
      </w:ins>
      <w:hyperlink w:anchor="def-orthonormal-basis">
        <w:ins w:id="86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70" w:author="PR Preview" w:date="2026-01-01T00:00:00Z">
        <w:r>
          <w:t xml:space="preserve">).</w:t>
        </w:r>
      </w:ins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8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9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0" w:name="exm-thm-gram-schmidt"/>
    <w:p>
      <w:pPr>
        <w:pStyle w:val="BodyText"/>
      </w:pPr>
      <w:del w:id="871" w:author="PR Preview" w:date="2026-01-01T00:00:00Z">
        <w:r>
          <w:rPr>
            <w:b/>
            <w:bCs/>
          </w:rPr>
          <w:delText xml:space="preserve">Example 24 (Finishing an orthonormal basis of</w:delText>
        </w:r>
      </w:del>
      <w:del w:id="87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73" w:author="PR Preview" w:date="2026-01-01T00:00:00Z">
        <w:r>
          <w:rPr>
            <w:b/>
            <w:bCs/>
          </w:rPr>
          <w:delText xml:space="preserve">)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Continue</w:delText>
        </w:r>
      </w:del>
      <w:del w:id="876" w:author="PR Preview" w:date="2026-01-01T00:00:00Z">
        <w:r>
          <w:delText xml:space="preserve"> </w:delText>
        </w:r>
      </w:del>
      <w:hyperlink w:anchor="exm-gram-schmidt">
        <w:del w:id="87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with</w:delText>
        </w:r>
      </w:del>
      <w:del w:id="8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81" w:author="PR Preview" w:date="2026-01-01T00:00:00Z">
        <w:r>
          <w:delText xml:space="preserve">.</w:delText>
        </w:r>
      </w:del>
      <w:del w:id="88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and</w:delText>
        </w:r>
      </w:del>
    </w:p>
    <w:p>
      <w:pPr>
        <w:pStyle w:val="BodyText"/>
      </w:pPr>
      <w:ins w:id="885" w:author="PR Preview" w:date="2026-01-01T00:00:00Z">
        <w:r>
          <w:rPr>
            <w:b/>
            <w:bCs/>
          </w:rPr>
          <w:t xml:space="preserve">Example 23 (Finishing an orthonormal basis of</w:t>
        </w:r>
      </w:ins>
      <w:ins w:id="88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87" w:author="PR Preview" w:date="2026-01-01T00:00:00Z">
        <w:r>
          <w:rPr>
            <w:b/>
            <w:bCs/>
          </w:rPr>
          <w:t xml:space="preserve">)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Continue</w:t>
        </w:r>
      </w:ins>
      <w:ins w:id="890" w:author="PR Preview" w:date="2026-01-01T00:00:00Z">
        <w:r>
          <w:t xml:space="preserve"> </w:t>
        </w:r>
      </w:ins>
      <w:hyperlink w:anchor="exm-gram-schmidt">
        <w:ins w:id="891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with</w:t>
        </w:r>
      </w:ins>
      <w:ins w:id="89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95" w:author="PR Preview" w:date="2026-01-01T00:00:00Z">
        <w:r>
          <w:t xml:space="preserve">.</w:t>
        </w:r>
      </w:ins>
      <w:ins w:id="89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cor-orthonormal-basis-exists"/>
    <w:p>
      <w:pPr>
        <w:pStyle w:val="FirstParagraph"/>
      </w:pPr>
      <w:del w:id="899" w:author="PR Preview" w:date="2026-01-01T00:00:00Z">
        <w:r>
          <w:rPr>
            <w:b/>
            <w:bCs/>
          </w:rPr>
          <w:delText xml:space="preserve">Corollary 2 (Every subspace has an orthonormal basis)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Let</w:delText>
        </w:r>
      </w:del>
      <w:del w:id="9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be a subspace of</w:delText>
        </w:r>
      </w:del>
      <w:del w:id="90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06" w:author="PR Preview" w:date="2026-01-01T00:00:00Z">
        <w:r>
          <w:delText xml:space="preserve">.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Every orthonormal list of vectors in</w:delText>
        </w:r>
      </w:del>
      <w:del w:id="9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extends to an orthonormal basis of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(</w:delText>
        </w:r>
      </w:del>
      <w:hyperlink w:anchor="def-orthonormal-basis">
        <w:del w:id="915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16" w:author="PR Preview" w:date="2026-01-01T00:00:00Z">
        <w:r>
          <w:delText xml:space="preserve">).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Starting from the empty list shows that</w:delText>
        </w:r>
      </w:del>
      <w:del w:id="9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has an orthonormal basis.</w:delText>
        </w:r>
      </w:del>
    </w:p>
    <w:p>
      <w:pPr>
        <w:pStyle w:val="FirstParagraph"/>
      </w:pPr>
      <w:ins w:id="922" w:author="PR Preview" w:date="2026-01-01T00:00:00Z">
        <w:r>
          <w:rPr>
            <w:b/>
            <w:bCs/>
          </w:rPr>
          <w:t xml:space="preserve">Corollary 3 (Every subspace has an orthonormal basis)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Let</w:t>
        </w:r>
      </w:ins>
      <w:ins w:id="9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be a subspace of</w:t>
        </w:r>
      </w:ins>
      <w:ins w:id="92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29" w:author="PR Preview" w:date="2026-01-01T00:00:00Z">
        <w:r>
          <w:t xml:space="preserve">.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Every orthonormal list of vectors in</w:t>
        </w:r>
      </w:ins>
      <w:ins w:id="93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extends to an orthonormal basis of</w:t>
        </w:r>
      </w:ins>
      <w:ins w:id="9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(</w:t>
        </w:r>
      </w:ins>
      <w:hyperlink w:anchor="def-orthonormal-basis">
        <w:ins w:id="93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39" w:author="PR Preview" w:date="2026-01-01T00:00:00Z">
        <w:r>
          <w:t xml:space="preserve">).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Starting from the empty list shows that</w:t>
        </w:r>
      </w:ins>
      <w:ins w:id="9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has an orthonormal basis.</w:t>
        </w:r>
      </w:ins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4" w:name="exm-orthonormal-basis-exists"/>
    <w:p>
      <w:pPr>
        <w:pStyle w:val="BodyText"/>
      </w:pPr>
      <w:del w:id="945" w:author="PR Preview" w:date="2026-01-01T00:00:00Z">
        <w:r>
          <w:rPr>
            <w:b/>
            <w:bCs/>
          </w:rPr>
          <w:delText xml:space="preserve">Example 25 (Extending one unit vector to an orthonormal basis of</w:delText>
        </w:r>
      </w:del>
      <w:del w:id="94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47" w:author="PR Preview" w:date="2026-01-01T00:00:00Z">
        <w:r>
          <w:rPr>
            <w:b/>
            <w:bCs/>
          </w:rPr>
          <w:delText xml:space="preserve">)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Start from the unit vector</w:delText>
        </w:r>
      </w:del>
      <w:del w:id="95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51" w:author="PR Preview" w:date="2026-01-01T00:00:00Z">
        <w:r>
          <w:delText xml:space="preserve">.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Extend it to a basis of</w:delText>
        </w:r>
      </w:del>
      <w:del w:id="95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as in</w:delText>
        </w:r>
      </w:del>
      <w:del w:id="957" w:author="PR Preview" w:date="2026-01-01T00:00:00Z">
        <w:r>
          <w:delText xml:space="preserve"> </w:delText>
        </w:r>
      </w:del>
      <w:hyperlink r:id="rId93">
        <w:del w:id="958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959" w:author="PR Preview" w:date="2026-01-01T00:00:00Z">
        <w:r>
          <w:delText xml:space="preserve">,</w:delText>
        </w:r>
      </w:del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starting from the empty list:</w:delText>
        </w:r>
      </w:del>
      <w:del w:id="9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is not in the span of the empty list,</w:delText>
        </w:r>
      </w:del>
      <w:del w:id="9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966" w:author="PR Preview" w:date="2026-01-01T00:00:00Z">
        <w:r>
          <w:delText xml:space="preserve">, because</w:delText>
        </w:r>
      </w:del>
      <w:del w:id="9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68" w:author="PR Preview" w:date="2026-01-01T00:00:00Z">
        <w:r>
          <w:delText xml:space="preserve">;</w:delText>
        </w:r>
      </w:del>
      <w:del w:id="9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is not in</w:delText>
        </w:r>
      </w:del>
      <w:del w:id="97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because every multiple of</w:delText>
        </w:r>
      </w:del>
      <w:del w:id="97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has equal first and second entries,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and</w:delText>
        </w:r>
      </w:del>
      <w:del w:id="9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is not in</w:delText>
        </w:r>
      </w:del>
      <w:del w:id="984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85" w:author="PR Preview" w:date="2026-01-01T00:00:00Z">
        <w:r>
          <w:delText xml:space="preserve">,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because every combination of those two vectors has third entry</w:delText>
        </w:r>
      </w:del>
      <w:del w:id="988" w:author="PR Preview" w:date="2026-01-01T00:00:00Z">
        <w:r>
          <w:delText xml:space="preserve"> </w:delText>
        </w:r>
      </w:del>
      <m:oMath>
        <m:r>
          <m:t>0</m:t>
        </m:r>
      </m:oMath>
      <w:del w:id="989" w:author="PR Preview" w:date="2026-01-01T00:00:00Z">
        <w:r>
          <w:delText xml:space="preserve">.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So</w:delText>
        </w:r>
      </w:del>
      <w:del w:id="99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are linearly independent (</w:delText>
        </w:r>
      </w:del>
      <w:hyperlink r:id="rId89">
        <w:del w:id="995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996" w:author="PR Preview" w:date="2026-01-01T00:00:00Z">
        <w:r>
          <w:delText xml:space="preserve">),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and three linearly independent vectors in</w:delText>
        </w:r>
      </w:del>
      <w:del w:id="99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are a basis of it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(they are a basis of their span, which has dimension</w:delText>
        </w:r>
      </w:del>
      <w:del w:id="1004" w:author="PR Preview" w:date="2026-01-01T00:00:00Z">
        <w:r>
          <w:delText xml:space="preserve"> </w:delText>
        </w:r>
      </w:del>
      <m:oMath>
        <m:r>
          <m:t>3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(</w:delText>
        </w:r>
      </w:del>
      <w:hyperlink r:id="rId74">
        <w:del w:id="1007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1008" w:author="PR Preview" w:date="2026-01-01T00:00:00Z">
        <w:r>
          <w:delText xml:space="preserve">)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and so is</w:delText>
        </w:r>
      </w:del>
      <w:del w:id="101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(</w:delText>
        </w:r>
      </w:del>
      <w:hyperlink r:id="rId75">
        <w:del w:id="1014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1015" w:author="PR Preview" w:date="2026-01-01T00:00:00Z">
        <w:r>
          <w:delText xml:space="preserve">,</w:delText>
        </w:r>
      </w:del>
      <w:del w:id="1016" w:author="PR Preview" w:date="2026-01-01T00:00:00Z">
        <w:r>
          <w:delText xml:space="preserve"> </w:delText>
        </w:r>
      </w:del>
      <w:hyperlink r:id="rId73">
        <w:del w:id="1017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018" w:author="PR Preview" w:date="2026-01-01T00:00:00Z">
        <w:r>
          <w:delText xml:space="preserve">)).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Gram-Schmidt on</w:delText>
        </w:r>
      </w:del>
      <w:del w:id="102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22" w:author="PR Preview" w:date="2026-01-01T00:00:00Z">
        <w:r>
          <w:delText xml:space="preserve">:</w:delText>
        </w:r>
      </w:del>
    </w:p>
    <w:p>
      <w:pPr>
        <w:pStyle w:val="BodyText"/>
      </w:pPr>
      <w:ins w:id="1023" w:author="PR Preview" w:date="2026-01-01T00:00:00Z">
        <w:r>
          <w:rPr>
            <w:b/>
            <w:bCs/>
          </w:rPr>
          <w:t xml:space="preserve">Example 24 (Extending one unit vector to an orthonormal basis of</w:t>
        </w:r>
      </w:ins>
      <w:ins w:id="102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25" w:author="PR Preview" w:date="2026-01-01T00:00:00Z">
        <w:r>
          <w:rPr>
            <w:b/>
            <w:bCs/>
          </w:rPr>
          <w:t xml:space="preserve">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Start from the unit vector</w:t>
        </w:r>
      </w:ins>
      <w:ins w:id="102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29" w:author="PR Preview" w:date="2026-01-01T00:00:00Z">
        <w:r>
          <w:t xml:space="preserve">.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Extend it to a basis of</w:t>
        </w:r>
      </w:ins>
      <w:ins w:id="103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as in</w:t>
        </w:r>
      </w:ins>
      <w:ins w:id="1035" w:author="PR Preview" w:date="2026-01-01T00:00:00Z">
        <w:r>
          <w:t xml:space="preserve"> </w:t>
        </w:r>
      </w:ins>
      <w:hyperlink r:id="rId93">
        <w:ins w:id="1036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1037" w:author="PR Preview" w:date="2026-01-01T00:00:00Z">
        <w:r>
          <w:t xml:space="preserve">,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starting from the empty list:</w:t>
        </w:r>
      </w:ins>
      <w:ins w:id="104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is not in the span of the empty list,</w:t>
        </w:r>
      </w:ins>
      <w:ins w:id="104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044" w:author="PR Preview" w:date="2026-01-01T00:00:00Z">
        <w:r>
          <w:t xml:space="preserve">, because</w:t>
        </w:r>
      </w:ins>
      <w:ins w:id="104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46" w:author="PR Preview" w:date="2026-01-01T00:00:00Z">
        <w:r>
          <w:t xml:space="preserve">;</w:t>
        </w:r>
      </w:ins>
      <w:ins w:id="10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is not in</w:t>
        </w:r>
      </w:ins>
      <w:ins w:id="105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ins w:id="1051" w:author="PR Preview" w:date="2026-01-01T00:00:00Z">
        <w:r>
          <w:t xml:space="preserve">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because every multiple of</w:t>
        </w:r>
      </w:ins>
      <w:ins w:id="105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has equal first and second entries,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</w:t>
        </w:r>
      </w:ins>
      <w:ins w:id="10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is not in</w:t>
        </w:r>
      </w:ins>
      <w:ins w:id="106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63" w:author="PR Preview" w:date="2026-01-01T00:00:00Z">
        <w:r>
          <w:t xml:space="preserve">,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because every combination of those two vectors has third entry</w:t>
        </w:r>
      </w:ins>
      <w:ins w:id="1066" w:author="PR Preview" w:date="2026-01-01T00:00:00Z">
        <w:r>
          <w:t xml:space="preserve"> </w:t>
        </w:r>
      </w:ins>
      <m:oMath>
        <m:r>
          <m:t>0</m:t>
        </m:r>
      </m:oMath>
      <w:ins w:id="1067" w:author="PR Preview" w:date="2026-01-01T00:00:00Z">
        <w:r>
          <w:t xml:space="preserve">.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So</w:t>
        </w:r>
      </w:ins>
      <w:ins w:id="107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are linearly independent (</w:t>
        </w:r>
      </w:ins>
      <w:hyperlink r:id="rId89">
        <w:ins w:id="1073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1074" w:author="PR Preview" w:date="2026-01-01T00:00:00Z">
        <w:r>
          <w:t xml:space="preserve">),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and three linearly independent vectors in</w:t>
        </w:r>
      </w:ins>
      <w:ins w:id="107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are a basis of it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(they are a basis of their span, which has dimension</w:t>
        </w:r>
      </w:ins>
      <w:ins w:id="1082" w:author="PR Preview" w:date="2026-01-01T00:00:00Z">
        <w:r>
          <w:t xml:space="preserve"> </w:t>
        </w:r>
      </w:ins>
      <m:oMath>
        <m:r>
          <m:t>3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(</w:t>
        </w:r>
      </w:ins>
      <w:hyperlink r:id="rId74">
        <w:ins w:id="1085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086" w:author="PR Preview" w:date="2026-01-01T00:00:00Z">
        <w:r>
          <w:t xml:space="preserve">)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and so is</w:t>
        </w:r>
      </w:ins>
      <w:ins w:id="108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(</w:t>
        </w:r>
      </w:ins>
      <w:hyperlink r:id="rId75">
        <w:ins w:id="1092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093" w:author="PR Preview" w:date="2026-01-01T00:00:00Z">
        <w:r>
          <w:t xml:space="preserve">,</w:t>
        </w:r>
      </w:ins>
      <w:ins w:id="1094" w:author="PR Preview" w:date="2026-01-01T00:00:00Z">
        <w:r>
          <w:t xml:space="preserve"> </w:t>
        </w:r>
      </w:ins>
      <w:hyperlink r:id="rId73">
        <w:ins w:id="109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096" w:author="PR Preview" w:date="2026-01-01T00:00:00Z">
        <w:r>
          <w:t xml:space="preserve">)).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Gram-Schmidt on</w:t>
        </w:r>
      </w:ins>
      <w:ins w:id="109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00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1101" w:author="PR Preview" w:date="2026-01-01T00:00:00Z">
        <w:r>
          <w:delText xml:space="preserve">The result is the orthonormal basis of</w:delText>
        </w:r>
      </w:del>
      <w:del w:id="1102" w:author="PR Preview" w:date="2026-01-01T00:00:00Z">
        <w:r>
          <w:delText xml:space="preserve"> </w:delText>
        </w:r>
      </w:del>
      <w:hyperlink w:anchor="exm-orthonormal-basis">
        <w:del w:id="1103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104" w:author="PR Preview" w:date="2026-01-01T00:00:00Z">
        <w:r>
          <w:delText xml:space="preserve">, in a different order.</w:delText>
        </w:r>
      </w:del>
    </w:p>
    <w:p>
      <w:pPr>
        <w:pStyle w:val="FirstParagraph"/>
      </w:pPr>
      <w:ins w:id="1105" w:author="PR Preview" w:date="2026-01-01T00:00:00Z">
        <w:r>
          <w:t xml:space="preserve">The result is the orthonormal basis of</w:t>
        </w:r>
      </w:ins>
      <w:ins w:id="1106" w:author="PR Preview" w:date="2026-01-01T00:00:00Z">
        <w:r>
          <w:t xml:space="preserve"> </w:t>
        </w:r>
      </w:ins>
      <w:hyperlink w:anchor="exm-orthonormal-basis">
        <w:ins w:id="1107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1108" w:author="PR Preview" w:date="2026-01-01T00:00:00Z">
        <w:r>
          <w:t xml:space="preserve">, in a different order.</w:t>
        </w:r>
      </w:ins>
    </w:p>
    <w:bookmarkEnd w:id="94"/>
    <w:bookmarkEnd w:id="95"/>
    <w:bookmarkStart w:id="111" w:name="outer-product"/>
    <w:p>
      <w:pPr>
        <w:pStyle w:val="Heading2"/>
      </w:pPr>
      <w:r>
        <w:t xml:space="preserve">4 Outer product</w:t>
      </w:r>
    </w:p>
    <w:bookmarkStart w:id="97" w:name="def-outer-product"/>
    <w:p>
      <w:pPr>
        <w:pStyle w:val="FirstParagraph"/>
      </w:pPr>
      <w:del w:id="1109" w:author="PR Preview" w:date="2026-01-01T00:00:00Z">
        <w:r>
          <w:rPr>
            <w:b/>
            <w:bCs/>
          </w:rPr>
          <w:delText xml:space="preserve">Definition 13 (Outer product)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The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rPr>
            <w:b/>
            <w:bCs/>
          </w:rPr>
          <w:delText xml:space="preserve">outer product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of a vector</w:delText>
        </w:r>
      </w:del>
      <w:del w:id="11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of length</w:delText>
        </w:r>
      </w:del>
      <w:del w:id="1119" w:author="PR Preview" w:date="2026-01-01T00:00:00Z">
        <w:r>
          <w:delText xml:space="preserve"> </w:delText>
        </w:r>
      </w:del>
      <m:oMath>
        <m:r>
          <m:t>m</m:t>
        </m:r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and a vector</w:delText>
        </w:r>
      </w:del>
      <w:del w:id="11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of length</w:delText>
        </w:r>
      </w:del>
      <w:del w:id="1125" w:author="PR Preview" w:date="2026-01-01T00:00:00Z">
        <w:r>
          <w:delText xml:space="preserve"> </w:delText>
        </w:r>
      </w:del>
      <m:oMath>
        <m:r>
          <m:t>n</m:t>
        </m:r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is the</w:delText>
        </w:r>
      </w:del>
      <w:del w:id="112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matrix product (</w:delText>
        </w:r>
      </w:del>
      <w:hyperlink r:id="rId96">
        <w:del w:id="1131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1132" w:author="PR Preview" w:date="2026-01-01T00:00:00Z">
        <w:r>
          <w:delText xml:space="preserve">)</w:delText>
        </w:r>
      </w:del>
      <w:del w:id="11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of the column vector</w:delText>
        </w:r>
      </w:del>
      <w:del w:id="11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with the row vector</w:delText>
        </w:r>
      </w:del>
      <w:del w:id="113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140" w:author="PR Preview" w:date="2026-01-01T00:00:00Z">
        <w:r>
          <w:delText xml:space="preserve">.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Its entries are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p>
      <w:pPr>
        <w:pStyle w:val="FirstParagraph"/>
      </w:pPr>
      <w:del w:id="1143" w:author="PR Preview" w:date="2026-01-01T00:00:00Z">
        <w:r>
          <w:rPr>
            <w:b/>
            <w:bCs/>
          </w:rPr>
          <w:delText xml:space="preserve">Example 26 (An outer product)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For</w:delText>
        </w:r>
      </w:del>
      <w:del w:id="11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and</w:delText>
        </w:r>
      </w:del>
      <w:del w:id="11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1150" w:author="PR Preview" w:date="2026-01-01T00:00:00Z">
        <w:r>
          <w:delText xml:space="preserve">:</w:delText>
        </w:r>
      </w:del>
    </w:p>
    <w:p>
      <w:pPr>
        <w:pStyle w:val="FirstParagraph"/>
      </w:pPr>
      <w:ins w:id="1151" w:author="PR Preview" w:date="2026-01-01T00:00:00Z">
        <w:r>
          <w:rPr>
            <w:b/>
            <w:bCs/>
          </w:rPr>
          <w:t xml:space="preserve">Definition 12 (Outer product)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The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rPr>
            <w:b/>
            <w:bCs/>
          </w:rPr>
          <w:t xml:space="preserve">outer product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of a vector</w:t>
        </w:r>
      </w:ins>
      <w:ins w:id="11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of length</w:t>
        </w:r>
      </w:ins>
      <w:ins w:id="1161" w:author="PR Preview" w:date="2026-01-01T00:00:00Z">
        <w:r>
          <w:t xml:space="preserve"> </w:t>
        </w:r>
      </w:ins>
      <m:oMath>
        <m:r>
          <m:t>m</m:t>
        </m:r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and a vector</w:t>
        </w:r>
      </w:ins>
      <w:ins w:id="11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of length</w:t>
        </w:r>
      </w:ins>
      <w:ins w:id="1167" w:author="PR Preview" w:date="2026-01-01T00:00:00Z">
        <w:r>
          <w:t xml:space="preserve"> </w:t>
        </w:r>
      </w:ins>
      <m:oMath>
        <m:r>
          <m:t>n</m:t>
        </m:r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is the</w:t>
        </w:r>
      </w:ins>
      <w:ins w:id="117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matrix product (</w:t>
        </w:r>
      </w:ins>
      <w:hyperlink r:id="rId96">
        <w:ins w:id="1173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1174" w:author="PR Preview" w:date="2026-01-01T00:00:00Z">
        <w:r>
          <w:t xml:space="preserve">)</w:t>
        </w:r>
      </w:ins>
      <w:ins w:id="11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of the column vector</w:t>
        </w:r>
      </w:ins>
      <w:ins w:id="11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with the row vector</w:t>
        </w:r>
      </w:ins>
      <w:ins w:id="118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182" w:author="PR Preview" w:date="2026-01-01T00:00:00Z">
        <w:r>
          <w:t xml:space="preserve">.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Its entries are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7"/>
    <w:bookmarkStart w:id="98" w:name="exm-outer-product"/>
    <w:p>
      <w:pPr>
        <w:pStyle w:val="FirstParagraph"/>
      </w:pPr>
      <w:ins w:id="1185" w:author="PR Preview" w:date="2026-01-01T00:00:00Z">
        <w:r>
          <w:rPr>
            <w:b/>
            <w:bCs/>
          </w:rPr>
          <w:t xml:space="preserve">Example 25 (An outer product)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For</w:t>
        </w:r>
      </w:ins>
      <w:ins w:id="11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and</w:t>
        </w:r>
      </w:ins>
      <w:ins w:id="11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1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8"/>
    <w:bookmarkStart w:id="100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del w:id="1193" w:author="PR Preview" w:date="2026-01-01T00:00:00Z">
        <w:r>
          <w:delText xml:space="preserve">For example,</w:delText>
        </w:r>
      </w:del>
      <w:del w:id="11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and</w:delText>
        </w:r>
      </w:del>
      <w:del w:id="11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in</w:delText>
        </w:r>
      </w:del>
      <w:del w:id="1200" w:author="PR Preview" w:date="2026-01-01T00:00:00Z">
        <w:r>
          <w:delText xml:space="preserve"> </w:delText>
        </w:r>
      </w:del>
      <w:hyperlink w:anchor="exm-outer-product">
        <w:del w:id="120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have different lengths,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so they have no dot product,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but their outer product is a</w:delText>
        </w:r>
      </w:del>
      <w:del w:id="120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matrix.</w:delText>
        </w:r>
      </w:del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For</w:delText>
        </w:r>
      </w:del>
      <w:del w:id="12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and</w:delText>
        </w:r>
      </w:del>
      <w:del w:id="12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217" w:author="PR Preview" w:date="2026-01-01T00:00:00Z">
        <w:r>
          <w:delText xml:space="preserve">,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which have the same length, both products exist:</w:delText>
        </w:r>
      </w:del>
    </w:p>
    <w:p>
      <w:pPr>
        <w:pStyle w:val="BodyText"/>
      </w:pPr>
      <w:ins w:id="1220" w:author="PR Preview" w:date="2026-01-01T00:00:00Z">
        <w:r>
          <w:t xml:space="preserve">For example,</w:t>
        </w:r>
      </w:ins>
      <w:ins w:id="12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and</w:t>
        </w:r>
      </w:ins>
      <w:ins w:id="12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in</w:t>
        </w:r>
      </w:ins>
      <w:ins w:id="1227" w:author="PR Preview" w:date="2026-01-01T00:00:00Z">
        <w:r>
          <w:t xml:space="preserve"> </w:t>
        </w:r>
      </w:ins>
      <w:hyperlink w:anchor="exm-outer-product">
        <w:ins w:id="1228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have different lengths,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so they have no dot product,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but their outer product is a</w:t>
        </w:r>
      </w:ins>
      <w:ins w:id="123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matrix.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For</w:t>
        </w:r>
      </w:ins>
      <w:ins w:id="12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and</w:t>
        </w:r>
      </w:ins>
      <w:ins w:id="12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244" w:author="PR Preview" w:date="2026-01-01T00:00:00Z">
        <w:r>
          <w:t xml:space="preserve">,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0"/>
    <w:bookmarkStart w:id="102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3" w:name="exm-outer-product-rank"/>
    <w:p>
      <w:pPr>
        <w:pStyle w:val="BodyText"/>
      </w:pPr>
      <w:del w:id="1247" w:author="PR Preview" w:date="2026-01-01T00:00:00Z">
        <w:r>
          <w:rPr>
            <w:b/>
            <w:bCs/>
          </w:rPr>
          <w:delText xml:space="preserve">Example 27 (The rank of an outer product)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In</w:delText>
        </w:r>
      </w:del>
      <w:del w:id="1250" w:author="PR Preview" w:date="2026-01-01T00:00:00Z">
        <w:r>
          <w:delText xml:space="preserve"> </w:delText>
        </w:r>
      </w:del>
      <w:hyperlink w:anchor="exm-outer-product">
        <w:del w:id="125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1252" w:author="PR Preview" w:date="2026-01-01T00:00:00Z">
        <w:r>
          <w:delText xml:space="preserve">,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the second column</w:delText>
        </w:r>
      </w:del>
      <w:del w:id="12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of</w:delText>
        </w:r>
      </w:del>
      <w:del w:id="12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is</w:delText>
        </w:r>
      </w:del>
      <w:del w:id="126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times the first column</w:delText>
        </w:r>
      </w:del>
      <w:del w:id="12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1265" w:author="PR Preview" w:date="2026-01-01T00:00:00Z">
        <w:r>
          <w:delText xml:space="preserve">,</w:delText>
        </w:r>
      </w:del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because the columns are</w:delText>
        </w:r>
      </w:del>
      <w:del w:id="126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and</w:delText>
        </w:r>
      </w:del>
      <w:del w:id="127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del w:id="1272" w:author="PR Preview" w:date="2026-01-01T00:00:00Z">
        <w:r>
          <w:delText xml:space="preserve">.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So the two columns are not linearly independent,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and the</w:delText>
        </w:r>
      </w:del>
      <w:del w:id="127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matrix has rank</w:delText>
        </w:r>
      </w:del>
      <w:del w:id="1280" w:author="PR Preview" w:date="2026-01-01T00:00:00Z">
        <w:r>
          <w:delText xml:space="preserve"> </w:delText>
        </w:r>
      </w:del>
      <m:oMath>
        <m:r>
          <m:t>1</m:t>
        </m:r>
      </m:oMath>
      <w:del w:id="1281" w:author="PR Preview" w:date="2026-01-01T00:00:00Z">
        <w:r>
          <w:delText xml:space="preserve">.</w:delText>
        </w:r>
      </w:del>
    </w:p>
    <w:p>
      <w:pPr>
        <w:pStyle w:val="BodyText"/>
      </w:pPr>
      <w:ins w:id="1282" w:author="PR Preview" w:date="2026-01-01T00:00:00Z">
        <w:r>
          <w:rPr>
            <w:b/>
            <w:bCs/>
          </w:rPr>
          <w:t xml:space="preserve">Example 26 (The rank of an outer product)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In</w:t>
        </w:r>
      </w:ins>
      <w:ins w:id="1285" w:author="PR Preview" w:date="2026-01-01T00:00:00Z">
        <w:r>
          <w:t xml:space="preserve"> </w:t>
        </w:r>
      </w:ins>
      <w:hyperlink w:anchor="exm-outer-product">
        <w:ins w:id="1286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287" w:author="PR Preview" w:date="2026-01-01T00:00:00Z">
        <w:r>
          <w:t xml:space="preserve">,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the second column</w:t>
        </w:r>
      </w:ins>
      <w:ins w:id="12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of</w:t>
        </w:r>
      </w:ins>
      <w:ins w:id="12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is</w:t>
        </w:r>
      </w:ins>
      <w:ins w:id="129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times the first column</w:t>
        </w:r>
      </w:ins>
      <w:ins w:id="12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1300" w:author="PR Preview" w:date="2026-01-01T00:00:00Z">
        <w:r>
          <w:t xml:space="preserve">,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because the columns are</w:t>
        </w:r>
      </w:ins>
      <w:ins w:id="1303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and</w:t>
        </w:r>
      </w:ins>
      <w:ins w:id="130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ins w:id="1307" w:author="PR Preview" w:date="2026-01-01T00:00:00Z">
        <w:r>
          <w:t xml:space="preserve">.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So the two columns are not linearly independent,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and the</w:t>
        </w:r>
      </w:ins>
      <w:ins w:id="131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matrix has rank</w:t>
        </w:r>
      </w:ins>
      <w:ins w:id="1315" w:author="PR Preview" w:date="2026-01-01T00:00:00Z">
        <w:r>
          <w:t xml:space="preserve"> </w:t>
        </w:r>
      </w:ins>
      <m:oMath>
        <m:r>
          <m:t>1</m:t>
        </m:r>
      </m:oMath>
      <w:ins w:id="1316" w:author="PR Preview" w:date="2026-01-01T00:00:00Z">
        <w:r>
          <w:t xml:space="preserve">.</w:t>
        </w:r>
      </w:ins>
    </w:p>
    <w:bookmarkEnd w:id="103"/>
    <w:bookmarkStart w:id="110" w:name="refs"/>
    <w:bookmarkStart w:id="10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5"/>
    <w:bookmarkStart w:id="10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7"/>
    <w:bookmarkStart w:id="109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8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4" Type="http://schemas.openxmlformats.org/officeDocument/2006/relationships/hyperlink" Target="https://doi.org/10.1007/978-3-031-41026-0" TargetMode="External"/><Relationship Id="rId60" Type="http://schemas.openxmlformats.org/officeDocument/2006/relationships/hyperlink" Target="https://morrison-lab.github.io/sds/exploratory-descriptive.html#def-pearson-r" TargetMode="External"/><Relationship Id="rId108" Type="http://schemas.openxmlformats.org/officeDocument/2006/relationships/hyperlink" Target="https://ucla-biostat-216.github.io/2024fall/slides/02-vector/02-vector.html" TargetMode="External"/><Relationship Id="rId106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6" Type="http://schemas.openxmlformats.org/officeDocument/2006/relationships/hyperlink" Target="linear-algebra-matrices.html#def-matrix-mult" TargetMode="External"/><Relationship Id="rId99" Type="http://schemas.openxmlformats.org/officeDocument/2006/relationships/hyperlink" Target="linear-algebra-matrices.html#exm-dot-product-matmul" TargetMode="External"/><Relationship Id="rId71" Type="http://schemas.openxmlformats.org/officeDocument/2006/relationships/hyperlink" Target="linear-algebra-subspaces.html#def-basis" TargetMode="External"/><Relationship Id="rId74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1" Type="http://schemas.openxmlformats.org/officeDocument/2006/relationships/hyperlink" Target="linear-algebra-subspaces.html#def-rank" TargetMode="External"/><Relationship Id="rId87" Type="http://schemas.openxmlformats.org/officeDocument/2006/relationships/hyperlink" Target="linear-algebra-subspaces.html#def-span" TargetMode="External"/><Relationship Id="rId77" Type="http://schemas.openxmlformats.org/officeDocument/2006/relationships/hyperlink" Target="linear-algebra-subspaces.html#exm-basis" TargetMode="External"/><Relationship Id="rId73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extend-basis" TargetMode="External"/><Relationship Id="rId78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9" Type="http://schemas.openxmlformats.org/officeDocument/2006/relationships/hyperlink" Target="linear-algebra-subspaces.html#thm-add-outside-span" TargetMode="External"/><Relationship Id="rId92" Type="http://schemas.openxmlformats.org/officeDocument/2006/relationships/hyperlink" Target="linear-algebra-subspaces.html#thm-extend-basis" TargetMode="External"/><Relationship Id="rId88" Type="http://schemas.openxmlformats.org/officeDocument/2006/relationships/hyperlink" Target="linear-algebra-subspaces.html#thm-span-subspace" TargetMode="External"/><Relationship Id="rId75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8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4" Type="http://schemas.openxmlformats.org/officeDocument/2006/relationships/hyperlink" Target="https://doi.org/10.1007/978-3-031-41026-0" TargetMode="External"/><Relationship Id="rId60" Type="http://schemas.openxmlformats.org/officeDocument/2006/relationships/hyperlink" Target="https://morrison-lab.github.io/sds/exploratory-descriptive.html#def-pearson-r" TargetMode="External"/><Relationship Id="rId108" Type="http://schemas.openxmlformats.org/officeDocument/2006/relationships/hyperlink" Target="https://ucla-biostat-216.github.io/2024fall/slides/02-vector/02-vector.html" TargetMode="External"/><Relationship Id="rId106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6" Type="http://schemas.openxmlformats.org/officeDocument/2006/relationships/hyperlink" Target="linear-algebra-matrices.html#def-matrix-mult" TargetMode="External"/><Relationship Id="rId99" Type="http://schemas.openxmlformats.org/officeDocument/2006/relationships/hyperlink" Target="linear-algebra-matrices.html#exm-dot-product-matmul" TargetMode="External"/><Relationship Id="rId71" Type="http://schemas.openxmlformats.org/officeDocument/2006/relationships/hyperlink" Target="linear-algebra-subspaces.html#def-basis" TargetMode="External"/><Relationship Id="rId74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1" Type="http://schemas.openxmlformats.org/officeDocument/2006/relationships/hyperlink" Target="linear-algebra-subspaces.html#def-rank" TargetMode="External"/><Relationship Id="rId87" Type="http://schemas.openxmlformats.org/officeDocument/2006/relationships/hyperlink" Target="linear-algebra-subspaces.html#def-span" TargetMode="External"/><Relationship Id="rId77" Type="http://schemas.openxmlformats.org/officeDocument/2006/relationships/hyperlink" Target="linear-algebra-subspaces.html#exm-basis" TargetMode="External"/><Relationship Id="rId73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extend-basis" TargetMode="External"/><Relationship Id="rId78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9" Type="http://schemas.openxmlformats.org/officeDocument/2006/relationships/hyperlink" Target="linear-algebra-subspaces.html#thm-add-outside-span" TargetMode="External"/><Relationship Id="rId92" Type="http://schemas.openxmlformats.org/officeDocument/2006/relationships/hyperlink" Target="linear-algebra-subspaces.html#thm-extend-basis" TargetMode="External"/><Relationship Id="rId88" Type="http://schemas.openxmlformats.org/officeDocument/2006/relationships/hyperlink" Target="linear-algebra-subspaces.html#thm-span-subspace" TargetMode="External"/><Relationship Id="rId75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8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2026-10-15T12:46:52Z</dcterms:created>
  <dcterms:modified xsi:type="dcterms:W3CDTF">2026-10-15T12:46:52Z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