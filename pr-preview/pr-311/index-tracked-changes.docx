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15:23:10 (PDT)</w:t>
        </w:r>
      </w:ins>
    </w:p>
    <w:bookmarkStart w:id="26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del w:id="3" w:author="PR Preview" w:date="2026-01-01T00:00:00Z">
          <w:r>
            <w:rPr>
              <w:rStyle w:val="Hyperlink"/>
            </w:rPr>
            <w:delText xml:space="preserve">Sets and Functions</w:delText>
          </w:r>
        </w:del>
      </w:hyperlink>
      <w:del w:id="4" w:author="PR Preview" w:date="2026-01-01T00:00:00Z">
        <w:r>
          <w:delText xml:space="preserve">: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sets, subsets and supersets, the empty set,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unions, intersections, and set differences, countable sets,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functions with their domains, codomains, and images,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and the extended non-negative real numbers</w:delText>
        </w:r>
      </w:del>
    </w:p>
    <w:p>
      <w:pPr>
        <w:pStyle w:val="Compact"/>
        <w:numPr>
          <w:ilvl w:val="0"/>
          <w:numId w:val="1001"/>
        </w:numPr>
      </w:pPr>
      <w:hyperlink r:id="rId10">
        <w:ins w:id="13" w:author="PR Preview" w:date="2026-01-01T00:00:00Z">
          <w:r>
            <w:rPr>
              <w:rStyle w:val="Hyperlink"/>
            </w:rPr>
            <w:t xml:space="preserve">Sets and Functions</w:t>
          </w:r>
        </w:ins>
      </w:hyperlink>
      <w:ins w:id="14" w:author="PR Preview" w:date="2026-01-01T00:00:00Z">
        <w:r>
          <w:t xml:space="preserve">, on three pages:</w:t>
        </w:r>
      </w:ins>
    </w:p>
    <w:p>
      <w:pPr>
        <w:pStyle w:val="Compact"/>
        <w:numPr>
          <w:ilvl w:val="1"/>
          <w:numId w:val="1002"/>
        </w:numPr>
      </w:pPr>
      <w:hyperlink r:id="rId11">
        <w:ins w:id="15" w:author="PR Preview" w:date="2026-01-01T00:00:00Z">
          <w:r>
            <w:rPr>
              <w:rStyle w:val="Hyperlink"/>
            </w:rPr>
            <w:t xml:space="preserve">Sets</w:t>
          </w:r>
        </w:ins>
      </w:hyperlink>
      <w:ins w:id="16" w:author="PR Preview" w:date="2026-01-01T00:00:00Z">
        <w:r>
          <w:t xml:space="preserve">: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sets, subsets and supersets, the empty set,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unions, intersections, and set differences,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and the extended non-negative real numbers</w:t>
        </w:r>
      </w:ins>
    </w:p>
    <w:p>
      <w:pPr>
        <w:pStyle w:val="Compact"/>
        <w:numPr>
          <w:ilvl w:val="1"/>
          <w:numId w:val="1002"/>
        </w:numPr>
      </w:pPr>
      <w:hyperlink r:id="rId12">
        <w:ins w:id="23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24" w:author="PR Preview" w:date="2026-01-01T00:00:00Z">
        <w:r>
          <w:t xml:space="preserve">: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functions with their domains, codomains, and images, sequences, and countable sets</w:t>
        </w:r>
      </w:ins>
    </w:p>
    <w:p>
      <w:pPr>
        <w:pStyle w:val="Compact"/>
        <w:numPr>
          <w:ilvl w:val="1"/>
          <w:numId w:val="1002"/>
        </w:numPr>
      </w:pPr>
      <w:hyperlink r:id="rId13">
        <w:ins w:id="27" w:author="PR Preview" w:date="2026-01-01T00:00:00Z">
          <w:r>
            <w:rPr>
              <w:rStyle w:val="Hyperlink"/>
            </w:rPr>
            <w:t xml:space="preserve">Expressions and Algorithms</w:t>
          </w:r>
        </w:ins>
      </w:hyperlink>
      <w:ins w:id="28" w:author="PR Preview" w:date="2026-01-01T00:00:00Z">
        <w:r>
          <w:t xml:space="preserve">: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expressions, parse trees, and algorithms</w:t>
        </w:r>
      </w:ins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5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8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9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5">
        <w:r>
          <w:rPr>
            <w:rStyle w:val="Hyperlink"/>
          </w:rPr>
          <w:t xml:space="preserve">derivation</w:t>
        </w:r>
      </w:hyperlink>
    </w:p>
    <w:bookmarkEnd w:id="26"/>
    <w:bookmarkStart w:id="36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7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28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0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1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7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3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1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4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7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2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6"/>
    <w:bookmarkStart w:id="37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del w:id="31" w:author="PR Preview" w:date="2026-01-01T00:00:00Z">
        <w:r>
          <w:rPr>
            <w:rStyle w:val="VerbatimChar"/>
          </w:rPr>
          <w:delText xml:space="preserve">_notation.qmd</w:delText>
        </w:r>
      </w:del>
      <w:del w:id="32" w:author="PR Preview" w:date="2026-01-01T00:00:00Z">
        <w:r>
          <w:delText xml:space="preserve">,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rPr>
            <w:rStyle w:val="VerbatimChar"/>
          </w:rPr>
          <w:delText xml:space="preserve">_sets-functions.qmd</w:delText>
        </w:r>
      </w:del>
      <w:del w:id="35" w:author="PR Preview" w:date="2026-01-01T00:00:00Z">
        <w:r>
          <w:delText xml:space="preserve">,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rPr>
            <w:rStyle w:val="VerbatimChar"/>
          </w:rPr>
          <w:delText xml:space="preserve">_algebra.qmd</w:delText>
        </w:r>
      </w:del>
      <w:del w:id="38" w:author="PR Preview" w:date="2026-01-01T00:00:00Z">
        <w:r>
          <w:delText xml:space="preserve">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rPr>
            <w:rStyle w:val="VerbatimChar"/>
          </w:rPr>
          <w:delText xml:space="preserve">_measures.qmd</w:delText>
        </w:r>
      </w:del>
      <w:del w:id="41" w:author="PR Preview" w:date="2026-01-01T00:00:00Z">
        <w:r>
          <w:delText xml:space="preserve">, and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rPr>
            <w:rStyle w:val="VerbatimChar"/>
          </w:rPr>
          <w:delText xml:space="preserve">_subfiles/_sec_linear_algebra.qmd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include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rPr>
            <w:rStyle w:val="VerbatimChar"/>
          </w:rPr>
          <w:delText xml:space="preserve">latex-macros/macros.qmd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themselves;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a host page that includes any of the other fragments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must include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rPr>
            <w:rStyle w:val="VerbatimChar"/>
          </w:rPr>
          <w:delText xml:space="preserve">latex-macros/macros.qmd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first,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as the pages of this site do.</w:delText>
        </w:r>
      </w:del>
    </w:p>
    <w:p>
      <w:pPr>
        <w:pStyle w:val="BodyText"/>
      </w:pPr>
      <w:ins w:id="60" w:author="PR Preview" w:date="2026-01-01T00:00:00Z">
        <w:r>
          <w:rPr>
            <w:rStyle w:val="VerbatimChar"/>
          </w:rPr>
          <w:t xml:space="preserve">_notation.qmd</w:t>
        </w:r>
      </w:ins>
      <w:ins w:id="61" w:author="PR Preview" w:date="2026-01-01T00:00:00Z">
        <w:r>
          <w:t xml:space="preserve">,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rPr>
            <w:rStyle w:val="VerbatimChar"/>
          </w:rPr>
          <w:t xml:space="preserve">_sets.qmd</w:t>
        </w:r>
      </w:ins>
      <w:ins w:id="64" w:author="PR Preview" w:date="2026-01-01T00:00:00Z">
        <w:r>
          <w:t xml:space="preserve">,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rPr>
            <w:rStyle w:val="VerbatimChar"/>
          </w:rPr>
          <w:t xml:space="preserve">_functions.qmd</w:t>
        </w:r>
      </w:ins>
      <w:ins w:id="67" w:author="PR Preview" w:date="2026-01-01T00:00:00Z">
        <w:r>
          <w:t xml:space="preserve">,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rPr>
            <w:rStyle w:val="VerbatimChar"/>
          </w:rPr>
          <w:t xml:space="preserve">_expressions-algorithms.qmd</w:t>
        </w:r>
      </w:ins>
      <w:ins w:id="70" w:author="PR Preview" w:date="2026-01-01T00:00:00Z">
        <w:r>
          <w:t xml:space="preserve">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rPr>
            <w:rStyle w:val="VerbatimChar"/>
          </w:rPr>
          <w:t xml:space="preserve">_algebra.qmd</w:t>
        </w:r>
      </w:ins>
      <w:ins w:id="73" w:author="PR Preview" w:date="2026-01-01T00:00:00Z">
        <w:r>
          <w:t xml:space="preserve">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rPr>
            <w:rStyle w:val="VerbatimChar"/>
          </w:rPr>
          <w:t xml:space="preserve">_measures.qmd</w:t>
        </w:r>
      </w:ins>
      <w:ins w:id="76" w:author="PR Preview" w:date="2026-01-01T00:00:00Z">
        <w:r>
          <w:t xml:space="preserve">, and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rPr>
            <w:rStyle w:val="VerbatimChar"/>
          </w:rPr>
          <w:t xml:space="preserve">_subfiles/_sec_linear_algebra.qmd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include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rPr>
            <w:rStyle w:val="VerbatimChar"/>
          </w:rPr>
          <w:t xml:space="preserve">latex-macros/macros.qmd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themselves;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a host page that includes any of the other fragments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must include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rPr>
            <w:rStyle w:val="VerbatimChar"/>
          </w:rPr>
          <w:t xml:space="preserve">latex-macros/macros.qmd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first,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as the pages of this site do.</w:t>
        </w:r>
      </w:ins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7"/>
    <w:bookmarkStart w:id="41" w:name="references"/>
    <w:p>
      <w:pPr>
        <w:pStyle w:val="Heading2"/>
      </w:pPr>
      <w:r>
        <w:t xml:space="preserve">References</w:t>
      </w:r>
    </w:p>
    <w:bookmarkStart w:id="40" w:name="refs"/>
    <w:bookmarkStart w:id="39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8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hyperlink" Target="algebra.qmd" TargetMode="External"/><Relationship Id="rId19" Type="http://schemas.openxmlformats.org/officeDocument/2006/relationships/hyperlink" Target="calculus-derivatives.html#def-differentiable" TargetMode="External"/><Relationship Id="rId18" Type="http://schemas.openxmlformats.org/officeDocument/2006/relationships/hyperlink" Target="calculus-integration.html#def-continuous" TargetMode="External"/><Relationship Id="rId20" Type="http://schemas.openxmlformats.org/officeDocument/2006/relationships/hyperlink" Target="calculus-integration.html#def-integrable" TargetMode="External"/><Relationship Id="rId17" Type="http://schemas.openxmlformats.org/officeDocument/2006/relationships/hyperlink" Target="calculus.qmd" TargetMode="External"/><Relationship Id="rId13" Type="http://schemas.openxmlformats.org/officeDocument/2006/relationships/hyperlink" Target="expressions-algorithms.qmd" TargetMode="External"/><Relationship Id="rId12" Type="http://schemas.openxmlformats.org/officeDocument/2006/relationships/hyperlink" Target="functions.qmd" TargetMode="External"/><Relationship Id="rId28" Type="http://schemas.openxmlformats.org/officeDocument/2006/relationships/hyperlink" Target="https://github.com/ucla-biostat-216" TargetMode="External"/><Relationship Id="rId27" Type="http://schemas.openxmlformats.org/officeDocument/2006/relationships/hyperlink" Target="https://mmids-textbook.github.io/index.html" TargetMode="External"/><Relationship Id="rId29" Type="http://schemas.openxmlformats.org/officeDocument/2006/relationships/hyperlink" Target="https://ucla-biostat-216.github.io/2024fall/" TargetMode="External"/><Relationship Id="rId30" Type="http://schemas.openxmlformats.org/officeDocument/2006/relationships/hyperlink" Target="https://ucla-biostat-216.github.io/2024fall/schedule/schedule.html" TargetMode="External"/><Relationship Id="rId38" Type="http://schemas.openxmlformats.org/officeDocument/2006/relationships/hyperlink" Target="https://www.nytimes.com/2025/09/05/opinion/math-dei.html" TargetMode="External"/><Relationship Id="rId32" Type="http://schemas.openxmlformats.org/officeDocument/2006/relationships/hyperlink" Target="https://www.youtube.com/@3blue1brown/playlists" TargetMode="External"/><Relationship Id="rId31" Type="http://schemas.openxmlformats.org/officeDocument/2006/relationships/hyperlink" Target="https://www.youtube.com/playlist?list=PLRDl2inPrWQVu2OvnTvtkRpJ-wz-URMJx" TargetMode="External"/><Relationship Id="rId34" Type="http://schemas.openxmlformats.org/officeDocument/2006/relationships/hyperlink" Target="https://www.youtube.com/playlist?list=PLZHQObOWTQDMsr9K-rj53DwVRMYO3t5Yr" TargetMode="External"/><Relationship Id="rId35" Type="http://schemas.openxmlformats.org/officeDocument/2006/relationships/hyperlink" Target="https://www.youtube.com/playlist?list=PLZHQObOWTQDNU6R1_67000Dx_ZCJB-3pi" TargetMode="External"/><Relationship Id="rId33" Type="http://schemas.openxmlformats.org/officeDocument/2006/relationships/hyperlink" Target="https://www.youtube.com/playlist?list=PLZHQObOWTQDPD3MizzM2xVFitgF8hE_ab" TargetMode="External"/><Relationship Id="rId21" Type="http://schemas.openxmlformats.org/officeDocument/2006/relationships/hyperlink" Target="linear-algebra.qmd" TargetMode="External"/><Relationship Id="rId16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3" Type="http://schemas.openxmlformats.org/officeDocument/2006/relationships/hyperlink" Target="optimization.qmd" TargetMode="External"/><Relationship Id="rId24" Type="http://schemas.openxmlformats.org/officeDocument/2006/relationships/hyperlink" Target="proof-writing.qmd" TargetMode="External"/><Relationship Id="rId25" Type="http://schemas.openxmlformats.org/officeDocument/2006/relationships/hyperlink" Target="proof-writing.qmd#def-derivation" TargetMode="External"/><Relationship Id="rId15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1" Type="http://schemas.openxmlformats.org/officeDocument/2006/relationships/hyperlink" Target="sets.qmd" TargetMode="External"/><Relationship Id="rId22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algebra.qmd" TargetMode="External"/><Relationship Id="rId19" Type="http://schemas.openxmlformats.org/officeDocument/2006/relationships/hyperlink" Target="calculus-derivatives.html#def-differentiable" TargetMode="External"/><Relationship Id="rId18" Type="http://schemas.openxmlformats.org/officeDocument/2006/relationships/hyperlink" Target="calculus-integration.html#def-continuous" TargetMode="External"/><Relationship Id="rId20" Type="http://schemas.openxmlformats.org/officeDocument/2006/relationships/hyperlink" Target="calculus-integration.html#def-integrable" TargetMode="External"/><Relationship Id="rId17" Type="http://schemas.openxmlformats.org/officeDocument/2006/relationships/hyperlink" Target="calculus.qmd" TargetMode="External"/><Relationship Id="rId13" Type="http://schemas.openxmlformats.org/officeDocument/2006/relationships/hyperlink" Target="expressions-algorithms.qmd" TargetMode="External"/><Relationship Id="rId12" Type="http://schemas.openxmlformats.org/officeDocument/2006/relationships/hyperlink" Target="functions.qmd" TargetMode="External"/><Relationship Id="rId28" Type="http://schemas.openxmlformats.org/officeDocument/2006/relationships/hyperlink" Target="https://github.com/ucla-biostat-216" TargetMode="External"/><Relationship Id="rId27" Type="http://schemas.openxmlformats.org/officeDocument/2006/relationships/hyperlink" Target="https://mmids-textbook.github.io/index.html" TargetMode="External"/><Relationship Id="rId29" Type="http://schemas.openxmlformats.org/officeDocument/2006/relationships/hyperlink" Target="https://ucla-biostat-216.github.io/2024fall/" TargetMode="External"/><Relationship Id="rId30" Type="http://schemas.openxmlformats.org/officeDocument/2006/relationships/hyperlink" Target="https://ucla-biostat-216.github.io/2024fall/schedule/schedule.html" TargetMode="External"/><Relationship Id="rId38" Type="http://schemas.openxmlformats.org/officeDocument/2006/relationships/hyperlink" Target="https://www.nytimes.com/2025/09/05/opinion/math-dei.html" TargetMode="External"/><Relationship Id="rId32" Type="http://schemas.openxmlformats.org/officeDocument/2006/relationships/hyperlink" Target="https://www.youtube.com/@3blue1brown/playlists" TargetMode="External"/><Relationship Id="rId31" Type="http://schemas.openxmlformats.org/officeDocument/2006/relationships/hyperlink" Target="https://www.youtube.com/playlist?list=PLRDl2inPrWQVu2OvnTvtkRpJ-wz-URMJx" TargetMode="External"/><Relationship Id="rId34" Type="http://schemas.openxmlformats.org/officeDocument/2006/relationships/hyperlink" Target="https://www.youtube.com/playlist?list=PLZHQObOWTQDMsr9K-rj53DwVRMYO3t5Yr" TargetMode="External"/><Relationship Id="rId35" Type="http://schemas.openxmlformats.org/officeDocument/2006/relationships/hyperlink" Target="https://www.youtube.com/playlist?list=PLZHQObOWTQDNU6R1_67000Dx_ZCJB-3pi" TargetMode="External"/><Relationship Id="rId33" Type="http://schemas.openxmlformats.org/officeDocument/2006/relationships/hyperlink" Target="https://www.youtube.com/playlist?list=PLZHQObOWTQDPD3MizzM2xVFitgF8hE_ab" TargetMode="External"/><Relationship Id="rId21" Type="http://schemas.openxmlformats.org/officeDocument/2006/relationships/hyperlink" Target="linear-algebra.qmd" TargetMode="External"/><Relationship Id="rId16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3" Type="http://schemas.openxmlformats.org/officeDocument/2006/relationships/hyperlink" Target="optimization.qmd" TargetMode="External"/><Relationship Id="rId24" Type="http://schemas.openxmlformats.org/officeDocument/2006/relationships/hyperlink" Target="proof-writing.qmd" TargetMode="External"/><Relationship Id="rId25" Type="http://schemas.openxmlformats.org/officeDocument/2006/relationships/hyperlink" Target="proof-writing.qmd#def-derivation" TargetMode="External"/><Relationship Id="rId15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1" Type="http://schemas.openxmlformats.org/officeDocument/2006/relationships/hyperlink" Target="sets.qmd" TargetMode="External"/><Relationship Id="rId22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2026-10-15T22:48:29Z</dcterms:created>
  <dcterms:modified xsi:type="dcterms:W3CDTF">2026-10-15T22:48:29Z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