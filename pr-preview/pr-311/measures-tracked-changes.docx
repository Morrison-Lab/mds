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16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</w:delText>
        </w:r>
      </w:del>
      <w:del w:id="16" w:author="PR Preview" w:date="2026-01-01T00:00:00Z">
        <w:r>
          <w:delText xml:space="preserve"> </w:delText>
        </w:r>
      </w:del>
      <w:hyperlink r:id="rId18">
        <w:del w:id="17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page’s definitions.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One kind of measure, the probability measure (</w:delText>
        </w:r>
      </w:del>
      <w:hyperlink w:anchor="def-probability-measure">
        <w:del w:id="2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" w:author="PR Preview" w:date="2026-01-01T00:00:00Z">
        <w:r>
          <w:delText xml:space="preserve">),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the starting point of the Morrison Lab’s probability notes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12">
        <w:del w:id="28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29" w:author="PR Preview" w:date="2026-01-01T00:00:00Z">
        <w:r>
          <w:delText xml:space="preserve">).</w:delText>
        </w:r>
      </w:del>
    </w:p>
    <w:p>
      <w:pPr>
        <w:pStyle w:val="Date"/>
      </w:pPr>
      <w:ins w:id="30" w:author="PR Preview" w:date="2026-01-01T00:00:00Z">
        <w:r>
          <w:t xml:space="preserve">Last modified: 2026-10-15 13:56:31 (PDT)</w:t>
        </w:r>
      </w:ins>
    </w:p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Remark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A measure assigns a size to each set in a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36" w:author="PR Preview" w:date="2026-01-01T00:00:00Z">
        <w:r>
          <w:t xml:space="preserve">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how many elements it has, how long it is, or how likely it is.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This page builds measures from</w:t>
        </w:r>
      </w:ins>
      <w:ins w:id="41" w:author="PR Preview" w:date="2026-01-01T00:00:00Z">
        <w:r>
          <w:t xml:space="preserve"> </w:t>
        </w:r>
      </w:ins>
      <m:oMath>
        <m:r>
          <m:t>σ</m:t>
        </m:r>
      </m:oMath>
      <w:ins w:id="42" w:author="PR Preview" w:date="2026-01-01T00:00:00Z">
        <w:r>
          <w:t xml:space="preserve">-algebras and additivity,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using the definitions on the</w:t>
        </w:r>
      </w:ins>
      <w:ins w:id="45" w:author="PR Preview" w:date="2026-01-01T00:00:00Z">
        <w:r>
          <w:t xml:space="preserve"> </w:t>
        </w:r>
      </w:ins>
      <w:hyperlink r:id="rId10">
        <w:ins w:id="46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w:hyperlink r:id="rId11">
        <w:ins w:id="5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pages.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One kind of measure, the probability measure (</w:t>
        </w:r>
      </w:ins>
      <w:hyperlink w:anchor="def-probability-measure">
        <w:ins w:id="5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6" w:author="PR Preview" w:date="2026-01-01T00:00:00Z">
        <w:r>
          <w:t xml:space="preserve">),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the starting point of the Morrison Lab’s probability notes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</w:t>
        </w:r>
      </w:ins>
      <w:hyperlink r:id="rId12">
        <w:ins w:id="61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62" w:author="PR Preview" w:date="2026-01-01T00:00:00Z">
        <w:r>
          <w:t xml:space="preserve">).</w:t>
        </w:r>
      </w:ins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otation.qmd#def-even-odd" TargetMode="External"/><Relationship Id="rId37" Type="http://schemas.openxmlformats.org/officeDocument/2006/relationships/hyperlink" Target="notation.qmd#def-integers" TargetMode="External"/><Relationship Id="rId83" Type="http://schemas.openxmlformats.org/officeDocument/2006/relationships/hyperlink" Target="notation.qmd#def-nonnegative-integers" TargetMode="External"/><Relationship Id="rId56" Type="http://schemas.openxmlformats.org/officeDocument/2006/relationships/hyperlink" Target="notation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Relationship Id="rId16" Type="http://schemas.openxmlformats.org/officeDocument/2006/relationships/hyperlink" Target="sets-functions.qmd#def-collection" TargetMode="External"/><Relationship Id="rId18" Type="http://schemas.openxmlformats.org/officeDocument/2006/relationships/hyperlink" Target="sets-functions.qmd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otation.qmd#def-even-odd" TargetMode="External"/><Relationship Id="rId37" Type="http://schemas.openxmlformats.org/officeDocument/2006/relationships/hyperlink" Target="notation.qmd#def-integers" TargetMode="External"/><Relationship Id="rId83" Type="http://schemas.openxmlformats.org/officeDocument/2006/relationships/hyperlink" Target="notation.qmd#def-nonnegative-integers" TargetMode="External"/><Relationship Id="rId56" Type="http://schemas.openxmlformats.org/officeDocument/2006/relationships/hyperlink" Target="notation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2026-10-15T21:48:51Z</dcterms:created>
  <dcterms:modified xsi:type="dcterms:W3CDTF">2026-10-15T21:48:51Z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