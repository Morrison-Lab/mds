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13:56:31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5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del w:id="3" w:author="PR Preview" w:date="2026-01-01T00:00:00Z">
        <w:r>
          <w:delText xml:space="preserve">For set and function notation, see the</w:delText>
        </w:r>
      </w:del>
      <w:del w:id="4" w:author="PR Preview" w:date="2026-01-01T00:00:00Z">
        <w:r>
          <w:delText xml:space="preserve"> </w:delText>
        </w:r>
      </w:del>
      <w:hyperlink r:id="rId17">
        <w:del w:id="5" w:author="PR Preview" w:date="2026-01-01T00:00:00Z">
          <w:r>
            <w:rPr>
              <w:rStyle w:val="Hyperlink"/>
            </w:rPr>
            <w:delText xml:space="preserve">Sets and Functions</w:delText>
          </w:r>
        </w:del>
      </w:hyperlink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page.</w:delText>
        </w:r>
      </w:del>
    </w:p>
    <w:p>
      <w:pPr>
        <w:pStyle w:val="FirstParagraph"/>
      </w:pPr>
      <w:ins w:id="8" w:author="PR Preview" w:date="2026-01-01T00:00:00Z">
        <w:r>
          <w:t xml:space="preserve">For set and function notation, see the</w:t>
        </w:r>
      </w:ins>
      <w:ins w:id="9" w:author="PR Preview" w:date="2026-01-01T00:00:00Z">
        <w:r>
          <w:t xml:space="preserve"> </w:t>
        </w:r>
      </w:ins>
      <w:hyperlink r:id="rId132">
        <w:ins w:id="10" w:author="PR Preview" w:date="2026-01-01T00:00:00Z">
          <w:r>
            <w:rPr>
              <w:rStyle w:val="Hyperlink"/>
            </w:rPr>
            <w:t xml:space="preserve">Sets</w:t>
          </w:r>
        </w:ins>
      </w:hyperlink>
      <w:ins w:id="11" w:author="PR Preview" w:date="2026-01-01T00:00:00Z">
        <w:r>
          <w:t xml:space="preserve">,</w:t>
        </w:r>
      </w:ins>
      <w:ins w:id="12" w:author="PR Preview" w:date="2026-01-01T00:00:00Z">
        <w:r>
          <w:t xml:space="preserve"> </w:t>
        </w:r>
      </w:ins>
      <w:hyperlink r:id="rId133">
        <w:ins w:id="13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4" w:author="PR Preview" w:date="2026-01-01T00:00:00Z">
        <w:r>
          <w:t xml:space="preserve">, and</w:t>
        </w:r>
      </w:ins>
      <w:ins w:id="15" w:author="PR Preview" w:date="2026-01-01T00:00:00Z">
        <w:r>
          <w:t xml:space="preserve"> </w:t>
        </w:r>
      </w:ins>
      <w:hyperlink r:id="rId134">
        <w:ins w:id="16" w:author="PR Preview" w:date="2026-01-01T00:00:00Z">
          <w:r>
            <w:rPr>
              <w:rStyle w:val="Hyperlink"/>
            </w:rPr>
            <w:t xml:space="preserve">Expressions and Algorithms</w:t>
          </w:r>
        </w:ins>
      </w:hyperlink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pages.</w:t>
        </w:r>
      </w:ins>
    </w:p>
    <w:bookmarkEnd w:id="135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7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6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7"/>
    <w:bookmarkStart w:id="139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8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9"/>
    <w:bookmarkStart w:id="14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0"/>
    <w:bookmarkStart w:id="142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41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4" Type="http://schemas.openxmlformats.org/officeDocument/2006/relationships/hyperlink" Target="expressions-algorithms.qmd" TargetMode="External"/><Relationship Id="rId133" Type="http://schemas.openxmlformats.org/officeDocument/2006/relationships/hyperlink" Target="functions.qmd" TargetMode="External"/><Relationship Id="rId89" Type="http://schemas.openxmlformats.org/officeDocument/2006/relationships/hyperlink" Target="functions.qmd#def-domain" TargetMode="External"/><Relationship Id="rId81" Type="http://schemas.openxmlformats.org/officeDocument/2006/relationships/hyperlink" Target="functions.qmd#def-finite-set" TargetMode="External"/><Relationship Id="rId114" Type="http://schemas.openxmlformats.org/officeDocument/2006/relationships/hyperlink" Target="functions.qmd#def-function" TargetMode="External"/><Relationship Id="rId115" Type="http://schemas.openxmlformats.org/officeDocument/2006/relationships/hyperlink" Target="functions.qmd#def-image" TargetMode="External"/><Relationship Id="rId116" Type="http://schemas.openxmlformats.org/officeDocument/2006/relationships/hyperlink" Target="functions.qmd#rem-image-range" TargetMode="External"/><Relationship Id="rId141" Type="http://schemas.openxmlformats.org/officeDocument/2006/relationships/hyperlink" Target="https://doi.org/10.1017/9781108539890" TargetMode="External"/><Relationship Id="rId138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6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.qmd" TargetMode="External"/><Relationship Id="rId82" Type="http://schemas.openxmlformats.org/officeDocument/2006/relationships/hyperlink" Target="sets.qmd#def-closed-interval" TargetMode="External"/><Relationship Id="rId93" Type="http://schemas.openxmlformats.org/officeDocument/2006/relationships/hyperlink" Target="sets.qmd#def-complement" TargetMode="External"/><Relationship Id="rId17" Type="http://schemas.openxmlformats.org/officeDocument/2006/relationships/hyperlink" Target="sets-functions.qmd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4" Type="http://schemas.openxmlformats.org/officeDocument/2006/relationships/hyperlink" Target="expressions-algorithms.qmd" TargetMode="External"/><Relationship Id="rId133" Type="http://schemas.openxmlformats.org/officeDocument/2006/relationships/hyperlink" Target="functions.qmd" TargetMode="External"/><Relationship Id="rId89" Type="http://schemas.openxmlformats.org/officeDocument/2006/relationships/hyperlink" Target="functions.qmd#def-domain" TargetMode="External"/><Relationship Id="rId81" Type="http://schemas.openxmlformats.org/officeDocument/2006/relationships/hyperlink" Target="functions.qmd#def-finite-set" TargetMode="External"/><Relationship Id="rId114" Type="http://schemas.openxmlformats.org/officeDocument/2006/relationships/hyperlink" Target="functions.qmd#def-function" TargetMode="External"/><Relationship Id="rId115" Type="http://schemas.openxmlformats.org/officeDocument/2006/relationships/hyperlink" Target="functions.qmd#def-image" TargetMode="External"/><Relationship Id="rId116" Type="http://schemas.openxmlformats.org/officeDocument/2006/relationships/hyperlink" Target="functions.qmd#rem-image-range" TargetMode="External"/><Relationship Id="rId141" Type="http://schemas.openxmlformats.org/officeDocument/2006/relationships/hyperlink" Target="https://doi.org/10.1017/9781108539890" TargetMode="External"/><Relationship Id="rId138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6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.qmd" TargetMode="External"/><Relationship Id="rId82" Type="http://schemas.openxmlformats.org/officeDocument/2006/relationships/hyperlink" Target="sets.qmd#def-closed-interval" TargetMode="External"/><Relationship Id="rId93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2026-10-15T21:50:27Z</dcterms:created>
  <dcterms:modified xsi:type="dcterms:W3CDTF">2026-10-15T21:50:27Z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