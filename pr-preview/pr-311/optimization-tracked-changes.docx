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15:23:10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br/>
        </w:r>
      </w:del>
      <w:del w:id="14" w:author="PR Preview" w:date="2026-01-01T00:00:00Z">
        <w:r>
          <w:rPr>
            <w:rStyle w:val="NormalTok"/>
          </w:rPr>
          <w:delText xml:space="preserve">auto </w:delText>
        </w:r>
      </w:del>
      <w:del w:id="15" w:author="PR Preview" w:date="2026-01-01T00:00:00Z">
        <w:r>
          <w:rPr>
            <w:rStyle w:val="OperatorTok"/>
          </w:rPr>
          <w:delText xml:space="preserve">=</w:delText>
        </w:r>
      </w:del>
      <w:del w:id="16" w:author="PR Preview" w:date="2026-01-01T00:00:00Z">
        <w:r>
          <w:rPr>
            <w:rStyle w:val="NormalTok"/>
          </w:rPr>
          <w:delText xml:space="preserve"> pd.read_csv(</w:delText>
        </w:r>
      </w:del>
      <w:del w:id="17" w:author="PR Preview" w:date="2026-01-01T00:00:00Z">
        <w:r>
          <w:rPr>
            <w:rStyle w:val="StringTok"/>
          </w:rPr>
          <w:delText xml:space="preserve">"data/auto.csv"</w:delText>
        </w:r>
      </w:del>
      <w:del w:id="18" w:author="PR Preview" w:date="2026-01-01T00:00:00Z">
        <w:r>
          <w:rPr>
            <w:rStyle w:val="NormalTok"/>
          </w:rPr>
          <w:delText xml:space="preserve">)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y </w:delText>
        </w:r>
      </w:del>
      <w:del w:id="21" w:author="PR Preview" w:date="2026-01-01T00:00:00Z">
        <w:r>
          <w:rPr>
            <w:rStyle w:val="OperatorTok"/>
          </w:rPr>
          <w:delText xml:space="preserve">=</w:delText>
        </w:r>
      </w:del>
      <w:del w:id="22" w:author="PR Preview" w:date="2026-01-01T00:00:00Z">
        <w:r>
          <w:rPr>
            <w:rStyle w:val="NormalTok"/>
          </w:rPr>
          <w:delText xml:space="preserve"> auto[</w:delText>
        </w:r>
      </w:del>
      <w:del w:id="23" w:author="PR Preview" w:date="2026-01-01T00:00:00Z">
        <w:r>
          <w:rPr>
            <w:rStyle w:val="StringTok"/>
          </w:rPr>
          <w:delText xml:space="preserve">"mpg"</w:delText>
        </w:r>
      </w:del>
      <w:del w:id="24" w:author="PR Preview" w:date="2026-01-01T00:00:00Z">
        <w:r>
          <w:rPr>
            <w:rStyle w:val="NormalTok"/>
          </w:rPr>
          <w:delText xml:space="preserve">].to_numpy(dtype</w:delText>
        </w:r>
      </w:del>
      <w:del w:id="25" w:author="PR Preview" w:date="2026-01-01T00:00:00Z">
        <w:r>
          <w:rPr>
            <w:rStyle w:val="OperatorTok"/>
          </w:rPr>
          <w:delText xml:space="preserve">=</w:delText>
        </w:r>
      </w:del>
      <w:del w:id="26" w:author="PR Preview" w:date="2026-01-01T00:00:00Z">
        <w:r>
          <w:rPr>
            <w:rStyle w:val="BuiltInTok"/>
          </w:rPr>
          <w:delText xml:space="preserve">float</w:delText>
        </w:r>
      </w:del>
      <w:del w:id="27" w:author="PR Preview" w:date="2026-01-01T00:00:00Z">
        <w:r>
          <w:rPr>
            <w:rStyle w:val="NormalTok"/>
          </w:rPr>
          <w:delText xml:space="preserve">)</w:delText>
        </w:r>
      </w:del>
      <w:del w:id="28" w:author="PR Preview" w:date="2026-01-01T00:00:00Z">
        <w:r>
          <w:br/>
        </w:r>
      </w:del>
      <w:del w:id="29" w:author="PR Preview" w:date="2026-01-01T00:00:00Z">
        <w:r>
          <w:rPr>
            <w:rStyle w:val="NormalTok"/>
          </w:rPr>
          <w:delText xml:space="preserve">X </w:delText>
        </w:r>
      </w:del>
      <w:del w:id="30" w:author="PR Preview" w:date="2026-01-01T00:00:00Z">
        <w:r>
          <w:rPr>
            <w:rStyle w:val="OperatorTok"/>
          </w:rPr>
          <w:delText xml:space="preserve">=</w:delText>
        </w:r>
      </w:del>
      <w:del w:id="31" w:author="PR Preview" w:date="2026-01-01T00:00:00Z">
        <w:r>
          <w:rPr>
            <w:rStyle w:val="NormalTok"/>
          </w:rPr>
          <w:delText xml:space="preserve"> np.column_stack([np.ones(</w:delText>
        </w:r>
      </w:del>
      <w:del w:id="32" w:author="PR Preview" w:date="2026-01-01T00:00:00Z">
        <w:r>
          <w:rPr>
            <w:rStyle w:val="BuiltInTok"/>
          </w:rPr>
          <w:delText xml:space="preserve">len</w:delText>
        </w:r>
      </w:del>
      <w:del w:id="33" w:author="PR Preview" w:date="2026-01-01T00:00:00Z">
        <w:r>
          <w:rPr>
            <w:rStyle w:val="NormalTok"/>
          </w:rPr>
          <w:delText xml:space="preserve">(auto)), auto[</w:delText>
        </w:r>
      </w:del>
      <w:del w:id="34" w:author="PR Preview" w:date="2026-01-01T00:00:00Z">
        <w:r>
          <w:rPr>
            <w:rStyle w:val="StringTok"/>
          </w:rPr>
          <w:delText xml:space="preserve">"horsepower"</w:delText>
        </w:r>
      </w:del>
      <w:del w:id="35" w:author="PR Preview" w:date="2026-01-01T00:00:00Z">
        <w:r>
          <w:rPr>
            <w:rStyle w:val="NormalTok"/>
          </w:rPr>
          <w:delText xml:space="preserve">].to_numpy(dtype</w:delText>
        </w:r>
      </w:del>
      <w:del w:id="36" w:author="PR Preview" w:date="2026-01-01T00:00:00Z">
        <w:r>
          <w:rPr>
            <w:rStyle w:val="OperatorTok"/>
          </w:rPr>
          <w:delText xml:space="preserve">=</w:delText>
        </w:r>
      </w:del>
      <w:del w:id="37" w:author="PR Preview" w:date="2026-01-01T00:00:00Z">
        <w:r>
          <w:rPr>
            <w:rStyle w:val="BuiltInTok"/>
          </w:rPr>
          <w:delText xml:space="preserve">float</w:delText>
        </w:r>
      </w:del>
      <w:del w:id="38" w:author="PR Preview" w:date="2026-01-01T00:00:00Z">
        <w:r>
          <w:rPr>
            <w:rStyle w:val="NormalTok"/>
          </w:rPr>
          <w:delText xml:space="preserve">)])</w:delText>
        </w:r>
      </w:del>
      <w:del w:id="39" w:author="PR Preview" w:date="2026-01-01T00:00:00Z">
        <w:r>
          <w:br/>
        </w:r>
      </w:del>
      <w:del w:id="40" w:author="PR Preview" w:date="2026-01-01T00:00:00Z">
        <w:r>
          <w:br/>
        </w:r>
      </w:del>
      <w:del w:id="41" w:author="PR Preview" w:date="2026-01-01T00:00:00Z">
        <w:r>
          <w:rPr>
            <w:rStyle w:val="KeywordTok"/>
          </w:rPr>
          <w:delText xml:space="preserve">def</w:delText>
        </w:r>
      </w:del>
      <w:del w:id="42" w:author="PR Preview" w:date="2026-01-01T00:00:00Z">
        <w:r>
          <w:rPr>
            <w:rStyle w:val="NormalTok"/>
          </w:rPr>
          <w:delText xml:space="preserve"> grad(beta):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NormalTok"/>
          </w:rPr>
          <w:delText xml:space="preserve">    </w:delText>
        </w:r>
      </w:del>
      <w:del w:id="45" w:author="PR Preview" w:date="2026-01-01T00:00:00Z">
        <w:r>
          <w:rPr>
            <w:rStyle w:val="ControlFlowTok"/>
          </w:rPr>
          <w:delText xml:space="preserve">return</w:delText>
        </w:r>
      </w:del>
      <w:del w:id="46" w:author="PR Preview" w:date="2026-01-01T00:00:00Z">
        <w:r>
          <w:rPr>
            <w:rStyle w:val="NormalTok"/>
          </w:rPr>
          <w:delText xml:space="preserve"> </w:delText>
        </w:r>
      </w:del>
      <w:del w:id="47" w:author="PR Preview" w:date="2026-01-01T00:00:00Z">
        <w:r>
          <w:rPr>
            <w:rStyle w:val="OperatorTok"/>
          </w:rPr>
          <w:delText xml:space="preserve">-</w:delText>
        </w:r>
      </w:del>
      <w:del w:id="48" w:author="PR Preview" w:date="2026-01-01T00:00:00Z">
        <w:r>
          <w:rPr>
            <w:rStyle w:val="DecValTok"/>
          </w:rPr>
          <w:delText xml:space="preserve">2</w:delText>
        </w:r>
      </w:del>
      <w:del w:id="49" w:author="PR Preview" w:date="2026-01-01T00:00:00Z">
        <w:r>
          <w:rPr>
            <w:rStyle w:val="NormalTok"/>
          </w:rPr>
          <w:delText xml:space="preserve"> </w:delText>
        </w:r>
      </w:del>
      <w:del w:id="50" w:author="PR Preview" w:date="2026-01-01T00:00:00Z">
        <w:r>
          <w:rPr>
            <w:rStyle w:val="OperatorTok"/>
          </w:rPr>
          <w:delText xml:space="preserve">*</w:delText>
        </w:r>
      </w:del>
      <w:del w:id="51" w:author="PR Preview" w:date="2026-01-01T00:00:00Z">
        <w:r>
          <w:rPr>
            <w:rStyle w:val="NormalTok"/>
          </w:rPr>
          <w:delText xml:space="preserve"> X.T </w:delText>
        </w:r>
      </w:del>
      <w:del w:id="52" w:author="PR Preview" w:date="2026-01-01T00:00:00Z">
        <w:r>
          <w:rPr>
            <w:rStyle w:val="OperatorTok"/>
          </w:rPr>
          <w:delText xml:space="preserve">@</w:delText>
        </w:r>
      </w:del>
      <w:del w:id="53" w:author="PR Preview" w:date="2026-01-01T00:00:00Z">
        <w:r>
          <w:rPr>
            <w:rStyle w:val="NormalTok"/>
          </w:rPr>
          <w:delText xml:space="preserve"> (y </w:delText>
        </w:r>
      </w:del>
      <w:del w:id="54" w:author="PR Preview" w:date="2026-01-01T00:00:00Z">
        <w:r>
          <w:rPr>
            <w:rStyle w:val="OperatorTok"/>
          </w:rPr>
          <w:delText xml:space="preserve">-</w:delText>
        </w:r>
      </w:del>
      <w:del w:id="55" w:author="PR Preview" w:date="2026-01-01T00:00:00Z">
        <w:r>
          <w:rPr>
            <w:rStyle w:val="NormalTok"/>
          </w:rPr>
          <w:delText xml:space="preserve"> X </w:delText>
        </w:r>
      </w:del>
      <w:del w:id="56" w:author="PR Preview" w:date="2026-01-01T00:00:00Z">
        <w:r>
          <w:rPr>
            <w:rStyle w:val="OperatorTok"/>
          </w:rPr>
          <w:delText xml:space="preserve">@</w:delText>
        </w:r>
      </w:del>
      <w:del w:id="57" w:author="PR Preview" w:date="2026-01-01T00:00:00Z">
        <w:r>
          <w:rPr>
            <w:rStyle w:val="NormalTok"/>
          </w:rPr>
          <w:delText xml:space="preserve"> beta)</w:delText>
        </w:r>
      </w:del>
      <w:del w:id="58" w:author="PR Preview" w:date="2026-01-01T00:00:00Z">
        <w:r>
          <w:br/>
        </w:r>
      </w:del>
      <w:del w:id="59" w:author="PR Preview" w:date="2026-01-01T00:00:00Z">
        <w:r>
          <w:br/>
        </w:r>
      </w:del>
      <w:del w:id="60" w:author="PR Preview" w:date="2026-01-01T00:00:00Z">
        <w:r>
          <w:rPr>
            <w:rStyle w:val="NormalTok"/>
          </w:rPr>
          <w:delText xml:space="preserve">beta_hat </w:delText>
        </w:r>
      </w:del>
      <w:del w:id="61" w:author="PR Preview" w:date="2026-01-01T00:00:00Z">
        <w:r>
          <w:rPr>
            <w:rStyle w:val="OperatorTok"/>
          </w:rPr>
          <w:delText xml:space="preserve">=</w:delText>
        </w:r>
      </w:del>
      <w:del w:id="62" w:author="PR Preview" w:date="2026-01-01T00:00:00Z">
        <w:r>
          <w:rPr>
            <w:rStyle w:val="NormalTok"/>
          </w:rPr>
          <w:delText xml:space="preserve"> np.linalg.solve(X.T </w:delText>
        </w:r>
      </w:del>
      <w:del w:id="63" w:author="PR Preview" w:date="2026-01-01T00:00:00Z">
        <w:r>
          <w:rPr>
            <w:rStyle w:val="OperatorTok"/>
          </w:rPr>
          <w:delText xml:space="preserve">@</w:delText>
        </w:r>
      </w:del>
      <w:del w:id="64" w:author="PR Preview" w:date="2026-01-01T00:00:00Z">
        <w:r>
          <w:rPr>
            <w:rStyle w:val="NormalTok"/>
          </w:rPr>
          <w:delText xml:space="preserve"> X, X.T </w:delText>
        </w:r>
      </w:del>
      <w:del w:id="65" w:author="PR Preview" w:date="2026-01-01T00:00:00Z">
        <w:r>
          <w:rPr>
            <w:rStyle w:val="OperatorTok"/>
          </w:rPr>
          <w:delText xml:space="preserve">@</w:delText>
        </w:r>
      </w:del>
      <w:del w:id="66" w:author="PR Preview" w:date="2026-01-01T00:00:00Z">
        <w:r>
          <w:rPr>
            <w:rStyle w:val="NormalTok"/>
          </w:rPr>
          <w:delText xml:space="preserve"> y)</w:delText>
        </w:r>
      </w:del>
      <w:del w:id="67" w:author="PR Preview" w:date="2026-01-01T00:00:00Z">
        <w:r>
          <w:br/>
        </w:r>
      </w:del>
      <w:del w:id="68" w:author="PR Preview" w:date="2026-01-01T00:00:00Z">
        <w:r>
          <w:rPr>
            <w:rStyle w:val="NormalTok"/>
          </w:rPr>
          <w:delText xml:space="preserve">grad_hat </w:delText>
        </w:r>
      </w:del>
      <w:del w:id="69" w:author="PR Preview" w:date="2026-01-01T00:00:00Z">
        <w:r>
          <w:rPr>
            <w:rStyle w:val="OperatorTok"/>
          </w:rPr>
          <w:delText xml:space="preserve">=</w:delText>
        </w:r>
      </w:del>
      <w:del w:id="70" w:author="PR Preview" w:date="2026-01-01T00:00:00Z">
        <w:r>
          <w:rPr>
            <w:rStyle w:val="NormalTok"/>
          </w:rPr>
          <w:delText xml:space="preserve"> grad(beta_hat)</w:delText>
        </w:r>
      </w:del>
      <w:del w:id="71" w:author="PR Preview" w:date="2026-01-01T00:00:00Z">
        <w:r>
          <w:br/>
        </w:r>
      </w:del>
      <w:del w:id="72" w:author="PR Preview" w:date="2026-01-01T00:00:00Z">
        <w:r>
          <w:rPr>
            <w:rStyle w:val="NormalTok"/>
          </w:rPr>
          <w:delText xml:space="preserve">grad_zero </w:delText>
        </w:r>
      </w:del>
      <w:del w:id="73" w:author="PR Preview" w:date="2026-01-01T00:00:00Z">
        <w:r>
          <w:rPr>
            <w:rStyle w:val="OperatorTok"/>
          </w:rPr>
          <w:delText xml:space="preserve">=</w:delText>
        </w:r>
      </w:del>
      <w:del w:id="74" w:author="PR Preview" w:date="2026-01-01T00:00:00Z">
        <w:r>
          <w:rPr>
            <w:rStyle w:val="NormalTok"/>
          </w:rPr>
          <w:delText xml:space="preserve"> grad(np.zeros(</w:delText>
        </w:r>
      </w:del>
      <w:del w:id="75" w:author="PR Preview" w:date="2026-01-01T00:00:00Z">
        <w:r>
          <w:rPr>
            <w:rStyle w:val="DecValTok"/>
          </w:rPr>
          <w:delText xml:space="preserve">2</w:delText>
        </w:r>
      </w:del>
      <w:del w:id="76" w:author="PR Preview" w:date="2026-01-01T00:00:00Z">
        <w:r>
          <w:rPr>
            <w:rStyle w:val="NormalTok"/>
          </w:rPr>
          <w:delText xml:space="preserve">))</w:delText>
        </w:r>
      </w:del>
      <w:del w:id="77" w:author="PR Preview" w:date="2026-01-01T00:00:00Z">
        <w:r>
          <w:br/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pd.DataFrame(</w:delText>
        </w:r>
      </w:del>
      <w:del w:id="80" w:author="PR Preview" w:date="2026-01-01T00:00:00Z">
        <w:r>
          <w:br/>
        </w:r>
      </w:del>
      <w:del w:id="81" w:author="PR Preview" w:date="2026-01-01T00:00:00Z">
        <w:r>
          <w:rPr>
            <w:rStyle w:val="NormalTok"/>
          </w:rPr>
          <w:delText xml:space="preserve">    {</w:delText>
        </w:r>
      </w:del>
      <w:del w:id="82" w:author="PR Preview" w:date="2026-01-01T00:00:00Z">
        <w:r>
          <w:rPr>
            <w:rStyle w:val="StringTok"/>
          </w:rPr>
          <w:delText xml:space="preserve">"beta"</w:delText>
        </w:r>
      </w:del>
      <w:del w:id="83" w:author="PR Preview" w:date="2026-01-01T00:00:00Z">
        <w:r>
          <w:rPr>
            <w:rStyle w:val="NormalTok"/>
          </w:rPr>
          <w:delText xml:space="preserve">: [beta_hat, np.zeros(</w:delText>
        </w:r>
      </w:del>
      <w:del w:id="84" w:author="PR Preview" w:date="2026-01-01T00:00:00Z">
        <w:r>
          <w:rPr>
            <w:rStyle w:val="DecValTok"/>
          </w:rPr>
          <w:delText xml:space="preserve">2</w:delText>
        </w:r>
      </w:del>
      <w:del w:id="85" w:author="PR Preview" w:date="2026-01-01T00:00:00Z">
        <w:r>
          <w:rPr>
            <w:rStyle w:val="NormalTok"/>
          </w:rPr>
          <w:delText xml:space="preserve">)], </w:delText>
        </w:r>
      </w:del>
      <w:del w:id="86" w:author="PR Preview" w:date="2026-01-01T00:00:00Z">
        <w:r>
          <w:rPr>
            <w:rStyle w:val="StringTok"/>
          </w:rPr>
          <w:delText xml:space="preserve">"gradient"</w:delText>
        </w:r>
      </w:del>
      <w:del w:id="87" w:author="PR Preview" w:date="2026-01-01T00:00:00Z">
        <w:r>
          <w:rPr>
            <w:rStyle w:val="NormalTok"/>
          </w:rPr>
          <w:delText xml:space="preserve">: [grad_hat, grad_zero]},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    index</w:delText>
        </w:r>
      </w:del>
      <w:del w:id="90" w:author="PR Preview" w:date="2026-01-01T00:00:00Z">
        <w:r>
          <w:rPr>
            <w:rStyle w:val="OperatorTok"/>
          </w:rPr>
          <w:delText xml:space="preserve">=</w:delText>
        </w:r>
      </w:del>
      <w:del w:id="91" w:author="PR Preview" w:date="2026-01-01T00:00:00Z">
        <w:r>
          <w:rPr>
            <w:rStyle w:val="NormalTok"/>
          </w:rPr>
          <w:delText xml:space="preserve">[</w:delText>
        </w:r>
      </w:del>
      <w:del w:id="92" w:author="PR Preview" w:date="2026-01-01T00:00:00Z">
        <w:r>
          <w:rPr>
            <w:rStyle w:val="StringTok"/>
          </w:rPr>
          <w:delText xml:space="preserve">"solution"</w:delText>
        </w:r>
      </w:del>
      <w:del w:id="93" w:author="PR Preview" w:date="2026-01-01T00:00:00Z">
        <w:r>
          <w:rPr>
            <w:rStyle w:val="NormalTok"/>
          </w:rPr>
          <w:delText xml:space="preserve">, </w:delText>
        </w:r>
      </w:del>
      <w:del w:id="94" w:author="PR Preview" w:date="2026-01-01T00:00:00Z">
        <w:r>
          <w:rPr>
            <w:rStyle w:val="StringTok"/>
          </w:rPr>
          <w:delText xml:space="preserve">"zero vector"</w:delText>
        </w:r>
      </w:del>
      <w:del w:id="95" w:author="PR Preview" w:date="2026-01-01T00:00:00Z">
        <w:r>
          <w:rPr>
            <w:rStyle w:val="NormalTok"/>
          </w:rPr>
          <w:delText xml:space="preserve">],</w:delText>
        </w:r>
      </w:del>
      <w:del w:id="96" w:author="PR Preview" w:date="2026-01-01T00:00:00Z">
        <w:r>
          <w:br/>
        </w:r>
      </w:del>
      <w:del w:id="97" w:author="PR Preview" w:date="2026-01-01T00:00:00Z">
        <w:r>
          <w:rPr>
            <w:rStyle w:val="NormalTok"/>
          </w:rPr>
          <w:delText xml:space="preserve">)</w:delText>
        </w:r>
      </w:del>
      <w:del w:id="98" w:author="PR Preview" w:date="2026-01-01T00:00:00Z">
        <w:r>
          <w:br/>
        </w:r>
      </w:del>
      <w:del w:id="99" w:author="PR Preview" w:date="2026-01-01T00:00:00Z">
        <w:r>
          <w:rPr>
            <w:rStyle w:val="CommentTok"/>
          </w:rPr>
          <w:delText xml:space="preserve">#&gt;                                                   beta                                        gradient</w:delText>
        </w:r>
      </w:del>
      <w:del w:id="100" w:author="PR Preview" w:date="2026-01-01T00:00:00Z">
        <w:r>
          <w:br/>
        </w:r>
      </w:del>
      <w:del w:id="101" w:author="PR Preview" w:date="2026-01-01T00:00:00Z">
        <w:r>
          <w:rPr>
            <w:rStyle w:val="CommentTok"/>
          </w:rPr>
          <w:delText xml:space="preserve">#&gt; solution     [39.93586102117057, -0.15784473335365445]  [9.471534667682135e-12, 6.662048690486699e-11]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CommentTok"/>
          </w:rPr>
          <w:delText xml:space="preserve">#&gt; zero vector                                 [0.0, 0.0]               [-18381.600000000006, -1737437.6]</w:delText>
        </w:r>
      </w:del>
    </w:p>
    <w:p>
      <w:pPr>
        <w:pStyle w:val="SourceCode"/>
      </w:pPr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numpy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np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rPr>
            <w:rStyle w:val="ImportTok"/>
          </w:rPr>
          <w:t xml:space="preserve">import</w:t>
        </w:r>
      </w:ins>
      <w:ins w:id="110" w:author="PR Preview" w:date="2026-01-01T00:00:00Z">
        <w:r>
          <w:rPr>
            <w:rStyle w:val="NormalTok"/>
          </w:rPr>
          <w:t xml:space="preserve"> pandas </w:t>
        </w:r>
      </w:ins>
      <w:ins w:id="111" w:author="PR Preview" w:date="2026-01-01T00:00:00Z">
        <w:r>
          <w:rPr>
            <w:rStyle w:val="ImportTok"/>
          </w:rPr>
          <w:t xml:space="preserve">as</w:t>
        </w:r>
      </w:ins>
      <w:ins w:id="112" w:author="PR Preview" w:date="2026-01-01T00:00:00Z">
        <w:r>
          <w:rPr>
            <w:rStyle w:val="NormalTok"/>
          </w:rPr>
          <w:t xml:space="preserve"> pd</w:t>
        </w:r>
      </w:ins>
      <w:ins w:id="113" w:author="PR Preview" w:date="2026-01-01T00:00:00Z">
        <w:r>
          <w:br/>
        </w:r>
      </w:ins>
      <w:ins w:id="114" w:author="PR Preview" w:date="2026-01-01T00:00:00Z">
        <w:r>
          <w:br/>
        </w:r>
      </w:ins>
      <w:ins w:id="115" w:author="PR Preview" w:date="2026-01-01T00:00:00Z">
        <w:r>
          <w:rPr>
            <w:rStyle w:val="NormalTok"/>
          </w:rPr>
          <w:t xml:space="preserve">auto </w:t>
        </w:r>
      </w:ins>
      <w:ins w:id="116" w:author="PR Preview" w:date="2026-01-01T00:00:00Z">
        <w:r>
          <w:rPr>
            <w:rStyle w:val="OperatorTok"/>
          </w:rPr>
          <w:t xml:space="preserve">=</w:t>
        </w:r>
      </w:ins>
      <w:ins w:id="117" w:author="PR Preview" w:date="2026-01-01T00:00:00Z">
        <w:r>
          <w:rPr>
            <w:rStyle w:val="NormalTok"/>
          </w:rPr>
          <w:t xml:space="preserve"> pd.read_csv(</w:t>
        </w:r>
      </w:ins>
      <w:ins w:id="118" w:author="PR Preview" w:date="2026-01-01T00:00:00Z">
        <w:r>
          <w:rPr>
            <w:rStyle w:val="StringTok"/>
          </w:rPr>
          <w:t xml:space="preserve">"data/auto.csv"</w:t>
        </w:r>
      </w:ins>
      <w:ins w:id="119" w:author="PR Preview" w:date="2026-01-01T00:00:00Z">
        <w:r>
          <w:rPr>
            <w:rStyle w:val="NormalTok"/>
          </w:rPr>
          <w:t xml:space="preserve">)</w:t>
        </w:r>
      </w:ins>
      <w:ins w:id="120" w:author="PR Preview" w:date="2026-01-01T00:00:00Z">
        <w:r>
          <w:br/>
        </w:r>
      </w:ins>
      <w:ins w:id="121" w:author="PR Preview" w:date="2026-01-01T00:00:00Z">
        <w:r>
          <w:rPr>
            <w:rStyle w:val="NormalTok"/>
          </w:rPr>
          <w:t xml:space="preserve">y </w:t>
        </w:r>
      </w:ins>
      <w:ins w:id="122" w:author="PR Preview" w:date="2026-01-01T00:00:00Z">
        <w:r>
          <w:rPr>
            <w:rStyle w:val="OperatorTok"/>
          </w:rPr>
          <w:t xml:space="preserve">=</w:t>
        </w:r>
      </w:ins>
      <w:ins w:id="123" w:author="PR Preview" w:date="2026-01-01T00:00:00Z">
        <w:r>
          <w:rPr>
            <w:rStyle w:val="NormalTok"/>
          </w:rPr>
          <w:t xml:space="preserve"> auto[</w:t>
        </w:r>
      </w:ins>
      <w:ins w:id="124" w:author="PR Preview" w:date="2026-01-01T00:00:00Z">
        <w:r>
          <w:rPr>
            <w:rStyle w:val="StringTok"/>
          </w:rPr>
          <w:t xml:space="preserve">"mpg"</w:t>
        </w:r>
      </w:ins>
      <w:ins w:id="125" w:author="PR Preview" w:date="2026-01-01T00:00:00Z">
        <w:r>
          <w:rPr>
            <w:rStyle w:val="NormalTok"/>
          </w:rPr>
          <w:t xml:space="preserve">].to_numpy(dtype</w:t>
        </w:r>
      </w:ins>
      <w:ins w:id="126" w:author="PR Preview" w:date="2026-01-01T00:00:00Z">
        <w:r>
          <w:rPr>
            <w:rStyle w:val="OperatorTok"/>
          </w:rPr>
          <w:t xml:space="preserve">=</w:t>
        </w:r>
      </w:ins>
      <w:ins w:id="127" w:author="PR Preview" w:date="2026-01-01T00:00:00Z">
        <w:r>
          <w:rPr>
            <w:rStyle w:val="BuiltInTok"/>
          </w:rPr>
          <w:t xml:space="preserve">float</w:t>
        </w:r>
      </w:ins>
      <w:ins w:id="128" w:author="PR Preview" w:date="2026-01-01T00:00:00Z">
        <w:r>
          <w:rPr>
            <w:rStyle w:val="NormalTok"/>
          </w:rPr>
          <w:t xml:space="preserve">)</w:t>
        </w:r>
      </w:ins>
      <w:ins w:id="129" w:author="PR Preview" w:date="2026-01-01T00:00:00Z">
        <w:r>
          <w:br/>
        </w:r>
      </w:ins>
      <w:ins w:id="130" w:author="PR Preview" w:date="2026-01-01T00:00:00Z">
        <w:r>
          <w:rPr>
            <w:rStyle w:val="NormalTok"/>
          </w:rPr>
          <w:t xml:space="preserve">X </w:t>
        </w:r>
      </w:ins>
      <w:ins w:id="131" w:author="PR Preview" w:date="2026-01-01T00:00:00Z">
        <w:r>
          <w:rPr>
            <w:rStyle w:val="OperatorTok"/>
          </w:rPr>
          <w:t xml:space="preserve">=</w:t>
        </w:r>
      </w:ins>
      <w:ins w:id="132" w:author="PR Preview" w:date="2026-01-01T00:00:00Z">
        <w:r>
          <w:rPr>
            <w:rStyle w:val="NormalTok"/>
          </w:rPr>
          <w:t xml:space="preserve"> np.column_stack([np.ones(</w:t>
        </w:r>
      </w:ins>
      <w:ins w:id="133" w:author="PR Preview" w:date="2026-01-01T00:00:00Z">
        <w:r>
          <w:rPr>
            <w:rStyle w:val="BuiltInTok"/>
          </w:rPr>
          <w:t xml:space="preserve">len</w:t>
        </w:r>
      </w:ins>
      <w:ins w:id="134" w:author="PR Preview" w:date="2026-01-01T00:00:00Z">
        <w:r>
          <w:rPr>
            <w:rStyle w:val="NormalTok"/>
          </w:rPr>
          <w:t xml:space="preserve">(auto)), auto[</w:t>
        </w:r>
      </w:ins>
      <w:ins w:id="135" w:author="PR Preview" w:date="2026-01-01T00:00:00Z">
        <w:r>
          <w:rPr>
            <w:rStyle w:val="StringTok"/>
          </w:rPr>
          <w:t xml:space="preserve">"horsepower"</w:t>
        </w:r>
      </w:ins>
      <w:ins w:id="136" w:author="PR Preview" w:date="2026-01-01T00:00:00Z">
        <w:r>
          <w:rPr>
            <w:rStyle w:val="NormalTok"/>
          </w:rPr>
          <w:t xml:space="preserve">].to_numpy(dtype</w:t>
        </w:r>
      </w:ins>
      <w:ins w:id="137" w:author="PR Preview" w:date="2026-01-01T00:00:00Z">
        <w:r>
          <w:rPr>
            <w:rStyle w:val="OperatorTok"/>
          </w:rPr>
          <w:t xml:space="preserve">=</w:t>
        </w:r>
      </w:ins>
      <w:ins w:id="138" w:author="PR Preview" w:date="2026-01-01T00:00:00Z">
        <w:r>
          <w:rPr>
            <w:rStyle w:val="BuiltInTok"/>
          </w:rPr>
          <w:t xml:space="preserve">float</w:t>
        </w:r>
      </w:ins>
      <w:ins w:id="139" w:author="PR Preview" w:date="2026-01-01T00:00:00Z">
        <w:r>
          <w:rPr>
            <w:rStyle w:val="NormalTok"/>
          </w:rPr>
          <w:t xml:space="preserve">)])</w:t>
        </w:r>
      </w:ins>
      <w:ins w:id="140" w:author="PR Preview" w:date="2026-01-01T00:00:00Z">
        <w:r>
          <w:br/>
        </w:r>
      </w:ins>
      <w:ins w:id="141" w:author="PR Preview" w:date="2026-01-01T00:00:00Z">
        <w:r>
          <w:br/>
        </w:r>
      </w:ins>
      <w:ins w:id="142" w:author="PR Preview" w:date="2026-01-01T00:00:00Z">
        <w:r>
          <w:rPr>
            <w:rStyle w:val="KeywordTok"/>
          </w:rPr>
          <w:t xml:space="preserve">def</w:t>
        </w:r>
      </w:ins>
      <w:ins w:id="143" w:author="PR Preview" w:date="2026-01-01T00:00:00Z">
        <w:r>
          <w:rPr>
            <w:rStyle w:val="NormalTok"/>
          </w:rPr>
          <w:t xml:space="preserve"> grad(beta):</w:t>
        </w:r>
      </w:ins>
      <w:ins w:id="144" w:author="PR Preview" w:date="2026-01-01T00:00:00Z">
        <w:r>
          <w:br/>
        </w:r>
      </w:ins>
      <w:ins w:id="145" w:author="PR Preview" w:date="2026-01-01T00:00:00Z">
        <w:r>
          <w:rPr>
            <w:rStyle w:val="NormalTok"/>
          </w:rPr>
          <w:t xml:space="preserve">    </w:t>
        </w:r>
      </w:ins>
      <w:ins w:id="146" w:author="PR Preview" w:date="2026-01-01T00:00:00Z">
        <w:r>
          <w:rPr>
            <w:rStyle w:val="ControlFlowTok"/>
          </w:rPr>
          <w:t xml:space="preserve">return</w:t>
        </w:r>
      </w:ins>
      <w:ins w:id="147" w:author="PR Preview" w:date="2026-01-01T00:00:00Z">
        <w:r>
          <w:rPr>
            <w:rStyle w:val="NormalTok"/>
          </w:rPr>
          <w:t xml:space="preserve"> </w:t>
        </w:r>
      </w:ins>
      <w:ins w:id="148" w:author="PR Preview" w:date="2026-01-01T00:00:00Z">
        <w:r>
          <w:rPr>
            <w:rStyle w:val="OperatorTok"/>
          </w:rPr>
          <w:t xml:space="preserve">-</w:t>
        </w:r>
      </w:ins>
      <w:ins w:id="149" w:author="PR Preview" w:date="2026-01-01T00:00:00Z">
        <w:r>
          <w:rPr>
            <w:rStyle w:val="DecValTok"/>
          </w:rPr>
          <w:t xml:space="preserve">2</w:t>
        </w:r>
      </w:ins>
      <w:ins w:id="150" w:author="PR Preview" w:date="2026-01-01T00:00:00Z">
        <w:r>
          <w:rPr>
            <w:rStyle w:val="NormalTok"/>
          </w:rPr>
          <w:t xml:space="preserve"> </w:t>
        </w:r>
      </w:ins>
      <w:ins w:id="151" w:author="PR Preview" w:date="2026-01-01T00:00:00Z">
        <w:r>
          <w:rPr>
            <w:rStyle w:val="OperatorTok"/>
          </w:rPr>
          <w:t xml:space="preserve">*</w:t>
        </w:r>
      </w:ins>
      <w:ins w:id="152" w:author="PR Preview" w:date="2026-01-01T00:00:00Z">
        <w:r>
          <w:rPr>
            <w:rStyle w:val="NormalTok"/>
          </w:rPr>
          <w:t xml:space="preserve"> X.T </w:t>
        </w:r>
      </w:ins>
      <w:ins w:id="153" w:author="PR Preview" w:date="2026-01-01T00:00:00Z">
        <w:r>
          <w:rPr>
            <w:rStyle w:val="OperatorTok"/>
          </w:rPr>
          <w:t xml:space="preserve">@</w:t>
        </w:r>
      </w:ins>
      <w:ins w:id="154" w:author="PR Preview" w:date="2026-01-01T00:00:00Z">
        <w:r>
          <w:rPr>
            <w:rStyle w:val="NormalTok"/>
          </w:rPr>
          <w:t xml:space="preserve"> (y </w:t>
        </w:r>
      </w:ins>
      <w:ins w:id="155" w:author="PR Preview" w:date="2026-01-01T00:00:00Z">
        <w:r>
          <w:rPr>
            <w:rStyle w:val="OperatorTok"/>
          </w:rPr>
          <w:t xml:space="preserve">-</w:t>
        </w:r>
      </w:ins>
      <w:ins w:id="156" w:author="PR Preview" w:date="2026-01-01T00:00:00Z">
        <w:r>
          <w:rPr>
            <w:rStyle w:val="NormalTok"/>
          </w:rPr>
          <w:t xml:space="preserve"> X </w:t>
        </w:r>
      </w:ins>
      <w:ins w:id="157" w:author="PR Preview" w:date="2026-01-01T00:00:00Z">
        <w:r>
          <w:rPr>
            <w:rStyle w:val="OperatorTok"/>
          </w:rPr>
          <w:t xml:space="preserve">@</w:t>
        </w:r>
      </w:ins>
      <w:ins w:id="158" w:author="PR Preview" w:date="2026-01-01T00:00:00Z">
        <w:r>
          <w:rPr>
            <w:rStyle w:val="NormalTok"/>
          </w:rPr>
          <w:t xml:space="preserve"> beta)</w:t>
        </w:r>
      </w:ins>
      <w:ins w:id="159" w:author="PR Preview" w:date="2026-01-01T00:00:00Z">
        <w:r>
          <w:br/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NormalTok"/>
          </w:rPr>
          <w:t xml:space="preserve">beta_hat </w:t>
        </w:r>
      </w:ins>
      <w:ins w:id="162" w:author="PR Preview" w:date="2026-01-01T00:00:00Z">
        <w:r>
          <w:rPr>
            <w:rStyle w:val="OperatorTok"/>
          </w:rPr>
          <w:t xml:space="preserve">=</w:t>
        </w:r>
      </w:ins>
      <w:ins w:id="163" w:author="PR Preview" w:date="2026-01-01T00:00:00Z">
        <w:r>
          <w:rPr>
            <w:rStyle w:val="NormalTok"/>
          </w:rPr>
          <w:t xml:space="preserve"> np.linalg.solve(X.T </w:t>
        </w:r>
      </w:ins>
      <w:ins w:id="164" w:author="PR Preview" w:date="2026-01-01T00:00:00Z">
        <w:r>
          <w:rPr>
            <w:rStyle w:val="OperatorTok"/>
          </w:rPr>
          <w:t xml:space="preserve">@</w:t>
        </w:r>
      </w:ins>
      <w:ins w:id="165" w:author="PR Preview" w:date="2026-01-01T00:00:00Z">
        <w:r>
          <w:rPr>
            <w:rStyle w:val="NormalTok"/>
          </w:rPr>
          <w:t xml:space="preserve"> X, X.T </w:t>
        </w:r>
      </w:ins>
      <w:ins w:id="166" w:author="PR Preview" w:date="2026-01-01T00:00:00Z">
        <w:r>
          <w:rPr>
            <w:rStyle w:val="OperatorTok"/>
          </w:rPr>
          <w:t xml:space="preserve">@</w:t>
        </w:r>
      </w:ins>
      <w:ins w:id="167" w:author="PR Preview" w:date="2026-01-01T00:00:00Z">
        <w:r>
          <w:rPr>
            <w:rStyle w:val="NormalTok"/>
          </w:rPr>
          <w:t xml:space="preserve"> y)</w:t>
        </w:r>
      </w:ins>
      <w:ins w:id="168" w:author="PR Preview" w:date="2026-01-01T00:00:00Z">
        <w:r>
          <w:br/>
        </w:r>
      </w:ins>
      <w:ins w:id="169" w:author="PR Preview" w:date="2026-01-01T00:00:00Z">
        <w:r>
          <w:rPr>
            <w:rStyle w:val="NormalTok"/>
          </w:rPr>
          <w:t xml:space="preserve">grad_hat </w:t>
        </w:r>
      </w:ins>
      <w:ins w:id="170" w:author="PR Preview" w:date="2026-01-01T00:00:00Z">
        <w:r>
          <w:rPr>
            <w:rStyle w:val="OperatorTok"/>
          </w:rPr>
          <w:t xml:space="preserve">=</w:t>
        </w:r>
      </w:ins>
      <w:ins w:id="171" w:author="PR Preview" w:date="2026-01-01T00:00:00Z">
        <w:r>
          <w:rPr>
            <w:rStyle w:val="NormalTok"/>
          </w:rPr>
          <w:t xml:space="preserve"> grad(beta_hat)</w:t>
        </w:r>
      </w:ins>
      <w:ins w:id="172" w:author="PR Preview" w:date="2026-01-01T00:00:00Z">
        <w:r>
          <w:br/>
        </w:r>
      </w:ins>
      <w:ins w:id="173" w:author="PR Preview" w:date="2026-01-01T00:00:00Z">
        <w:r>
          <w:rPr>
            <w:rStyle w:val="NormalTok"/>
          </w:rPr>
          <w:t xml:space="preserve">grad_zero </w:t>
        </w:r>
      </w:ins>
      <w:ins w:id="174" w:author="PR Preview" w:date="2026-01-01T00:00:00Z">
        <w:r>
          <w:rPr>
            <w:rStyle w:val="OperatorTok"/>
          </w:rPr>
          <w:t xml:space="preserve">=</w:t>
        </w:r>
      </w:ins>
      <w:ins w:id="175" w:author="PR Preview" w:date="2026-01-01T00:00:00Z">
        <w:r>
          <w:rPr>
            <w:rStyle w:val="NormalTok"/>
          </w:rPr>
          <w:t xml:space="preserve"> grad(np.zeros(</w:t>
        </w:r>
      </w:ins>
      <w:ins w:id="176" w:author="PR Preview" w:date="2026-01-01T00:00:00Z">
        <w:r>
          <w:rPr>
            <w:rStyle w:val="DecValTok"/>
          </w:rPr>
          <w:t xml:space="preserve">2</w:t>
        </w:r>
      </w:ins>
      <w:ins w:id="177" w:author="PR Preview" w:date="2026-01-01T00:00:00Z">
        <w:r>
          <w:rPr>
            <w:rStyle w:val="NormalTok"/>
          </w:rPr>
          <w:t xml:space="preserve">))</w:t>
        </w:r>
      </w:ins>
      <w:ins w:id="178" w:author="PR Preview" w:date="2026-01-01T00:00:00Z">
        <w:r>
          <w:br/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pd.DataFrame(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    {</w:t>
        </w:r>
      </w:ins>
      <w:ins w:id="183" w:author="PR Preview" w:date="2026-01-01T00:00:00Z">
        <w:r>
          <w:rPr>
            <w:rStyle w:val="StringTok"/>
          </w:rPr>
          <w:t xml:space="preserve">"beta"</w:t>
        </w:r>
      </w:ins>
      <w:ins w:id="184" w:author="PR Preview" w:date="2026-01-01T00:00:00Z">
        <w:r>
          <w:rPr>
            <w:rStyle w:val="NormalTok"/>
          </w:rPr>
          <w:t xml:space="preserve">: [beta_hat, np.zeros(</w:t>
        </w:r>
      </w:ins>
      <w:ins w:id="185" w:author="PR Preview" w:date="2026-01-01T00:00:00Z">
        <w:r>
          <w:rPr>
            <w:rStyle w:val="DecValTok"/>
          </w:rPr>
          <w:t xml:space="preserve">2</w:t>
        </w:r>
      </w:ins>
      <w:ins w:id="186" w:author="PR Preview" w:date="2026-01-01T00:00:00Z">
        <w:r>
          <w:rPr>
            <w:rStyle w:val="NormalTok"/>
          </w:rPr>
          <w:t xml:space="preserve">)], </w:t>
        </w:r>
      </w:ins>
      <w:ins w:id="187" w:author="PR Preview" w:date="2026-01-01T00:00:00Z">
        <w:r>
          <w:rPr>
            <w:rStyle w:val="StringTok"/>
          </w:rPr>
          <w:t xml:space="preserve">"gradient"</w:t>
        </w:r>
      </w:ins>
      <w:ins w:id="188" w:author="PR Preview" w:date="2026-01-01T00:00:00Z">
        <w:r>
          <w:rPr>
            <w:rStyle w:val="NormalTok"/>
          </w:rPr>
          <w:t xml:space="preserve">: [grad_hat, grad_zero]},</w:t>
        </w:r>
      </w:ins>
      <w:ins w:id="189" w:author="PR Preview" w:date="2026-01-01T00:00:00Z">
        <w:r>
          <w:br/>
        </w:r>
      </w:ins>
      <w:ins w:id="190" w:author="PR Preview" w:date="2026-01-01T00:00:00Z">
        <w:r>
          <w:rPr>
            <w:rStyle w:val="NormalTok"/>
          </w:rPr>
          <w:t xml:space="preserve">    index</w:t>
        </w:r>
      </w:ins>
      <w:ins w:id="191" w:author="PR Preview" w:date="2026-01-01T00:00:00Z">
        <w:r>
          <w:rPr>
            <w:rStyle w:val="OperatorTok"/>
          </w:rPr>
          <w:t xml:space="preserve">=</w:t>
        </w:r>
      </w:ins>
      <w:ins w:id="192" w:author="PR Preview" w:date="2026-01-01T00:00:00Z">
        <w:r>
          <w:rPr>
            <w:rStyle w:val="NormalTok"/>
          </w:rPr>
          <w:t xml:space="preserve">[</w:t>
        </w:r>
      </w:ins>
      <w:ins w:id="193" w:author="PR Preview" w:date="2026-01-01T00:00:00Z">
        <w:r>
          <w:rPr>
            <w:rStyle w:val="StringTok"/>
          </w:rPr>
          <w:t xml:space="preserve">"solution"</w:t>
        </w:r>
      </w:ins>
      <w:ins w:id="194" w:author="PR Preview" w:date="2026-01-01T00:00:00Z">
        <w:r>
          <w:rPr>
            <w:rStyle w:val="NormalTok"/>
          </w:rPr>
          <w:t xml:space="preserve">, </w:t>
        </w:r>
      </w:ins>
      <w:ins w:id="195" w:author="PR Preview" w:date="2026-01-01T00:00:00Z">
        <w:r>
          <w:rPr>
            <w:rStyle w:val="StringTok"/>
          </w:rPr>
          <w:t xml:space="preserve">"zero vector"</w:t>
        </w:r>
      </w:ins>
      <w:ins w:id="196" w:author="PR Preview" w:date="2026-01-01T00:00:00Z">
        <w:r>
          <w:rPr>
            <w:rStyle w:val="NormalTok"/>
          </w:rPr>
          <w:t xml:space="preserve">],</w:t>
        </w:r>
      </w:ins>
      <w:ins w:id="197" w:author="PR Preview" w:date="2026-01-01T00:00:00Z">
        <w:r>
          <w:br/>
        </w:r>
      </w:ins>
      <w:ins w:id="198" w:author="PR Preview" w:date="2026-01-01T00:00:00Z">
        <w:r>
          <w:rPr>
            <w:rStyle w:val="NormalTok"/>
          </w:rPr>
          <w:t xml:space="preserve">)</w:t>
        </w:r>
      </w:ins>
      <w:ins w:id="199" w:author="PR Preview" w:date="2026-01-01T00:00:00Z">
        <w:r>
          <w:br/>
        </w:r>
      </w:ins>
      <w:ins w:id="200" w:author="PR Preview" w:date="2026-01-01T00:00:00Z">
        <w:r>
          <w:rPr>
            <w:rStyle w:val="CommentTok"/>
          </w:rPr>
          <w:t xml:space="preserve">#&gt;                                                   beta                                        gradient</w:t>
        </w:r>
      </w:ins>
      <w:ins w:id="201" w:author="PR Preview" w:date="2026-01-01T00:00:00Z">
        <w:r>
          <w:br/>
        </w:r>
      </w:ins>
      <w:ins w:id="202" w:author="PR Preview" w:date="2026-01-01T00:00:00Z">
        <w:r>
          <w:rPr>
            <w:rStyle w:val="CommentTok"/>
          </w:rPr>
          <w:t xml:space="preserve">#&gt; solution     [39.935861021170574, -0.1578447333536545]  [1.071498445526231e-11, 1.673470251262188e-10]</w:t>
        </w:r>
      </w:ins>
      <w:ins w:id="203" w:author="PR Preview" w:date="2026-01-01T00:00:00Z">
        <w:r>
          <w:br/>
        </w:r>
      </w:ins>
      <w:ins w:id="204" w:author="PR Preview" w:date="2026-01-01T00:00:00Z">
        <w:r>
          <w:rPr>
            <w:rStyle w:val="CommentTok"/>
          </w:rPr>
          <w:t xml:space="preserve">#&gt; zero vector                                 [0.0, 0.0]               [-18381.600000000006, -1737437.6]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del w:id="205" w:author="PR Preview" w:date="2026-01-01T00:00:00Z">
        <w:r>
          <w:rPr>
            <w:rStyle w:val="NormalTok"/>
          </w:rPr>
          <w:delText xml:space="preserve">auto </w:delText>
        </w:r>
      </w:del>
      <w:del w:id="206" w:author="PR Preview" w:date="2026-01-01T00:00:00Z">
        <w:r>
          <w:rPr>
            <w:rStyle w:val="OtherTok"/>
          </w:rPr>
          <w:delText xml:space="preserve">&lt;-</w:delText>
        </w:r>
      </w:del>
      <w:del w:id="207" w:author="PR Preview" w:date="2026-01-01T00:00:00Z">
        <w:r>
          <w:rPr>
            <w:rStyle w:val="NormalTok"/>
          </w:rPr>
          <w:delText xml:space="preserve"> </w:delText>
        </w:r>
      </w:del>
      <w:del w:id="208" w:author="PR Preview" w:date="2026-01-01T00:00:00Z">
        <w:r>
          <w:rPr>
            <w:rStyle w:val="FunctionTok"/>
          </w:rPr>
          <w:delText xml:space="preserve">read.csv</w:delText>
        </w:r>
      </w:del>
      <w:del w:id="209" w:author="PR Preview" w:date="2026-01-01T00:00:00Z">
        <w:r>
          <w:rPr>
            <w:rStyle w:val="NormalTok"/>
          </w:rPr>
          <w:delText xml:space="preserve">(</w:delText>
        </w:r>
      </w:del>
      <w:del w:id="210" w:author="PR Preview" w:date="2026-01-01T00:00:00Z">
        <w:r>
          <w:rPr>
            <w:rStyle w:val="StringTok"/>
          </w:rPr>
          <w:delText xml:space="preserve">"data/auto.csv"</w:delText>
        </w:r>
      </w:del>
      <w:del w:id="211" w:author="PR Preview" w:date="2026-01-01T00:00:00Z">
        <w:r>
          <w:rPr>
            <w:rStyle w:val="NormalTok"/>
          </w:rPr>
          <w:delText xml:space="preserve">)</w:delText>
        </w:r>
      </w:del>
      <w:del w:id="212" w:author="PR Preview" w:date="2026-01-01T00:00:00Z">
        <w:r>
          <w:br/>
        </w:r>
      </w:del>
      <w:del w:id="213" w:author="PR Preview" w:date="2026-01-01T00:00:00Z">
        <w:r>
          <w:rPr>
            <w:rStyle w:val="NormalTok"/>
          </w:rPr>
          <w:delText xml:space="preserve">y </w:delText>
        </w:r>
      </w:del>
      <w:del w:id="214" w:author="PR Preview" w:date="2026-01-01T00:00:00Z">
        <w:r>
          <w:rPr>
            <w:rStyle w:val="OtherTok"/>
          </w:rPr>
          <w:delText xml:space="preserve">&lt;-</w:delText>
        </w:r>
      </w:del>
      <w:del w:id="215" w:author="PR Preview" w:date="2026-01-01T00:00:00Z">
        <w:r>
          <w:rPr>
            <w:rStyle w:val="NormalTok"/>
          </w:rPr>
          <w:delText xml:space="preserve"> auto</w:delText>
        </w:r>
      </w:del>
      <w:del w:id="216" w:author="PR Preview" w:date="2026-01-01T00:00:00Z">
        <w:r>
          <w:rPr>
            <w:rStyle w:val="SpecialCharTok"/>
          </w:rPr>
          <w:delText xml:space="preserve">$</w:delText>
        </w:r>
      </w:del>
      <w:del w:id="217" w:author="PR Preview" w:date="2026-01-01T00:00:00Z">
        <w:r>
          <w:rPr>
            <w:rStyle w:val="NormalTok"/>
          </w:rPr>
          <w:delText xml:space="preserve">mpg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NormalTok"/>
          </w:rPr>
          <w:delText xml:space="preserve">X </w:delText>
        </w:r>
      </w:del>
      <w:del w:id="220" w:author="PR Preview" w:date="2026-01-01T00:00:00Z">
        <w:r>
          <w:rPr>
            <w:rStyle w:val="OtherTok"/>
          </w:rPr>
          <w:delText xml:space="preserve">&lt;-</w:delText>
        </w:r>
      </w:del>
      <w:del w:id="221" w:author="PR Preview" w:date="2026-01-01T00:00:00Z">
        <w:r>
          <w:rPr>
            <w:rStyle w:val="NormalTok"/>
          </w:rPr>
          <w:delText xml:space="preserve"> </w:delText>
        </w:r>
      </w:del>
      <w:del w:id="222" w:author="PR Preview" w:date="2026-01-01T00:00:00Z">
        <w:r>
          <w:rPr>
            <w:rStyle w:val="FunctionTok"/>
          </w:rPr>
          <w:delText xml:space="preserve">cbind</w:delText>
        </w:r>
      </w:del>
      <w:del w:id="223" w:author="PR Preview" w:date="2026-01-01T00:00:00Z">
        <w:r>
          <w:rPr>
            <w:rStyle w:val="NormalTok"/>
          </w:rPr>
          <w:delText xml:space="preserve">(</w:delText>
        </w:r>
      </w:del>
      <w:del w:id="224" w:author="PR Preview" w:date="2026-01-01T00:00:00Z">
        <w:r>
          <w:rPr>
            <w:rStyle w:val="DecValTok"/>
          </w:rPr>
          <w:delText xml:space="preserve">1</w:delText>
        </w:r>
      </w:del>
      <w:del w:id="225" w:author="PR Preview" w:date="2026-01-01T00:00:00Z">
        <w:r>
          <w:rPr>
            <w:rStyle w:val="NormalTok"/>
          </w:rPr>
          <w:delText xml:space="preserve">, auto</w:delText>
        </w:r>
      </w:del>
      <w:del w:id="226" w:author="PR Preview" w:date="2026-01-01T00:00:00Z">
        <w:r>
          <w:rPr>
            <w:rStyle w:val="SpecialCharTok"/>
          </w:rPr>
          <w:delText xml:space="preserve">$</w:delText>
        </w:r>
      </w:del>
      <w:del w:id="227" w:author="PR Preview" w:date="2026-01-01T00:00:00Z">
        <w:r>
          <w:rPr>
            <w:rStyle w:val="NormalTok"/>
          </w:rPr>
          <w:delText xml:space="preserve">horsepower)</w:delText>
        </w:r>
      </w:del>
      <w:del w:id="228" w:author="PR Preview" w:date="2026-01-01T00:00:00Z">
        <w:r>
          <w:br/>
        </w:r>
      </w:del>
      <w:del w:id="229" w:author="PR Preview" w:date="2026-01-01T00:00:00Z">
        <w:r>
          <w:br/>
        </w:r>
      </w:del>
      <w:del w:id="230" w:author="PR Preview" w:date="2026-01-01T00:00:00Z">
        <w:r>
          <w:rPr>
            <w:rStyle w:val="NormalTok"/>
          </w:rPr>
          <w:delText xml:space="preserve">grad </w:delText>
        </w:r>
      </w:del>
      <w:del w:id="231" w:author="PR Preview" w:date="2026-01-01T00:00:00Z">
        <w:r>
          <w:rPr>
            <w:rStyle w:val="OtherTok"/>
          </w:rPr>
          <w:delText xml:space="preserve">&lt;-</w:delText>
        </w:r>
      </w:del>
      <w:del w:id="232" w:author="PR Preview" w:date="2026-01-01T00:00:00Z">
        <w:r>
          <w:rPr>
            <w:rStyle w:val="NormalTok"/>
          </w:rPr>
          <w:delText xml:space="preserve"> </w:delText>
        </w:r>
      </w:del>
      <w:del w:id="233" w:author="PR Preview" w:date="2026-01-01T00:00:00Z">
        <w:r>
          <w:rPr>
            <w:rStyle w:val="ControlFlowTok"/>
          </w:rPr>
          <w:delText xml:space="preserve">function</w:delText>
        </w:r>
      </w:del>
      <w:del w:id="234" w:author="PR Preview" w:date="2026-01-01T00:00:00Z">
        <w:r>
          <w:rPr>
            <w:rStyle w:val="NormalTok"/>
          </w:rPr>
          <w:delText xml:space="preserve">(beta) </w:delText>
        </w:r>
      </w:del>
      <w:del w:id="235" w:author="PR Preview" w:date="2026-01-01T00:00:00Z">
        <w:r>
          <w:rPr>
            <w:rStyle w:val="SpecialCharTok"/>
          </w:rPr>
          <w:delText xml:space="preserve">-</w:delText>
        </w:r>
      </w:del>
      <w:del w:id="236" w:author="PR Preview" w:date="2026-01-01T00:00:00Z">
        <w:r>
          <w:rPr>
            <w:rStyle w:val="DecValTok"/>
          </w:rPr>
          <w:delText xml:space="preserve">2</w:delText>
        </w:r>
      </w:del>
      <w:del w:id="237" w:author="PR Preview" w:date="2026-01-01T00:00:00Z">
        <w:r>
          <w:rPr>
            <w:rStyle w:val="NormalTok"/>
          </w:rPr>
          <w:delText xml:space="preserve"> </w:delText>
        </w:r>
      </w:del>
      <w:del w:id="238" w:author="PR Preview" w:date="2026-01-01T00:00:00Z">
        <w:r>
          <w:rPr>
            <w:rStyle w:val="SpecialCharTok"/>
          </w:rPr>
          <w:delText xml:space="preserve">*</w:delText>
        </w:r>
      </w:del>
      <w:del w:id="239" w:author="PR Preview" w:date="2026-01-01T00:00:00Z">
        <w:r>
          <w:rPr>
            <w:rStyle w:val="NormalTok"/>
          </w:rPr>
          <w:delText xml:space="preserve"> </w:delText>
        </w:r>
      </w:del>
      <w:del w:id="240" w:author="PR Preview" w:date="2026-01-01T00:00:00Z">
        <w:r>
          <w:rPr>
            <w:rStyle w:val="FunctionTok"/>
          </w:rPr>
          <w:delText xml:space="preserve">t</w:delText>
        </w:r>
      </w:del>
      <w:del w:id="241" w:author="PR Preview" w:date="2026-01-01T00:00:00Z">
        <w:r>
          <w:rPr>
            <w:rStyle w:val="NormalTok"/>
          </w:rPr>
          <w:delText xml:space="preserve">(X) </w:delText>
        </w:r>
      </w:del>
      <w:del w:id="242" w:author="PR Preview" w:date="2026-01-01T00:00:00Z">
        <w:r>
          <w:rPr>
            <w:rStyle w:val="SpecialCharTok"/>
          </w:rPr>
          <w:delText xml:space="preserve">%*%</w:delText>
        </w:r>
      </w:del>
      <w:del w:id="243" w:author="PR Preview" w:date="2026-01-01T00:00:00Z">
        <w:r>
          <w:rPr>
            <w:rStyle w:val="NormalTok"/>
          </w:rPr>
          <w:delText xml:space="preserve"> (y </w:delText>
        </w:r>
      </w:del>
      <w:del w:id="244" w:author="PR Preview" w:date="2026-01-01T00:00:00Z">
        <w:r>
          <w:rPr>
            <w:rStyle w:val="SpecialCharTok"/>
          </w:rPr>
          <w:delText xml:space="preserve">-</w:delText>
        </w:r>
      </w:del>
      <w:del w:id="245" w:author="PR Preview" w:date="2026-01-01T00:00:00Z">
        <w:r>
          <w:rPr>
            <w:rStyle w:val="NormalTok"/>
          </w:rPr>
          <w:delText xml:space="preserve"> X </w:delText>
        </w:r>
      </w:del>
      <w:del w:id="246" w:author="PR Preview" w:date="2026-01-01T00:00:00Z">
        <w:r>
          <w:rPr>
            <w:rStyle w:val="SpecialCharTok"/>
          </w:rPr>
          <w:delText xml:space="preserve">%*%</w:delText>
        </w:r>
      </w:del>
      <w:del w:id="247" w:author="PR Preview" w:date="2026-01-01T00:00:00Z">
        <w:r>
          <w:rPr>
            <w:rStyle w:val="NormalTok"/>
          </w:rPr>
          <w:delText xml:space="preserve"> beta)</w:delText>
        </w:r>
      </w:del>
      <w:del w:id="248" w:author="PR Preview" w:date="2026-01-01T00:00:00Z">
        <w:r>
          <w:br/>
        </w:r>
      </w:del>
      <w:del w:id="249" w:author="PR Preview" w:date="2026-01-01T00:00:00Z">
        <w:r>
          <w:br/>
        </w:r>
      </w:del>
      <w:del w:id="250" w:author="PR Preview" w:date="2026-01-01T00:00:00Z">
        <w:r>
          <w:rPr>
            <w:rStyle w:val="NormalTok"/>
          </w:rPr>
          <w:delText xml:space="preserve">beta_hat </w:delText>
        </w:r>
      </w:del>
      <w:del w:id="251" w:author="PR Preview" w:date="2026-01-01T00:00:00Z">
        <w:r>
          <w:rPr>
            <w:rStyle w:val="OtherTok"/>
          </w:rPr>
          <w:delText xml:space="preserve">&lt;-</w:delText>
        </w:r>
      </w:del>
      <w:del w:id="252" w:author="PR Preview" w:date="2026-01-01T00:00:00Z">
        <w:r>
          <w:rPr>
            <w:rStyle w:val="NormalTok"/>
          </w:rPr>
          <w:delText xml:space="preserve"> </w:delText>
        </w:r>
      </w:del>
      <w:del w:id="253" w:author="PR Preview" w:date="2026-01-01T00:00:00Z">
        <w:r>
          <w:rPr>
            <w:rStyle w:val="FunctionTok"/>
          </w:rPr>
          <w:delText xml:space="preserve">solve</w:delText>
        </w:r>
      </w:del>
      <w:del w:id="254" w:author="PR Preview" w:date="2026-01-01T00:00:00Z">
        <w:r>
          <w:rPr>
            <w:rStyle w:val="NormalTok"/>
          </w:rPr>
          <w:delText xml:space="preserve">(</w:delText>
        </w:r>
      </w:del>
      <w:del w:id="255" w:author="PR Preview" w:date="2026-01-01T00:00:00Z">
        <w:r>
          <w:rPr>
            <w:rStyle w:val="FunctionTok"/>
          </w:rPr>
          <w:delText xml:space="preserve">t</w:delText>
        </w:r>
      </w:del>
      <w:del w:id="256" w:author="PR Preview" w:date="2026-01-01T00:00:00Z">
        <w:r>
          <w:rPr>
            <w:rStyle w:val="NormalTok"/>
          </w:rPr>
          <w:delText xml:space="preserve">(X) </w:delText>
        </w:r>
      </w:del>
      <w:del w:id="257" w:author="PR Preview" w:date="2026-01-01T00:00:00Z">
        <w:r>
          <w:rPr>
            <w:rStyle w:val="SpecialCharTok"/>
          </w:rPr>
          <w:delText xml:space="preserve">%*%</w:delText>
        </w:r>
      </w:del>
      <w:del w:id="258" w:author="PR Preview" w:date="2026-01-01T00:00:00Z">
        <w:r>
          <w:rPr>
            <w:rStyle w:val="NormalTok"/>
          </w:rPr>
          <w:delText xml:space="preserve"> X, </w:delText>
        </w:r>
      </w:del>
      <w:del w:id="259" w:author="PR Preview" w:date="2026-01-01T00:00:00Z">
        <w:r>
          <w:rPr>
            <w:rStyle w:val="FunctionTok"/>
          </w:rPr>
          <w:delText xml:space="preserve">t</w:delText>
        </w:r>
      </w:del>
      <w:del w:id="260" w:author="PR Preview" w:date="2026-01-01T00:00:00Z">
        <w:r>
          <w:rPr>
            <w:rStyle w:val="NormalTok"/>
          </w:rPr>
          <w:delText xml:space="preserve">(X) </w:delText>
        </w:r>
      </w:del>
      <w:del w:id="261" w:author="PR Preview" w:date="2026-01-01T00:00:00Z">
        <w:r>
          <w:rPr>
            <w:rStyle w:val="SpecialCharTok"/>
          </w:rPr>
          <w:delText xml:space="preserve">%*%</w:delText>
        </w:r>
      </w:del>
      <w:del w:id="262" w:author="PR Preview" w:date="2026-01-01T00:00:00Z">
        <w:r>
          <w:rPr>
            <w:rStyle w:val="NormalTok"/>
          </w:rPr>
          <w:delText xml:space="preserve"> y)</w:delText>
        </w:r>
      </w:del>
      <w:del w:id="263" w:author="PR Preview" w:date="2026-01-01T00:00:00Z">
        <w:r>
          <w:br/>
        </w:r>
      </w:del>
      <w:del w:id="264" w:author="PR Preview" w:date="2026-01-01T00:00:00Z">
        <w:r>
          <w:rPr>
            <w:rStyle w:val="NormalTok"/>
          </w:rPr>
          <w:delText xml:space="preserve">grad_hat </w:delText>
        </w:r>
      </w:del>
      <w:del w:id="265" w:author="PR Preview" w:date="2026-01-01T00:00:00Z">
        <w:r>
          <w:rPr>
            <w:rStyle w:val="OtherTok"/>
          </w:rPr>
          <w:delText xml:space="preserve">&lt;-</w:delText>
        </w:r>
      </w:del>
      <w:del w:id="266" w:author="PR Preview" w:date="2026-01-01T00:00:00Z">
        <w:r>
          <w:rPr>
            <w:rStyle w:val="NormalTok"/>
          </w:rPr>
          <w:delText xml:space="preserve"> </w:delText>
        </w:r>
      </w:del>
      <w:del w:id="267" w:author="PR Preview" w:date="2026-01-01T00:00:00Z">
        <w:r>
          <w:rPr>
            <w:rStyle w:val="FunctionTok"/>
          </w:rPr>
          <w:delText xml:space="preserve">grad</w:delText>
        </w:r>
      </w:del>
      <w:del w:id="268" w:author="PR Preview" w:date="2026-01-01T00:00:00Z">
        <w:r>
          <w:rPr>
            <w:rStyle w:val="NormalTok"/>
          </w:rPr>
          <w:delText xml:space="preserve">(beta_hat)</w:delText>
        </w:r>
      </w:del>
      <w:del w:id="269" w:author="PR Preview" w:date="2026-01-01T00:00:00Z">
        <w:r>
          <w:br/>
        </w:r>
      </w:del>
      <w:del w:id="270" w:author="PR Preview" w:date="2026-01-01T00:00:00Z">
        <w:r>
          <w:rPr>
            <w:rStyle w:val="NormalTok"/>
          </w:rPr>
          <w:delText xml:space="preserve">grad_zero </w:delText>
        </w:r>
      </w:del>
      <w:del w:id="271" w:author="PR Preview" w:date="2026-01-01T00:00:00Z">
        <w:r>
          <w:rPr>
            <w:rStyle w:val="OtherTok"/>
          </w:rPr>
          <w:delText xml:space="preserve">&lt;-</w:delText>
        </w:r>
      </w:del>
      <w:del w:id="272" w:author="PR Preview" w:date="2026-01-01T00:00:00Z">
        <w:r>
          <w:rPr>
            <w:rStyle w:val="NormalTok"/>
          </w:rPr>
          <w:delText xml:space="preserve"> </w:delText>
        </w:r>
      </w:del>
      <w:del w:id="273" w:author="PR Preview" w:date="2026-01-01T00:00:00Z">
        <w:r>
          <w:rPr>
            <w:rStyle w:val="FunctionTok"/>
          </w:rPr>
          <w:delText xml:space="preserve">grad</w:delText>
        </w:r>
      </w:del>
      <w:del w:id="274" w:author="PR Preview" w:date="2026-01-01T00:00:00Z">
        <w:r>
          <w:rPr>
            <w:rStyle w:val="NormalTok"/>
          </w:rPr>
          <w:delText xml:space="preserve">(</w:delText>
        </w:r>
      </w:del>
      <w:del w:id="275" w:author="PR Preview" w:date="2026-01-01T00:00:00Z">
        <w:r>
          <w:rPr>
            <w:rStyle w:val="FunctionTok"/>
          </w:rPr>
          <w:delText xml:space="preserve">c</w:delText>
        </w:r>
      </w:del>
      <w:del w:id="276" w:author="PR Preview" w:date="2026-01-01T00:00:00Z">
        <w:r>
          <w:rPr>
            <w:rStyle w:val="NormalTok"/>
          </w:rPr>
          <w:delText xml:space="preserve">(</w:delText>
        </w:r>
      </w:del>
      <w:del w:id="277" w:author="PR Preview" w:date="2026-01-01T00:00:00Z">
        <w:r>
          <w:rPr>
            <w:rStyle w:val="DecValTok"/>
          </w:rPr>
          <w:delText xml:space="preserve">0</w:delText>
        </w:r>
      </w:del>
      <w:del w:id="278" w:author="PR Preview" w:date="2026-01-01T00:00:00Z">
        <w:r>
          <w:rPr>
            <w:rStyle w:val="NormalTok"/>
          </w:rPr>
          <w:delText xml:space="preserve">, </w:delText>
        </w:r>
      </w:del>
      <w:del w:id="279" w:author="PR Preview" w:date="2026-01-01T00:00:00Z">
        <w:r>
          <w:rPr>
            <w:rStyle w:val="DecValTok"/>
          </w:rPr>
          <w:delText xml:space="preserve">0</w:delText>
        </w:r>
      </w:del>
      <w:del w:id="280" w:author="PR Preview" w:date="2026-01-01T00:00:00Z">
        <w:r>
          <w:rPr>
            <w:rStyle w:val="NormalTok"/>
          </w:rPr>
          <w:delText xml:space="preserve">))</w:delText>
        </w:r>
      </w:del>
      <w:del w:id="281" w:author="PR Preview" w:date="2026-01-01T00:00:00Z">
        <w:r>
          <w:br/>
        </w:r>
      </w:del>
      <w:del w:id="282" w:author="PR Preview" w:date="2026-01-01T00:00:00Z">
        <w:r>
          <w:br/>
        </w:r>
      </w:del>
      <w:del w:id="283" w:author="PR Preview" w:date="2026-01-01T00:00:00Z">
        <w:r>
          <w:rPr>
            <w:rStyle w:val="FunctionTok"/>
          </w:rPr>
          <w:delText xml:space="preserve">list</w:delText>
        </w:r>
      </w:del>
      <w:del w:id="284" w:author="PR Preview" w:date="2026-01-01T00:00:00Z">
        <w:r>
          <w:rPr>
            <w:rStyle w:val="NormalTok"/>
          </w:rPr>
          <w:delText xml:space="preserve">(</w:delText>
        </w:r>
      </w:del>
      <w:del w:id="285" w:author="PR Preview" w:date="2026-01-01T00:00:00Z">
        <w:r>
          <w:br/>
        </w:r>
      </w:del>
      <w:del w:id="286" w:author="PR Preview" w:date="2026-01-01T00:00:00Z">
        <w:r>
          <w:rPr>
            <w:rStyle w:val="NormalTok"/>
          </w:rPr>
          <w:delText xml:space="preserve">  </w:delText>
        </w:r>
      </w:del>
      <w:del w:id="287" w:author="PR Preview" w:date="2026-01-01T00:00:00Z">
        <w:r>
          <w:rPr>
            <w:rStyle w:val="AttributeTok"/>
          </w:rPr>
          <w:delText xml:space="preserve">solution =</w:delText>
        </w:r>
      </w:del>
      <w:del w:id="288" w:author="PR Preview" w:date="2026-01-01T00:00:00Z">
        <w:r>
          <w:rPr>
            <w:rStyle w:val="NormalTok"/>
          </w:rPr>
          <w:delText xml:space="preserve"> </w:delText>
        </w:r>
      </w:del>
      <w:del w:id="289" w:author="PR Preview" w:date="2026-01-01T00:00:00Z">
        <w:r>
          <w:rPr>
            <w:rStyle w:val="FunctionTok"/>
          </w:rPr>
          <w:delText xml:space="preserve">list</w:delText>
        </w:r>
      </w:del>
      <w:del w:id="290" w:author="PR Preview" w:date="2026-01-01T00:00:00Z">
        <w:r>
          <w:rPr>
            <w:rStyle w:val="NormalTok"/>
          </w:rPr>
          <w:delText xml:space="preserve">(</w:delText>
        </w:r>
      </w:del>
      <w:del w:id="291" w:author="PR Preview" w:date="2026-01-01T00:00:00Z">
        <w:r>
          <w:rPr>
            <w:rStyle w:val="AttributeTok"/>
          </w:rPr>
          <w:delText xml:space="preserve">beta =</w:delText>
        </w:r>
      </w:del>
      <w:del w:id="292" w:author="PR Preview" w:date="2026-01-01T00:00:00Z">
        <w:r>
          <w:rPr>
            <w:rStyle w:val="NormalTok"/>
          </w:rPr>
          <w:delText xml:space="preserve"> </w:delText>
        </w:r>
      </w:del>
      <w:del w:id="293" w:author="PR Preview" w:date="2026-01-01T00:00:00Z">
        <w:r>
          <w:rPr>
            <w:rStyle w:val="FunctionTok"/>
          </w:rPr>
          <w:delText xml:space="preserve">c</w:delText>
        </w:r>
      </w:del>
      <w:del w:id="294" w:author="PR Preview" w:date="2026-01-01T00:00:00Z">
        <w:r>
          <w:rPr>
            <w:rStyle w:val="NormalTok"/>
          </w:rPr>
          <w:delText xml:space="preserve">(beta_hat), </w:delText>
        </w:r>
      </w:del>
      <w:del w:id="295" w:author="PR Preview" w:date="2026-01-01T00:00:00Z">
        <w:r>
          <w:rPr>
            <w:rStyle w:val="AttributeTok"/>
          </w:rPr>
          <w:delText xml:space="preserve">gradient =</w:delText>
        </w:r>
      </w:del>
      <w:del w:id="296" w:author="PR Preview" w:date="2026-01-01T00:00:00Z">
        <w:r>
          <w:rPr>
            <w:rStyle w:val="NormalTok"/>
          </w:rPr>
          <w:delText xml:space="preserve"> </w:delText>
        </w:r>
      </w:del>
      <w:del w:id="297" w:author="PR Preview" w:date="2026-01-01T00:00:00Z">
        <w:r>
          <w:rPr>
            <w:rStyle w:val="FunctionTok"/>
          </w:rPr>
          <w:delText xml:space="preserve">c</w:delText>
        </w:r>
      </w:del>
      <w:del w:id="298" w:author="PR Preview" w:date="2026-01-01T00:00:00Z">
        <w:r>
          <w:rPr>
            <w:rStyle w:val="NormalTok"/>
          </w:rPr>
          <w:delText xml:space="preserve">(grad_hat)),</w:delText>
        </w:r>
      </w:del>
      <w:del w:id="299" w:author="PR Preview" w:date="2026-01-01T00:00:00Z">
        <w:r>
          <w:br/>
        </w:r>
      </w:del>
      <w:del w:id="300" w:author="PR Preview" w:date="2026-01-01T00:00:00Z">
        <w:r>
          <w:rPr>
            <w:rStyle w:val="NormalTok"/>
          </w:rPr>
          <w:delText xml:space="preserve">  </w:delText>
        </w:r>
      </w:del>
      <w:del w:id="301" w:author="PR Preview" w:date="2026-01-01T00:00:00Z">
        <w:r>
          <w:rPr>
            <w:rStyle w:val="AttributeTok"/>
          </w:rPr>
          <w:delText xml:space="preserve">zero_vector =</w:delText>
        </w:r>
      </w:del>
      <w:del w:id="302" w:author="PR Preview" w:date="2026-01-01T00:00:00Z">
        <w:r>
          <w:rPr>
            <w:rStyle w:val="NormalTok"/>
          </w:rPr>
          <w:delText xml:space="preserve"> </w:delText>
        </w:r>
      </w:del>
      <w:del w:id="303" w:author="PR Preview" w:date="2026-01-01T00:00:00Z">
        <w:r>
          <w:rPr>
            <w:rStyle w:val="FunctionTok"/>
          </w:rPr>
          <w:delText xml:space="preserve">list</w:delText>
        </w:r>
      </w:del>
      <w:del w:id="304" w:author="PR Preview" w:date="2026-01-01T00:00:00Z">
        <w:r>
          <w:rPr>
            <w:rStyle w:val="NormalTok"/>
          </w:rPr>
          <w:delText xml:space="preserve">(</w:delText>
        </w:r>
      </w:del>
      <w:del w:id="305" w:author="PR Preview" w:date="2026-01-01T00:00:00Z">
        <w:r>
          <w:rPr>
            <w:rStyle w:val="AttributeTok"/>
          </w:rPr>
          <w:delText xml:space="preserve">beta =</w:delText>
        </w:r>
      </w:del>
      <w:del w:id="306" w:author="PR Preview" w:date="2026-01-01T00:00:00Z">
        <w:r>
          <w:rPr>
            <w:rStyle w:val="NormalTok"/>
          </w:rPr>
          <w:delText xml:space="preserve"> </w:delText>
        </w:r>
      </w:del>
      <w:del w:id="307" w:author="PR Preview" w:date="2026-01-01T00:00:00Z">
        <w:r>
          <w:rPr>
            <w:rStyle w:val="FunctionTok"/>
          </w:rPr>
          <w:delText xml:space="preserve">c</w:delText>
        </w:r>
      </w:del>
      <w:del w:id="308" w:author="PR Preview" w:date="2026-01-01T00:00:00Z">
        <w:r>
          <w:rPr>
            <w:rStyle w:val="NormalTok"/>
          </w:rPr>
          <w:delText xml:space="preserve">(</w:delText>
        </w:r>
      </w:del>
      <w:del w:id="309" w:author="PR Preview" w:date="2026-01-01T00:00:00Z">
        <w:r>
          <w:rPr>
            <w:rStyle w:val="DecValTok"/>
          </w:rPr>
          <w:delText xml:space="preserve">0</w:delText>
        </w:r>
      </w:del>
      <w:del w:id="310" w:author="PR Preview" w:date="2026-01-01T00:00:00Z">
        <w:r>
          <w:rPr>
            <w:rStyle w:val="NormalTok"/>
          </w:rPr>
          <w:delText xml:space="preserve">, </w:delText>
        </w:r>
      </w:del>
      <w:del w:id="311" w:author="PR Preview" w:date="2026-01-01T00:00:00Z">
        <w:r>
          <w:rPr>
            <w:rStyle w:val="DecValTok"/>
          </w:rPr>
          <w:delText xml:space="preserve">0</w:delText>
        </w:r>
      </w:del>
      <w:del w:id="312" w:author="PR Preview" w:date="2026-01-01T00:00:00Z">
        <w:r>
          <w:rPr>
            <w:rStyle w:val="NormalTok"/>
          </w:rPr>
          <w:delText xml:space="preserve">), </w:delText>
        </w:r>
      </w:del>
      <w:del w:id="313" w:author="PR Preview" w:date="2026-01-01T00:00:00Z">
        <w:r>
          <w:rPr>
            <w:rStyle w:val="AttributeTok"/>
          </w:rPr>
          <w:delText xml:space="preserve">gradient =</w:delText>
        </w:r>
      </w:del>
      <w:del w:id="314" w:author="PR Preview" w:date="2026-01-01T00:00:00Z">
        <w:r>
          <w:rPr>
            <w:rStyle w:val="NormalTok"/>
          </w:rPr>
          <w:delText xml:space="preserve"> </w:delText>
        </w:r>
      </w:del>
      <w:del w:id="315" w:author="PR Preview" w:date="2026-01-01T00:00:00Z">
        <w:r>
          <w:rPr>
            <w:rStyle w:val="FunctionTok"/>
          </w:rPr>
          <w:delText xml:space="preserve">c</w:delText>
        </w:r>
      </w:del>
      <w:del w:id="316" w:author="PR Preview" w:date="2026-01-01T00:00:00Z">
        <w:r>
          <w:rPr>
            <w:rStyle w:val="NormalTok"/>
          </w:rPr>
          <w:delText xml:space="preserve">(grad_zero))</w:delText>
        </w:r>
      </w:del>
      <w:del w:id="317" w:author="PR Preview" w:date="2026-01-01T00:00:00Z">
        <w:r>
          <w:br/>
        </w:r>
      </w:del>
      <w:del w:id="318" w:author="PR Preview" w:date="2026-01-01T00:00:00Z">
        <w:r>
          <w:rPr>
            <w:rStyle w:val="NormalTok"/>
          </w:rPr>
          <w:delText xml:space="preserve">)</w:delText>
        </w:r>
      </w:del>
      <w:del w:id="319" w:author="PR Preview" w:date="2026-01-01T00:00:00Z">
        <w:r>
          <w:br/>
        </w:r>
      </w:del>
      <w:del w:id="320" w:author="PR Preview" w:date="2026-01-01T00:00:00Z">
        <w:r>
          <w:rPr>
            <w:rStyle w:val="CommentTok"/>
          </w:rPr>
          <w:delText xml:space="preserve">#&gt; $solution</w:delText>
        </w:r>
      </w:del>
      <w:del w:id="321" w:author="PR Preview" w:date="2026-01-01T00:00:00Z">
        <w:r>
          <w:br/>
        </w:r>
      </w:del>
      <w:del w:id="322" w:author="PR Preview" w:date="2026-01-01T00:00:00Z">
        <w:r>
          <w:rPr>
            <w:rStyle w:val="CommentTok"/>
          </w:rPr>
          <w:delText xml:space="preserve">#&gt; $solution$beta</w:delText>
        </w:r>
      </w:del>
      <w:del w:id="323" w:author="PR Preview" w:date="2026-01-01T00:00:00Z">
        <w:r>
          <w:br/>
        </w:r>
      </w:del>
      <w:del w:id="324" w:author="PR Preview" w:date="2026-01-01T00:00:00Z">
        <w:r>
          <w:rPr>
            <w:rStyle w:val="CommentTok"/>
          </w:rPr>
          <w:delText xml:space="preserve">#&gt; [1] 39.9358610 -0.1578447</w:delText>
        </w:r>
      </w:del>
      <w:del w:id="325" w:author="PR Preview" w:date="2026-01-01T00:00:00Z">
        <w:r>
          <w:br/>
        </w:r>
      </w:del>
      <w:del w:id="326" w:author="PR Preview" w:date="2026-01-01T00:00:00Z">
        <w:r>
          <w:rPr>
            <w:rStyle w:val="CommentTok"/>
          </w:rPr>
          <w:delText xml:space="preserve">#&gt; </w:delText>
        </w:r>
      </w:del>
      <w:del w:id="327" w:author="PR Preview" w:date="2026-01-01T00:00:00Z">
        <w:r>
          <w:br/>
        </w:r>
      </w:del>
      <w:del w:id="328" w:author="PR Preview" w:date="2026-01-01T00:00:00Z">
        <w:r>
          <w:rPr>
            <w:rStyle w:val="CommentTok"/>
          </w:rPr>
          <w:delText xml:space="preserve">#&gt; $solution$gradient</w:delText>
        </w:r>
      </w:del>
      <w:del w:id="329" w:author="PR Preview" w:date="2026-01-01T00:00:00Z">
        <w:r>
          <w:br/>
        </w:r>
      </w:del>
      <w:del w:id="330" w:author="PR Preview" w:date="2026-01-01T00:00:00Z">
        <w:r>
          <w:rPr>
            <w:rStyle w:val="CommentTok"/>
          </w:rPr>
          <w:delText xml:space="preserve">#&gt; [1] 9.471535e-12 6.662049e-11</w:delText>
        </w:r>
      </w:del>
      <w:del w:id="331" w:author="PR Preview" w:date="2026-01-01T00:00:00Z">
        <w:r>
          <w:br/>
        </w:r>
      </w:del>
      <w:del w:id="332" w:author="PR Preview" w:date="2026-01-01T00:00:00Z">
        <w:r>
          <w:rPr>
            <w:rStyle w:val="CommentTok"/>
          </w:rPr>
          <w:delText xml:space="preserve">#&gt; </w:delText>
        </w:r>
      </w:del>
      <w:del w:id="333" w:author="PR Preview" w:date="2026-01-01T00:00:00Z">
        <w:r>
          <w:br/>
        </w:r>
      </w:del>
      <w:del w:id="334" w:author="PR Preview" w:date="2026-01-01T00:00:00Z">
        <w:r>
          <w:rPr>
            <w:rStyle w:val="CommentTok"/>
          </w:rPr>
          <w:delText xml:space="preserve">#&gt; </w:delText>
        </w:r>
      </w:del>
      <w:del w:id="335" w:author="PR Preview" w:date="2026-01-01T00:00:00Z">
        <w:r>
          <w:br/>
        </w:r>
      </w:del>
      <w:del w:id="336" w:author="PR Preview" w:date="2026-01-01T00:00:00Z">
        <w:r>
          <w:rPr>
            <w:rStyle w:val="CommentTok"/>
          </w:rPr>
          <w:delText xml:space="preserve">#&gt; $zero_vector</w:delText>
        </w:r>
      </w:del>
      <w:del w:id="337" w:author="PR Preview" w:date="2026-01-01T00:00:00Z">
        <w:r>
          <w:br/>
        </w:r>
      </w:del>
      <w:del w:id="338" w:author="PR Preview" w:date="2026-01-01T00:00:00Z">
        <w:r>
          <w:rPr>
            <w:rStyle w:val="CommentTok"/>
          </w:rPr>
          <w:delText xml:space="preserve">#&gt; $zero_vector$beta</w:delText>
        </w:r>
      </w:del>
      <w:del w:id="339" w:author="PR Preview" w:date="2026-01-01T00:00:00Z">
        <w:r>
          <w:br/>
        </w:r>
      </w:del>
      <w:del w:id="340" w:author="PR Preview" w:date="2026-01-01T00:00:00Z">
        <w:r>
          <w:rPr>
            <w:rStyle w:val="CommentTok"/>
          </w:rPr>
          <w:delText xml:space="preserve">#&gt; [1] 0 0</w:delText>
        </w:r>
      </w:del>
      <w:del w:id="341" w:author="PR Preview" w:date="2026-01-01T00:00:00Z">
        <w:r>
          <w:br/>
        </w:r>
      </w:del>
      <w:del w:id="342" w:author="PR Preview" w:date="2026-01-01T00:00:00Z">
        <w:r>
          <w:rPr>
            <w:rStyle w:val="CommentTok"/>
          </w:rPr>
          <w:delText xml:space="preserve">#&gt; </w:delText>
        </w:r>
      </w:del>
      <w:del w:id="343" w:author="PR Preview" w:date="2026-01-01T00:00:00Z">
        <w:r>
          <w:br/>
        </w:r>
      </w:del>
      <w:del w:id="344" w:author="PR Preview" w:date="2026-01-01T00:00:00Z">
        <w:r>
          <w:rPr>
            <w:rStyle w:val="CommentTok"/>
          </w:rPr>
          <w:delText xml:space="preserve">#&gt; $zero_vector$gradient</w:delText>
        </w:r>
      </w:del>
      <w:del w:id="345" w:author="PR Preview" w:date="2026-01-01T00:00:00Z">
        <w:r>
          <w:br/>
        </w:r>
      </w:del>
      <w:del w:id="346" w:author="PR Preview" w:date="2026-01-01T00:00:00Z">
        <w:r>
          <w:rPr>
            <w:rStyle w:val="CommentTok"/>
          </w:rPr>
          <w:delText xml:space="preserve">#&gt; [1]   -18381.6 -1737437.6</w:delText>
        </w:r>
      </w:del>
    </w:p>
    <w:p>
      <w:pPr>
        <w:pStyle w:val="SourceCode"/>
      </w:pPr>
      <w:ins w:id="347" w:author="PR Preview" w:date="2026-01-01T00:00:00Z">
        <w:r>
          <w:rPr>
            <w:rStyle w:val="NormalTok"/>
          </w:rPr>
          <w:t xml:space="preserve">auto </w:t>
        </w:r>
      </w:ins>
      <w:ins w:id="348" w:author="PR Preview" w:date="2026-01-01T00:00:00Z">
        <w:r>
          <w:rPr>
            <w:rStyle w:val="OtherTok"/>
          </w:rPr>
          <w:t xml:space="preserve">&lt;-</w:t>
        </w:r>
      </w:ins>
      <w:ins w:id="349" w:author="PR Preview" w:date="2026-01-01T00:00:00Z">
        <w:r>
          <w:rPr>
            <w:rStyle w:val="NormalTok"/>
          </w:rPr>
          <w:t xml:space="preserve"> </w:t>
        </w:r>
      </w:ins>
      <w:ins w:id="350" w:author="PR Preview" w:date="2026-01-01T00:00:00Z">
        <w:r>
          <w:rPr>
            <w:rStyle w:val="FunctionTok"/>
          </w:rPr>
          <w:t xml:space="preserve">read.csv</w:t>
        </w:r>
      </w:ins>
      <w:ins w:id="351" w:author="PR Preview" w:date="2026-01-01T00:00:00Z">
        <w:r>
          <w:rPr>
            <w:rStyle w:val="NormalTok"/>
          </w:rPr>
          <w:t xml:space="preserve">(</w:t>
        </w:r>
      </w:ins>
      <w:ins w:id="352" w:author="PR Preview" w:date="2026-01-01T00:00:00Z">
        <w:r>
          <w:rPr>
            <w:rStyle w:val="StringTok"/>
          </w:rPr>
          <w:t xml:space="preserve">"data/auto.csv"</w:t>
        </w:r>
      </w:ins>
      <w:ins w:id="353" w:author="PR Preview" w:date="2026-01-01T00:00:00Z">
        <w:r>
          <w:rPr>
            <w:rStyle w:val="NormalTok"/>
          </w:rPr>
          <w:t xml:space="preserve">)</w:t>
        </w:r>
      </w:ins>
      <w:ins w:id="354" w:author="PR Preview" w:date="2026-01-01T00:00:00Z">
        <w:r>
          <w:br/>
        </w:r>
      </w:ins>
      <w:ins w:id="355" w:author="PR Preview" w:date="2026-01-01T00:00:00Z">
        <w:r>
          <w:rPr>
            <w:rStyle w:val="NormalTok"/>
          </w:rPr>
          <w:t xml:space="preserve">y </w:t>
        </w:r>
      </w:ins>
      <w:ins w:id="356" w:author="PR Preview" w:date="2026-01-01T00:00:00Z">
        <w:r>
          <w:rPr>
            <w:rStyle w:val="OtherTok"/>
          </w:rPr>
          <w:t xml:space="preserve">&lt;-</w:t>
        </w:r>
      </w:ins>
      <w:ins w:id="357" w:author="PR Preview" w:date="2026-01-01T00:00:00Z">
        <w:r>
          <w:rPr>
            <w:rStyle w:val="NormalTok"/>
          </w:rPr>
          <w:t xml:space="preserve"> auto</w:t>
        </w:r>
      </w:ins>
      <w:ins w:id="358" w:author="PR Preview" w:date="2026-01-01T00:00:00Z">
        <w:r>
          <w:rPr>
            <w:rStyle w:val="SpecialCharTok"/>
          </w:rPr>
          <w:t xml:space="preserve">$</w:t>
        </w:r>
      </w:ins>
      <w:ins w:id="359" w:author="PR Preview" w:date="2026-01-01T00:00:00Z">
        <w:r>
          <w:rPr>
            <w:rStyle w:val="NormalTok"/>
          </w:rPr>
          <w:t xml:space="preserve">mpg</w:t>
        </w:r>
      </w:ins>
      <w:ins w:id="360" w:author="PR Preview" w:date="2026-01-01T00:00:00Z">
        <w:r>
          <w:br/>
        </w:r>
      </w:ins>
      <w:ins w:id="361" w:author="PR Preview" w:date="2026-01-01T00:00:00Z">
        <w:r>
          <w:rPr>
            <w:rStyle w:val="NormalTok"/>
          </w:rPr>
          <w:t xml:space="preserve">X </w:t>
        </w:r>
      </w:ins>
      <w:ins w:id="362" w:author="PR Preview" w:date="2026-01-01T00:00:00Z">
        <w:r>
          <w:rPr>
            <w:rStyle w:val="OtherTok"/>
          </w:rPr>
          <w:t xml:space="preserve">&lt;-</w:t>
        </w:r>
      </w:ins>
      <w:ins w:id="363" w:author="PR Preview" w:date="2026-01-01T00:00:00Z">
        <w:r>
          <w:rPr>
            <w:rStyle w:val="NormalTok"/>
          </w:rPr>
          <w:t xml:space="preserve"> </w:t>
        </w:r>
      </w:ins>
      <w:ins w:id="364" w:author="PR Preview" w:date="2026-01-01T00:00:00Z">
        <w:r>
          <w:rPr>
            <w:rStyle w:val="FunctionTok"/>
          </w:rPr>
          <w:t xml:space="preserve">cbind</w:t>
        </w:r>
      </w:ins>
      <w:ins w:id="365" w:author="PR Preview" w:date="2026-01-01T00:00:00Z">
        <w:r>
          <w:rPr>
            <w:rStyle w:val="NormalTok"/>
          </w:rPr>
          <w:t xml:space="preserve">(</w:t>
        </w:r>
      </w:ins>
      <w:ins w:id="366" w:author="PR Preview" w:date="2026-01-01T00:00:00Z">
        <w:r>
          <w:rPr>
            <w:rStyle w:val="DecValTok"/>
          </w:rPr>
          <w:t xml:space="preserve">1</w:t>
        </w:r>
      </w:ins>
      <w:ins w:id="367" w:author="PR Preview" w:date="2026-01-01T00:00:00Z">
        <w:r>
          <w:rPr>
            <w:rStyle w:val="NormalTok"/>
          </w:rPr>
          <w:t xml:space="preserve">, auto</w:t>
        </w:r>
      </w:ins>
      <w:ins w:id="368" w:author="PR Preview" w:date="2026-01-01T00:00:00Z">
        <w:r>
          <w:rPr>
            <w:rStyle w:val="SpecialCharTok"/>
          </w:rPr>
          <w:t xml:space="preserve">$</w:t>
        </w:r>
      </w:ins>
      <w:ins w:id="369" w:author="PR Preview" w:date="2026-01-01T00:00:00Z">
        <w:r>
          <w:rPr>
            <w:rStyle w:val="NormalTok"/>
          </w:rPr>
          <w:t xml:space="preserve">horsepower)</w:t>
        </w:r>
      </w:ins>
      <w:ins w:id="370" w:author="PR Preview" w:date="2026-01-01T00:00:00Z">
        <w:r>
          <w:br/>
        </w:r>
      </w:ins>
      <w:ins w:id="371" w:author="PR Preview" w:date="2026-01-01T00:00:00Z">
        <w:r>
          <w:br/>
        </w:r>
      </w:ins>
      <w:ins w:id="372" w:author="PR Preview" w:date="2026-01-01T00:00:00Z">
        <w:r>
          <w:rPr>
            <w:rStyle w:val="NormalTok"/>
          </w:rPr>
          <w:t xml:space="preserve">grad </w:t>
        </w:r>
      </w:ins>
      <w:ins w:id="373" w:author="PR Preview" w:date="2026-01-01T00:00:00Z">
        <w:r>
          <w:rPr>
            <w:rStyle w:val="OtherTok"/>
          </w:rPr>
          <w:t xml:space="preserve">&lt;-</w:t>
        </w:r>
      </w:ins>
      <w:ins w:id="374" w:author="PR Preview" w:date="2026-01-01T00:00:00Z">
        <w:r>
          <w:rPr>
            <w:rStyle w:val="NormalTok"/>
          </w:rPr>
          <w:t xml:space="preserve"> </w:t>
        </w:r>
      </w:ins>
      <w:ins w:id="375" w:author="PR Preview" w:date="2026-01-01T00:00:00Z">
        <w:r>
          <w:rPr>
            <w:rStyle w:val="ControlFlowTok"/>
          </w:rPr>
          <w:t xml:space="preserve">function</w:t>
        </w:r>
      </w:ins>
      <w:ins w:id="376" w:author="PR Preview" w:date="2026-01-01T00:00:00Z">
        <w:r>
          <w:rPr>
            <w:rStyle w:val="NormalTok"/>
          </w:rPr>
          <w:t xml:space="preserve">(beta) </w:t>
        </w:r>
      </w:ins>
      <w:ins w:id="377" w:author="PR Preview" w:date="2026-01-01T00:00:00Z">
        <w:r>
          <w:rPr>
            <w:rStyle w:val="SpecialCharTok"/>
          </w:rPr>
          <w:t xml:space="preserve">-</w:t>
        </w:r>
      </w:ins>
      <w:ins w:id="378" w:author="PR Preview" w:date="2026-01-01T00:00:00Z">
        <w:r>
          <w:rPr>
            <w:rStyle w:val="DecValTok"/>
          </w:rPr>
          <w:t xml:space="preserve">2</w:t>
        </w:r>
      </w:ins>
      <w:ins w:id="379" w:author="PR Preview" w:date="2026-01-01T00:00:00Z">
        <w:r>
          <w:rPr>
            <w:rStyle w:val="NormalTok"/>
          </w:rPr>
          <w:t xml:space="preserve"> </w:t>
        </w:r>
      </w:ins>
      <w:ins w:id="380" w:author="PR Preview" w:date="2026-01-01T00:00:00Z">
        <w:r>
          <w:rPr>
            <w:rStyle w:val="SpecialCharTok"/>
          </w:rPr>
          <w:t xml:space="preserve">*</w:t>
        </w:r>
      </w:ins>
      <w:ins w:id="381" w:author="PR Preview" w:date="2026-01-01T00:00:00Z">
        <w:r>
          <w:rPr>
            <w:rStyle w:val="NormalTok"/>
          </w:rPr>
          <w:t xml:space="preserve"> </w:t>
        </w:r>
      </w:ins>
      <w:ins w:id="382" w:author="PR Preview" w:date="2026-01-01T00:00:00Z">
        <w:r>
          <w:rPr>
            <w:rStyle w:val="FunctionTok"/>
          </w:rPr>
          <w:t xml:space="preserve">t</w:t>
        </w:r>
      </w:ins>
      <w:ins w:id="383" w:author="PR Preview" w:date="2026-01-01T00:00:00Z">
        <w:r>
          <w:rPr>
            <w:rStyle w:val="NormalTok"/>
          </w:rPr>
          <w:t xml:space="preserve">(X) </w:t>
        </w:r>
      </w:ins>
      <w:ins w:id="384" w:author="PR Preview" w:date="2026-01-01T00:00:00Z">
        <w:r>
          <w:rPr>
            <w:rStyle w:val="SpecialCharTok"/>
          </w:rPr>
          <w:t xml:space="preserve">%*%</w:t>
        </w:r>
      </w:ins>
      <w:ins w:id="385" w:author="PR Preview" w:date="2026-01-01T00:00:00Z">
        <w:r>
          <w:rPr>
            <w:rStyle w:val="NormalTok"/>
          </w:rPr>
          <w:t xml:space="preserve"> (y </w:t>
        </w:r>
      </w:ins>
      <w:ins w:id="386" w:author="PR Preview" w:date="2026-01-01T00:00:00Z">
        <w:r>
          <w:rPr>
            <w:rStyle w:val="SpecialCharTok"/>
          </w:rPr>
          <w:t xml:space="preserve">-</w:t>
        </w:r>
      </w:ins>
      <w:ins w:id="387" w:author="PR Preview" w:date="2026-01-01T00:00:00Z">
        <w:r>
          <w:rPr>
            <w:rStyle w:val="NormalTok"/>
          </w:rPr>
          <w:t xml:space="preserve"> X </w:t>
        </w:r>
      </w:ins>
      <w:ins w:id="388" w:author="PR Preview" w:date="2026-01-01T00:00:00Z">
        <w:r>
          <w:rPr>
            <w:rStyle w:val="SpecialCharTok"/>
          </w:rPr>
          <w:t xml:space="preserve">%*%</w:t>
        </w:r>
      </w:ins>
      <w:ins w:id="389" w:author="PR Preview" w:date="2026-01-01T00:00:00Z">
        <w:r>
          <w:rPr>
            <w:rStyle w:val="NormalTok"/>
          </w:rPr>
          <w:t xml:space="preserve"> beta)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br/>
        </w:r>
      </w:ins>
      <w:ins w:id="392" w:author="PR Preview" w:date="2026-01-01T00:00:00Z">
        <w:r>
          <w:rPr>
            <w:rStyle w:val="NormalTok"/>
          </w:rPr>
          <w:t xml:space="preserve">beta_hat </w:t>
        </w:r>
      </w:ins>
      <w:ins w:id="393" w:author="PR Preview" w:date="2026-01-01T00:00:00Z">
        <w:r>
          <w:rPr>
            <w:rStyle w:val="OtherTok"/>
          </w:rPr>
          <w:t xml:space="preserve">&lt;-</w:t>
        </w:r>
      </w:ins>
      <w:ins w:id="394" w:author="PR Preview" w:date="2026-01-01T00:00:00Z">
        <w:r>
          <w:rPr>
            <w:rStyle w:val="NormalTok"/>
          </w:rPr>
          <w:t xml:space="preserve"> </w:t>
        </w:r>
      </w:ins>
      <w:ins w:id="395" w:author="PR Preview" w:date="2026-01-01T00:00:00Z">
        <w:r>
          <w:rPr>
            <w:rStyle w:val="FunctionTok"/>
          </w:rPr>
          <w:t xml:space="preserve">solve</w:t>
        </w:r>
      </w:ins>
      <w:ins w:id="396" w:author="PR Preview" w:date="2026-01-01T00:00:00Z">
        <w:r>
          <w:rPr>
            <w:rStyle w:val="NormalTok"/>
          </w:rPr>
          <w:t xml:space="preserve">(</w:t>
        </w:r>
      </w:ins>
      <w:ins w:id="397" w:author="PR Preview" w:date="2026-01-01T00:00:00Z">
        <w:r>
          <w:rPr>
            <w:rStyle w:val="FunctionTok"/>
          </w:rPr>
          <w:t xml:space="preserve">t</w:t>
        </w:r>
      </w:ins>
      <w:ins w:id="398" w:author="PR Preview" w:date="2026-01-01T00:00:00Z">
        <w:r>
          <w:rPr>
            <w:rStyle w:val="NormalTok"/>
          </w:rPr>
          <w:t xml:space="preserve">(X) </w:t>
        </w:r>
      </w:ins>
      <w:ins w:id="399" w:author="PR Preview" w:date="2026-01-01T00:00:00Z">
        <w:r>
          <w:rPr>
            <w:rStyle w:val="SpecialCharTok"/>
          </w:rPr>
          <w:t xml:space="preserve">%*%</w:t>
        </w:r>
      </w:ins>
      <w:ins w:id="400" w:author="PR Preview" w:date="2026-01-01T00:00:00Z">
        <w:r>
          <w:rPr>
            <w:rStyle w:val="NormalTok"/>
          </w:rPr>
          <w:t xml:space="preserve"> X, </w:t>
        </w:r>
      </w:ins>
      <w:ins w:id="401" w:author="PR Preview" w:date="2026-01-01T00:00:00Z">
        <w:r>
          <w:rPr>
            <w:rStyle w:val="FunctionTok"/>
          </w:rPr>
          <w:t xml:space="preserve">t</w:t>
        </w:r>
      </w:ins>
      <w:ins w:id="402" w:author="PR Preview" w:date="2026-01-01T00:00:00Z">
        <w:r>
          <w:rPr>
            <w:rStyle w:val="NormalTok"/>
          </w:rPr>
          <w:t xml:space="preserve">(X) </w:t>
        </w:r>
      </w:ins>
      <w:ins w:id="403" w:author="PR Preview" w:date="2026-01-01T00:00:00Z">
        <w:r>
          <w:rPr>
            <w:rStyle w:val="SpecialCharTok"/>
          </w:rPr>
          <w:t xml:space="preserve">%*%</w:t>
        </w:r>
      </w:ins>
      <w:ins w:id="404" w:author="PR Preview" w:date="2026-01-01T00:00:00Z">
        <w:r>
          <w:rPr>
            <w:rStyle w:val="NormalTok"/>
          </w:rPr>
          <w:t xml:space="preserve"> y)</w:t>
        </w:r>
      </w:ins>
      <w:ins w:id="405" w:author="PR Preview" w:date="2026-01-01T00:00:00Z">
        <w:r>
          <w:br/>
        </w:r>
      </w:ins>
      <w:ins w:id="406" w:author="PR Preview" w:date="2026-01-01T00:00:00Z">
        <w:r>
          <w:rPr>
            <w:rStyle w:val="NormalTok"/>
          </w:rPr>
          <w:t xml:space="preserve">grad_hat </w:t>
        </w:r>
      </w:ins>
      <w:ins w:id="407" w:author="PR Preview" w:date="2026-01-01T00:00:00Z">
        <w:r>
          <w:rPr>
            <w:rStyle w:val="OtherTok"/>
          </w:rPr>
          <w:t xml:space="preserve">&lt;-</w:t>
        </w:r>
      </w:ins>
      <w:ins w:id="408" w:author="PR Preview" w:date="2026-01-01T00:00:00Z">
        <w:r>
          <w:rPr>
            <w:rStyle w:val="NormalTok"/>
          </w:rPr>
          <w:t xml:space="preserve"> </w:t>
        </w:r>
      </w:ins>
      <w:ins w:id="409" w:author="PR Preview" w:date="2026-01-01T00:00:00Z">
        <w:r>
          <w:rPr>
            <w:rStyle w:val="FunctionTok"/>
          </w:rPr>
          <w:t xml:space="preserve">grad</w:t>
        </w:r>
      </w:ins>
      <w:ins w:id="410" w:author="PR Preview" w:date="2026-01-01T00:00:00Z">
        <w:r>
          <w:rPr>
            <w:rStyle w:val="NormalTok"/>
          </w:rPr>
          <w:t xml:space="preserve">(beta_hat)</w:t>
        </w:r>
      </w:ins>
      <w:ins w:id="411" w:author="PR Preview" w:date="2026-01-01T00:00:00Z">
        <w:r>
          <w:br/>
        </w:r>
      </w:ins>
      <w:ins w:id="412" w:author="PR Preview" w:date="2026-01-01T00:00:00Z">
        <w:r>
          <w:rPr>
            <w:rStyle w:val="NormalTok"/>
          </w:rPr>
          <w:t xml:space="preserve">grad_zero </w:t>
        </w:r>
      </w:ins>
      <w:ins w:id="413" w:author="PR Preview" w:date="2026-01-01T00:00:00Z">
        <w:r>
          <w:rPr>
            <w:rStyle w:val="OtherTok"/>
          </w:rPr>
          <w:t xml:space="preserve">&lt;-</w:t>
        </w:r>
      </w:ins>
      <w:ins w:id="414" w:author="PR Preview" w:date="2026-01-01T00:00:00Z">
        <w:r>
          <w:rPr>
            <w:rStyle w:val="NormalTok"/>
          </w:rPr>
          <w:t xml:space="preserve"> </w:t>
        </w:r>
      </w:ins>
      <w:ins w:id="415" w:author="PR Preview" w:date="2026-01-01T00:00:00Z">
        <w:r>
          <w:rPr>
            <w:rStyle w:val="FunctionTok"/>
          </w:rPr>
          <w:t xml:space="preserve">grad</w:t>
        </w:r>
      </w:ins>
      <w:ins w:id="416" w:author="PR Preview" w:date="2026-01-01T00:00:00Z">
        <w:r>
          <w:rPr>
            <w:rStyle w:val="NormalTok"/>
          </w:rPr>
          <w:t xml:space="preserve">(</w:t>
        </w:r>
      </w:ins>
      <w:ins w:id="417" w:author="PR Preview" w:date="2026-01-01T00:00:00Z">
        <w:r>
          <w:rPr>
            <w:rStyle w:val="FunctionTok"/>
          </w:rPr>
          <w:t xml:space="preserve">c</w:t>
        </w:r>
      </w:ins>
      <w:ins w:id="418" w:author="PR Preview" w:date="2026-01-01T00:00:00Z">
        <w:r>
          <w:rPr>
            <w:rStyle w:val="NormalTok"/>
          </w:rPr>
          <w:t xml:space="preserve">(</w:t>
        </w:r>
      </w:ins>
      <w:ins w:id="419" w:author="PR Preview" w:date="2026-01-01T00:00:00Z">
        <w:r>
          <w:rPr>
            <w:rStyle w:val="DecValTok"/>
          </w:rPr>
          <w:t xml:space="preserve">0</w:t>
        </w:r>
      </w:ins>
      <w:ins w:id="420" w:author="PR Preview" w:date="2026-01-01T00:00:00Z">
        <w:r>
          <w:rPr>
            <w:rStyle w:val="NormalTok"/>
          </w:rPr>
          <w:t xml:space="preserve">, </w:t>
        </w:r>
      </w:ins>
      <w:ins w:id="421" w:author="PR Preview" w:date="2026-01-01T00:00:00Z">
        <w:r>
          <w:rPr>
            <w:rStyle w:val="DecValTok"/>
          </w:rPr>
          <w:t xml:space="preserve">0</w:t>
        </w:r>
      </w:ins>
      <w:ins w:id="422" w:author="PR Preview" w:date="2026-01-01T00:00:00Z">
        <w:r>
          <w:rPr>
            <w:rStyle w:val="NormalTok"/>
          </w:rPr>
          <w:t xml:space="preserve">))</w:t>
        </w:r>
      </w:ins>
      <w:ins w:id="423" w:author="PR Preview" w:date="2026-01-01T00:00:00Z">
        <w:r>
          <w:br/>
        </w:r>
      </w:ins>
      <w:ins w:id="424" w:author="PR Preview" w:date="2026-01-01T00:00:00Z">
        <w:r>
          <w:br/>
        </w:r>
      </w:ins>
      <w:ins w:id="425" w:author="PR Preview" w:date="2026-01-01T00:00:00Z">
        <w:r>
          <w:rPr>
            <w:rStyle w:val="FunctionTok"/>
          </w:rPr>
          <w:t xml:space="preserve">list</w:t>
        </w:r>
      </w:ins>
      <w:ins w:id="426" w:author="PR Preview" w:date="2026-01-01T00:00:00Z">
        <w:r>
          <w:rPr>
            <w:rStyle w:val="NormalTok"/>
          </w:rPr>
          <w:t xml:space="preserve">(</w:t>
        </w:r>
      </w:ins>
      <w:ins w:id="427" w:author="PR Preview" w:date="2026-01-01T00:00:00Z">
        <w:r>
          <w:br/>
        </w:r>
      </w:ins>
      <w:ins w:id="428" w:author="PR Preview" w:date="2026-01-01T00:00:00Z">
        <w:r>
          <w:rPr>
            <w:rStyle w:val="NormalTok"/>
          </w:rPr>
          <w:t xml:space="preserve">  </w:t>
        </w:r>
      </w:ins>
      <w:ins w:id="429" w:author="PR Preview" w:date="2026-01-01T00:00:00Z">
        <w:r>
          <w:rPr>
            <w:rStyle w:val="AttributeTok"/>
          </w:rPr>
          <w:t xml:space="preserve">solution =</w:t>
        </w:r>
      </w:ins>
      <w:ins w:id="430" w:author="PR Preview" w:date="2026-01-01T00:00:00Z">
        <w:r>
          <w:rPr>
            <w:rStyle w:val="NormalTok"/>
          </w:rPr>
          <w:t xml:space="preserve"> </w:t>
        </w:r>
      </w:ins>
      <w:ins w:id="431" w:author="PR Preview" w:date="2026-01-01T00:00:00Z">
        <w:r>
          <w:rPr>
            <w:rStyle w:val="FunctionTok"/>
          </w:rPr>
          <w:t xml:space="preserve">list</w:t>
        </w:r>
      </w:ins>
      <w:ins w:id="432" w:author="PR Preview" w:date="2026-01-01T00:00:00Z">
        <w:r>
          <w:rPr>
            <w:rStyle w:val="NormalTok"/>
          </w:rPr>
          <w:t xml:space="preserve">(</w:t>
        </w:r>
      </w:ins>
      <w:ins w:id="433" w:author="PR Preview" w:date="2026-01-01T00:00:00Z">
        <w:r>
          <w:rPr>
            <w:rStyle w:val="AttributeTok"/>
          </w:rPr>
          <w:t xml:space="preserve">beta =</w:t>
        </w:r>
      </w:ins>
      <w:ins w:id="434" w:author="PR Preview" w:date="2026-01-01T00:00:00Z">
        <w:r>
          <w:rPr>
            <w:rStyle w:val="NormalTok"/>
          </w:rPr>
          <w:t xml:space="preserve"> </w:t>
        </w:r>
      </w:ins>
      <w:ins w:id="435" w:author="PR Preview" w:date="2026-01-01T00:00:00Z">
        <w:r>
          <w:rPr>
            <w:rStyle w:val="FunctionTok"/>
          </w:rPr>
          <w:t xml:space="preserve">c</w:t>
        </w:r>
      </w:ins>
      <w:ins w:id="436" w:author="PR Preview" w:date="2026-01-01T00:00:00Z">
        <w:r>
          <w:rPr>
            <w:rStyle w:val="NormalTok"/>
          </w:rPr>
          <w:t xml:space="preserve">(beta_hat), </w:t>
        </w:r>
      </w:ins>
      <w:ins w:id="437" w:author="PR Preview" w:date="2026-01-01T00:00:00Z">
        <w:r>
          <w:rPr>
            <w:rStyle w:val="AttributeTok"/>
          </w:rPr>
          <w:t xml:space="preserve">gradient =</w:t>
        </w:r>
      </w:ins>
      <w:ins w:id="438" w:author="PR Preview" w:date="2026-01-01T00:00:00Z">
        <w:r>
          <w:rPr>
            <w:rStyle w:val="NormalTok"/>
          </w:rPr>
          <w:t xml:space="preserve"> </w:t>
        </w:r>
      </w:ins>
      <w:ins w:id="439" w:author="PR Preview" w:date="2026-01-01T00:00:00Z">
        <w:r>
          <w:rPr>
            <w:rStyle w:val="FunctionTok"/>
          </w:rPr>
          <w:t xml:space="preserve">c</w:t>
        </w:r>
      </w:ins>
      <w:ins w:id="440" w:author="PR Preview" w:date="2026-01-01T00:00:00Z">
        <w:r>
          <w:rPr>
            <w:rStyle w:val="NormalTok"/>
          </w:rPr>
          <w:t xml:space="preserve">(grad_hat)),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NormalTok"/>
          </w:rPr>
          <w:t xml:space="preserve">  </w:t>
        </w:r>
      </w:ins>
      <w:ins w:id="443" w:author="PR Preview" w:date="2026-01-01T00:00:00Z">
        <w:r>
          <w:rPr>
            <w:rStyle w:val="AttributeTok"/>
          </w:rPr>
          <w:t xml:space="preserve">zero_vector =</w:t>
        </w:r>
      </w:ins>
      <w:ins w:id="444" w:author="PR Preview" w:date="2026-01-01T00:00:00Z">
        <w:r>
          <w:rPr>
            <w:rStyle w:val="NormalTok"/>
          </w:rPr>
          <w:t xml:space="preserve"> </w:t>
        </w:r>
      </w:ins>
      <w:ins w:id="445" w:author="PR Preview" w:date="2026-01-01T00:00:00Z">
        <w:r>
          <w:rPr>
            <w:rStyle w:val="FunctionTok"/>
          </w:rPr>
          <w:t xml:space="preserve">list</w:t>
        </w:r>
      </w:ins>
      <w:ins w:id="446" w:author="PR Preview" w:date="2026-01-01T00:00:00Z">
        <w:r>
          <w:rPr>
            <w:rStyle w:val="NormalTok"/>
          </w:rPr>
          <w:t xml:space="preserve">(</w:t>
        </w:r>
      </w:ins>
      <w:ins w:id="447" w:author="PR Preview" w:date="2026-01-01T00:00:00Z">
        <w:r>
          <w:rPr>
            <w:rStyle w:val="AttributeTok"/>
          </w:rPr>
          <w:t xml:space="preserve">beta =</w:t>
        </w:r>
      </w:ins>
      <w:ins w:id="448" w:author="PR Preview" w:date="2026-01-01T00:00:00Z">
        <w:r>
          <w:rPr>
            <w:rStyle w:val="NormalTok"/>
          </w:rPr>
          <w:t xml:space="preserve"> </w:t>
        </w:r>
      </w:ins>
      <w:ins w:id="449" w:author="PR Preview" w:date="2026-01-01T00:00:00Z">
        <w:r>
          <w:rPr>
            <w:rStyle w:val="FunctionTok"/>
          </w:rPr>
          <w:t xml:space="preserve">c</w:t>
        </w:r>
      </w:ins>
      <w:ins w:id="450" w:author="PR Preview" w:date="2026-01-01T00:00:00Z">
        <w:r>
          <w:rPr>
            <w:rStyle w:val="NormalTok"/>
          </w:rPr>
          <w:t xml:space="preserve">(</w:t>
        </w:r>
      </w:ins>
      <w:ins w:id="451" w:author="PR Preview" w:date="2026-01-01T00:00:00Z">
        <w:r>
          <w:rPr>
            <w:rStyle w:val="DecValTok"/>
          </w:rPr>
          <w:t xml:space="preserve">0</w:t>
        </w:r>
      </w:ins>
      <w:ins w:id="452" w:author="PR Preview" w:date="2026-01-01T00:00:00Z">
        <w:r>
          <w:rPr>
            <w:rStyle w:val="NormalTok"/>
          </w:rPr>
          <w:t xml:space="preserve">, </w:t>
        </w:r>
      </w:ins>
      <w:ins w:id="453" w:author="PR Preview" w:date="2026-01-01T00:00:00Z">
        <w:r>
          <w:rPr>
            <w:rStyle w:val="DecValTok"/>
          </w:rPr>
          <w:t xml:space="preserve">0</w:t>
        </w:r>
      </w:ins>
      <w:ins w:id="454" w:author="PR Preview" w:date="2026-01-01T00:00:00Z">
        <w:r>
          <w:rPr>
            <w:rStyle w:val="NormalTok"/>
          </w:rPr>
          <w:t xml:space="preserve">), </w:t>
        </w:r>
      </w:ins>
      <w:ins w:id="455" w:author="PR Preview" w:date="2026-01-01T00:00:00Z">
        <w:r>
          <w:rPr>
            <w:rStyle w:val="AttributeTok"/>
          </w:rPr>
          <w:t xml:space="preserve">gradient =</w:t>
        </w:r>
      </w:ins>
      <w:ins w:id="456" w:author="PR Preview" w:date="2026-01-01T00:00:00Z">
        <w:r>
          <w:rPr>
            <w:rStyle w:val="NormalTok"/>
          </w:rPr>
          <w:t xml:space="preserve"> </w:t>
        </w:r>
      </w:ins>
      <w:ins w:id="457" w:author="PR Preview" w:date="2026-01-01T00:00:00Z">
        <w:r>
          <w:rPr>
            <w:rStyle w:val="FunctionTok"/>
          </w:rPr>
          <w:t xml:space="preserve">c</w:t>
        </w:r>
      </w:ins>
      <w:ins w:id="458" w:author="PR Preview" w:date="2026-01-01T00:00:00Z">
        <w:r>
          <w:rPr>
            <w:rStyle w:val="NormalTok"/>
          </w:rPr>
          <w:t xml:space="preserve">(grad_zero))</w:t>
        </w:r>
      </w:ins>
      <w:ins w:id="459" w:author="PR Preview" w:date="2026-01-01T00:00:00Z">
        <w:r>
          <w:br/>
        </w:r>
      </w:ins>
      <w:ins w:id="460" w:author="PR Preview" w:date="2026-01-01T00:00:00Z">
        <w:r>
          <w:rPr>
            <w:rStyle w:val="NormalTok"/>
          </w:rPr>
          <w:t xml:space="preserve">)</w:t>
        </w:r>
      </w:ins>
      <w:ins w:id="461" w:author="PR Preview" w:date="2026-01-01T00:00:00Z">
        <w:r>
          <w:br/>
        </w:r>
      </w:ins>
      <w:ins w:id="462" w:author="PR Preview" w:date="2026-01-01T00:00:00Z">
        <w:r>
          <w:rPr>
            <w:rStyle w:val="CommentTok"/>
          </w:rPr>
          <w:t xml:space="preserve">#&gt; $solution</w:t>
        </w:r>
      </w:ins>
      <w:ins w:id="463" w:author="PR Preview" w:date="2026-01-01T00:00:00Z">
        <w:r>
          <w:br/>
        </w:r>
      </w:ins>
      <w:ins w:id="464" w:author="PR Preview" w:date="2026-01-01T00:00:00Z">
        <w:r>
          <w:rPr>
            <w:rStyle w:val="CommentTok"/>
          </w:rPr>
          <w:t xml:space="preserve">#&gt; $solution$beta</w:t>
        </w:r>
      </w:ins>
      <w:ins w:id="465" w:author="PR Preview" w:date="2026-01-01T00:00:00Z">
        <w:r>
          <w:br/>
        </w:r>
      </w:ins>
      <w:ins w:id="466" w:author="PR Preview" w:date="2026-01-01T00:00:00Z">
        <w:r>
          <w:rPr>
            <w:rStyle w:val="CommentTok"/>
          </w:rPr>
          <w:t xml:space="preserve">#&gt; [1] 39.9358610 -0.1578447</w:t>
        </w:r>
      </w:ins>
      <w:ins w:id="467" w:author="PR Preview" w:date="2026-01-01T00:00:00Z">
        <w:r>
          <w:br/>
        </w:r>
      </w:ins>
      <w:ins w:id="468" w:author="PR Preview" w:date="2026-01-01T00:00:00Z">
        <w:r>
          <w:rPr>
            <w:rStyle w:val="CommentTok"/>
          </w:rPr>
          <w:t xml:space="preserve">#&gt; </w:t>
        </w:r>
      </w:ins>
      <w:ins w:id="469" w:author="PR Preview" w:date="2026-01-01T00:00:00Z">
        <w:r>
          <w:br/>
        </w:r>
      </w:ins>
      <w:ins w:id="470" w:author="PR Preview" w:date="2026-01-01T00:00:00Z">
        <w:r>
          <w:rPr>
            <w:rStyle w:val="CommentTok"/>
          </w:rPr>
          <w:t xml:space="preserve">#&gt; $solution$gradient</w:t>
        </w:r>
      </w:ins>
      <w:ins w:id="471" w:author="PR Preview" w:date="2026-01-01T00:00:00Z">
        <w:r>
          <w:br/>
        </w:r>
      </w:ins>
      <w:ins w:id="472" w:author="PR Preview" w:date="2026-01-01T00:00:00Z">
        <w:r>
          <w:rPr>
            <w:rStyle w:val="CommentTok"/>
          </w:rPr>
          <w:t xml:space="preserve">#&gt; [1] 1.071498e-11 1.673470e-10</w:t>
        </w:r>
      </w:ins>
      <w:ins w:id="473" w:author="PR Preview" w:date="2026-01-01T00:00:00Z">
        <w:r>
          <w:br/>
        </w:r>
      </w:ins>
      <w:ins w:id="474" w:author="PR Preview" w:date="2026-01-01T00:00:00Z">
        <w:r>
          <w:rPr>
            <w:rStyle w:val="CommentTok"/>
          </w:rPr>
          <w:t xml:space="preserve">#&gt; </w:t>
        </w:r>
      </w:ins>
      <w:ins w:id="475" w:author="PR Preview" w:date="2026-01-01T00:00:00Z">
        <w:r>
          <w:br/>
        </w:r>
      </w:ins>
      <w:ins w:id="476" w:author="PR Preview" w:date="2026-01-01T00:00:00Z">
        <w:r>
          <w:rPr>
            <w:rStyle w:val="CommentTok"/>
          </w:rPr>
          <w:t xml:space="preserve">#&gt; </w:t>
        </w:r>
      </w:ins>
      <w:ins w:id="477" w:author="PR Preview" w:date="2026-01-01T00:00:00Z">
        <w:r>
          <w:br/>
        </w:r>
      </w:ins>
      <w:ins w:id="478" w:author="PR Preview" w:date="2026-01-01T00:00:00Z">
        <w:r>
          <w:rPr>
            <w:rStyle w:val="CommentTok"/>
          </w:rPr>
          <w:t xml:space="preserve">#&gt; $zero_vector</w:t>
        </w:r>
      </w:ins>
      <w:ins w:id="479" w:author="PR Preview" w:date="2026-01-01T00:00:00Z">
        <w:r>
          <w:br/>
        </w:r>
      </w:ins>
      <w:ins w:id="480" w:author="PR Preview" w:date="2026-01-01T00:00:00Z">
        <w:r>
          <w:rPr>
            <w:rStyle w:val="CommentTok"/>
          </w:rPr>
          <w:t xml:space="preserve">#&gt; $zero_vector$beta</w:t>
        </w:r>
      </w:ins>
      <w:ins w:id="481" w:author="PR Preview" w:date="2026-01-01T00:00:00Z">
        <w:r>
          <w:br/>
        </w:r>
      </w:ins>
      <w:ins w:id="482" w:author="PR Preview" w:date="2026-01-01T00:00:00Z">
        <w:r>
          <w:rPr>
            <w:rStyle w:val="CommentTok"/>
          </w:rPr>
          <w:t xml:space="preserve">#&gt; [1] 0 0</w:t>
        </w:r>
      </w:ins>
      <w:ins w:id="483" w:author="PR Preview" w:date="2026-01-01T00:00:00Z">
        <w:r>
          <w:br/>
        </w:r>
      </w:ins>
      <w:ins w:id="484" w:author="PR Preview" w:date="2026-01-01T00:00:00Z">
        <w:r>
          <w:rPr>
            <w:rStyle w:val="CommentTok"/>
          </w:rPr>
          <w:t xml:space="preserve">#&gt; </w:t>
        </w:r>
      </w:ins>
      <w:ins w:id="485" w:author="PR Preview" w:date="2026-01-01T00:00:00Z">
        <w:r>
          <w:br/>
        </w:r>
      </w:ins>
      <w:ins w:id="486" w:author="PR Preview" w:date="2026-01-01T00:00:00Z">
        <w:r>
          <w:rPr>
            <w:rStyle w:val="CommentTok"/>
          </w:rPr>
          <w:t xml:space="preserve">#&gt; $zero_vector$gradient</w:t>
        </w:r>
      </w:ins>
      <w:ins w:id="487" w:author="PR Preview" w:date="2026-01-01T00:00:00Z">
        <w:r>
          <w:br/>
        </w:r>
      </w:ins>
      <w:ins w:id="488" w:author="PR Preview" w:date="2026-01-01T00:00:00Z">
        <w:r>
          <w:rPr>
            <w:rStyle w:val="CommentTok"/>
          </w:rPr>
          <w:t xml:space="preserve">#&gt; [1]   -18381.6 -1737437.6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del w:id="489" w:author="PR Preview" w:date="2026-01-01T00:00:00Z">
        <w:r>
          <w:delText xml:space="preserve">The solution is an intercept of 39.9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miles per gallon and a slope of -0.158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miles per gallon per unit of horsepower.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The largest entry of the gradient there is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6.7e-11,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zero up to rounding error,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against 1,737,438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at the zero vector.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So the solution is a stationary point (</w:delText>
        </w:r>
      </w:del>
      <w:hyperlink w:anchor="def-stationary-point">
        <w:del w:id="50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07" w:author="PR Preview" w:date="2026-01-01T00:00:00Z">
        <w:r>
          <w:delText xml:space="preserve">),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and the zero vector is not.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The library fits above agree with the solution of that equation.</w:delText>
        </w:r>
      </w:del>
    </w:p>
    <w:p>
      <w:pPr>
        <w:pStyle w:val="FirstParagraph"/>
      </w:pPr>
      <w:ins w:id="512" w:author="PR Preview" w:date="2026-01-01T00:00:00Z">
        <w:r>
          <w:t xml:space="preserve">The solution is an intercept of 39.9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miles per gallon and a slope of -0.158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miles per gallon per unit of horsepower.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 largest entry of the gradient there is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1.7e-10,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zero up to rounding error,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against 1,737,438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at the zero vector.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So the solution is a stationary point (</w:t>
        </w:r>
      </w:ins>
      <w:hyperlink w:anchor="def-stationary-point">
        <w:ins w:id="52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30" w:author="PR Preview" w:date="2026-01-01T00:00:00Z">
        <w:r>
          <w:t xml:space="preserve">),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and the zero vector is not.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The library fits above agree with the solution of that equation.</w:t>
        </w:r>
      </w:ins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del w:id="535" w:author="PR Preview" w:date="2026-01-01T00:00:00Z">
        <w:r>
          <w:delText xml:space="preserve">The closed ball (</w:delText>
        </w:r>
      </w:del>
      <w:hyperlink r:id="rId10">
        <w:del w:id="536" w:author="PR Preview" w:date="2026-01-01T00:00:00Z">
          <w:r>
            <w:rPr>
              <w:rStyle w:val="Hyperlink"/>
            </w:rPr>
            <w:delText xml:space="preserve">ball</w:delText>
          </w:r>
        </w:del>
      </w:hyperlink>
      <w:del w:id="537" w:author="PR Preview" w:date="2026-01-01T00:00:00Z">
        <w:r>
          <w:delText xml:space="preserve">)</w:delText>
        </w:r>
      </w:del>
      <w:del w:id="53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is convex: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for</w:delText>
        </w:r>
      </w:del>
      <w:del w:id="54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and</w:delText>
        </w:r>
      </w:del>
      <w:del w:id="54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547" w:author="PR Preview" w:date="2026-01-01T00:00:00Z">
        <w:r>
          <w:delText xml:space="preserve">,</w:delText>
        </w:r>
      </w:del>
    </w:p>
    <w:p>
      <w:pPr>
        <w:numPr>
          <w:ilvl w:val="0"/>
          <w:numId w:val="1007"/>
        </w:numPr>
      </w:pPr>
      <w:ins w:id="548" w:author="PR Preview" w:date="2026-01-01T00:00:00Z">
        <w:r>
          <w:t xml:space="preserve">The closed ball (</w:t>
        </w:r>
      </w:ins>
      <w:hyperlink r:id="rId73">
        <w:ins w:id="549" w:author="PR Preview" w:date="2026-01-01T00:00:00Z">
          <w:r>
            <w:rPr>
              <w:rStyle w:val="Hyperlink"/>
            </w:rPr>
            <w:t xml:space="preserve">closed ball</w:t>
          </w:r>
        </w:ins>
      </w:hyperlink>
      <w:ins w:id="550" w:author="PR Preview" w:date="2026-01-01T00:00:00Z">
        <w:r>
          <w:t xml:space="preserve">)</w:t>
        </w:r>
      </w:ins>
      <w:ins w:id="55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is convex: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for</w:t>
        </w:r>
      </w:ins>
      <w:ins w:id="55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and</w:t>
        </w:r>
      </w:ins>
      <w:ins w:id="55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56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del w:id="561" w:author="PR Preview" w:date="2026-01-01T00:00:00Z">
        <w:r>
          <w:rPr>
            <w:b/>
            <w:bCs/>
          </w:rPr>
          <w:delText xml:space="preserve">Example 15 (Intersecting a ball with a half-plane)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The closed unit ball (</w:delText>
        </w:r>
      </w:del>
      <w:hyperlink r:id="rId10">
        <w:del w:id="564" w:author="PR Preview" w:date="2026-01-01T00:00:00Z">
          <w:r>
            <w:rPr>
              <w:rStyle w:val="Hyperlink"/>
            </w:rPr>
            <w:delText xml:space="preserve">ball</w:delText>
          </w:r>
        </w:del>
      </w:hyperlink>
      <w:del w:id="565" w:author="PR Preview" w:date="2026-01-01T00:00:00Z">
        <w:r>
          <w:delText xml:space="preserve">) in</w:delText>
        </w:r>
      </w:del>
      <w:del w:id="56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is convex (</w:delText>
        </w:r>
      </w:del>
      <w:hyperlink w:anchor="exm-convex-set">
        <w:del w:id="569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570" w:author="PR Preview" w:date="2026-01-01T00:00:00Z">
        <w:r>
          <w:delText xml:space="preserve">),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and so is the half-plane (</w:delText>
        </w:r>
      </w:del>
      <w:hyperlink w:anchor="def-half-space">
        <w:del w:id="573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574" w:author="PR Preview" w:date="2026-01-01T00:00:00Z">
        <w:r>
          <w:delText xml:space="preserve">)</w:delText>
        </w:r>
      </w:del>
      <w:del w:id="57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del w:id="576" w:author="PR Preview" w:date="2026-01-01T00:00:00Z">
        <w:r>
          <w:delText xml:space="preserve">: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if</w:delText>
        </w:r>
      </w:del>
      <w:del w:id="57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and</w:delText>
        </w:r>
      </w:del>
      <w:del w:id="58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del w:id="583" w:author="PR Preview" w:date="2026-01-01T00:00:00Z">
        <w:r>
          <w:delText xml:space="preserve">, then</w:delText>
        </w:r>
      </w:del>
      <w:del w:id="584" w:author="PR Preview" w:date="2026-01-01T00:00:00Z">
        <w:r>
          <w:delText xml:space="preserve"> </w:delText>
        </w:r>
      </w:del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for</w:delText>
        </w:r>
      </w:del>
      <w:del w:id="58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588" w:author="PR Preview" w:date="2026-01-01T00:00:00Z">
        <w:r>
          <w:delText xml:space="preserve">.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By</w:delText>
        </w:r>
      </w:del>
      <w:del w:id="591" w:author="PR Preview" w:date="2026-01-01T00:00:00Z">
        <w:r>
          <w:delText xml:space="preserve"> </w:delText>
        </w:r>
      </w:del>
      <w:hyperlink w:anchor="thm-convex-intersection">
        <w:del w:id="592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593" w:author="PR Preview" w:date="2026-01-01T00:00:00Z">
        <w:r>
          <w:delText xml:space="preserve">, the closed half-disk</w:delText>
        </w:r>
      </w:del>
      <w:del w:id="59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is convex.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A union need not be convex:</w:delText>
        </w:r>
      </w:del>
      <w:del w:id="59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and</w:delText>
        </w:r>
      </w:del>
      <w:del w:id="60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are convex,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but their union is the set of</w:delText>
        </w:r>
      </w:del>
      <w:del w:id="607" w:author="PR Preview" w:date="2026-01-01T00:00:00Z">
        <w:r>
          <w:delText xml:space="preserve"> </w:delText>
        </w:r>
      </w:del>
      <w:hyperlink w:anchor="exm-not-convex-set">
        <w:del w:id="608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609" w:author="PR Preview" w:date="2026-01-01T00:00:00Z">
        <w:r>
          <w:delText xml:space="preserve">.</w:delText>
        </w:r>
      </w:del>
    </w:p>
    <w:p>
      <w:pPr>
        <w:pStyle w:val="BodyText"/>
      </w:pPr>
      <w:del w:id="610" w:author="PR Preview" w:date="2026-01-01T00:00:00Z">
        <w:r>
          <w:rPr>
            <w:b/>
            <w:bCs/>
          </w:rPr>
          <w:delText xml:space="preserve">Definition 5 (Strictly convex and concave functions)</w:delText>
        </w:r>
      </w:del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A function</w:delText>
        </w:r>
      </w:del>
      <w:del w:id="61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is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rPr>
            <w:b/>
            <w:bCs/>
          </w:rPr>
          <w:delText xml:space="preserve">strictly convex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if</w:delText>
        </w:r>
      </w:del>
      <w:del w:id="62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for all</w:delText>
        </w:r>
      </w:del>
      <w:del w:id="62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in</w:delText>
        </w:r>
      </w:del>
      <w:del w:id="62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and all</w:delText>
        </w:r>
      </w:del>
      <w:del w:id="62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630" w:author="PR Preview" w:date="2026-01-01T00:00:00Z">
        <w:r>
          <w:delText xml:space="preserve">.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It is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rPr>
            <w:b/>
            <w:bCs/>
          </w:rPr>
          <w:delText xml:space="preserve">concave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if</w:delText>
        </w:r>
      </w:del>
      <w:del w:id="63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is</w:delText>
        </w:r>
      </w:del>
      <w:del w:id="640" w:author="PR Preview" w:date="2026-01-01T00:00:00Z">
        <w:r>
          <w:delText xml:space="preserve"> </w:delText>
        </w:r>
      </w:del>
      <w:hyperlink r:id="rId84">
        <w:del w:id="641" w:author="PR Preview" w:date="2026-01-01T00:00:00Z">
          <w:r>
            <w:rPr>
              <w:rStyle w:val="Hyperlink"/>
            </w:rPr>
            <w:delText xml:space="preserve">convex</w:delText>
          </w:r>
        </w:del>
      </w:hyperlink>
      <w:del w:id="642" w:author="PR Preview" w:date="2026-01-01T00:00:00Z">
        <w:r>
          <w:delText xml:space="preserve">,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and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rPr>
            <w:b/>
            <w:bCs/>
          </w:rPr>
          <w:delText xml:space="preserve">strictly concave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if</w:delText>
        </w:r>
      </w:del>
      <w:del w:id="64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is strictly convex.</w:delText>
        </w:r>
      </w:del>
    </w:p>
    <w:p>
      <w:pPr>
        <w:pStyle w:val="BodyText"/>
      </w:pPr>
      <w:ins w:id="652" w:author="PR Preview" w:date="2026-01-01T00:00:00Z">
        <w:r>
          <w:rPr>
            <w:b/>
            <w:bCs/>
          </w:rPr>
          <w:t xml:space="preserve">Example 15 (Intersecting a ball with a half-plane)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The closed unit ball (</w:t>
        </w:r>
      </w:ins>
      <w:hyperlink r:id="rId81">
        <w:ins w:id="655" w:author="PR Preview" w:date="2026-01-01T00:00:00Z">
          <w:r>
            <w:rPr>
              <w:rStyle w:val="Hyperlink"/>
            </w:rPr>
            <w:t xml:space="preserve">unit ball</w:t>
          </w:r>
        </w:ins>
      </w:hyperlink>
      <w:ins w:id="656" w:author="PR Preview" w:date="2026-01-01T00:00:00Z">
        <w:r>
          <w:t xml:space="preserve">) in</w:t>
        </w:r>
      </w:ins>
      <w:ins w:id="65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is convex (</w:t>
        </w:r>
      </w:ins>
      <w:hyperlink w:anchor="exm-convex-set">
        <w:ins w:id="660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661" w:author="PR Preview" w:date="2026-01-01T00:00:00Z">
        <w:r>
          <w:t xml:space="preserve">),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and so is the half-plane (</w:t>
        </w:r>
      </w:ins>
      <w:hyperlink w:anchor="def-half-space">
        <w:ins w:id="664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65" w:author="PR Preview" w:date="2026-01-01T00:00:00Z">
        <w:r>
          <w:t xml:space="preserve">)</w:t>
        </w:r>
      </w:ins>
      <w:ins w:id="66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ins w:id="667" w:author="PR Preview" w:date="2026-01-01T00:00:00Z">
        <w:r>
          <w:t xml:space="preserve">: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if</w:t>
        </w:r>
      </w:ins>
      <w:ins w:id="67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and</w:t>
        </w:r>
      </w:ins>
      <w:ins w:id="67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ins w:id="674" w:author="PR Preview" w:date="2026-01-01T00:00:00Z">
        <w:r>
          <w:t xml:space="preserve">, then</w:t>
        </w:r>
      </w:ins>
      <w:ins w:id="675" w:author="PR Preview" w:date="2026-01-01T00:00:00Z">
        <w:r>
          <w:t xml:space="preserve"> </w:t>
        </w:r>
      </w:ins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for</w:t>
        </w:r>
      </w:ins>
      <w:ins w:id="67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679" w:author="PR Preview" w:date="2026-01-01T00:00:00Z">
        <w:r>
          <w:t xml:space="preserve">.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By</w:t>
        </w:r>
      </w:ins>
      <w:ins w:id="682" w:author="PR Preview" w:date="2026-01-01T00:00:00Z">
        <w:r>
          <w:t xml:space="preserve"> </w:t>
        </w:r>
      </w:ins>
      <w:hyperlink w:anchor="thm-convex-intersection">
        <w:ins w:id="683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684" w:author="PR Preview" w:date="2026-01-01T00:00:00Z">
        <w:r>
          <w:t xml:space="preserve">, the closed half-disk</w:t>
        </w:r>
      </w:ins>
      <w:ins w:id="68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is convex.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A union need not be convex:</w:t>
        </w:r>
      </w:ins>
      <w:ins w:id="69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and</w:t>
        </w:r>
      </w:ins>
      <w:ins w:id="69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are convex,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but their union is the set of</w:t>
        </w:r>
      </w:ins>
      <w:ins w:id="698" w:author="PR Preview" w:date="2026-01-01T00:00:00Z">
        <w:r>
          <w:t xml:space="preserve"> </w:t>
        </w:r>
      </w:ins>
      <w:hyperlink w:anchor="exm-not-convex-set">
        <w:ins w:id="699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700" w:author="PR Preview" w:date="2026-01-01T00:00:00Z">
        <w:r>
          <w:t xml:space="preserve">.</w:t>
        </w:r>
      </w:ins>
    </w:p>
    <w:bookmarkEnd w:id="82"/>
    <w:bookmarkStart w:id="83" w:name="def-strictly-convex"/>
    <w:p>
      <w:pPr>
        <w:pStyle w:val="BodyText"/>
      </w:pPr>
      <w:ins w:id="701" w:author="PR Preview" w:date="2026-01-01T00:00:00Z">
        <w:r>
          <w:rPr>
            <w:b/>
            <w:bCs/>
          </w:rPr>
          <w:t xml:space="preserve">Definition 5 (Strictly convex function)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A function</w:t>
        </w:r>
      </w:ins>
      <w:ins w:id="7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is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rPr>
            <w:b/>
            <w:bCs/>
          </w:rPr>
          <w:t xml:space="preserve">strictly convex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if</w:t>
        </w:r>
      </w:ins>
      <w:ins w:id="71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for all</w:t>
        </w:r>
      </w:ins>
      <w:ins w:id="71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in</w:t>
        </w:r>
      </w:ins>
      <w:ins w:id="71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and all</w:t>
        </w:r>
      </w:ins>
      <w:ins w:id="72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21" w:author="PR Preview" w:date="2026-01-01T00:00:00Z">
        <w:r>
          <w:t xml:space="preserve">.</w:t>
        </w:r>
      </w:ins>
    </w:p>
    <w:bookmarkEnd w:id="83"/>
    <w:bookmarkStart w:id="85" w:name="def-concave"/>
    <w:p>
      <w:pPr>
        <w:pStyle w:val="BodyText"/>
      </w:pPr>
      <w:ins w:id="722" w:author="PR Preview" w:date="2026-01-01T00:00:00Z">
        <w:r>
          <w:rPr>
            <w:b/>
            <w:bCs/>
          </w:rPr>
          <w:t xml:space="preserve">Definition 6 (Concave function)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A function</w:t>
        </w:r>
      </w:ins>
      <w:ins w:id="72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is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rPr>
            <w:b/>
            <w:bCs/>
          </w:rPr>
          <w:t xml:space="preserve">concave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if</w:t>
        </w:r>
      </w:ins>
      <w:ins w:id="73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is</w:t>
        </w:r>
      </w:ins>
      <w:ins w:id="735" w:author="PR Preview" w:date="2026-01-01T00:00:00Z">
        <w:r>
          <w:t xml:space="preserve"> </w:t>
        </w:r>
      </w:ins>
      <w:hyperlink r:id="rId84">
        <w:ins w:id="736" w:author="PR Preview" w:date="2026-01-01T00:00:00Z">
          <w:r>
            <w:rPr>
              <w:rStyle w:val="Hyperlink"/>
            </w:rPr>
            <w:t xml:space="preserve">convex</w:t>
          </w:r>
        </w:ins>
      </w:hyperlink>
      <w:ins w:id="737" w:author="PR Preview" w:date="2026-01-01T00:00:00Z">
        <w:r>
          <w:t xml:space="preserve">.</w:t>
        </w:r>
      </w:ins>
    </w:p>
    <w:bookmarkEnd w:id="85"/>
    <w:bookmarkStart w:id="86" w:name="def-strictly-concave"/>
    <w:p>
      <w:pPr>
        <w:pStyle w:val="BodyText"/>
      </w:pPr>
      <w:ins w:id="738" w:author="PR Preview" w:date="2026-01-01T00:00:00Z">
        <w:r>
          <w:rPr>
            <w:b/>
            <w:bCs/>
          </w:rPr>
          <w:t xml:space="preserve">Definition 7 (Strictly concave function)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A function</w:t>
        </w:r>
      </w:ins>
      <w:ins w:id="74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is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rPr>
            <w:b/>
            <w:bCs/>
          </w:rPr>
          <w:t xml:space="preserve">strictly concave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if</w:t>
        </w:r>
      </w:ins>
      <w:ins w:id="74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is strictly convex (</w:t>
        </w:r>
      </w:ins>
      <w:hyperlink w:anchor="def-strictly-convex">
        <w:ins w:id="75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752" w:author="PR Preview" w:date="2026-01-01T00:00:00Z">
        <w:r>
          <w:t xml:space="preserve">).</w:t>
        </w:r>
      </w:ins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del w:id="753" w:author="PR Preview" w:date="2026-01-01T00:00:00Z">
        <w:r>
          <w:rPr>
            <w:b/>
            <w:bCs/>
          </w:rPr>
          <w:delText xml:space="preserve">Definition 6 (Epigraph)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The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rPr>
            <w:b/>
            <w:bCs/>
          </w:rPr>
          <w:delText xml:space="preserve">epigraph</w:delText>
        </w:r>
      </w:del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of</w:delText>
        </w:r>
      </w:del>
      <w:del w:id="76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is the set of points on or over its</w:delText>
        </w:r>
      </w:del>
      <w:del w:id="763" w:author="PR Preview" w:date="2026-01-01T00:00:00Z">
        <w:r>
          <w:delText xml:space="preserve"> </w:delText>
        </w:r>
      </w:del>
      <w:hyperlink r:id="rId11">
        <w:del w:id="764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765" w:author="PR Preview" w:date="2026-01-01T00:00:00Z">
        <w:r>
          <w:delText xml:space="preserve">,</w:delText>
        </w:r>
      </w:del>
    </w:p>
    <w:p>
      <w:pPr>
        <w:pStyle w:val="FirstParagraph"/>
      </w:pPr>
      <w:ins w:id="766" w:author="PR Preview" w:date="2026-01-01T00:00:00Z">
        <w:r>
          <w:rPr>
            <w:b/>
            <w:bCs/>
          </w:rPr>
          <w:t xml:space="preserve">Definition 8 (Epigraph)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The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rPr>
            <w:b/>
            <w:bCs/>
          </w:rPr>
          <w:t xml:space="preserve">epigraph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of</w:t>
        </w:r>
      </w:ins>
      <w:ins w:id="77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is the set of points on or over its</w:t>
        </w:r>
      </w:ins>
      <w:ins w:id="776" w:author="PR Preview" w:date="2026-01-01T00:00:00Z">
        <w:r>
          <w:t xml:space="preserve"> </w:t>
        </w:r>
      </w:ins>
      <w:hyperlink r:id="rId90">
        <w:ins w:id="777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77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del w:id="779" w:author="PR Preview" w:date="2026-01-01T00:00:00Z">
        <w:r>
          <w:rPr>
            <w:b/>
            <w:bCs/>
          </w:rPr>
          <w:delText xml:space="preserve">Theorem 8 (Convexity through the epigraph)</w:delText>
        </w:r>
      </w:del>
      <w:del w:id="78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is</w:delText>
        </w:r>
      </w:del>
      <w:del w:id="783" w:author="PR Preview" w:date="2026-01-01T00:00:00Z">
        <w:r>
          <w:delText xml:space="preserve"> </w:delText>
        </w:r>
      </w:del>
      <w:hyperlink r:id="rId84">
        <w:del w:id="784" w:author="PR Preview" w:date="2026-01-01T00:00:00Z">
          <w:r>
            <w:rPr>
              <w:rStyle w:val="Hyperlink"/>
            </w:rPr>
            <w:delText xml:space="preserve">convex</w:delText>
          </w:r>
        </w:del>
      </w:hyperlink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if and only if its epigraph (</w:delText>
        </w:r>
      </w:del>
      <w:hyperlink w:anchor="def-epigraph">
        <w:del w:id="787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788" w:author="PR Preview" w:date="2026-01-01T00:00:00Z">
        <w:r>
          <w:delText xml:space="preserve">) is convex (</w:delText>
        </w:r>
      </w:del>
      <w:hyperlink w:anchor="def-convex-set">
        <w:del w:id="789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790" w:author="PR Preview" w:date="2026-01-01T00:00:00Z">
        <w:r>
          <w:delText xml:space="preserve">).</w:delText>
        </w:r>
      </w:del>
    </w:p>
    <w:p>
      <w:pPr>
        <w:pStyle w:val="BodyText"/>
      </w:pPr>
      <w:ins w:id="791" w:author="PR Preview" w:date="2026-01-01T00:00:00Z">
        <w:r>
          <w:rPr>
            <w:b/>
            <w:bCs/>
          </w:rPr>
          <w:t xml:space="preserve">Theorem 8 (Convexity through the epigraph)</w:t>
        </w:r>
      </w:ins>
      <w:ins w:id="79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is</w:t>
        </w:r>
      </w:ins>
      <w:ins w:id="795" w:author="PR Preview" w:date="2026-01-01T00:00:00Z">
        <w:r>
          <w:t xml:space="preserve"> </w:t>
        </w:r>
      </w:ins>
      <w:hyperlink r:id="rId84">
        <w:ins w:id="796" w:author="PR Preview" w:date="2026-01-01T00:00:00Z">
          <w:r>
            <w:rPr>
              <w:rStyle w:val="Hyperlink"/>
            </w:rPr>
            <w:t xml:space="preserve">convex</w:t>
          </w:r>
        </w:ins>
      </w:hyperlink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if and only if its epigraph (</w:t>
        </w:r>
      </w:ins>
      <w:hyperlink w:anchor="def-epigraph">
        <w:ins w:id="79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800" w:author="PR Preview" w:date="2026-01-01T00:00:00Z">
        <w:r>
          <w:t xml:space="preserve">) is convex (</w:t>
        </w:r>
      </w:ins>
      <w:hyperlink w:anchor="def-convex-set">
        <w:ins w:id="80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802" w:author="PR Preview" w:date="2026-01-01T00:00:00Z">
        <w:r>
          <w:t xml:space="preserve">).</w:t>
        </w:r>
      </w:ins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803" w:author="PR Preview" w:date="2026-01-01T00:00:00Z">
        <w:r>
          <w:delText xml:space="preserve">and by</w:delText>
        </w:r>
      </w:del>
      <w:del w:id="804" w:author="PR Preview" w:date="2026-01-01T00:00:00Z">
        <w:r>
          <w:delText xml:space="preserve"> </w:delText>
        </w:r>
      </w:del>
      <w:hyperlink w:anchor="def-epigraph">
        <w:del w:id="805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that membership means</w:delText>
        </w:r>
      </w:del>
      <w:del w:id="80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809" w:author="PR Preview" w:date="2026-01-01T00:00:00Z">
        <w:r>
          <w:delText xml:space="preserve">.</w:delText>
        </w:r>
      </w:del>
    </w:p>
    <w:p>
      <w:pPr>
        <w:pStyle w:val="FirstParagraph"/>
      </w:pPr>
      <w:ins w:id="810" w:author="PR Preview" w:date="2026-01-01T00:00:00Z">
        <w:r>
          <w:t xml:space="preserve">and by</w:t>
        </w:r>
      </w:ins>
      <w:ins w:id="811" w:author="PR Preview" w:date="2026-01-01T00:00:00Z">
        <w:r>
          <w:t xml:space="preserve"> </w:t>
        </w:r>
      </w:ins>
      <w:hyperlink w:anchor="def-epigraph">
        <w:ins w:id="812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that membership means</w:t>
        </w:r>
      </w:ins>
      <w:ins w:id="81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816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del w:id="817" w:author="PR Preview" w:date="2026-01-01T00:00:00Z">
        <w:r>
          <w:rPr>
            <w:b/>
            <w:bCs/>
          </w:rPr>
          <w:delText xml:space="preserve">Definition 7 (Tangent plane)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Let</w:delText>
        </w:r>
      </w:del>
      <w:del w:id="82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have a gradient at</w:delText>
        </w:r>
      </w:del>
      <w:del w:id="82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(</w:delText>
        </w:r>
      </w:del>
      <w:hyperlink r:id="rId17">
        <w:del w:id="826" w:author="PR Preview" w:date="2026-01-01T00:00:00Z">
          <w:r>
            <w:rPr>
              <w:rStyle w:val="Hyperlink"/>
            </w:rPr>
            <w:delText xml:space="preserve">gradient</w:delText>
          </w:r>
        </w:del>
      </w:hyperlink>
      <w:del w:id="827" w:author="PR Preview" w:date="2026-01-01T00:00:00Z">
        <w:r>
          <w:delText xml:space="preserve">).</w:delText>
        </w:r>
      </w:del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The</w:delText>
        </w:r>
      </w:del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rPr>
            <w:b/>
            <w:bCs/>
          </w:rPr>
          <w:delText xml:space="preserve">tangent plane</w:delText>
        </w:r>
      </w:del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to the</w:delText>
        </w:r>
      </w:del>
      <w:del w:id="834" w:author="PR Preview" w:date="2026-01-01T00:00:00Z">
        <w:r>
          <w:delText xml:space="preserve"> </w:delText>
        </w:r>
      </w:del>
      <w:hyperlink r:id="rId11">
        <w:del w:id="835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of</w:delText>
        </w:r>
      </w:del>
      <w:del w:id="838" w:author="PR Preview" w:date="2026-01-01T00:00:00Z">
        <w:r>
          <w:delText xml:space="preserve"> </w:delText>
        </w:r>
      </w:del>
      <m:oMath>
        <m:r>
          <m:t>f</m:t>
        </m:r>
      </m:oMath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at</w:delText>
        </w:r>
      </w:del>
      <w:del w:id="84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is the graph of the function</w:delText>
        </w:r>
      </w:del>
    </w:p>
    <w:p>
      <w:pPr>
        <w:pStyle w:val="FirstParagraph"/>
      </w:pPr>
      <w:ins w:id="844" w:author="PR Preview" w:date="2026-01-01T00:00:00Z">
        <w:r>
          <w:rPr>
            <w:b/>
            <w:bCs/>
          </w:rPr>
          <w:t xml:space="preserve">Definition 9 (Tangent plane)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Let</w:t>
        </w:r>
      </w:ins>
      <w:ins w:id="84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have a gradient at</w:t>
        </w:r>
      </w:ins>
      <w:ins w:id="8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(</w:t>
        </w:r>
      </w:ins>
      <w:hyperlink r:id="rId17">
        <w:ins w:id="853" w:author="PR Preview" w:date="2026-01-01T00:00:00Z">
          <w:r>
            <w:rPr>
              <w:rStyle w:val="Hyperlink"/>
            </w:rPr>
            <w:t xml:space="preserve">gradient</w:t>
          </w:r>
        </w:ins>
      </w:hyperlink>
      <w:ins w:id="854" w:author="PR Preview" w:date="2026-01-01T00:00:00Z">
        <w:r>
          <w:t xml:space="preserve">).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The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rPr>
            <w:b/>
            <w:bCs/>
          </w:rPr>
          <w:t xml:space="preserve">tangent plane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to the</w:t>
        </w:r>
      </w:ins>
      <w:ins w:id="861" w:author="PR Preview" w:date="2026-01-01T00:00:00Z">
        <w:r>
          <w:t xml:space="preserve"> </w:t>
        </w:r>
      </w:ins>
      <w:hyperlink r:id="rId90">
        <w:ins w:id="862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of</w:t>
        </w:r>
      </w:ins>
      <w:ins w:id="865" w:author="PR Preview" w:date="2026-01-01T00:00:00Z">
        <w:r>
          <w:t xml:space="preserve"> </w:t>
        </w:r>
      </w:ins>
      <m:oMath>
        <m:r>
          <m:t>f</m:t>
        </m:r>
      </m:oMath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at</w:t>
        </w:r>
      </w:ins>
      <w:ins w:id="86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is the graph of the function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del w:id="871" w:author="PR Preview" w:date="2026-01-01T00:00:00Z">
        <w:r>
          <w:delText xml:space="preserve">every tangent plane (</w:delText>
        </w:r>
      </w:del>
      <w:hyperlink w:anchor="def-tangent-plane">
        <w:del w:id="872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873" w:author="PR Preview" w:date="2026-01-01T00:00:00Z">
        <w:r>
          <w:delText xml:space="preserve">) lies on or under the graph.</w:delText>
        </w:r>
      </w:del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If the inequality is strict whenever</w:delText>
        </w:r>
      </w:del>
      <w:del w:id="87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del w:id="877" w:author="PR Preview" w:date="2026-01-01T00:00:00Z">
        <w:r>
          <w:delText xml:space="preserve">, then</w:delText>
        </w:r>
      </w:del>
      <w:del w:id="878" w:author="PR Preview" w:date="2026-01-01T00:00:00Z">
        <w:r>
          <w:delText xml:space="preserve"> </w:delText>
        </w:r>
      </w:del>
      <m:oMath>
        <m:r>
          <m:t>f</m:t>
        </m:r>
      </m:oMath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is strictly convex (</w:delText>
        </w:r>
      </w:del>
      <w:hyperlink w:anchor="def-strictly-convex">
        <w:del w:id="881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882" w:author="PR Preview" w:date="2026-01-01T00:00:00Z">
        <w:r>
          <w:delText xml:space="preserve">).</w:delText>
        </w:r>
      </w:del>
    </w:p>
    <w:p>
      <w:pPr>
        <w:pStyle w:val="FirstParagraph"/>
      </w:pPr>
      <w:ins w:id="883" w:author="PR Preview" w:date="2026-01-01T00:00:00Z">
        <w:r>
          <w:t xml:space="preserve">every tangent plane (</w:t>
        </w:r>
      </w:ins>
      <w:hyperlink w:anchor="def-tangent-plane">
        <w:ins w:id="88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885" w:author="PR Preview" w:date="2026-01-01T00:00:00Z">
        <w:r>
          <w:t xml:space="preserve">) lies on or under the graph.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If the inequality is strict whenever</w:t>
        </w:r>
      </w:ins>
      <w:ins w:id="88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ins w:id="889" w:author="PR Preview" w:date="2026-01-01T00:00:00Z">
        <w:r>
          <w:t xml:space="preserve">, then</w:t>
        </w:r>
      </w:ins>
      <w:ins w:id="890" w:author="PR Preview" w:date="2026-01-01T00:00:00Z">
        <w:r>
          <w:t xml:space="preserve"> </w:t>
        </w:r>
      </w:ins>
      <m:oMath>
        <m:r>
          <m:t>f</m:t>
        </m:r>
      </m:oMath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is strictly convex (</w:t>
        </w:r>
      </w:ins>
      <w:hyperlink w:anchor="def-strictly-convex">
        <w:ins w:id="893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894" w:author="PR Preview" w:date="2026-01-01T00:00:00Z">
        <w:r>
          <w:t xml:space="preserve">).</w:t>
        </w:r>
      </w:ins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del w:id="895" w:author="PR Preview" w:date="2026-01-01T00:00:00Z">
        <w:r>
          <w:rPr>
            <w:b/>
            <w:bCs/>
          </w:rPr>
          <w:delText xml:space="preserve">Definition 8 (Feasible set and constraints)</w:delText>
        </w:r>
      </w:del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In a problem that looks for a best point among some allowed points of</w:delText>
        </w:r>
      </w:del>
      <w:del w:id="89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99" w:author="PR Preview" w:date="2026-01-01T00:00:00Z">
        <w:r>
          <w:delText xml:space="preserve">,</w:delText>
        </w:r>
      </w:del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delText xml:space="preserve">the set</w:delText>
        </w:r>
      </w:del>
      <w:del w:id="90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of allowed points is the</w:delText>
        </w:r>
      </w:del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rPr>
            <w:b/>
            <w:bCs/>
          </w:rPr>
          <w:delText xml:space="preserve">feasible set</w:delText>
        </w:r>
      </w:del>
      <w:del w:id="907" w:author="PR Preview" w:date="2026-01-01T00:00:00Z">
        <w:r>
          <w:delText xml:space="preserve">,</w:delText>
        </w:r>
      </w:del>
      <w:del w:id="908" w:author="PR Preview" w:date="2026-01-01T00:00:00Z">
        <w:r>
          <w:delText xml:space="preserve"> </w:delText>
        </w:r>
      </w:del>
      <w:del w:id="909" w:author="PR Preview" w:date="2026-01-01T00:00:00Z">
        <w:r>
          <w:delText xml:space="preserve">and its points are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rPr>
            <w:b/>
            <w:bCs/>
          </w:rPr>
          <w:delText xml:space="preserve">feasible</w:delText>
        </w:r>
      </w:del>
      <w:del w:id="912" w:author="PR Preview" w:date="2026-01-01T00:00:00Z">
        <w:r>
          <w:delText xml:space="preserve">.</w:delText>
        </w:r>
      </w:del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When</w:delText>
        </w:r>
      </w:del>
      <w:del w:id="915" w:author="PR Preview" w:date="2026-01-01T00:00:00Z">
        <w:r>
          <w:delText xml:space="preserve"> </w:delText>
        </w:r>
      </w:del>
      <m:oMath>
        <m:r>
          <m:t>F</m:t>
        </m:r>
      </m:oMath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is the set of points that satisfy some equations or inequalities,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those equations or inequalities are the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rPr>
            <w:b/>
            <w:bCs/>
          </w:rPr>
          <w:delText xml:space="preserve">constraints</w:delText>
        </w:r>
      </w:del>
      <w:del w:id="922" w:author="PR Preview" w:date="2026-01-01T00:00:00Z">
        <w:r>
          <w:delText xml:space="preserve">.</w:delText>
        </w:r>
      </w:del>
    </w:p>
    <w:p>
      <w:pPr>
        <w:pStyle w:val="FirstParagraph"/>
      </w:pPr>
      <w:ins w:id="923" w:author="PR Preview" w:date="2026-01-01T00:00:00Z">
        <w:r>
          <w:rPr>
            <w:b/>
            <w:bCs/>
          </w:rPr>
          <w:t xml:space="preserve">Definition 10 (Feasible set)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In a problem that looks for a best point among some allowed points of</w:t>
        </w:r>
      </w:ins>
      <w:ins w:id="92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27" w:author="PR Preview" w:date="2026-01-01T00:00:00Z">
        <w:r>
          <w:t xml:space="preserve">,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the set</w:t>
        </w:r>
      </w:ins>
      <w:ins w:id="93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of allowed points is the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rPr>
            <w:b/>
            <w:bCs/>
          </w:rPr>
          <w:t xml:space="preserve">feasible set</w:t>
        </w:r>
      </w:ins>
      <w:ins w:id="935" w:author="PR Preview" w:date="2026-01-01T00:00:00Z">
        <w:r>
          <w:t xml:space="preserve">,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and its points are feasible.</w:t>
        </w:r>
      </w:ins>
    </w:p>
    <w:bookmarkEnd w:id="113"/>
    <w:bookmarkStart w:id="114" w:name="def-constraints"/>
    <w:p>
      <w:pPr>
        <w:pStyle w:val="BodyText"/>
      </w:pPr>
      <w:ins w:id="938" w:author="PR Preview" w:date="2026-01-01T00:00:00Z">
        <w:r>
          <w:rPr>
            <w:b/>
            <w:bCs/>
          </w:rPr>
          <w:t xml:space="preserve">Definition 11 (Constraints)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When the feasible set</w:t>
        </w:r>
      </w:ins>
      <w:ins w:id="941" w:author="PR Preview" w:date="2026-01-01T00:00:00Z">
        <w:r>
          <w:t xml:space="preserve"> </w:t>
        </w:r>
      </w:ins>
      <m:oMath>
        <m:r>
          <m:t>F</m:t>
        </m:r>
      </m:oMath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(</w:t>
        </w:r>
      </w:ins>
      <w:hyperlink w:anchor="def-feasible-set">
        <w:ins w:id="944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945" w:author="PR Preview" w:date="2026-01-01T00:00:00Z">
        <w:r>
          <w:t xml:space="preserve">) is the set of points that satisfy some equations or inequalities,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those equations or inequalities are the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rPr>
            <w:b/>
            <w:bCs/>
          </w:rPr>
          <w:t xml:space="preserve">constraints</w:t>
        </w:r>
      </w:ins>
      <w:ins w:id="950" w:author="PR Preview" w:date="2026-01-01T00:00:00Z">
        <w:r>
          <w:t xml:space="preserve">.</w:t>
        </w:r>
      </w:ins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del w:id="951" w:author="PR Preview" w:date="2026-01-01T00:00:00Z">
        <w:r>
          <w:rPr>
            <w:b/>
            <w:bCs/>
          </w:rPr>
          <w:delText xml:space="preserve">Definition 9 (Objective function (objective) and minimization problem)</w:delText>
        </w:r>
      </w:del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Let</w:delText>
        </w:r>
      </w:del>
      <w:del w:id="95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and let</w:delText>
        </w:r>
      </w:del>
      <w:del w:id="95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be a feasible set (</w:delText>
        </w:r>
      </w:del>
      <w:hyperlink w:anchor="def-feasible-set">
        <w:del w:id="960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961" w:author="PR Preview" w:date="2026-01-01T00:00:00Z">
        <w:r>
          <w:delText xml:space="preserve">).</w:delText>
        </w:r>
      </w:del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In the problem of minimizing</w:delText>
        </w:r>
      </w:del>
      <w:del w:id="964" w:author="PR Preview" w:date="2026-01-01T00:00:00Z">
        <w:r>
          <w:delText xml:space="preserve"> </w:delText>
        </w:r>
      </w:del>
      <m:oMath>
        <m:r>
          <m:t>f</m:t>
        </m:r>
      </m:oMath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over</w:delText>
        </w:r>
      </w:del>
      <w:del w:id="967" w:author="PR Preview" w:date="2026-01-01T00:00:00Z">
        <w:r>
          <w:delText xml:space="preserve"> </w:delText>
        </w:r>
      </w:del>
      <m:oMath>
        <m:r>
          <m:t>F</m:t>
        </m:r>
      </m:oMath>
      <w:del w:id="968" w:author="PR Preview" w:date="2026-01-01T00:00:00Z">
        <w:r>
          <w:delText xml:space="preserve">,</w:delText>
        </w:r>
      </w:del>
      <w:del w:id="969" w:author="PR Preview" w:date="2026-01-01T00:00:00Z">
        <w:r>
          <w:delText xml:space="preserve"> </w:delText>
        </w:r>
      </w:del>
      <m:oMath>
        <m:r>
          <m:t>f</m:t>
        </m:r>
      </m:oMath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is the</w:delText>
        </w:r>
      </w:del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rPr>
            <w:b/>
            <w:bCs/>
          </w:rPr>
          <w:delText xml:space="preserve">objective function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(or</w:delText>
        </w:r>
      </w:del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rPr>
            <w:b/>
            <w:bCs/>
          </w:rPr>
          <w:delText xml:space="preserve">objective</w:delText>
        </w:r>
      </w:del>
      <w:del w:id="978" w:author="PR Preview" w:date="2026-01-01T00:00:00Z">
        <w:r>
          <w:delText xml:space="preserve">).</w:delText>
        </w:r>
      </w:del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A</w:delText>
        </w:r>
      </w:del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rPr>
            <w:b/>
            <w:bCs/>
          </w:rPr>
          <w:delText xml:space="preserve">minimizer of</w:delText>
        </w:r>
      </w:del>
      <w:del w:id="983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984" w:author="PR Preview" w:date="2026-01-01T00:00:00Z">
        <w:r>
          <w:rPr>
            <w:b/>
            <w:bCs/>
          </w:rPr>
          <w:delText xml:space="preserve"> </w:delText>
        </w:r>
      </w:del>
      <w:del w:id="985" w:author="PR Preview" w:date="2026-01-01T00:00:00Z">
        <w:r>
          <w:rPr>
            <w:b/>
            <w:bCs/>
          </w:rPr>
          <w:delText xml:space="preserve">over</w:delText>
        </w:r>
      </w:del>
      <w:del w:id="986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is a feasible</w:delText>
        </w:r>
      </w:del>
      <w:del w:id="98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with</w:delText>
        </w:r>
      </w:del>
      <w:del w:id="99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for every feasible</w:delText>
        </w:r>
      </w:del>
      <w:del w:id="99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96" w:author="PR Preview" w:date="2026-01-01T00:00:00Z">
        <w:r>
          <w:delText xml:space="preserve">:</w:delText>
        </w:r>
      </w:del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delText xml:space="preserve">a</w:delText>
        </w:r>
      </w:del>
      <w:del w:id="999" w:author="PR Preview" w:date="2026-01-01T00:00:00Z">
        <w:r>
          <w:delText xml:space="preserve"> </w:delText>
        </w:r>
      </w:del>
      <w:hyperlink r:id="rId107">
        <w:del w:id="1000" w:author="PR Preview" w:date="2026-01-01T00:00:00Z">
          <w:r>
            <w:rPr>
              <w:rStyle w:val="Hyperlink"/>
            </w:rPr>
            <w:delText xml:space="preserve">global minimizer</w:delText>
          </w:r>
        </w:del>
      </w:hyperlink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of</w:delText>
        </w:r>
      </w:del>
      <w:del w:id="1003" w:author="PR Preview" w:date="2026-01-01T00:00:00Z">
        <w:r>
          <w:delText xml:space="preserve"> </w:delText>
        </w:r>
      </w:del>
      <m:oMath>
        <m:r>
          <m:t>f</m:t>
        </m:r>
      </m:oMath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with its domain restricted to</w:delText>
        </w:r>
      </w:del>
      <w:del w:id="1006" w:author="PR Preview" w:date="2026-01-01T00:00:00Z">
        <w:r>
          <w:delText xml:space="preserve"> </w:delText>
        </w:r>
      </w:del>
      <m:oMath>
        <m:r>
          <m:t>F</m:t>
        </m:r>
      </m:oMath>
      <w:del w:id="1007" w:author="PR Preview" w:date="2026-01-01T00:00:00Z">
        <w:r>
          <w:delText xml:space="preserve">.</w:delText>
        </w:r>
      </w:del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When</w:delText>
        </w:r>
      </w:del>
      <w:del w:id="1010" w:author="PR Preview" w:date="2026-01-01T00:00:00Z">
        <w:r>
          <w:delText xml:space="preserve"> </w:delText>
        </w:r>
      </w:del>
      <m:oMath>
        <m:r>
          <m:t>F</m:t>
        </m:r>
      </m:oMath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is given by constraints,</w:delText>
        </w:r>
      </w:del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the problem is to minimize</w:delText>
        </w:r>
      </w:del>
      <w:del w:id="1015" w:author="PR Preview" w:date="2026-01-01T00:00:00Z">
        <w:r>
          <w:delText xml:space="preserve"> </w:delText>
        </w:r>
      </w:del>
      <m:oMath>
        <m:r>
          <m:t>f</m:t>
        </m:r>
      </m:oMath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rPr>
            <w:b/>
            <w:bCs/>
          </w:rPr>
          <w:delText xml:space="preserve">subject to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them.</w:delText>
        </w:r>
      </w:del>
    </w:p>
    <w:p>
      <w:pPr>
        <w:pStyle w:val="BodyText"/>
      </w:pPr>
      <w:ins w:id="1020" w:author="PR Preview" w:date="2026-01-01T00:00:00Z">
        <w:r>
          <w:rPr>
            <w:b/>
            <w:bCs/>
          </w:rPr>
          <w:t xml:space="preserve">Definition 12 (Objective function (objective))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Let</w:t>
        </w:r>
      </w:ins>
      <w:ins w:id="102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and let</w:t>
        </w:r>
      </w:ins>
      <w:ins w:id="102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be a feasible set (</w:t>
        </w:r>
      </w:ins>
      <w:hyperlink w:anchor="def-feasible-set">
        <w:ins w:id="1029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030" w:author="PR Preview" w:date="2026-01-01T00:00:00Z">
        <w:r>
          <w:t xml:space="preserve">).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In the problem of minimizing</w:t>
        </w:r>
      </w:ins>
      <w:ins w:id="1033" w:author="PR Preview" w:date="2026-01-01T00:00:00Z">
        <w:r>
          <w:t xml:space="preserve"> </w:t>
        </w:r>
      </w:ins>
      <m:oMath>
        <m:r>
          <m:t>f</m:t>
        </m:r>
      </m:oMath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over</w:t>
        </w:r>
      </w:ins>
      <w:ins w:id="1036" w:author="PR Preview" w:date="2026-01-01T00:00:00Z">
        <w:r>
          <w:t xml:space="preserve"> </w:t>
        </w:r>
      </w:ins>
      <m:oMath>
        <m:r>
          <m:t>F</m:t>
        </m:r>
      </m:oMath>
      <w:ins w:id="1037" w:author="PR Preview" w:date="2026-01-01T00:00:00Z">
        <w:r>
          <w:t xml:space="preserve">,</w:t>
        </w:r>
      </w:ins>
      <w:ins w:id="1038" w:author="PR Preview" w:date="2026-01-01T00:00:00Z">
        <w:r>
          <w:t xml:space="preserve"> </w:t>
        </w:r>
      </w:ins>
      <m:oMath>
        <m:r>
          <m:t>f</m:t>
        </m:r>
      </m:oMath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is the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rPr>
            <w:b/>
            <w:bCs/>
          </w:rPr>
          <w:t xml:space="preserve">objective function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(or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rPr>
            <w:b/>
            <w:bCs/>
          </w:rPr>
          <w:t xml:space="preserve">objective</w:t>
        </w:r>
      </w:ins>
      <w:ins w:id="1047" w:author="PR Preview" w:date="2026-01-01T00:00:00Z">
        <w:r>
          <w:t xml:space="preserve">).</w:t>
        </w:r>
      </w:ins>
    </w:p>
    <w:bookmarkEnd w:id="116"/>
    <w:bookmarkStart w:id="117" w:name="def-minimizer-over-feasible-set"/>
    <w:p>
      <w:pPr>
        <w:pStyle w:val="BodyText"/>
      </w:pPr>
      <w:ins w:id="1048" w:author="PR Preview" w:date="2026-01-01T00:00:00Z">
        <w:r>
          <w:rPr>
            <w:b/>
            <w:bCs/>
          </w:rPr>
          <w:t xml:space="preserve">Definition 13 (Minimizer over a feasible set)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With</w:t>
        </w:r>
      </w:ins>
      <w:ins w:id="1051" w:author="PR Preview" w:date="2026-01-01T00:00:00Z">
        <w:r>
          <w:t xml:space="preserve"> </w:t>
        </w:r>
      </w:ins>
      <m:oMath>
        <m:r>
          <m:t>f</m:t>
        </m:r>
      </m:oMath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and</w:t>
        </w:r>
      </w:ins>
      <w:ins w:id="1054" w:author="PR Preview" w:date="2026-01-01T00:00:00Z">
        <w:r>
          <w:t xml:space="preserve"> </w:t>
        </w:r>
      </w:ins>
      <m:oMath>
        <m:r>
          <m:t>F</m:t>
        </m:r>
      </m:oMath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as in</w:t>
        </w:r>
      </w:ins>
      <w:ins w:id="1057" w:author="PR Preview" w:date="2026-01-01T00:00:00Z">
        <w:r>
          <w:t xml:space="preserve"> </w:t>
        </w:r>
      </w:ins>
      <w:hyperlink w:anchor="def-objective-function">
        <w:ins w:id="1058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059" w:author="PR Preview" w:date="2026-01-01T00:00:00Z">
        <w:r>
          <w:t xml:space="preserve">,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a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rPr>
            <w:b/>
            <w:bCs/>
          </w:rPr>
          <w:t xml:space="preserve">minimizer of</w:t>
        </w:r>
      </w:ins>
      <w:ins w:id="1064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1065" w:author="PR Preview" w:date="2026-01-01T00:00:00Z">
        <w:r>
          <w:rPr>
            <w:b/>
            <w:bCs/>
          </w:rPr>
          <w:t xml:space="preserve"> </w:t>
        </w:r>
      </w:ins>
      <w:ins w:id="1066" w:author="PR Preview" w:date="2026-01-01T00:00:00Z">
        <w:r>
          <w:rPr>
            <w:b/>
            <w:bCs/>
          </w:rPr>
          <w:t xml:space="preserve">over</w:t>
        </w:r>
      </w:ins>
      <w:ins w:id="1067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is a feasible</w:t>
        </w:r>
      </w:ins>
      <w:ins w:id="1070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with</w:t>
        </w:r>
      </w:ins>
      <w:ins w:id="107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for every feasible</w:t>
        </w:r>
      </w:ins>
      <w:ins w:id="107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077" w:author="PR Preview" w:date="2026-01-01T00:00:00Z">
        <w:r>
          <w:t xml:space="preserve">: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a</w:t>
        </w:r>
      </w:ins>
      <w:ins w:id="1080" w:author="PR Preview" w:date="2026-01-01T00:00:00Z">
        <w:r>
          <w:t xml:space="preserve"> </w:t>
        </w:r>
      </w:ins>
      <w:hyperlink r:id="rId107">
        <w:ins w:id="1081" w:author="PR Preview" w:date="2026-01-01T00:00:00Z">
          <w:r>
            <w:rPr>
              <w:rStyle w:val="Hyperlink"/>
            </w:rPr>
            <w:t xml:space="preserve">global minimizer</w:t>
          </w:r>
        </w:ins>
      </w:hyperlink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of</w:t>
        </w:r>
      </w:ins>
      <w:ins w:id="1084" w:author="PR Preview" w:date="2026-01-01T00:00:00Z">
        <w:r>
          <w:t xml:space="preserve"> </w:t>
        </w:r>
      </w:ins>
      <m:oMath>
        <m:r>
          <m:t>f</m:t>
        </m:r>
      </m:oMath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with its domain restricted to</w:t>
        </w:r>
      </w:ins>
      <w:ins w:id="1087" w:author="PR Preview" w:date="2026-01-01T00:00:00Z">
        <w:r>
          <w:t xml:space="preserve"> </w:t>
        </w:r>
      </w:ins>
      <m:oMath>
        <m:r>
          <m:t>F</m:t>
        </m:r>
      </m:oMath>
      <w:ins w:id="1088" w:author="PR Preview" w:date="2026-01-01T00:00:00Z">
        <w:r>
          <w:t xml:space="preserve">.</w:t>
        </w:r>
      </w:ins>
    </w:p>
    <w:bookmarkEnd w:id="117"/>
    <w:bookmarkStart w:id="118" w:name="def-minimization-problem"/>
    <w:p>
      <w:pPr>
        <w:pStyle w:val="BodyText"/>
      </w:pPr>
      <w:ins w:id="1089" w:author="PR Preview" w:date="2026-01-01T00:00:00Z">
        <w:r>
          <w:rPr>
            <w:b/>
            <w:bCs/>
          </w:rPr>
          <w:t xml:space="preserve">Definition 14 (Minimization problem)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With</w:t>
        </w:r>
      </w:ins>
      <w:ins w:id="1092" w:author="PR Preview" w:date="2026-01-01T00:00:00Z">
        <w:r>
          <w:t xml:space="preserve"> </w:t>
        </w:r>
      </w:ins>
      <m:oMath>
        <m:r>
          <m:t>f</m:t>
        </m:r>
      </m:oMath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and</w:t>
        </w:r>
      </w:ins>
      <w:ins w:id="1095" w:author="PR Preview" w:date="2026-01-01T00:00:00Z">
        <w:r>
          <w:t xml:space="preserve"> </w:t>
        </w:r>
      </w:ins>
      <m:oMath>
        <m:r>
          <m:t>F</m:t>
        </m:r>
      </m:oMath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as in</w:t>
        </w:r>
      </w:ins>
      <w:ins w:id="1098" w:author="PR Preview" w:date="2026-01-01T00:00:00Z">
        <w:r>
          <w:t xml:space="preserve"> </w:t>
        </w:r>
      </w:ins>
      <w:hyperlink w:anchor="def-objective-function">
        <w:ins w:id="1099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100" w:author="PR Preview" w:date="2026-01-01T00:00:00Z">
        <w:r>
          <w:t xml:space="preserve">,</w:t>
        </w:r>
      </w:ins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the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rPr>
            <w:b/>
            <w:bCs/>
          </w:rPr>
          <w:t xml:space="preserve">minimization problem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is to find a minimizer of</w:t>
        </w:r>
      </w:ins>
      <w:ins w:id="1107" w:author="PR Preview" w:date="2026-01-01T00:00:00Z">
        <w:r>
          <w:t xml:space="preserve"> </w:t>
        </w:r>
      </w:ins>
      <m:oMath>
        <m:r>
          <m:t>f</m:t>
        </m:r>
      </m:oMath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over</w:t>
        </w:r>
      </w:ins>
      <w:ins w:id="1110" w:author="PR Preview" w:date="2026-01-01T00:00:00Z">
        <w:r>
          <w:t xml:space="preserve"> </w:t>
        </w:r>
      </w:ins>
      <m:oMath>
        <m:r>
          <m:t>F</m:t>
        </m:r>
      </m:oMath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(</w:t>
        </w:r>
      </w:ins>
      <w:hyperlink w:anchor="def-minimizer-over-feasible-set">
        <w:ins w:id="1113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114" w:author="PR Preview" w:date="2026-01-01T00:00:00Z">
        <w:r>
          <w:t xml:space="preserve">).</w:t>
        </w:r>
      </w:ins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When</w:t>
        </w:r>
      </w:ins>
      <w:ins w:id="1117" w:author="PR Preview" w:date="2026-01-01T00:00:00Z">
        <w:r>
          <w:t xml:space="preserve"> </w:t>
        </w:r>
      </w:ins>
      <m:oMath>
        <m:r>
          <m:t>F</m:t>
        </m:r>
      </m:oMath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is given by constraints (</w:t>
        </w:r>
      </w:ins>
      <w:hyperlink w:anchor="def-constraints">
        <w:ins w:id="1120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121" w:author="PR Preview" w:date="2026-01-01T00:00:00Z">
        <w:r>
          <w:t xml:space="preserve">),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the problem is to minimize</w:t>
        </w:r>
      </w:ins>
      <w:ins w:id="1124" w:author="PR Preview" w:date="2026-01-01T00:00:00Z">
        <w:r>
          <w:t xml:space="preserve"> </w:t>
        </w:r>
      </w:ins>
      <m:oMath>
        <m:r>
          <m:t>f</m:t>
        </m:r>
      </m:oMath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subject to them.</w:t>
        </w:r>
      </w:ins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del w:id="1127" w:author="PR Preview" w:date="2026-01-01T00:00:00Z">
        <w:r>
          <w:delText xml:space="preserve">Here the objective (</w:delText>
        </w:r>
      </w:del>
      <w:hyperlink w:anchor="def-minimization-problem">
        <w:del w:id="1128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129" w:author="PR Preview" w:date="2026-01-01T00:00:00Z">
        <w:r>
          <w:delText xml:space="preserve">) is a quadratic</w:delText>
        </w:r>
      </w:del>
      <w:del w:id="1130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with</w:delText>
        </w:r>
      </w:del>
      <w:del w:id="1133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134" w:author="PR Preview" w:date="2026-01-01T00:00:00Z">
        <w:r>
          <w:delText xml:space="preserve"> </w:delText>
        </w:r>
      </w:del>
      <w:del w:id="1135" w:author="PR Preview" w:date="2026-01-01T00:00:00Z">
        <w:r>
          <w:delText xml:space="preserve">positive definite,</w:delText>
        </w:r>
      </w:del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and the constraints (</w:delText>
        </w:r>
      </w:del>
      <w:hyperlink w:anchor="def-feasible-set">
        <w:del w:id="1138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139" w:author="PR Preview" w:date="2026-01-01T00:00:00Z">
        <w:r>
          <w:delText xml:space="preserve">) are</w:delText>
        </w:r>
      </w:del>
      <w:del w:id="1140" w:author="PR Preview" w:date="2026-01-01T00:00:00Z">
        <w:r>
          <w:delText xml:space="preserve"> </w:delText>
        </w:r>
      </w:del>
      <m:oMath>
        <m:r>
          <m:t>m</m:t>
        </m:r>
      </m:oMath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linear equations</w:delText>
        </w:r>
      </w:del>
      <w:del w:id="114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1144" w:author="PR Preview" w:date="2026-01-01T00:00:00Z">
        <w:r>
          <w:delText xml:space="preserve">,</w:delText>
        </w:r>
      </w:del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where</w:delText>
        </w:r>
      </w:del>
      <w:del w:id="11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is a</w:delText>
        </w:r>
      </w:del>
      <w:del w:id="115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m</m:t>
        </m:r>
      </m:oMath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matrix and</w:delText>
        </w:r>
      </w:del>
      <w:del w:id="115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154" w:author="PR Preview" w:date="2026-01-01T00:00:00Z">
        <w:r>
          <w:delText xml:space="preserve">.</w:delText>
        </w:r>
      </w:del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The only stationary point of the objective alone (</w:delText>
        </w:r>
      </w:del>
      <w:hyperlink w:anchor="def-stationary-point">
        <w:del w:id="1157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158" w:author="PR Preview" w:date="2026-01-01T00:00:00Z">
        <w:r>
          <w:delText xml:space="preserve">) is</w:delText>
        </w:r>
      </w:del>
      <w:del w:id="115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1160" w:author="PR Preview" w:date="2026-01-01T00:00:00Z">
        <w:r>
          <w:delText xml:space="preserve"> </w:delText>
        </w:r>
      </w:del>
      <w:del w:id="1161" w:author="PR Preview" w:date="2026-01-01T00:00:00Z">
        <w:r>
          <w:delText xml:space="preserve">(its gradient is</w:delText>
        </w:r>
      </w:del>
      <w:del w:id="116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del w:id="1163" w:author="PR Preview" w:date="2026-01-01T00:00:00Z">
        <w:r>
          <w:delText xml:space="preserve">, and</w:delText>
        </w:r>
      </w:del>
      <w:del w:id="116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is invertible), which may not satisfy the constraints.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A Lagrange multiplier adds one unknown per constraint,</w:delText>
        </w:r>
      </w:del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and the minimizer over the feasible set (</w:delText>
        </w:r>
      </w:del>
      <w:hyperlink w:anchor="def-feasible-set">
        <w:del w:id="1171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172" w:author="PR Preview" w:date="2026-01-01T00:00:00Z">
        <w:r>
          <w:delText xml:space="preserve">) is then found among the stationary points of a new function of the extended set of unknowns.</w:delText>
        </w:r>
      </w:del>
    </w:p>
    <w:p>
      <w:pPr>
        <w:pStyle w:val="BodyText"/>
      </w:pPr>
      <w:del w:id="1173" w:author="PR Preview" w:date="2026-01-01T00:00:00Z">
        <w:r>
          <w:rPr>
            <w:b/>
            <w:bCs/>
          </w:rPr>
          <w:delText xml:space="preserve">Definition 10 (Lagrangian)</w:delText>
        </w:r>
      </w:del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For the problem of minimizing</w:delText>
        </w:r>
      </w:del>
      <w:del w:id="117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over</w:delText>
        </w:r>
      </w:del>
      <w:del w:id="117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subject to</w:delText>
        </w:r>
      </w:del>
      <w:del w:id="118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1183" w:author="PR Preview" w:date="2026-01-01T00:00:00Z">
        <w:r>
          <w:delText xml:space="preserve">,</w:delText>
        </w:r>
      </w:del>
      <w:del w:id="1184" w:author="PR Preview" w:date="2026-01-01T00:00:00Z">
        <w:r>
          <w:delText xml:space="preserve"> </w:delText>
        </w:r>
      </w:del>
      <w:del w:id="1185" w:author="PR Preview" w:date="2026-01-01T00:00:00Z">
        <w:r>
          <w:delText xml:space="preserve">with</w:delText>
        </w:r>
      </w:del>
      <w:del w:id="118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a</w:delText>
        </w:r>
      </w:del>
      <w:del w:id="118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m</m:t>
        </m:r>
      </m:oMath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matrix and</w:delText>
        </w:r>
      </w:del>
      <w:del w:id="119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193" w:author="PR Preview" w:date="2026-01-01T00:00:00Z">
        <w:r>
          <w:delText xml:space="preserve">,</w:delText>
        </w:r>
      </w:del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the</w:delText>
        </w:r>
      </w:del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rPr>
            <w:b/>
            <w:bCs/>
          </w:rPr>
          <w:delText xml:space="preserve">Lagrangian</w:delText>
        </w:r>
      </w:del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is the function of</w:delText>
        </w:r>
      </w:del>
      <w:del w:id="120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and</w:delText>
        </w:r>
      </w:del>
      <w:del w:id="120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204" w:author="PR Preview" w:date="2026-01-01T00:00:00Z">
        <w:r>
          <w:delText xml:space="preserve">and the entries of</w:delText>
        </w:r>
      </w:del>
      <w:del w:id="120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</m:oMath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delText xml:space="preserve">are the</w:delText>
        </w:r>
      </w:del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rPr>
            <w:b/>
            <w:bCs/>
          </w:rPr>
          <w:delText xml:space="preserve">Lagrange multipliers</w:delText>
        </w:r>
      </w:del>
      <w:del w:id="1210" w:author="PR Preview" w:date="2026-01-01T00:00:00Z">
        <w:r>
          <w:delText xml:space="preserve">, one per constraint.</w:delText>
        </w:r>
      </w:del>
    </w:p>
    <w:p>
      <w:pPr>
        <w:pStyle w:val="BodyText"/>
      </w:pPr>
      <w:ins w:id="1211" w:author="PR Preview" w:date="2026-01-01T00:00:00Z">
        <w:r>
          <w:t xml:space="preserve">Here the objective (</w:t>
        </w:r>
      </w:ins>
      <w:hyperlink w:anchor="def-objective-function">
        <w:ins w:id="1212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213" w:author="PR Preview" w:date="2026-01-01T00:00:00Z">
        <w:r>
          <w:t xml:space="preserve">) is a quadratic</w:t>
        </w:r>
      </w:ins>
      <w:ins w:id="1214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with</w:t>
        </w:r>
      </w:ins>
      <w:ins w:id="1217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positive definite,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and the constraints (</w:t>
        </w:r>
      </w:ins>
      <w:hyperlink w:anchor="def-constraints">
        <w:ins w:id="1222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223" w:author="PR Preview" w:date="2026-01-01T00:00:00Z">
        <w:r>
          <w:t xml:space="preserve">) are</w:t>
        </w:r>
      </w:ins>
      <w:ins w:id="1224" w:author="PR Preview" w:date="2026-01-01T00:00:00Z">
        <w:r>
          <w:t xml:space="preserve"> </w:t>
        </w:r>
      </w:ins>
      <m:oMath>
        <m:r>
          <m:t>m</m:t>
        </m:r>
      </m:oMath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linear equations</w:t>
        </w:r>
      </w:ins>
      <w:ins w:id="122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1228" w:author="PR Preview" w:date="2026-01-01T00:00:00Z">
        <w:r>
          <w:t xml:space="preserve">,</w:t>
        </w:r>
      </w:ins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where</w:t>
        </w:r>
      </w:ins>
      <w:ins w:id="12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is a</w:t>
        </w:r>
      </w:ins>
      <w:ins w:id="123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m</m:t>
        </m:r>
      </m:oMath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matrix and</w:t>
        </w:r>
      </w:ins>
      <w:ins w:id="123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238" w:author="PR Preview" w:date="2026-01-01T00:00:00Z">
        <w:r>
          <w:t xml:space="preserve">.</w:t>
        </w:r>
      </w:ins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The only stationary point of the objective alone (</w:t>
        </w:r>
      </w:ins>
      <w:hyperlink w:anchor="def-stationary-point">
        <w:ins w:id="1241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242" w:author="PR Preview" w:date="2026-01-01T00:00:00Z">
        <w:r>
          <w:t xml:space="preserve">) is</w:t>
        </w:r>
      </w:ins>
      <w:ins w:id="124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(its gradient is</w:t>
        </w:r>
      </w:ins>
      <w:ins w:id="124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ins w:id="1247" w:author="PR Preview" w:date="2026-01-01T00:00:00Z">
        <w:r>
          <w:t xml:space="preserve">, and</w:t>
        </w:r>
      </w:ins>
      <w:ins w:id="124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is invertible), which may not satisfy the constraints.</w:t>
        </w:r>
      </w:ins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A Lagrange multiplier adds one unknown per constraint,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and the minimizer over the feasible set (</w:t>
        </w:r>
      </w:ins>
      <w:hyperlink w:anchor="def-feasible-set">
        <w:ins w:id="1255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256" w:author="PR Preview" w:date="2026-01-01T00:00:00Z">
        <w:r>
          <w:t xml:space="preserve">) is then found among the stationary points of a new function of the extended set of unknowns.</w:t>
        </w:r>
      </w:ins>
    </w:p>
    <w:bookmarkStart w:id="120" w:name="def-lagrangian"/>
    <w:p>
      <w:pPr>
        <w:pStyle w:val="BodyText"/>
      </w:pPr>
      <w:ins w:id="1257" w:author="PR Preview" w:date="2026-01-01T00:00:00Z">
        <w:r>
          <w:rPr>
            <w:b/>
            <w:bCs/>
          </w:rPr>
          <w:t xml:space="preserve">Definition 15 (Lagrangian)</w:t>
        </w:r>
      </w:ins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For the problem of minimizing</w:t>
        </w:r>
      </w:ins>
      <w:ins w:id="126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over</w:t>
        </w:r>
      </w:ins>
      <w:ins w:id="126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subject to</w:t>
        </w:r>
      </w:ins>
      <w:ins w:id="126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1267" w:author="PR Preview" w:date="2026-01-01T00:00:00Z">
        <w:r>
          <w:t xml:space="preserve">,</w:t>
        </w:r>
      </w:ins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with</w:t>
        </w:r>
      </w:ins>
      <w:ins w:id="12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a</w:t>
        </w:r>
      </w:ins>
      <w:ins w:id="127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m</m:t>
        </m:r>
      </m:oMath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matrix and</w:t>
        </w:r>
      </w:ins>
      <w:ins w:id="127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277" w:author="PR Preview" w:date="2026-01-01T00:00:00Z">
        <w:r>
          <w:t xml:space="preserve">,</w:t>
        </w:r>
      </w:ins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the</w:t>
        </w:r>
      </w:ins>
      <w:ins w:id="1280" w:author="PR Preview" w:date="2026-01-01T00:00:00Z">
        <w:r>
          <w:t xml:space="preserve"> </w:t>
        </w:r>
      </w:ins>
      <w:ins w:id="1281" w:author="PR Preview" w:date="2026-01-01T00:00:00Z">
        <w:r>
          <w:rPr>
            <w:b/>
            <w:bCs/>
          </w:rPr>
          <w:t xml:space="preserve">Lagrangian</w:t>
        </w:r>
      </w:ins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is the function of</w:t>
        </w:r>
      </w:ins>
      <w:ins w:id="12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and</w:t>
        </w:r>
      </w:ins>
      <w:ins w:id="128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ins w:id="1288" w:author="PR Preview" w:date="2026-01-01T00:00:00Z">
        <w:r>
          <w:rPr>
            <w:b/>
            <w:bCs/>
          </w:rPr>
          <w:t xml:space="preserve">Definition 16 (Lagrange multipliers)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In the Lagrangian</w:t>
        </w:r>
      </w:ins>
      <w:ins w:id="1291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(</w:t>
        </w:r>
      </w:ins>
      <w:hyperlink w:anchor="def-lagrangian">
        <w:ins w:id="129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295" w:author="PR Preview" w:date="2026-01-01T00:00:00Z">
        <w:r>
          <w:t xml:space="preserve">),</w:t>
        </w:r>
      </w:ins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the entries of</w:t>
        </w:r>
      </w:ins>
      <w:ins w:id="129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</m:oMath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are the</w:t>
        </w:r>
      </w:ins>
      <w:ins w:id="1301" w:author="PR Preview" w:date="2026-01-01T00:00:00Z">
        <w:r>
          <w:t xml:space="preserve"> </w:t>
        </w:r>
      </w:ins>
      <w:ins w:id="1302" w:author="PR Preview" w:date="2026-01-01T00:00:00Z">
        <w:r>
          <w:rPr>
            <w:b/>
            <w:bCs/>
          </w:rPr>
          <w:t xml:space="preserve">Lagrange multipliers</w:t>
        </w:r>
      </w:ins>
      <w:ins w:id="1303" w:author="PR Preview" w:date="2026-01-01T00:00:00Z">
        <w:r>
          <w:t xml:space="preserve">, one per constraint.</w:t>
        </w:r>
      </w:ins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del w:id="1304" w:author="PR Preview" w:date="2026-01-01T00:00:00Z">
        <w:r>
          <w:rPr>
            <w:b/>
            <w:bCs/>
          </w:rPr>
          <w:delText xml:space="preserve">Definition 11 (Sensitivity)</w:delText>
        </w:r>
      </w:del>
      <w:del w:id="1305" w:author="PR Preview" w:date="2026-01-01T00:00:00Z">
        <w:r>
          <w:delText xml:space="preserve"> </w:delText>
        </w:r>
      </w:del>
      <w:del w:id="1306" w:author="PR Preview" w:date="2026-01-01T00:00:00Z">
        <w:r>
          <w:delText xml:space="preserve">Suppose a minimization problem (</w:delText>
        </w:r>
      </w:del>
      <w:hyperlink w:anchor="def-minimization-problem">
        <w:del w:id="1307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308" w:author="PR Preview" w:date="2026-01-01T00:00:00Z">
        <w:r>
          <w:delText xml:space="preserve">)</w:delText>
        </w:r>
      </w:del>
      <w:del w:id="1309" w:author="PR Preview" w:date="2026-01-01T00:00:00Z">
        <w:r>
          <w:delText xml:space="preserve"> </w:delText>
        </w:r>
      </w:del>
      <w:del w:id="1310" w:author="PR Preview" w:date="2026-01-01T00:00:00Z">
        <w:r>
          <w:delText xml:space="preserve">depends on a vector</w:delText>
        </w:r>
      </w:del>
      <w:del w:id="131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312" w:author="PR Preview" w:date="2026-01-01T00:00:00Z">
        <w:r>
          <w:delText xml:space="preserve">,</w:delText>
        </w:r>
      </w:del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and let</w:delText>
        </w:r>
      </w:del>
      <w:del w:id="131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delText xml:space="preserve">be its minimum value, as a function of</w:delText>
        </w:r>
      </w:del>
      <w:del w:id="131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1319" w:author="PR Preview" w:date="2026-01-01T00:00:00Z">
        <w:r>
          <w:delText xml:space="preserve">.</w:delText>
        </w:r>
      </w:del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delText xml:space="preserve">When the gradient</w:delText>
        </w:r>
      </w:del>
      <w:del w:id="132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del w:id="1323" w:author="PR Preview" w:date="2026-01-01T00:00:00Z">
        <w:r>
          <w:delText xml:space="preserve"> </w:delText>
        </w:r>
      </w:del>
      <w:del w:id="1324" w:author="PR Preview" w:date="2026-01-01T00:00:00Z">
        <w:r>
          <w:delText xml:space="preserve">exists (</w:delText>
        </w:r>
      </w:del>
      <w:hyperlink r:id="rId17">
        <w:del w:id="1325" w:author="PR Preview" w:date="2026-01-01T00:00:00Z">
          <w:r>
            <w:rPr>
              <w:rStyle w:val="Hyperlink"/>
            </w:rPr>
            <w:delText xml:space="preserve">gradient</w:delText>
          </w:r>
        </w:del>
      </w:hyperlink>
      <w:del w:id="1326" w:author="PR Preview" w:date="2026-01-01T00:00:00Z">
        <w:r>
          <w:delText xml:space="preserve">),</w:delText>
        </w:r>
      </w:del>
      <w:del w:id="1327" w:author="PR Preview" w:date="2026-01-01T00:00:00Z">
        <w:r>
          <w:delText xml:space="preserve"> </w:delText>
        </w:r>
      </w:del>
      <w:del w:id="1328" w:author="PR Preview" w:date="2026-01-01T00:00:00Z">
        <w:r>
          <w:delText xml:space="preserve">it is the</w:delText>
        </w:r>
      </w:del>
      <w:del w:id="1329" w:author="PR Preview" w:date="2026-01-01T00:00:00Z">
        <w:r>
          <w:delText xml:space="preserve"> </w:delText>
        </w:r>
      </w:del>
      <w:del w:id="1330" w:author="PR Preview" w:date="2026-01-01T00:00:00Z">
        <w:r>
          <w:rPr>
            <w:b/>
            <w:bCs/>
          </w:rPr>
          <w:delText xml:space="preserve">sensitivity</w:delText>
        </w:r>
      </w:del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of the minimum value to</w:delText>
        </w:r>
      </w:del>
      <w:del w:id="133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1334" w:author="PR Preview" w:date="2026-01-01T00:00:00Z">
        <w:r>
          <w:delText xml:space="preserve">:</w:delText>
        </w:r>
      </w:del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by</w:delText>
        </w:r>
      </w:del>
      <w:del w:id="1337" w:author="PR Preview" w:date="2026-01-01T00:00:00Z">
        <w:r>
          <w:delText xml:space="preserve"> </w:delText>
        </w:r>
      </w:del>
      <w:hyperlink r:id="rId134">
        <w:del w:id="1338" w:author="PR Preview" w:date="2026-01-01T00:00:00Z">
          <w:r>
            <w:rPr>
              <w:rStyle w:val="Hyperlink"/>
            </w:rPr>
            <w:delText xml:space="preserve">partial derivative</w:delText>
          </w:r>
        </w:del>
      </w:hyperlink>
      <w:del w:id="1339" w:author="PR Preview" w:date="2026-01-01T00:00:00Z">
        <w:r>
          <w:delText xml:space="preserve">, its entry</w:delText>
        </w:r>
      </w:del>
      <w:del w:id="1340" w:author="PR Preview" w:date="2026-01-01T00:00:00Z">
        <w:r>
          <w:delText xml:space="preserve"> </w:delText>
        </w:r>
      </w:del>
      <m:oMath>
        <m:r>
          <m:t>i</m:t>
        </m:r>
      </m:oMath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is the limit,</w:delText>
        </w:r>
      </w:del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as a change in</w:delText>
        </w:r>
      </w:del>
      <w:del w:id="1345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i</m:t>
            </m:r>
          </m:sub>
        </m:sSub>
      </m:oMath>
      <w:del w:id="1346" w:author="PR Preview" w:date="2026-01-01T00:00:00Z">
        <w:r>
          <w:delText xml:space="preserve"> </w:delText>
        </w:r>
      </w:del>
      <w:del w:id="1347" w:author="PR Preview" w:date="2026-01-01T00:00:00Z">
        <w:r>
          <w:delText xml:space="preserve">alone shrinks to</w:delText>
        </w:r>
      </w:del>
      <w:del w:id="1348" w:author="PR Preview" w:date="2026-01-01T00:00:00Z">
        <w:r>
          <w:delText xml:space="preserve"> </w:delText>
        </w:r>
      </w:del>
      <m:oMath>
        <m:r>
          <m:t>0</m:t>
        </m:r>
      </m:oMath>
      <w:del w:id="1349" w:author="PR Preview" w:date="2026-01-01T00:00:00Z">
        <w:r>
          <w:delText xml:space="preserve">,</w:delText>
        </w:r>
      </w:del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of the resulting change in the minimum value divided by the change in</w:delText>
        </w:r>
      </w:del>
      <w:del w:id="1352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i</m:t>
            </m:r>
          </m:sub>
        </m:sSub>
      </m:oMath>
      <w:del w:id="1353" w:author="PR Preview" w:date="2026-01-01T00:00:00Z">
        <w:r>
          <w:delText xml:space="preserve">.</w:delText>
        </w:r>
      </w:del>
    </w:p>
    <w:p>
      <w:pPr>
        <w:pStyle w:val="BodyText"/>
      </w:pPr>
      <w:del w:id="1354" w:author="PR Preview" w:date="2026-01-01T00:00:00Z">
        <w:r>
          <w:rPr>
            <w:b/>
            <w:bCs/>
          </w:rPr>
          <w:delText xml:space="preserve">Example 30 (The sensitivity of a one-point problem)</w:delText>
        </w:r>
      </w:del>
      <w:del w:id="1355" w:author="PR Preview" w:date="2026-01-01T00:00:00Z">
        <w:r>
          <w:delText xml:space="preserve"> </w:delText>
        </w:r>
      </w:del>
      <w:del w:id="1356" w:author="PR Preview" w:date="2026-01-01T00:00:00Z">
        <w:r>
          <w:delText xml:space="preserve">Minimize</w:delText>
        </w:r>
      </w:del>
      <w:del w:id="1357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1358" w:author="PR Preview" w:date="2026-01-01T00:00:00Z">
        <w:r>
          <w:delText xml:space="preserve"> </w:delText>
        </w:r>
      </w:del>
      <w:del w:id="1359" w:author="PR Preview" w:date="2026-01-01T00:00:00Z">
        <w:r>
          <w:delText xml:space="preserve">subject to</w:delText>
        </w:r>
      </w:del>
      <w:del w:id="136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b</m:t>
        </m:r>
      </m:oMath>
      <w:del w:id="1361" w:author="PR Preview" w:date="2026-01-01T00:00:00Z">
        <w:r>
          <w:delText xml:space="preserve">, for a number</w:delText>
        </w:r>
      </w:del>
      <w:del w:id="1362" w:author="PR Preview" w:date="2026-01-01T00:00:00Z">
        <w:r>
          <w:delText xml:space="preserve"> </w:delText>
        </w:r>
      </w:del>
      <m:oMath>
        <m:r>
          <m:t>b</m:t>
        </m:r>
      </m:oMath>
      <w:del w:id="1363" w:author="PR Preview" w:date="2026-01-01T00:00:00Z">
        <w:r>
          <w:delText xml:space="preserve">.</w:delText>
        </w:r>
      </w:del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The feasible set (</w:delText>
        </w:r>
      </w:del>
      <w:hyperlink w:anchor="def-feasible-set">
        <w:del w:id="136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367" w:author="PR Preview" w:date="2026-01-01T00:00:00Z">
        <w:r>
          <w:delText xml:space="preserve">) is</w:delText>
        </w:r>
      </w:del>
      <w:del w:id="136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del w:id="1369" w:author="PR Preview" w:date="2026-01-01T00:00:00Z">
        <w:r>
          <w:delText xml:space="preserve">, so the minimum value is</w:delText>
        </w:r>
      </w:del>
      <w:del w:id="137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del w:id="1371" w:author="PR Preview" w:date="2026-01-01T00:00:00Z">
        <w:r>
          <w:delText xml:space="preserve">,</w:delText>
        </w:r>
      </w:del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and its sensitivity to</w:delText>
        </w:r>
      </w:del>
      <w:del w:id="1374" w:author="PR Preview" w:date="2026-01-01T00:00:00Z">
        <w:r>
          <w:delText xml:space="preserve"> </w:delText>
        </w:r>
      </w:del>
      <m:oMath>
        <m:r>
          <m:t>b</m:t>
        </m:r>
      </m:oMath>
      <w:del w:id="1375" w:author="PR Preview" w:date="2026-01-01T00:00:00Z">
        <w:r>
          <w:delText xml:space="preserve"> </w:delText>
        </w:r>
      </w:del>
      <w:del w:id="1376" w:author="PR Preview" w:date="2026-01-01T00:00:00Z">
        <w:r>
          <w:delText xml:space="preserve">is</w:delText>
        </w:r>
      </w:del>
      <w:del w:id="137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del w:id="1378" w:author="PR Preview" w:date="2026-01-01T00:00:00Z">
        <w:r>
          <w:delText xml:space="preserve">.</w:delText>
        </w:r>
      </w:del>
      <w:del w:id="1379" w:author="PR Preview" w:date="2026-01-01T00:00:00Z">
        <w:r>
          <w:delText xml:space="preserve"> </w:delText>
        </w:r>
      </w:del>
      <w:del w:id="1380" w:author="PR Preview" w:date="2026-01-01T00:00:00Z">
        <w:r>
          <w:delText xml:space="preserve">At</w:delText>
        </w:r>
      </w:del>
      <w:del w:id="138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the sensitivity is</w:delText>
        </w:r>
      </w:del>
      <w:del w:id="1384" w:author="PR Preview" w:date="2026-01-01T00:00:00Z">
        <w:r>
          <w:delText xml:space="preserve"> </w:delText>
        </w:r>
      </w:del>
      <m:oMath>
        <m:r>
          <m:t>6</m:t>
        </m:r>
      </m:oMath>
      <w:del w:id="1385" w:author="PR Preview" w:date="2026-01-01T00:00:00Z">
        <w:r>
          <w:delText xml:space="preserve">:</w:delText>
        </w:r>
      </w:del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moving</w:delText>
        </w:r>
      </w:del>
      <w:del w:id="1388" w:author="PR Preview" w:date="2026-01-01T00:00:00Z">
        <w:r>
          <w:delText xml:space="preserve"> </w:delText>
        </w:r>
      </w:del>
      <m:oMath>
        <m:r>
          <m:t>b</m:t>
        </m:r>
      </m:oMath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from</w:delText>
        </w:r>
      </w:del>
      <w:del w:id="1391" w:author="PR Preview" w:date="2026-01-01T00:00:00Z">
        <w:r>
          <w:delText xml:space="preserve"> </w:delText>
        </w:r>
      </w:del>
      <m:oMath>
        <m:r>
          <m:t>3</m:t>
        </m:r>
      </m:oMath>
      <w:del w:id="1392" w:author="PR Preview" w:date="2026-01-01T00:00:00Z">
        <w:r>
          <w:delText xml:space="preserve"> </w:delText>
        </w:r>
      </w:del>
      <w:del w:id="1393" w:author="PR Preview" w:date="2026-01-01T00:00:00Z">
        <w:r>
          <w:delText xml:space="preserve">to</w:delText>
        </w:r>
      </w:del>
      <w:del w:id="1394" w:author="PR Preview" w:date="2026-01-01T00:00:00Z">
        <w:r>
          <w:delText xml:space="preserve"> </w:delText>
        </w:r>
      </w:del>
      <m:oMath>
        <m:r>
          <m:t>3.1</m:t>
        </m:r>
      </m:oMath>
      <w:del w:id="1395" w:author="PR Preview" w:date="2026-01-01T00:00:00Z">
        <w:r>
          <w:delText xml:space="preserve"> </w:delText>
        </w:r>
      </w:del>
      <w:del w:id="1396" w:author="PR Preview" w:date="2026-01-01T00:00:00Z">
        <w:r>
          <w:delText xml:space="preserve">raises the minimum value from</w:delText>
        </w:r>
      </w:del>
      <w:del w:id="1397" w:author="PR Preview" w:date="2026-01-01T00:00:00Z">
        <w:r>
          <w:delText xml:space="preserve"> </w:delText>
        </w:r>
      </w:del>
      <m:oMath>
        <m:r>
          <m:t>9</m:t>
        </m:r>
      </m:oMath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to</w:delText>
        </w:r>
      </w:del>
      <w:del w:id="1400" w:author="PR Preview" w:date="2026-01-01T00:00:00Z">
        <w:r>
          <w:delText xml:space="preserve"> </w:delText>
        </w:r>
      </w:del>
      <m:oMath>
        <m:r>
          <m:t>9.61</m:t>
        </m:r>
      </m:oMath>
      <w:del w:id="1401" w:author="PR Preview" w:date="2026-01-01T00:00:00Z">
        <w:r>
          <w:delText xml:space="preserve">,</w:delText>
        </w:r>
      </w:del>
      <w:del w:id="1402" w:author="PR Preview" w:date="2026-01-01T00:00:00Z">
        <w:r>
          <w:delText xml:space="preserve"> </w:delText>
        </w:r>
      </w:del>
      <w:del w:id="1403" w:author="PR Preview" w:date="2026-01-01T00:00:00Z">
        <w:r>
          <w:delText xml:space="preserve">an increase of</w:delText>
        </w:r>
      </w:del>
      <w:del w:id="1404" w:author="PR Preview" w:date="2026-01-01T00:00:00Z">
        <w:r>
          <w:delText xml:space="preserve"> </w:delText>
        </w:r>
      </w:del>
      <m:oMath>
        <m:r>
          <m:t>0.61</m:t>
        </m:r>
      </m:oMath>
      <w:del w:id="1405" w:author="PR Preview" w:date="2026-01-01T00:00:00Z">
        <w:r>
          <w:delText xml:space="preserve">, close to</w:delText>
        </w:r>
      </w:del>
      <w:del w:id="1406" w:author="PR Preview" w:date="2026-01-01T00:00:00Z">
        <w:r>
          <w:delText xml:space="preserve"> </w:delText>
        </w:r>
      </w:del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del w:id="1407" w:author="PR Preview" w:date="2026-01-01T00:00:00Z">
        <w:r>
          <w:delText xml:space="preserve">.</w:delText>
        </w:r>
      </w:del>
    </w:p>
    <w:p>
      <w:pPr>
        <w:pStyle w:val="BodyText"/>
      </w:pPr>
      <w:del w:id="1408" w:author="PR Preview" w:date="2026-01-01T00:00:00Z">
        <w:r>
          <w:rPr>
            <w:b/>
            <w:bCs/>
          </w:rPr>
          <w:delText xml:space="preserve">Corollary 2 (The multiplier is the sensitivity of the minimum value)</w:delText>
        </w:r>
      </w:del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delText xml:space="preserve">In</w:delText>
        </w:r>
      </w:del>
      <w:del w:id="1411" w:author="PR Preview" w:date="2026-01-01T00:00:00Z">
        <w:r>
          <w:delText xml:space="preserve"> </w:delText>
        </w:r>
      </w:del>
      <w:hyperlink w:anchor="thm-qp-equality">
        <w:del w:id="1412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413" w:author="PR Preview" w:date="2026-01-01T00:00:00Z">
        <w:r>
          <w:delText xml:space="preserve">, write the minimum value as a function of</w:delText>
        </w:r>
      </w:del>
      <w:del w:id="141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1415" w:author="PR Preview" w:date="2026-01-01T00:00:00Z">
        <w:r>
          <w:delText xml:space="preserve">,</w:delText>
        </w:r>
      </w:del>
      <w:del w:id="1416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del w:id="1417" w:author="PR Preview" w:date="2026-01-01T00:00:00Z">
        <w:r>
          <w:delText xml:space="preserve">.</w:delText>
        </w:r>
      </w:del>
      <w:del w:id="1418" w:author="PR Preview" w:date="2026-01-01T00:00:00Z">
        <w:r>
          <w:delText xml:space="preserve"> </w:delText>
        </w:r>
      </w:del>
      <w:del w:id="1419" w:author="PR Preview" w:date="2026-01-01T00:00:00Z">
        <w:r>
          <w:delText xml:space="preserve">Its sensitivity to</w:delText>
        </w:r>
      </w:del>
      <w:del w:id="142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1421" w:author="PR Preview" w:date="2026-01-01T00:00:00Z">
        <w:r>
          <w:delText xml:space="preserve"> </w:delText>
        </w:r>
      </w:del>
      <w:del w:id="1422" w:author="PR Preview" w:date="2026-01-01T00:00:00Z">
        <w:r>
          <w:delText xml:space="preserve">(</w:delText>
        </w:r>
      </w:del>
      <w:hyperlink w:anchor="def-sensitivity">
        <w:del w:id="1423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424" w:author="PR Preview" w:date="2026-01-01T00:00:00Z">
        <w:r>
          <w:delText xml:space="preserve">) is</w:delText>
        </w:r>
      </w:del>
    </w:p>
    <w:p>
      <w:pPr>
        <w:pStyle w:val="FirstParagraph"/>
      </w:pPr>
      <w:ins w:id="1425" w:author="PR Preview" w:date="2026-01-01T00:00:00Z">
        <w:r>
          <w:rPr>
            <w:b/>
            <w:bCs/>
          </w:rPr>
          <w:t xml:space="preserve">Definition 17 (Sensitivity)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Suppose a minimization problem (</w:t>
        </w:r>
      </w:ins>
      <w:hyperlink w:anchor="def-minimization-problem">
        <w:ins w:id="1428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429" w:author="PR Preview" w:date="2026-01-01T00:00:00Z">
        <w:r>
          <w:t xml:space="preserve">)</w:t>
        </w:r>
      </w:ins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depends on a vector</w:t>
        </w:r>
      </w:ins>
      <w:ins w:id="14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433" w:author="PR Preview" w:date="2026-01-01T00:00:00Z">
        <w:r>
          <w:t xml:space="preserve">,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and let</w:t>
        </w:r>
      </w:ins>
      <w:ins w:id="143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ins w:id="1437" w:author="PR Preview" w:date="2026-01-01T00:00:00Z">
        <w:r>
          <w:t xml:space="preserve"> </w:t>
        </w:r>
      </w:ins>
      <w:ins w:id="1438" w:author="PR Preview" w:date="2026-01-01T00:00:00Z">
        <w:r>
          <w:t xml:space="preserve">be its minimum value, as a function of</w:t>
        </w:r>
      </w:ins>
      <w:ins w:id="143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1440" w:author="PR Preview" w:date="2026-01-01T00:00:00Z">
        <w:r>
          <w:t xml:space="preserve">.</w:t>
        </w:r>
      </w:ins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When the gradient</w:t>
        </w:r>
      </w:ins>
      <w:ins w:id="144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exists (</w:t>
        </w:r>
      </w:ins>
      <w:hyperlink r:id="rId17">
        <w:ins w:id="1446" w:author="PR Preview" w:date="2026-01-01T00:00:00Z">
          <w:r>
            <w:rPr>
              <w:rStyle w:val="Hyperlink"/>
            </w:rPr>
            <w:t xml:space="preserve">gradient</w:t>
          </w:r>
        </w:ins>
      </w:hyperlink>
      <w:ins w:id="1447" w:author="PR Preview" w:date="2026-01-01T00:00:00Z">
        <w:r>
          <w:t xml:space="preserve">),</w:t>
        </w:r>
      </w:ins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it is the</w:t>
        </w:r>
      </w:ins>
      <w:ins w:id="1450" w:author="PR Preview" w:date="2026-01-01T00:00:00Z">
        <w:r>
          <w:t xml:space="preserve"> </w:t>
        </w:r>
      </w:ins>
      <w:ins w:id="1451" w:author="PR Preview" w:date="2026-01-01T00:00:00Z">
        <w:r>
          <w:rPr>
            <w:b/>
            <w:bCs/>
          </w:rPr>
          <w:t xml:space="preserve">sensitivity</w:t>
        </w:r>
      </w:ins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of the minimum value to</w:t>
        </w:r>
      </w:ins>
      <w:ins w:id="14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1455" w:author="PR Preview" w:date="2026-01-01T00:00:00Z">
        <w:r>
          <w:t xml:space="preserve">:</w:t>
        </w:r>
      </w:ins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by</w:t>
        </w:r>
      </w:ins>
      <w:ins w:id="1458" w:author="PR Preview" w:date="2026-01-01T00:00:00Z">
        <w:r>
          <w:t xml:space="preserve"> </w:t>
        </w:r>
      </w:ins>
      <w:hyperlink r:id="rId134">
        <w:ins w:id="1459" w:author="PR Preview" w:date="2026-01-01T00:00:00Z">
          <w:r>
            <w:rPr>
              <w:rStyle w:val="Hyperlink"/>
            </w:rPr>
            <w:t xml:space="preserve">partial derivative</w:t>
          </w:r>
        </w:ins>
      </w:hyperlink>
      <w:ins w:id="1460" w:author="PR Preview" w:date="2026-01-01T00:00:00Z">
        <w:r>
          <w:t xml:space="preserve">, its entry</w:t>
        </w:r>
      </w:ins>
      <w:ins w:id="1461" w:author="PR Preview" w:date="2026-01-01T00:00:00Z">
        <w:r>
          <w:t xml:space="preserve"> </w:t>
        </w:r>
      </w:ins>
      <m:oMath>
        <m:r>
          <m:t>i</m:t>
        </m:r>
      </m:oMath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is the limit,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as a change in</w:t>
        </w:r>
      </w:ins>
      <w:ins w:id="1466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</m:sub>
        </m:sSub>
      </m:oMath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alone shrinks to</w:t>
        </w:r>
      </w:ins>
      <w:ins w:id="1469" w:author="PR Preview" w:date="2026-01-01T00:00:00Z">
        <w:r>
          <w:t xml:space="preserve"> </w:t>
        </w:r>
      </w:ins>
      <m:oMath>
        <m:r>
          <m:t>0</m:t>
        </m:r>
      </m:oMath>
      <w:ins w:id="1470" w:author="PR Preview" w:date="2026-01-01T00:00:00Z">
        <w:r>
          <w:t xml:space="preserve">,</w:t>
        </w:r>
      </w:ins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of the resulting change in the minimum value divided by the change in</w:t>
        </w:r>
      </w:ins>
      <w:ins w:id="1473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</m:sub>
        </m:sSub>
      </m:oMath>
      <w:ins w:id="1474" w:author="PR Preview" w:date="2026-01-01T00:00:00Z">
        <w:r>
          <w:t xml:space="preserve">.</w:t>
        </w:r>
      </w:ins>
    </w:p>
    <w:bookmarkEnd w:id="135"/>
    <w:bookmarkStart w:id="136" w:name="exm-sensitivity"/>
    <w:p>
      <w:pPr>
        <w:pStyle w:val="BodyText"/>
      </w:pPr>
      <w:ins w:id="1475" w:author="PR Preview" w:date="2026-01-01T00:00:00Z">
        <w:r>
          <w:rPr>
            <w:b/>
            <w:bCs/>
          </w:rPr>
          <w:t xml:space="preserve">Example 30 (The sensitivity of a one-point problem)</w:t>
        </w:r>
      </w:ins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Minimize</w:t>
        </w:r>
      </w:ins>
      <w:ins w:id="147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subject to</w:t>
        </w:r>
      </w:ins>
      <w:ins w:id="148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b</m:t>
        </m:r>
      </m:oMath>
      <w:ins w:id="1482" w:author="PR Preview" w:date="2026-01-01T00:00:00Z">
        <w:r>
          <w:t xml:space="preserve">, for a number</w:t>
        </w:r>
      </w:ins>
      <w:ins w:id="1483" w:author="PR Preview" w:date="2026-01-01T00:00:00Z">
        <w:r>
          <w:t xml:space="preserve"> </w:t>
        </w:r>
      </w:ins>
      <m:oMath>
        <m:r>
          <m:t>b</m:t>
        </m:r>
      </m:oMath>
      <w:ins w:id="1484" w:author="PR Preview" w:date="2026-01-01T00:00:00Z">
        <w:r>
          <w:t xml:space="preserve">.</w:t>
        </w:r>
      </w:ins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The feasible set (</w:t>
        </w:r>
      </w:ins>
      <w:hyperlink w:anchor="def-feasible-set">
        <w:ins w:id="148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488" w:author="PR Preview" w:date="2026-01-01T00:00:00Z">
        <w:r>
          <w:t xml:space="preserve">) is</w:t>
        </w:r>
      </w:ins>
      <w:ins w:id="148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ins w:id="1490" w:author="PR Preview" w:date="2026-01-01T00:00:00Z">
        <w:r>
          <w:t xml:space="preserve">, so the minimum value is</w:t>
        </w:r>
      </w:ins>
      <w:ins w:id="149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1492" w:author="PR Preview" w:date="2026-01-01T00:00:00Z">
        <w:r>
          <w:t xml:space="preserve">,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and its sensitivity to</w:t>
        </w:r>
      </w:ins>
      <w:ins w:id="1495" w:author="PR Preview" w:date="2026-01-01T00:00:00Z">
        <w:r>
          <w:t xml:space="preserve"> </w:t>
        </w:r>
      </w:ins>
      <m:oMath>
        <m:r>
          <m:t>b</m:t>
        </m:r>
      </m:oMath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is</w:t>
        </w:r>
      </w:ins>
      <w:ins w:id="149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ins w:id="1499" w:author="PR Preview" w:date="2026-01-01T00:00:00Z">
        <w:r>
          <w:t xml:space="preserve">.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At</w:t>
        </w:r>
      </w:ins>
      <w:ins w:id="150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the sensitivity is</w:t>
        </w:r>
      </w:ins>
      <w:ins w:id="1505" w:author="PR Preview" w:date="2026-01-01T00:00:00Z">
        <w:r>
          <w:t xml:space="preserve"> </w:t>
        </w:r>
      </w:ins>
      <m:oMath>
        <m:r>
          <m:t>6</m:t>
        </m:r>
      </m:oMath>
      <w:ins w:id="1506" w:author="PR Preview" w:date="2026-01-01T00:00:00Z">
        <w:r>
          <w:t xml:space="preserve">:</w:t>
        </w:r>
      </w:ins>
      <w:ins w:id="1507" w:author="PR Preview" w:date="2026-01-01T00:00:00Z">
        <w:r>
          <w:t xml:space="preserve"> </w:t>
        </w:r>
      </w:ins>
      <w:ins w:id="1508" w:author="PR Preview" w:date="2026-01-01T00:00:00Z">
        <w:r>
          <w:t xml:space="preserve">moving</w:t>
        </w:r>
      </w:ins>
      <w:ins w:id="1509" w:author="PR Preview" w:date="2026-01-01T00:00:00Z">
        <w:r>
          <w:t xml:space="preserve"> </w:t>
        </w:r>
      </w:ins>
      <m:oMath>
        <m:r>
          <m:t>b</m:t>
        </m:r>
      </m:oMath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from</w:t>
        </w:r>
      </w:ins>
      <w:ins w:id="1512" w:author="PR Preview" w:date="2026-01-01T00:00:00Z">
        <w:r>
          <w:t xml:space="preserve"> </w:t>
        </w:r>
      </w:ins>
      <m:oMath>
        <m:r>
          <m:t>3</m:t>
        </m:r>
      </m:oMath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to</w:t>
        </w:r>
      </w:ins>
      <w:ins w:id="1515" w:author="PR Preview" w:date="2026-01-01T00:00:00Z">
        <w:r>
          <w:t xml:space="preserve"> </w:t>
        </w:r>
      </w:ins>
      <m:oMath>
        <m:r>
          <m:t>3.1</m:t>
        </m:r>
      </m:oMath>
      <w:ins w:id="1516" w:author="PR Preview" w:date="2026-01-01T00:00:00Z">
        <w:r>
          <w:t xml:space="preserve"> </w:t>
        </w:r>
      </w:ins>
      <w:ins w:id="1517" w:author="PR Preview" w:date="2026-01-01T00:00:00Z">
        <w:r>
          <w:t xml:space="preserve">raises the minimum value from</w:t>
        </w:r>
      </w:ins>
      <w:ins w:id="1518" w:author="PR Preview" w:date="2026-01-01T00:00:00Z">
        <w:r>
          <w:t xml:space="preserve"> </w:t>
        </w:r>
      </w:ins>
      <m:oMath>
        <m:r>
          <m:t>9</m:t>
        </m:r>
      </m:oMath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to</w:t>
        </w:r>
      </w:ins>
      <w:ins w:id="1521" w:author="PR Preview" w:date="2026-01-01T00:00:00Z">
        <w:r>
          <w:t xml:space="preserve"> </w:t>
        </w:r>
      </w:ins>
      <m:oMath>
        <m:r>
          <m:t>9.61</m:t>
        </m:r>
      </m:oMath>
      <w:ins w:id="1522" w:author="PR Preview" w:date="2026-01-01T00:00:00Z">
        <w:r>
          <w:t xml:space="preserve">,</w:t>
        </w:r>
      </w:ins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an increase of</w:t>
        </w:r>
      </w:ins>
      <w:ins w:id="1525" w:author="PR Preview" w:date="2026-01-01T00:00:00Z">
        <w:r>
          <w:t xml:space="preserve"> </w:t>
        </w:r>
      </w:ins>
      <m:oMath>
        <m:r>
          <m:t>0.61</m:t>
        </m:r>
      </m:oMath>
      <w:ins w:id="1526" w:author="PR Preview" w:date="2026-01-01T00:00:00Z">
        <w:r>
          <w:t xml:space="preserve">, close to</w:t>
        </w:r>
      </w:ins>
      <w:ins w:id="1527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ins w:id="1528" w:author="PR Preview" w:date="2026-01-01T00:00:00Z">
        <w:r>
          <w:t xml:space="preserve">.</w:t>
        </w:r>
      </w:ins>
    </w:p>
    <w:bookmarkEnd w:id="136"/>
    <w:bookmarkStart w:id="137" w:name="cor-qp-sensitivity"/>
    <w:p>
      <w:pPr>
        <w:pStyle w:val="BodyText"/>
      </w:pPr>
      <w:ins w:id="1529" w:author="PR Preview" w:date="2026-01-01T00:00:00Z">
        <w:r>
          <w:rPr>
            <w:b/>
            <w:bCs/>
          </w:rPr>
          <w:t xml:space="preserve">Corollary 2 (The multiplier is the sensitivity of the minimum value)</w:t>
        </w:r>
      </w:ins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In</w:t>
        </w:r>
      </w:ins>
      <w:ins w:id="1532" w:author="PR Preview" w:date="2026-01-01T00:00:00Z">
        <w:r>
          <w:t xml:space="preserve"> </w:t>
        </w:r>
      </w:ins>
      <w:hyperlink w:anchor="thm-qp-equality">
        <w:ins w:id="1533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534" w:author="PR Preview" w:date="2026-01-01T00:00:00Z">
        <w:r>
          <w:t xml:space="preserve">, write the minimum value as a function of</w:t>
        </w:r>
      </w:ins>
      <w:ins w:id="15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1536" w:author="PR Preview" w:date="2026-01-01T00:00:00Z">
        <w:r>
          <w:t xml:space="preserve">,</w:t>
        </w:r>
      </w:ins>
      <w:ins w:id="153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ins w:id="1538" w:author="PR Preview" w:date="2026-01-01T00:00:00Z">
        <w:r>
          <w:t xml:space="preserve">.</w:t>
        </w:r>
      </w:ins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Its sensitivity to</w:t>
        </w:r>
      </w:ins>
      <w:ins w:id="154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(</w:t>
        </w:r>
      </w:ins>
      <w:hyperlink w:anchor="def-sensitivity">
        <w:ins w:id="1544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545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del w:id="1546" w:author="PR Preview" w:date="2026-01-01T00:00:00Z">
        <w:r>
          <w:rPr>
            <w:b/>
            <w:bCs/>
          </w:rPr>
          <w:delText xml:space="preserve">Definition 12 (Iterative method, iterates and error)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An</w:delText>
        </w:r>
      </w:del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rPr>
            <w:b/>
            <w:bCs/>
          </w:rPr>
          <w:delText xml:space="preserve">iterative method</w:delText>
        </w:r>
      </w:del>
      <w:del w:id="1551" w:author="PR Preview" w:date="2026-01-01T00:00:00Z">
        <w:r>
          <w:delText xml:space="preserve"> </w:delText>
        </w:r>
      </w:del>
      <w:del w:id="1552" w:author="PR Preview" w:date="2026-01-01T00:00:00Z">
        <w:r>
          <w:delText xml:space="preserve">starts from a point</w:delText>
        </w:r>
      </w:del>
      <w:del w:id="155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and computes</w:delText>
        </w:r>
      </w:del>
      <w:del w:id="155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1557" w:author="PR Preview" w:date="2026-01-01T00:00:00Z">
        <w:r>
          <w:delText xml:space="preserve"> </w:delText>
        </w:r>
      </w:del>
      <w:del w:id="1558" w:author="PR Preview" w:date="2026-01-01T00:00:00Z">
        <w:r>
          <w:delText xml:space="preserve">from</w:delText>
        </w:r>
      </w:del>
      <w:del w:id="155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by a fixed rule, for</w:delText>
        </w:r>
      </w:del>
      <w:del w:id="156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563" w:author="PR Preview" w:date="2026-01-01T00:00:00Z">
        <w:r>
          <w:delText xml:space="preserve">;</w:delText>
        </w:r>
      </w:del>
      <w:del w:id="1564" w:author="PR Preview" w:date="2026-01-01T00:00:00Z">
        <w:r>
          <w:delText xml:space="preserve"> </w:delText>
        </w:r>
      </w:del>
      <w:del w:id="1565" w:author="PR Preview" w:date="2026-01-01T00:00:00Z">
        <w:r>
          <w:delText xml:space="preserve">the points</w:delText>
        </w:r>
      </w:del>
      <w:del w:id="156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567" w:author="PR Preview" w:date="2026-01-01T00:00:00Z">
        <w:r>
          <w:delText xml:space="preserve"> </w:delText>
        </w:r>
      </w:del>
      <w:del w:id="1568" w:author="PR Preview" w:date="2026-01-01T00:00:00Z">
        <w:r>
          <w:delText xml:space="preserve">are its</w:delText>
        </w:r>
      </w:del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rPr>
            <w:b/>
            <w:bCs/>
          </w:rPr>
          <w:delText xml:space="preserve">iterates</w:delText>
        </w:r>
      </w:del>
      <w:del w:id="1571" w:author="PR Preview" w:date="2026-01-01T00:00:00Z">
        <w:r>
          <w:delText xml:space="preserve">.</w:delText>
        </w:r>
      </w:del>
      <w:del w:id="1572" w:author="PR Preview" w:date="2026-01-01T00:00:00Z">
        <w:r>
          <w:delText xml:space="preserve"> </w:delText>
        </w:r>
      </w:del>
      <w:del w:id="1573" w:author="PR Preview" w:date="2026-01-01T00:00:00Z">
        <w:r>
          <w:delText xml:space="preserve">For a point</w:delText>
        </w:r>
      </w:del>
      <w:del w:id="157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1575" w:author="PR Preview" w:date="2026-01-01T00:00:00Z">
        <w:r>
          <w:delText xml:space="preserve"> </w:delText>
        </w:r>
      </w:del>
      <w:del w:id="1576" w:author="PR Preview" w:date="2026-01-01T00:00:00Z">
        <w:r>
          <w:delText xml:space="preserve">that the method is meant to reach,</w:delText>
        </w:r>
      </w:del>
      <w:del w:id="157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1578" w:author="PR Preview" w:date="2026-01-01T00:00:00Z">
        <w:r>
          <w:delText xml:space="preserve"> </w:delText>
        </w:r>
      </w:del>
      <w:del w:id="1579" w:author="PR Preview" w:date="2026-01-01T00:00:00Z">
        <w:r>
          <w:delText xml:space="preserve">is the</w:delText>
        </w:r>
      </w:del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rPr>
            <w:b/>
            <w:bCs/>
          </w:rPr>
          <w:delText xml:space="preserve">error</w:delText>
        </w:r>
      </w:del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of the iterate</w:delText>
        </w:r>
      </w:del>
      <w:del w:id="158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585" w:author="PR Preview" w:date="2026-01-01T00:00:00Z">
        <w:r>
          <w:delText xml:space="preserve">.</w:delText>
        </w:r>
      </w:del>
    </w:p>
    <w:p>
      <w:pPr>
        <w:pStyle w:val="BodyText"/>
      </w:pPr>
      <w:del w:id="1586" w:author="PR Preview" w:date="2026-01-01T00:00:00Z">
        <w:r>
          <w:rPr>
            <w:b/>
            <w:bCs/>
          </w:rPr>
          <w:delText xml:space="preserve">Definition 13 (Iterates and convergence of a sequence of vectors)</w:delText>
        </w:r>
      </w:del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delText xml:space="preserve">A</w:delText>
        </w:r>
      </w:del>
      <w:del w:id="1589" w:author="PR Preview" w:date="2026-01-01T00:00:00Z">
        <w:r>
          <w:delText xml:space="preserve"> </w:delText>
        </w:r>
      </w:del>
      <w:hyperlink r:id="rId22">
        <w:del w:id="1590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159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592" w:author="PR Preview" w:date="2026-01-01T00:00:00Z">
        <w:r>
          <w:delText xml:space="preserve"> </w:delText>
        </w:r>
      </w:del>
      <w:del w:id="1593" w:author="PR Preview" w:date="2026-01-01T00:00:00Z">
        <w:r>
          <w:delText xml:space="preserve">in</w:delText>
        </w:r>
      </w:del>
      <w:del w:id="159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95" w:author="PR Preview" w:date="2026-01-01T00:00:00Z">
        <w:r>
          <w:delText xml:space="preserve"> </w:delText>
        </w:r>
      </w:del>
      <w:del w:id="1596" w:author="PR Preview" w:date="2026-01-01T00:00:00Z">
        <w:r>
          <w:rPr>
            <w:b/>
            <w:bCs/>
          </w:rPr>
          <w:delText xml:space="preserve">converges</w:delText>
        </w:r>
      </w:del>
      <w:del w:id="1597" w:author="PR Preview" w:date="2026-01-01T00:00:00Z">
        <w:r>
          <w:delText xml:space="preserve"> </w:delText>
        </w:r>
      </w:del>
      <w:del w:id="1598" w:author="PR Preview" w:date="2026-01-01T00:00:00Z">
        <w:r>
          <w:delText xml:space="preserve">to</w:delText>
        </w:r>
      </w:del>
      <w:del w:id="159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600" w:author="PR Preview" w:date="2026-01-01T00:00:00Z">
        <w:r>
          <w:delText xml:space="preserve"> </w:delText>
        </w:r>
      </w:del>
      <w:del w:id="1601" w:author="PR Preview" w:date="2026-01-01T00:00:00Z">
        <w:r>
          <w:delText xml:space="preserve">if the sequence of distances</w:delText>
        </w:r>
      </w:del>
      <w:del w:id="160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1603" w:author="PR Preview" w:date="2026-01-01T00:00:00Z">
        <w:r>
          <w:delText xml:space="preserve"> </w:delText>
        </w:r>
      </w:del>
      <w:hyperlink r:id="rId25">
        <w:del w:id="1604" w:author="PR Preview" w:date="2026-01-01T00:00:00Z">
          <w:r>
            <w:rPr>
              <w:rStyle w:val="Hyperlink"/>
            </w:rPr>
            <w:delText xml:space="preserve">converges</w:delText>
          </w:r>
        </w:del>
      </w:hyperlink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delText xml:space="preserve">to</w:delText>
        </w:r>
      </w:del>
      <w:del w:id="1607" w:author="PR Preview" w:date="2026-01-01T00:00:00Z">
        <w:r>
          <w:delText xml:space="preserve"> </w:delText>
        </w:r>
      </w:del>
      <m:oMath>
        <m:r>
          <m:t>0</m:t>
        </m:r>
      </m:oMath>
      <w:del w:id="1608" w:author="PR Preview" w:date="2026-01-01T00:00:00Z">
        <w:r>
          <w:delText xml:space="preserve">.</w:delText>
        </w:r>
      </w:del>
      <w:del w:id="1609" w:author="PR Preview" w:date="2026-01-01T00:00:00Z">
        <w:r>
          <w:delText xml:space="preserve"> </w:delText>
        </w:r>
      </w:del>
      <w:del w:id="1610" w:author="PR Preview" w:date="2026-01-01T00:00:00Z">
        <w:r>
          <w:delText xml:space="preserve">For</w:delText>
        </w:r>
      </w:del>
      <w:del w:id="161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1612" w:author="PR Preview" w:date="2026-01-01T00:00:00Z">
        <w:r>
          <w:delText xml:space="preserve">,</w:delText>
        </w:r>
      </w:del>
      <w:del w:id="161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1614" w:author="PR Preview" w:date="2026-01-01T00:00:00Z">
        <w:r>
          <w:delText xml:space="preserve">,</w:delText>
        </w:r>
      </w:del>
      <w:del w:id="1615" w:author="PR Preview" w:date="2026-01-01T00:00:00Z">
        <w:r>
          <w:delText xml:space="preserve"> </w:delText>
        </w:r>
      </w:del>
      <w:del w:id="1616" w:author="PR Preview" w:date="2026-01-01T00:00:00Z">
        <w:r>
          <w:delText xml:space="preserve">and this is the convergence of a sequence of numbers to</w:delText>
        </w:r>
      </w:del>
      <w:del w:id="1617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1618" w:author="PR Preview" w:date="2026-01-01T00:00:00Z">
        <w:r>
          <w:delText xml:space="preserve">.</w:delText>
        </w:r>
      </w:del>
    </w:p>
    <w:p>
      <w:pPr>
        <w:pStyle w:val="FirstParagraph"/>
      </w:pPr>
      <w:ins w:id="1619" w:author="PR Preview" w:date="2026-01-01T00:00:00Z">
        <w:r>
          <w:rPr>
            <w:b/>
            <w:bCs/>
          </w:rPr>
          <w:t xml:space="preserve">Definition 18 (Iterative method)</w:t>
        </w:r>
      </w:ins>
      <w:ins w:id="1620" w:author="PR Preview" w:date="2026-01-01T00:00:00Z">
        <w:r>
          <w:t xml:space="preserve"> </w:t>
        </w:r>
      </w:ins>
      <w:ins w:id="1621" w:author="PR Preview" w:date="2026-01-01T00:00:00Z">
        <w:r>
          <w:t xml:space="preserve">An</w:t>
        </w:r>
      </w:ins>
      <w:ins w:id="1622" w:author="PR Preview" w:date="2026-01-01T00:00:00Z">
        <w:r>
          <w:t xml:space="preserve"> </w:t>
        </w:r>
      </w:ins>
      <w:ins w:id="1623" w:author="PR Preview" w:date="2026-01-01T00:00:00Z">
        <w:r>
          <w:rPr>
            <w:b/>
            <w:bCs/>
          </w:rPr>
          <w:t xml:space="preserve">iterative method</w:t>
        </w:r>
      </w:ins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starts from a point</w:t>
        </w:r>
      </w:ins>
      <w:ins w:id="1626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and computes</w:t>
        </w:r>
      </w:ins>
      <w:ins w:id="1629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from</w:t>
        </w:r>
      </w:ins>
      <w:ins w:id="1632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by a fixed rule, for</w:t>
        </w:r>
      </w:ins>
      <w:ins w:id="163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636" w:author="PR Preview" w:date="2026-01-01T00:00:00Z">
        <w:r>
          <w:t xml:space="preserve">.</w:t>
        </w:r>
      </w:ins>
    </w:p>
    <w:bookmarkEnd w:id="142"/>
    <w:bookmarkStart w:id="143" w:name="def-iterate"/>
    <w:p>
      <w:pPr>
        <w:pStyle w:val="BodyText"/>
      </w:pPr>
      <w:ins w:id="1637" w:author="PR Preview" w:date="2026-01-01T00:00:00Z">
        <w:r>
          <w:rPr>
            <w:b/>
            <w:bCs/>
          </w:rPr>
          <w:t xml:space="preserve">Definition 19 (Iterate)</w:t>
        </w:r>
      </w:ins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In an iterative method (</w:t>
        </w:r>
      </w:ins>
      <w:hyperlink w:anchor="def-iterative-method">
        <w:ins w:id="1640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641" w:author="PR Preview" w:date="2026-01-01T00:00:00Z">
        <w:r>
          <w:t xml:space="preserve">),</w:t>
        </w:r>
      </w:ins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the points</w:t>
        </w:r>
      </w:ins>
      <w:ins w:id="1644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are its</w:t>
        </w:r>
      </w:ins>
      <w:ins w:id="1647" w:author="PR Preview" w:date="2026-01-01T00:00:00Z">
        <w:r>
          <w:t xml:space="preserve"> </w:t>
        </w:r>
      </w:ins>
      <w:ins w:id="1648" w:author="PR Preview" w:date="2026-01-01T00:00:00Z">
        <w:r>
          <w:rPr>
            <w:b/>
            <w:bCs/>
          </w:rPr>
          <w:t xml:space="preserve">iterates</w:t>
        </w:r>
      </w:ins>
      <w:ins w:id="1649" w:author="PR Preview" w:date="2026-01-01T00:00:00Z">
        <w:r>
          <w:t xml:space="preserve">.</w:t>
        </w:r>
      </w:ins>
    </w:p>
    <w:bookmarkEnd w:id="143"/>
    <w:bookmarkStart w:id="144" w:name="def-iterate-error"/>
    <w:p>
      <w:pPr>
        <w:pStyle w:val="BodyText"/>
      </w:pPr>
      <w:ins w:id="1650" w:author="PR Preview" w:date="2026-01-01T00:00:00Z">
        <w:r>
          <w:rPr>
            <w:b/>
            <w:bCs/>
          </w:rPr>
          <w:t xml:space="preserve">Definition 20 (Error of an iterate)</w:t>
        </w:r>
      </w:ins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For a point</w:t>
        </w:r>
      </w:ins>
      <w:ins w:id="1653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that an iterative method (</w:t>
        </w:r>
      </w:ins>
      <w:hyperlink w:anchor="def-iterative-method">
        <w:ins w:id="1656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657" w:author="PR Preview" w:date="2026-01-01T00:00:00Z">
        <w:r>
          <w:t xml:space="preserve">) is meant to reach,</w:t>
        </w:r>
      </w:ins>
      <w:ins w:id="165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is the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rPr>
            <w:b/>
            <w:bCs/>
          </w:rPr>
          <w:t xml:space="preserve">error</w:t>
        </w:r>
      </w:ins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of the iterate</w:t>
        </w:r>
      </w:ins>
      <w:ins w:id="1665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(</w:t>
        </w:r>
      </w:ins>
      <w:hyperlink w:anchor="def-iterate">
        <w:ins w:id="1668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669" w:author="PR Preview" w:date="2026-01-01T00:00:00Z">
        <w:r>
          <w:t xml:space="preserve">).</w:t>
        </w:r>
      </w:ins>
    </w:p>
    <w:bookmarkEnd w:id="144"/>
    <w:bookmarkStart w:id="147" w:name="def-vector-sequence-limit"/>
    <w:p>
      <w:pPr>
        <w:pStyle w:val="BodyText"/>
      </w:pPr>
      <w:ins w:id="1670" w:author="PR Preview" w:date="2026-01-01T00:00:00Z">
        <w:r>
          <w:rPr>
            <w:b/>
            <w:bCs/>
          </w:rPr>
          <w:t xml:space="preserve">Definition 21 (Convergence of a sequence of vectors)</w:t>
        </w:r>
      </w:ins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A</w:t>
        </w:r>
      </w:ins>
      <w:ins w:id="1673" w:author="PR Preview" w:date="2026-01-01T00:00:00Z">
        <w:r>
          <w:t xml:space="preserve"> </w:t>
        </w:r>
      </w:ins>
      <w:hyperlink r:id="rId145">
        <w:ins w:id="1674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1675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in</w:t>
        </w:r>
      </w:ins>
      <w:ins w:id="167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679" w:author="PR Preview" w:date="2026-01-01T00:00:00Z">
        <w:r>
          <w:t xml:space="preserve"> </w:t>
        </w:r>
      </w:ins>
      <w:ins w:id="1680" w:author="PR Preview" w:date="2026-01-01T00:00:00Z">
        <w:r>
          <w:rPr>
            <w:b/>
            <w:bCs/>
          </w:rPr>
          <w:t xml:space="preserve">converges</w:t>
        </w:r>
      </w:ins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to</w:t>
        </w:r>
      </w:ins>
      <w:ins w:id="1683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if the sequence of distances</w:t>
        </w:r>
      </w:ins>
      <w:ins w:id="168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1687" w:author="PR Preview" w:date="2026-01-01T00:00:00Z">
        <w:r>
          <w:t xml:space="preserve"> </w:t>
        </w:r>
      </w:ins>
      <w:hyperlink r:id="rId146">
        <w:ins w:id="1688" w:author="PR Preview" w:date="2026-01-01T00:00:00Z">
          <w:r>
            <w:rPr>
              <w:rStyle w:val="Hyperlink"/>
            </w:rPr>
            <w:t xml:space="preserve">converges</w:t>
          </w:r>
        </w:ins>
      </w:hyperlink>
      <w:ins w:id="1689" w:author="PR Preview" w:date="2026-01-01T00:00:00Z">
        <w:r>
          <w:t xml:space="preserve"> </w:t>
        </w:r>
      </w:ins>
      <w:ins w:id="1690" w:author="PR Preview" w:date="2026-01-01T00:00:00Z">
        <w:r>
          <w:t xml:space="preserve">to</w:t>
        </w:r>
      </w:ins>
      <w:ins w:id="1691" w:author="PR Preview" w:date="2026-01-01T00:00:00Z">
        <w:r>
          <w:t xml:space="preserve"> </w:t>
        </w:r>
      </w:ins>
      <m:oMath>
        <m:r>
          <m:t>0</m:t>
        </m:r>
      </m:oMath>
      <w:ins w:id="1692" w:author="PR Preview" w:date="2026-01-01T00:00:00Z">
        <w:r>
          <w:t xml:space="preserve">.</w:t>
        </w:r>
      </w:ins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For</w:t>
        </w:r>
      </w:ins>
      <w:ins w:id="169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1696" w:author="PR Preview" w:date="2026-01-01T00:00:00Z">
        <w:r>
          <w:t xml:space="preserve">,</w:t>
        </w:r>
      </w:ins>
      <w:ins w:id="169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1698" w:author="PR Preview" w:date="2026-01-01T00:00:00Z">
        <w:r>
          <w:t xml:space="preserve">,</w:t>
        </w:r>
      </w:ins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and this is the convergence of a sequence of numbers to</w:t>
        </w:r>
      </w:ins>
      <w:ins w:id="170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1702" w:author="PR Preview" w:date="2026-01-01T00:00:00Z">
        <w:r>
          <w:t xml:space="preserve">.</w:t>
        </w:r>
      </w:ins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del w:id="1703" w:author="PR Preview" w:date="2026-01-01T00:00:00Z">
        <w:r>
          <w:rPr>
            <w:b/>
            <w:bCs/>
          </w:rPr>
          <w:delText xml:space="preserve">Definition 14 (Newton’s method for minimization)</w:delText>
        </w:r>
      </w:del>
      <w:del w:id="1704" w:author="PR Preview" w:date="2026-01-01T00:00:00Z">
        <w:r>
          <w:delText xml:space="preserve"> </w:delText>
        </w:r>
      </w:del>
      <w:del w:id="1705" w:author="PR Preview" w:date="2026-01-01T00:00:00Z">
        <w:r>
          <w:delText xml:space="preserve">Let</w:delText>
        </w:r>
      </w:del>
      <w:del w:id="170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707" w:author="PR Preview" w:date="2026-01-01T00:00:00Z">
        <w:r>
          <w:delText xml:space="preserve"> </w:delText>
        </w:r>
      </w:del>
      <w:del w:id="1708" w:author="PR Preview" w:date="2026-01-01T00:00:00Z">
        <w:r>
          <w:delText xml:space="preserve">have first and second partial derivatives,</w:delText>
        </w:r>
      </w:del>
      <w:del w:id="1709" w:author="PR Preview" w:date="2026-01-01T00:00:00Z">
        <w:r>
          <w:delText xml:space="preserve"> </w:delText>
        </w:r>
      </w:del>
      <w:del w:id="1710" w:author="PR Preview" w:date="2026-01-01T00:00:00Z">
        <w:r>
          <w:delText xml:space="preserve">and let</w:delText>
        </w:r>
      </w:del>
      <w:del w:id="171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1712" w:author="PR Preview" w:date="2026-01-01T00:00:00Z">
        <w:r>
          <w:delText xml:space="preserve"> </w:delText>
        </w:r>
      </w:del>
      <w:del w:id="1713" w:author="PR Preview" w:date="2026-01-01T00:00:00Z">
        <w:r>
          <w:delText xml:space="preserve">be a starting point.</w:delText>
        </w:r>
      </w:del>
      <w:del w:id="1714" w:author="PR Preview" w:date="2026-01-01T00:00:00Z">
        <w:r>
          <w:delText xml:space="preserve"> </w:delText>
        </w:r>
      </w:del>
      <w:del w:id="1715" w:author="PR Preview" w:date="2026-01-01T00:00:00Z">
        <w:r>
          <w:rPr>
            <w:b/>
            <w:bCs/>
          </w:rPr>
          <w:delText xml:space="preserve">Newton’s method</w:delText>
        </w:r>
      </w:del>
      <w:del w:id="1716" w:author="PR Preview" w:date="2026-01-01T00:00:00Z">
        <w:r>
          <w:delText xml:space="preserve"> </w:delText>
        </w:r>
      </w:del>
      <w:del w:id="1717" w:author="PR Preview" w:date="2026-01-01T00:00:00Z">
        <w:r>
          <w:delText xml:space="preserve">computes, for</w:delText>
        </w:r>
      </w:del>
      <w:del w:id="171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719" w:author="PR Preview" w:date="2026-01-01T00:00:00Z">
        <w:r>
          <w:delText xml:space="preserve">, as long as</w:delText>
        </w:r>
      </w:del>
      <w:del w:id="1720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del w:id="1721" w:author="PR Preview" w:date="2026-01-01T00:00:00Z">
        <w:r>
          <w:delText xml:space="preserve"> </w:delText>
        </w:r>
      </w:del>
      <w:del w:id="1722" w:author="PR Preview" w:date="2026-01-01T00:00:00Z">
        <w:r>
          <w:delText xml:space="preserve">is invertible,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723" w:author="PR Preview" w:date="2026-01-01T00:00:00Z">
        <w:r>
          <w:delText xml:space="preserve">The vector</w:delText>
        </w:r>
      </w:del>
      <w:del w:id="172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del w:id="1725" w:author="PR Preview" w:date="2026-01-01T00:00:00Z">
        <w:r>
          <w:delText xml:space="preserve"> </w:delText>
        </w:r>
      </w:del>
      <w:del w:id="1726" w:author="PR Preview" w:date="2026-01-01T00:00:00Z">
        <w:r>
          <w:delText xml:space="preserve">is the</w:delText>
        </w:r>
      </w:del>
      <w:del w:id="1727" w:author="PR Preview" w:date="2026-01-01T00:00:00Z">
        <w:r>
          <w:delText xml:space="preserve"> </w:delText>
        </w:r>
      </w:del>
      <w:del w:id="1728" w:author="PR Preview" w:date="2026-01-01T00:00:00Z">
        <w:r>
          <w:rPr>
            <w:b/>
            <w:bCs/>
          </w:rPr>
          <w:delText xml:space="preserve">Newton step</w:delText>
        </w:r>
      </w:del>
      <w:del w:id="1729" w:author="PR Preview" w:date="2026-01-01T00:00:00Z">
        <w:r>
          <w:delText xml:space="preserve"> </w:delText>
        </w:r>
      </w:del>
      <w:del w:id="1730" w:author="PR Preview" w:date="2026-01-01T00:00:00Z">
        <w:r>
          <w:delText xml:space="preserve">at</w:delText>
        </w:r>
      </w:del>
      <w:del w:id="173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732" w:author="PR Preview" w:date="2026-01-01T00:00:00Z">
        <w:r>
          <w:delText xml:space="preserve">.</w:delText>
        </w:r>
      </w:del>
    </w:p>
    <w:p>
      <w:pPr>
        <w:pStyle w:val="BodyText"/>
      </w:pPr>
      <w:ins w:id="1733" w:author="PR Preview" w:date="2026-01-01T00:00:00Z">
        <w:r>
          <w:rPr>
            <w:b/>
            <w:bCs/>
          </w:rPr>
          <w:t xml:space="preserve">Definition 22 (Newton’s method for minimization)</w:t>
        </w:r>
      </w:ins>
      <w:ins w:id="1734" w:author="PR Preview" w:date="2026-01-01T00:00:00Z">
        <w:r>
          <w:t xml:space="preserve"> </w:t>
        </w:r>
      </w:ins>
      <w:ins w:id="1735" w:author="PR Preview" w:date="2026-01-01T00:00:00Z">
        <w:r>
          <w:t xml:space="preserve">Let</w:t>
        </w:r>
      </w:ins>
      <w:ins w:id="173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737" w:author="PR Preview" w:date="2026-01-01T00:00:00Z">
        <w:r>
          <w:t xml:space="preserve"> </w:t>
        </w:r>
      </w:ins>
      <w:ins w:id="1738" w:author="PR Preview" w:date="2026-01-01T00:00:00Z">
        <w:r>
          <w:t xml:space="preserve">have first and second partial derivatives,</w:t>
        </w:r>
      </w:ins>
      <w:ins w:id="1739" w:author="PR Preview" w:date="2026-01-01T00:00:00Z">
        <w:r>
          <w:t xml:space="preserve"> </w:t>
        </w:r>
      </w:ins>
      <w:ins w:id="1740" w:author="PR Preview" w:date="2026-01-01T00:00:00Z">
        <w:r>
          <w:t xml:space="preserve">and let</w:t>
        </w:r>
      </w:ins>
      <w:ins w:id="174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be a starting point.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rPr>
            <w:b/>
            <w:bCs/>
          </w:rPr>
          <w:t xml:space="preserve">Newton’s method</w:t>
        </w:r>
      </w:ins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computes, for</w:t>
        </w:r>
      </w:ins>
      <w:ins w:id="174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749" w:author="PR Preview" w:date="2026-01-01T00:00:00Z">
        <w:r>
          <w:t xml:space="preserve">, as long as</w:t>
        </w:r>
      </w:ins>
      <w:ins w:id="1750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is invertible,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ins w:id="1753" w:author="PR Preview" w:date="2026-01-01T00:00:00Z">
        <w:r>
          <w:rPr>
            <w:b/>
            <w:bCs/>
          </w:rPr>
          <w:t xml:space="preserve">Definition 23 (Newton step)</w:t>
        </w:r>
      </w:ins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In Newton’s method (</w:t>
        </w:r>
      </w:ins>
      <w:hyperlink w:anchor="def-newton-method">
        <w:ins w:id="1756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757" w:author="PR Preview" w:date="2026-01-01T00:00:00Z">
        <w:r>
          <w:t xml:space="preserve">),</w:t>
        </w:r>
      </w:ins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the vector</w:t>
        </w:r>
      </w:ins>
      <w:ins w:id="176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is the</w:t>
        </w:r>
      </w:ins>
      <w:ins w:id="1763" w:author="PR Preview" w:date="2026-01-01T00:00:00Z">
        <w:r>
          <w:t xml:space="preserve"> </w:t>
        </w:r>
      </w:ins>
      <w:ins w:id="1764" w:author="PR Preview" w:date="2026-01-01T00:00:00Z">
        <w:r>
          <w:rPr>
            <w:b/>
            <w:bCs/>
          </w:rPr>
          <w:t xml:space="preserve">Newton step</w:t>
        </w:r>
      </w:ins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at</w:t>
        </w:r>
      </w:ins>
      <w:ins w:id="1767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1768" w:author="PR Preview" w:date="2026-01-01T00:00:00Z">
        <w:r>
          <w:t xml:space="preserve">.</w:t>
        </w:r>
      </w:ins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del w:id="1769" w:author="PR Preview" w:date="2026-01-01T00:00:00Z">
        <w:r>
          <w:delText xml:space="preserve">The iterates (</w:delText>
        </w:r>
      </w:del>
      <w:hyperlink w:anchor="def-iterative-method">
        <w:del w:id="1770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771" w:author="PR Preview" w:date="2026-01-01T00:00:00Z">
        <w:r>
          <w:delText xml:space="preserve">) approach</w:delText>
        </w:r>
      </w:del>
      <w:del w:id="1772" w:author="PR Preview" w:date="2026-01-01T00:00:00Z">
        <w:r>
          <w:delText xml:space="preserve"> </w:delText>
        </w:r>
      </w:del>
      <m:oMath>
        <m:r>
          <m:t>2</m:t>
        </m:r>
      </m:oMath>
      <w:del w:id="1773" w:author="PR Preview" w:date="2026-01-01T00:00:00Z">
        <w:r>
          <w:delText xml:space="preserve">, the local minimizer of</w:delText>
        </w:r>
      </w:del>
      <w:del w:id="1774" w:author="PR Preview" w:date="2026-01-01T00:00:00Z">
        <w:r>
          <w:delText xml:space="preserve"> </w:delText>
        </w:r>
      </w:del>
      <m:oMath>
        <m:r>
          <m:t>f</m:t>
        </m:r>
      </m:oMath>
      <w:del w:id="1775" w:author="PR Preview" w:date="2026-01-01T00:00:00Z">
        <w:r>
          <w:delText xml:space="preserve"> </w:delText>
        </w:r>
      </w:del>
      <w:del w:id="1776" w:author="PR Preview" w:date="2026-01-01T00:00:00Z">
        <w:r>
          <w:delText xml:space="preserve">(a stationary point, since</w:delText>
        </w:r>
      </w:del>
      <w:del w:id="177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778" w:author="PR Preview" w:date="2026-01-01T00:00:00Z">
        <w:r>
          <w:delText xml:space="preserve">, with</w:delText>
        </w:r>
      </w:del>
      <w:del w:id="1779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del w:id="1780" w:author="PR Preview" w:date="2026-01-01T00:00:00Z">
        <w:r>
          <w:delText xml:space="preserve">;</w:delText>
        </w:r>
      </w:del>
      <w:del w:id="1781" w:author="PR Preview" w:date="2026-01-01T00:00:00Z">
        <w:r>
          <w:delText xml:space="preserve"> </w:delText>
        </w:r>
      </w:del>
      <w:hyperlink w:anchor="thm-second-order-condition">
        <w:del w:id="1782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783" w:author="PR Preview" w:date="2026-01-01T00:00:00Z">
        <w:r>
          <w:delText xml:space="preserve">).</w:delText>
        </w:r>
      </w:del>
    </w:p>
    <w:p>
      <w:pPr>
        <w:pStyle w:val="BodyText"/>
      </w:pPr>
      <w:del w:id="1784" w:author="PR Preview" w:date="2026-01-01T00:00:00Z">
        <w:r>
          <w:rPr>
            <w:b/>
            <w:bCs/>
          </w:rPr>
          <w:delText xml:space="preserve">Definition 15 (Quadratic model (second-order Taylor polynomial))</w:delText>
        </w:r>
      </w:del>
      <w:del w:id="1785" w:author="PR Preview" w:date="2026-01-01T00:00:00Z">
        <w:r>
          <w:delText xml:space="preserve"> </w:delText>
        </w:r>
      </w:del>
      <w:del w:id="1786" w:author="PR Preview" w:date="2026-01-01T00:00:00Z">
        <w:r>
          <w:delText xml:space="preserve">Let</w:delText>
        </w:r>
      </w:del>
      <w:del w:id="1787" w:author="PR Preview" w:date="2026-01-01T00:00:00Z">
        <w:r>
          <w:delText xml:space="preserve"> </w:delText>
        </w:r>
      </w:del>
      <m:oMath>
        <m:r>
          <m:t>f</m:t>
        </m:r>
      </m:oMath>
      <w:del w:id="1788" w:author="PR Preview" w:date="2026-01-01T00:00:00Z">
        <w:r>
          <w:delText xml:space="preserve"> </w:delText>
        </w:r>
      </w:del>
      <w:del w:id="1789" w:author="PR Preview" w:date="2026-01-01T00:00:00Z">
        <w:r>
          <w:delText xml:space="preserve">be as in</w:delText>
        </w:r>
      </w:del>
      <w:del w:id="1790" w:author="PR Preview" w:date="2026-01-01T00:00:00Z">
        <w:r>
          <w:delText xml:space="preserve"> </w:delText>
        </w:r>
      </w:del>
      <w:hyperlink w:anchor="def-newton-method">
        <w:del w:id="1791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792" w:author="PR Preview" w:date="2026-01-01T00:00:00Z">
        <w:r>
          <w:delText xml:space="preserve"> </w:delText>
        </w:r>
      </w:del>
      <w:del w:id="1793" w:author="PR Preview" w:date="2026-01-01T00:00:00Z">
        <w:r>
          <w:delText xml:space="preserve">and let</w:delText>
        </w:r>
      </w:del>
      <w:del w:id="179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795" w:author="PR Preview" w:date="2026-01-01T00:00:00Z">
        <w:r>
          <w:delText xml:space="preserve"> </w:delText>
        </w:r>
      </w:del>
      <w:del w:id="1796" w:author="PR Preview" w:date="2026-01-01T00:00:00Z">
        <w:r>
          <w:delText xml:space="preserve">be a point,</w:delText>
        </w:r>
      </w:del>
      <w:del w:id="1797" w:author="PR Preview" w:date="2026-01-01T00:00:00Z">
        <w:r>
          <w:delText xml:space="preserve"> </w:delText>
        </w:r>
      </w:del>
      <w:del w:id="1798" w:author="PR Preview" w:date="2026-01-01T00:00:00Z">
        <w:r>
          <w:delText xml:space="preserve">with</w:delText>
        </w:r>
      </w:del>
      <w:del w:id="179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800" w:author="PR Preview" w:date="2026-01-01T00:00:00Z">
        <w:r>
          <w:delText xml:space="preserve"> </w:delText>
        </w:r>
      </w:del>
      <w:del w:id="1801" w:author="PR Preview" w:date="2026-01-01T00:00:00Z">
        <w:r>
          <w:delText xml:space="preserve">and</w:delText>
        </w:r>
      </w:del>
      <w:del w:id="1802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803" w:author="PR Preview" w:date="2026-01-01T00:00:00Z">
        <w:r>
          <w:delText xml:space="preserve">.</w:delText>
        </w:r>
      </w:del>
      <w:del w:id="1804" w:author="PR Preview" w:date="2026-01-01T00:00:00Z">
        <w:r>
          <w:delText xml:space="preserve"> </w:delText>
        </w:r>
      </w:del>
      <w:del w:id="1805" w:author="PR Preview" w:date="2026-01-01T00:00:00Z">
        <w:r>
          <w:delText xml:space="preserve">The</w:delText>
        </w:r>
      </w:del>
      <w:del w:id="1806" w:author="PR Preview" w:date="2026-01-01T00:00:00Z">
        <w:r>
          <w:delText xml:space="preserve"> </w:delText>
        </w:r>
      </w:del>
      <w:del w:id="1807" w:author="PR Preview" w:date="2026-01-01T00:00:00Z">
        <w:r>
          <w:rPr>
            <w:b/>
            <w:bCs/>
          </w:rPr>
          <w:delText xml:space="preserve">quadratic model</w:delText>
        </w:r>
      </w:del>
      <w:del w:id="1808" w:author="PR Preview" w:date="2026-01-01T00:00:00Z">
        <w:r>
          <w:delText xml:space="preserve"> </w:delText>
        </w:r>
      </w:del>
      <w:del w:id="1809" w:author="PR Preview" w:date="2026-01-01T00:00:00Z">
        <w:r>
          <w:delText xml:space="preserve">of</w:delText>
        </w:r>
      </w:del>
      <w:del w:id="1810" w:author="PR Preview" w:date="2026-01-01T00:00:00Z">
        <w:r>
          <w:delText xml:space="preserve"> </w:delText>
        </w:r>
      </w:del>
      <m:oMath>
        <m:r>
          <m:t>f</m:t>
        </m:r>
      </m:oMath>
      <w:del w:id="1811" w:author="PR Preview" w:date="2026-01-01T00:00:00Z">
        <w:r>
          <w:delText xml:space="preserve"> </w:delText>
        </w:r>
      </w:del>
      <w:del w:id="1812" w:author="PR Preview" w:date="2026-01-01T00:00:00Z">
        <w:r>
          <w:delText xml:space="preserve">at</w:delText>
        </w:r>
      </w:del>
      <w:del w:id="181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814" w:author="PR Preview" w:date="2026-01-01T00:00:00Z">
        <w:r>
          <w:delText xml:space="preserve"> </w:delText>
        </w:r>
      </w:del>
      <w:del w:id="1815" w:author="PR Preview" w:date="2026-01-01T00:00:00Z">
        <w:r>
          <w:delText xml:space="preserve">is the function of a step</w:delText>
        </w:r>
      </w:del>
      <w:del w:id="18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FirstParagraph"/>
      </w:pPr>
      <w:ins w:id="1817" w:author="PR Preview" w:date="2026-01-01T00:00:00Z">
        <w:r>
          <w:t xml:space="preserve">The iterates (</w:t>
        </w:r>
      </w:ins>
      <w:hyperlink w:anchor="def-iterate">
        <w:ins w:id="1818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819" w:author="PR Preview" w:date="2026-01-01T00:00:00Z">
        <w:r>
          <w:t xml:space="preserve">) approach</w:t>
        </w:r>
      </w:ins>
      <w:ins w:id="1820" w:author="PR Preview" w:date="2026-01-01T00:00:00Z">
        <w:r>
          <w:t xml:space="preserve"> </w:t>
        </w:r>
      </w:ins>
      <m:oMath>
        <m:r>
          <m:t>2</m:t>
        </m:r>
      </m:oMath>
      <w:ins w:id="1821" w:author="PR Preview" w:date="2026-01-01T00:00:00Z">
        <w:r>
          <w:t xml:space="preserve">, the local minimizer of</w:t>
        </w:r>
      </w:ins>
      <w:ins w:id="1822" w:author="PR Preview" w:date="2026-01-01T00:00:00Z">
        <w:r>
          <w:t xml:space="preserve"> </w:t>
        </w:r>
      </w:ins>
      <m:oMath>
        <m:r>
          <m:t>f</m:t>
        </m:r>
      </m:oMath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(a stationary point, since</w:t>
        </w:r>
      </w:ins>
      <w:ins w:id="182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826" w:author="PR Preview" w:date="2026-01-01T00:00:00Z">
        <w:r>
          <w:t xml:space="preserve">, with</w:t>
        </w:r>
      </w:ins>
      <w:ins w:id="182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ins w:id="1828" w:author="PR Preview" w:date="2026-01-01T00:00:00Z">
        <w:r>
          <w:t xml:space="preserve">;</w:t>
        </w:r>
      </w:ins>
      <w:ins w:id="1829" w:author="PR Preview" w:date="2026-01-01T00:00:00Z">
        <w:r>
          <w:t xml:space="preserve"> </w:t>
        </w:r>
      </w:ins>
      <w:hyperlink w:anchor="thm-second-order-condition">
        <w:ins w:id="183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831" w:author="PR Preview" w:date="2026-01-01T00:00:00Z">
        <w:r>
          <w:t xml:space="preserve">).</w:t>
        </w:r>
      </w:ins>
    </w:p>
    <w:bookmarkEnd w:id="151"/>
    <w:bookmarkStart w:id="152" w:name="def-quadratic-model"/>
    <w:p>
      <w:pPr>
        <w:pStyle w:val="BodyText"/>
      </w:pPr>
      <w:ins w:id="1832" w:author="PR Preview" w:date="2026-01-01T00:00:00Z">
        <w:r>
          <w:rPr>
            <w:b/>
            <w:bCs/>
          </w:rPr>
          <w:t xml:space="preserve">Definition 24 (Quadratic model (second-order Taylor polynomial))</w:t>
        </w:r>
      </w:ins>
      <w:ins w:id="1833" w:author="PR Preview" w:date="2026-01-01T00:00:00Z">
        <w:r>
          <w:t xml:space="preserve"> </w:t>
        </w:r>
      </w:ins>
      <w:ins w:id="1834" w:author="PR Preview" w:date="2026-01-01T00:00:00Z">
        <w:r>
          <w:t xml:space="preserve">Let</w:t>
        </w:r>
      </w:ins>
      <w:ins w:id="1835" w:author="PR Preview" w:date="2026-01-01T00:00:00Z">
        <w:r>
          <w:t xml:space="preserve"> </w:t>
        </w:r>
      </w:ins>
      <m:oMath>
        <m:r>
          <m:t>f</m:t>
        </m:r>
      </m:oMath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be as in</w:t>
        </w:r>
      </w:ins>
      <w:ins w:id="1838" w:author="PR Preview" w:date="2026-01-01T00:00:00Z">
        <w:r>
          <w:t xml:space="preserve"> </w:t>
        </w:r>
      </w:ins>
      <w:hyperlink w:anchor="def-newton-method">
        <w:ins w:id="183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and let</w:t>
        </w:r>
      </w:ins>
      <w:ins w:id="184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be a point,</w:t>
        </w:r>
      </w:ins>
      <w:ins w:id="1845" w:author="PR Preview" w:date="2026-01-01T00:00:00Z">
        <w:r>
          <w:t xml:space="preserve"> </w:t>
        </w:r>
      </w:ins>
      <w:ins w:id="1846" w:author="PR Preview" w:date="2026-01-01T00:00:00Z">
        <w:r>
          <w:t xml:space="preserve">with</w:t>
        </w:r>
      </w:ins>
      <w:ins w:id="184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848" w:author="PR Preview" w:date="2026-01-01T00:00:00Z">
        <w:r>
          <w:t xml:space="preserve"> </w:t>
        </w:r>
      </w:ins>
      <w:ins w:id="1849" w:author="PR Preview" w:date="2026-01-01T00:00:00Z">
        <w:r>
          <w:t xml:space="preserve">and</w:t>
        </w:r>
      </w:ins>
      <w:ins w:id="1850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851" w:author="PR Preview" w:date="2026-01-01T00:00:00Z">
        <w:r>
          <w:t xml:space="preserve">.</w:t>
        </w:r>
      </w:ins>
      <w:ins w:id="1852" w:author="PR Preview" w:date="2026-01-01T00:00:00Z">
        <w:r>
          <w:t xml:space="preserve"> </w:t>
        </w:r>
      </w:ins>
      <w:ins w:id="1853" w:author="PR Preview" w:date="2026-01-01T00:00:00Z">
        <w:r>
          <w:t xml:space="preserve">The</w:t>
        </w:r>
      </w:ins>
      <w:ins w:id="1854" w:author="PR Preview" w:date="2026-01-01T00:00:00Z">
        <w:r>
          <w:t xml:space="preserve"> </w:t>
        </w:r>
      </w:ins>
      <w:ins w:id="1855" w:author="PR Preview" w:date="2026-01-01T00:00:00Z">
        <w:r>
          <w:rPr>
            <w:b/>
            <w:bCs/>
          </w:rPr>
          <w:t xml:space="preserve">quadratic model</w:t>
        </w:r>
      </w:ins>
      <w:ins w:id="1856" w:author="PR Preview" w:date="2026-01-01T00:00:00Z">
        <w:r>
          <w:t xml:space="preserve"> </w:t>
        </w:r>
      </w:ins>
      <w:ins w:id="1857" w:author="PR Preview" w:date="2026-01-01T00:00:00Z">
        <w:r>
          <w:t xml:space="preserve">of</w:t>
        </w:r>
      </w:ins>
      <w:ins w:id="1858" w:author="PR Preview" w:date="2026-01-01T00:00:00Z">
        <w:r>
          <w:t xml:space="preserve"> </w:t>
        </w:r>
      </w:ins>
      <m:oMath>
        <m:r>
          <m:t>f</m:t>
        </m:r>
      </m:oMath>
      <w:ins w:id="1859" w:author="PR Preview" w:date="2026-01-01T00:00:00Z">
        <w:r>
          <w:t xml:space="preserve"> </w:t>
        </w:r>
      </w:ins>
      <w:ins w:id="1860" w:author="PR Preview" w:date="2026-01-01T00:00:00Z">
        <w:r>
          <w:t xml:space="preserve">at</w:t>
        </w:r>
      </w:ins>
      <w:ins w:id="18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862" w:author="PR Preview" w:date="2026-01-01T00:00:00Z">
        <w:r>
          <w:t xml:space="preserve"> </w:t>
        </w:r>
      </w:ins>
      <w:ins w:id="1863" w:author="PR Preview" w:date="2026-01-01T00:00:00Z">
        <w:r>
          <w:t xml:space="preserve">is the function of a step</w:t>
        </w:r>
      </w:ins>
      <w:ins w:id="18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del w:id="1865" w:author="PR Preview" w:date="2026-01-01T00:00:00Z">
        <w:r>
          <w:rPr>
            <w:i/>
            <w:iCs/>
          </w:rPr>
          <w:delText xml:space="preserve">Remark 3</w:delText>
        </w:r>
      </w:del>
      <w:del w:id="1866" w:author="PR Preview" w:date="2026-01-01T00:00:00Z">
        <w:r>
          <w:delText xml:space="preserve"> (The quadratic model and Taylor’s theorem). </w:delText>
        </w:r>
      </w:del>
      <w:del w:id="1867" w:author="PR Preview" w:date="2026-01-01T00:00:00Z">
        <w:r>
          <w:delText xml:space="preserve">When the second partial derivatives of</w:delText>
        </w:r>
      </w:del>
      <w:del w:id="1868" w:author="PR Preview" w:date="2026-01-01T00:00:00Z">
        <w:r>
          <w:delText xml:space="preserve"> </w:delText>
        </w:r>
      </w:del>
      <m:oMath>
        <m:r>
          <m:t>f</m:t>
        </m:r>
      </m:oMath>
      <w:del w:id="1869" w:author="PR Preview" w:date="2026-01-01T00:00:00Z">
        <w:r>
          <w:delText xml:space="preserve"> </w:delText>
        </w:r>
      </w:del>
      <w:del w:id="1870" w:author="PR Preview" w:date="2026-01-01T00:00:00Z">
        <w:r>
          <w:delText xml:space="preserve">are continuous,</w:delText>
        </w:r>
      </w:del>
      <w:del w:id="1871" w:author="PR Preview" w:date="2026-01-01T00:00:00Z">
        <w:r>
          <w:delText xml:space="preserve"> </w:delText>
        </w:r>
      </w:del>
      <w:hyperlink w:anchor="thm-taylor-mv">
        <w:del w:id="1872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873" w:author="PR Preview" w:date="2026-01-01T00:00:00Z">
        <w:r>
          <w:delText xml:space="preserve"> </w:delText>
        </w:r>
      </w:del>
      <w:del w:id="1874" w:author="PR Preview" w:date="2026-01-01T00:00:00Z">
        <w:r>
          <w:delText xml:space="preserve">says that</w:delText>
        </w:r>
      </w:del>
      <w:del w:id="187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equals the expression for</w:delText>
        </w:r>
      </w:del>
      <w:del w:id="1878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del w:id="1879" w:author="PR Preview" w:date="2026-01-01T00:00:00Z">
        <w:r>
          <w:delText xml:space="preserve"> </w:delText>
        </w:r>
      </w:del>
      <w:del w:id="1880" w:author="PR Preview" w:date="2026-01-01T00:00:00Z">
        <w:r>
          <w:delText xml:space="preserve">in</w:delText>
        </w:r>
      </w:del>
      <w:del w:id="1881" w:author="PR Preview" w:date="2026-01-01T00:00:00Z">
        <w:r>
          <w:delText xml:space="preserve"> </w:delText>
        </w:r>
      </w:del>
      <w:hyperlink w:anchor="def-quadratic-model">
        <w:del w:id="1882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883" w:author="PR Preview" w:date="2026-01-01T00:00:00Z">
        <w:r>
          <w:delText xml:space="preserve"> </w:delText>
        </w:r>
      </w:del>
      <w:del w:id="1884" w:author="PR Preview" w:date="2026-01-01T00:00:00Z">
        <w:r>
          <w:delText xml:space="preserve">with the Hessian evaluated at a point between</w:delText>
        </w:r>
      </w:del>
      <w:del w:id="188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delText xml:space="preserve">and</w:delText>
        </w:r>
      </w:del>
      <w:del w:id="188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del w:id="1889" w:author="PR Preview" w:date="2026-01-01T00:00:00Z">
        <w:r>
          <w:delText xml:space="preserve">.</w:delText>
        </w:r>
      </w:del>
    </w:p>
    <w:p>
      <w:pPr>
        <w:pStyle w:val="BodyText"/>
      </w:pPr>
      <w:del w:id="1890" w:author="PR Preview" w:date="2026-01-01T00:00:00Z">
        <w:r>
          <w:rPr>
            <w:b/>
            <w:bCs/>
          </w:rPr>
          <w:delText xml:space="preserve">Theorem 12 (The Newton step minimizes the quadratic model)</w:delText>
        </w:r>
      </w:del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delText xml:space="preserve">Let</w:delText>
        </w:r>
      </w:del>
      <w:del w:id="1893" w:author="PR Preview" w:date="2026-01-01T00:00:00Z">
        <w:r>
          <w:delText xml:space="preserve"> </w:delText>
        </w:r>
      </w:del>
      <m:oMath>
        <m:r>
          <m:t>q</m:t>
        </m:r>
      </m:oMath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delText xml:space="preserve">be the quadratic model of</w:delText>
        </w:r>
      </w:del>
      <w:del w:id="1896" w:author="PR Preview" w:date="2026-01-01T00:00:00Z">
        <w:r>
          <w:delText xml:space="preserve"> </w:delText>
        </w:r>
      </w:del>
      <m:oMath>
        <m:r>
          <m:t>f</m:t>
        </m:r>
      </m:oMath>
      <w:del w:id="1897" w:author="PR Preview" w:date="2026-01-01T00:00:00Z">
        <w:r>
          <w:delText xml:space="preserve"> </w:delText>
        </w:r>
      </w:del>
      <w:del w:id="1898" w:author="PR Preview" w:date="2026-01-01T00:00:00Z">
        <w:r>
          <w:delText xml:space="preserve">at</w:delText>
        </w:r>
      </w:del>
      <w:del w:id="189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900" w:author="PR Preview" w:date="2026-01-01T00:00:00Z">
        <w:r>
          <w:delText xml:space="preserve"> </w:delText>
        </w:r>
      </w:del>
      <w:del w:id="1901" w:author="PR Preview" w:date="2026-01-01T00:00:00Z">
        <w:r>
          <w:delText xml:space="preserve">(</w:delText>
        </w:r>
      </w:del>
      <w:hyperlink w:anchor="def-quadratic-model">
        <w:del w:id="1902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903" w:author="PR Preview" w:date="2026-01-01T00:00:00Z">
        <w:r>
          <w:delText xml:space="preserve">),</w:delText>
        </w:r>
      </w:del>
      <w:del w:id="1904" w:author="PR Preview" w:date="2026-01-01T00:00:00Z">
        <w:r>
          <w:delText xml:space="preserve"> </w:delText>
        </w:r>
      </w:del>
      <w:del w:id="1905" w:author="PR Preview" w:date="2026-01-01T00:00:00Z">
        <w:r>
          <w:delText xml:space="preserve">with</w:delText>
        </w:r>
      </w:del>
      <w:del w:id="1906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907" w:author="PR Preview" w:date="2026-01-01T00:00:00Z">
        <w:r>
          <w:delText xml:space="preserve"> </w:delText>
        </w:r>
      </w:del>
      <w:hyperlink r:id="rId64">
        <w:del w:id="1908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1909" w:author="PR Preview" w:date="2026-01-01T00:00:00Z">
        <w:r>
          <w:delText xml:space="preserve">.</w:delText>
        </w:r>
      </w:del>
      <w:del w:id="1910" w:author="PR Preview" w:date="2026-01-01T00:00:00Z">
        <w:r>
          <w:delText xml:space="preserve"> </w:delText>
        </w:r>
      </w:del>
      <w:del w:id="1911" w:author="PR Preview" w:date="2026-01-01T00:00:00Z">
        <w:r>
          <w:delText xml:space="preserve">Its unique minimizer is the Newton step</w:delText>
        </w:r>
      </w:del>
      <w:del w:id="191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del w:id="1913" w:author="PR Preview" w:date="2026-01-01T00:00:00Z">
        <w:r>
          <w:delText xml:space="preserve">.</w:delText>
        </w:r>
      </w:del>
    </w:p>
    <w:p>
      <w:pPr>
        <w:pStyle w:val="BodyText"/>
      </w:pPr>
      <w:ins w:id="1914" w:author="PR Preview" w:date="2026-01-01T00:00:00Z">
        <w:r>
          <w:rPr>
            <w:i/>
            <w:iCs/>
          </w:rPr>
          <w:t xml:space="preserve">Remark 3</w:t>
        </w:r>
      </w:ins>
      <w:ins w:id="1915" w:author="PR Preview" w:date="2026-01-01T00:00:00Z">
        <w:r>
          <w:t xml:space="preserve"> (The quadratic model and Taylor’s theorem). </w:t>
        </w:r>
      </w:ins>
      <w:ins w:id="1916" w:author="PR Preview" w:date="2026-01-01T00:00:00Z">
        <w:r>
          <w:t xml:space="preserve">When the second partial derivatives of</w:t>
        </w:r>
      </w:ins>
      <w:ins w:id="1917" w:author="PR Preview" w:date="2026-01-01T00:00:00Z">
        <w:r>
          <w:t xml:space="preserve"> </w:t>
        </w:r>
      </w:ins>
      <m:oMath>
        <m:r>
          <m:t>f</m:t>
        </m:r>
      </m:oMath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are continuous,</w:t>
        </w:r>
      </w:ins>
      <w:ins w:id="1920" w:author="PR Preview" w:date="2026-01-01T00:00:00Z">
        <w:r>
          <w:t xml:space="preserve"> </w:t>
        </w:r>
      </w:ins>
      <w:hyperlink w:anchor="thm-taylor-mv">
        <w:ins w:id="192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says that</w:t>
        </w:r>
      </w:ins>
      <w:ins w:id="192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ins w:id="1925" w:author="PR Preview" w:date="2026-01-01T00:00:00Z">
        <w:r>
          <w:t xml:space="preserve"> </w:t>
        </w:r>
      </w:ins>
      <w:ins w:id="1926" w:author="PR Preview" w:date="2026-01-01T00:00:00Z">
        <w:r>
          <w:t xml:space="preserve">equals the expression for</w:t>
        </w:r>
      </w:ins>
      <w:ins w:id="1927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ins w:id="1928" w:author="PR Preview" w:date="2026-01-01T00:00:00Z">
        <w:r>
          <w:t xml:space="preserve"> </w:t>
        </w:r>
      </w:ins>
      <w:ins w:id="1929" w:author="PR Preview" w:date="2026-01-01T00:00:00Z">
        <w:r>
          <w:t xml:space="preserve">in</w:t>
        </w:r>
      </w:ins>
      <w:ins w:id="1930" w:author="PR Preview" w:date="2026-01-01T00:00:00Z">
        <w:r>
          <w:t xml:space="preserve"> </w:t>
        </w:r>
      </w:ins>
      <w:hyperlink w:anchor="def-quadratic-model">
        <w:ins w:id="1931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932" w:author="PR Preview" w:date="2026-01-01T00:00:00Z">
        <w:r>
          <w:t xml:space="preserve"> </w:t>
        </w:r>
      </w:ins>
      <w:ins w:id="1933" w:author="PR Preview" w:date="2026-01-01T00:00:00Z">
        <w:r>
          <w:t xml:space="preserve">with the Hessian evaluated at a point between</w:t>
        </w:r>
      </w:ins>
      <w:ins w:id="19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935" w:author="PR Preview" w:date="2026-01-01T00:00:00Z">
        <w:r>
          <w:t xml:space="preserve"> </w:t>
        </w:r>
      </w:ins>
      <w:ins w:id="1936" w:author="PR Preview" w:date="2026-01-01T00:00:00Z">
        <w:r>
          <w:t xml:space="preserve">and</w:t>
        </w:r>
      </w:ins>
      <w:ins w:id="193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ins w:id="1938" w:author="PR Preview" w:date="2026-01-01T00:00:00Z">
        <w:r>
          <w:t xml:space="preserve">.</w:t>
        </w:r>
      </w:ins>
    </w:p>
    <w:bookmarkEnd w:id="154"/>
    <w:bookmarkStart w:id="155" w:name="thm-newton-model"/>
    <w:p>
      <w:pPr>
        <w:pStyle w:val="BodyText"/>
      </w:pPr>
      <w:ins w:id="1939" w:author="PR Preview" w:date="2026-01-01T00:00:00Z">
        <w:r>
          <w:rPr>
            <w:b/>
            <w:bCs/>
          </w:rPr>
          <w:t xml:space="preserve">Theorem 12 (The Newton step minimizes the quadratic model)</w:t>
        </w:r>
      </w:ins>
      <w:ins w:id="1940" w:author="PR Preview" w:date="2026-01-01T00:00:00Z">
        <w:r>
          <w:t xml:space="preserve"> </w:t>
        </w:r>
      </w:ins>
      <w:ins w:id="1941" w:author="PR Preview" w:date="2026-01-01T00:00:00Z">
        <w:r>
          <w:t xml:space="preserve">Let</w:t>
        </w:r>
      </w:ins>
      <w:ins w:id="1942" w:author="PR Preview" w:date="2026-01-01T00:00:00Z">
        <w:r>
          <w:t xml:space="preserve"> </w:t>
        </w:r>
      </w:ins>
      <m:oMath>
        <m:r>
          <m:t>q</m:t>
        </m:r>
      </m:oMath>
      <w:ins w:id="1943" w:author="PR Preview" w:date="2026-01-01T00:00:00Z">
        <w:r>
          <w:t xml:space="preserve"> </w:t>
        </w:r>
      </w:ins>
      <w:ins w:id="1944" w:author="PR Preview" w:date="2026-01-01T00:00:00Z">
        <w:r>
          <w:t xml:space="preserve">be the quadratic model of</w:t>
        </w:r>
      </w:ins>
      <w:ins w:id="1945" w:author="PR Preview" w:date="2026-01-01T00:00:00Z">
        <w:r>
          <w:t xml:space="preserve"> </w:t>
        </w:r>
      </w:ins>
      <m:oMath>
        <m:r>
          <m:t>f</m:t>
        </m:r>
      </m:oMath>
      <w:ins w:id="1946" w:author="PR Preview" w:date="2026-01-01T00:00:00Z">
        <w:r>
          <w:t xml:space="preserve"> </w:t>
        </w:r>
      </w:ins>
      <w:ins w:id="1947" w:author="PR Preview" w:date="2026-01-01T00:00:00Z">
        <w:r>
          <w:t xml:space="preserve">at</w:t>
        </w:r>
      </w:ins>
      <w:ins w:id="194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949" w:author="PR Preview" w:date="2026-01-01T00:00:00Z">
        <w:r>
          <w:t xml:space="preserve"> </w:t>
        </w:r>
      </w:ins>
      <w:ins w:id="1950" w:author="PR Preview" w:date="2026-01-01T00:00:00Z">
        <w:r>
          <w:t xml:space="preserve">(</w:t>
        </w:r>
      </w:ins>
      <w:hyperlink w:anchor="def-quadratic-model">
        <w:ins w:id="1951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952" w:author="PR Preview" w:date="2026-01-01T00:00:00Z">
        <w:r>
          <w:t xml:space="preserve">),</w:t>
        </w:r>
      </w:ins>
      <w:ins w:id="1953" w:author="PR Preview" w:date="2026-01-01T00:00:00Z">
        <w:r>
          <w:t xml:space="preserve"> </w:t>
        </w:r>
      </w:ins>
      <w:ins w:id="1954" w:author="PR Preview" w:date="2026-01-01T00:00:00Z">
        <w:r>
          <w:t xml:space="preserve">with</w:t>
        </w:r>
      </w:ins>
      <w:ins w:id="1955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956" w:author="PR Preview" w:date="2026-01-01T00:00:00Z">
        <w:r>
          <w:t xml:space="preserve"> </w:t>
        </w:r>
      </w:ins>
      <w:hyperlink r:id="rId64">
        <w:ins w:id="1957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1958" w:author="PR Preview" w:date="2026-01-01T00:00:00Z">
        <w:r>
          <w:t xml:space="preserve">.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Its unique minimizer is the Newton step</w:t>
        </w:r>
      </w:ins>
      <w:ins w:id="196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ins w:id="1962" w:author="PR Preview" w:date="2026-01-01T00:00:00Z">
        <w:r>
          <w:t xml:space="preserve">.</w:t>
        </w:r>
      </w:ins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del w:id="1963" w:author="PR Preview" w:date="2026-01-01T00:00:00Z">
        <w:r>
          <w:rPr>
            <w:b/>
            <w:bCs/>
          </w:rPr>
          <w:delText xml:space="preserve">Definition 16 (Quadratic convergence)</w:delText>
        </w:r>
      </w:del>
      <w:del w:id="1964" w:author="PR Preview" w:date="2026-01-01T00:00:00Z">
        <w:r>
          <w:delText xml:space="preserve"> </w:delText>
        </w:r>
      </w:del>
      <w:del w:id="1965" w:author="PR Preview" w:date="2026-01-01T00:00:00Z">
        <w:r>
          <w:delText xml:space="preserve">A</w:delText>
        </w:r>
      </w:del>
      <w:del w:id="1966" w:author="PR Preview" w:date="2026-01-01T00:00:00Z">
        <w:r>
          <w:delText xml:space="preserve"> </w:delText>
        </w:r>
      </w:del>
      <w:hyperlink r:id="rId22">
        <w:del w:id="1967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196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969" w:author="PR Preview" w:date="2026-01-01T00:00:00Z">
        <w:r>
          <w:delText xml:space="preserve"> </w:delText>
        </w:r>
      </w:del>
      <w:del w:id="1970" w:author="PR Preview" w:date="2026-01-01T00:00:00Z">
        <w:r>
          <w:delText xml:space="preserve">in</w:delText>
        </w:r>
      </w:del>
      <w:del w:id="197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972" w:author="PR Preview" w:date="2026-01-01T00:00:00Z">
        <w:r>
          <w:delText xml:space="preserve"> </w:delText>
        </w:r>
      </w:del>
      <w:del w:id="1973" w:author="PR Preview" w:date="2026-01-01T00:00:00Z">
        <w:r>
          <w:delText xml:space="preserve">that converges (</w:delText>
        </w:r>
      </w:del>
      <w:hyperlink w:anchor="def-vector-sequence-limit">
        <w:del w:id="1974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975" w:author="PR Preview" w:date="2026-01-01T00:00:00Z">
        <w:r>
          <w:delText xml:space="preserve">) to</w:delText>
        </w:r>
      </w:del>
      <w:del w:id="197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1977" w:author="PR Preview" w:date="2026-01-01T00:00:00Z">
        <w:r>
          <w:delText xml:space="preserve"> </w:delText>
        </w:r>
      </w:del>
      <w:del w:id="1978" w:author="PR Preview" w:date="2026-01-01T00:00:00Z">
        <w:r>
          <w:rPr>
            <w:b/>
            <w:bCs/>
          </w:rPr>
          <w:delText xml:space="preserve">converges quadratically</w:delText>
        </w:r>
      </w:del>
      <w:del w:id="1979" w:author="PR Preview" w:date="2026-01-01T00:00:00Z">
        <w:r>
          <w:delText xml:space="preserve"> </w:delText>
        </w:r>
      </w:del>
      <w:del w:id="1980" w:author="PR Preview" w:date="2026-01-01T00:00:00Z">
        <w:r>
          <w:delText xml:space="preserve">if there is a constant</w:delText>
        </w:r>
      </w:del>
      <w:del w:id="1981" w:author="PR Preview" w:date="2026-01-01T00:00:00Z">
        <w:r>
          <w:delText xml:space="preserve"> </w:delText>
        </w:r>
      </w:del>
      <m:oMath>
        <m:r>
          <m:t>C</m:t>
        </m:r>
      </m:oMath>
      <w:del w:id="1982" w:author="PR Preview" w:date="2026-01-01T00:00:00Z">
        <w:r>
          <w:delText xml:space="preserve"> </w:delText>
        </w:r>
      </w:del>
      <w:del w:id="1983" w:author="PR Preview" w:date="2026-01-01T00:00:00Z">
        <w:r>
          <w:delText xml:space="preserve">with</w:delText>
        </w:r>
      </w:del>
    </w:p>
    <w:p>
      <w:pPr>
        <w:pStyle w:val="BodyText"/>
      </w:pPr>
      <w:ins w:id="1984" w:author="PR Preview" w:date="2026-01-01T00:00:00Z">
        <w:r>
          <w:rPr>
            <w:b/>
            <w:bCs/>
          </w:rPr>
          <w:t xml:space="preserve">Definition 25 (Quadratic convergence)</w:t>
        </w:r>
      </w:ins>
      <w:ins w:id="1985" w:author="PR Preview" w:date="2026-01-01T00:00:00Z">
        <w:r>
          <w:t xml:space="preserve"> </w:t>
        </w:r>
      </w:ins>
      <w:ins w:id="1986" w:author="PR Preview" w:date="2026-01-01T00:00:00Z">
        <w:r>
          <w:t xml:space="preserve">A</w:t>
        </w:r>
      </w:ins>
      <w:ins w:id="1987" w:author="PR Preview" w:date="2026-01-01T00:00:00Z">
        <w:r>
          <w:t xml:space="preserve"> </w:t>
        </w:r>
      </w:ins>
      <w:hyperlink r:id="rId145">
        <w:ins w:id="1988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1989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990" w:author="PR Preview" w:date="2026-01-01T00:00:00Z">
        <w:r>
          <w:t xml:space="preserve"> </w:t>
        </w:r>
      </w:ins>
      <w:ins w:id="1991" w:author="PR Preview" w:date="2026-01-01T00:00:00Z">
        <w:r>
          <w:t xml:space="preserve">in</w:t>
        </w:r>
      </w:ins>
      <w:ins w:id="199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that converges (</w:t>
        </w:r>
      </w:ins>
      <w:hyperlink w:anchor="def-vector-sequence-limit">
        <w:ins w:id="1995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996" w:author="PR Preview" w:date="2026-01-01T00:00:00Z">
        <w:r>
          <w:t xml:space="preserve">) to</w:t>
        </w:r>
      </w:ins>
      <w:ins w:id="1997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1998" w:author="PR Preview" w:date="2026-01-01T00:00:00Z">
        <w:r>
          <w:t xml:space="preserve"> </w:t>
        </w:r>
      </w:ins>
      <w:ins w:id="1999" w:author="PR Preview" w:date="2026-01-01T00:00:00Z">
        <w:r>
          <w:rPr>
            <w:b/>
            <w:bCs/>
          </w:rPr>
          <w:t xml:space="preserve">converges quadratically</w:t>
        </w:r>
      </w:ins>
      <w:ins w:id="2000" w:author="PR Preview" w:date="2026-01-01T00:00:00Z">
        <w:r>
          <w:t xml:space="preserve"> </w:t>
        </w:r>
      </w:ins>
      <w:ins w:id="2001" w:author="PR Preview" w:date="2026-01-01T00:00:00Z">
        <w:r>
          <w:t xml:space="preserve">if there is a constant</w:t>
        </w:r>
      </w:ins>
      <w:ins w:id="2002" w:author="PR Preview" w:date="2026-01-01T00:00:00Z">
        <w:r>
          <w:t xml:space="preserve"> </w:t>
        </w:r>
      </w:ins>
      <m:oMath>
        <m:r>
          <m:t>C</m:t>
        </m:r>
      </m:oMath>
      <w:ins w:id="2003" w:author="PR Preview" w:date="2026-01-01T00:00:00Z">
        <w:r>
          <w:t xml:space="preserve"> </w:t>
        </w:r>
      </w:ins>
      <w:ins w:id="2004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del w:id="2005" w:author="PR Preview" w:date="2026-01-01T00:00:00Z">
        <w:r>
          <w:delText xml:space="preserve">So near</w:delText>
        </w:r>
      </w:del>
      <w:del w:id="2006" w:author="PR Preview" w:date="2026-01-01T00:00:00Z">
        <w:r>
          <w:delText xml:space="preserve"> </w:delText>
        </w:r>
      </w:del>
      <m:oMath>
        <m:r>
          <m:t>2</m:t>
        </m:r>
      </m:oMath>
      <w:del w:id="2007" w:author="PR Preview" w:date="2026-01-01T00:00:00Z">
        <w:r>
          <w:delText xml:space="preserve"> </w:delText>
        </w:r>
      </w:del>
      <w:del w:id="2008" w:author="PR Preview" w:date="2026-01-01T00:00:00Z">
        <w:r>
          <w:delText xml:space="preserve">the error is roughly squared and divided by</w:delText>
        </w:r>
      </w:del>
      <w:del w:id="2009" w:author="PR Preview" w:date="2026-01-01T00:00:00Z">
        <w:r>
          <w:delText xml:space="preserve"> </w:delText>
        </w:r>
      </w:del>
      <m:oMath>
        <m:r>
          <m:t>4</m:t>
        </m:r>
      </m:oMath>
      <w:del w:id="2010" w:author="PR Preview" w:date="2026-01-01T00:00:00Z">
        <w:r>
          <w:delText xml:space="preserve"> </w:delText>
        </w:r>
      </w:del>
      <w:del w:id="2011" w:author="PR Preview" w:date="2026-01-01T00:00:00Z">
        <w:r>
          <w:delText xml:space="preserve">at each step:</w:delText>
        </w:r>
      </w:del>
      <w:del w:id="2012" w:author="PR Preview" w:date="2026-01-01T00:00:00Z">
        <w:r>
          <w:delText xml:space="preserve"> </w:delText>
        </w:r>
      </w:del>
      <w:del w:id="2013" w:author="PR Preview" w:date="2026-01-01T00:00:00Z">
        <w:r>
          <w:delText xml:space="preserve">the errors are</w:delText>
        </w:r>
      </w:del>
      <w:del w:id="2014" w:author="PR Preview" w:date="2026-01-01T00:00:00Z">
        <w:r>
          <w:delText xml:space="preserve"> </w:delText>
        </w:r>
      </w:del>
      <m:oMath>
        <m:r>
          <m:t>0.05</m:t>
        </m:r>
      </m:oMath>
      <w:del w:id="2015" w:author="PR Preview" w:date="2026-01-01T00:00:00Z">
        <w:r>
          <w:delText xml:space="preserve">, then</w:delText>
        </w:r>
      </w:del>
      <w:del w:id="2016" w:author="PR Preview" w:date="2026-01-01T00:00:00Z">
        <w:r>
          <w:delText xml:space="preserve"> </w:delText>
        </w:r>
      </w:del>
      <m:oMath>
        <m:r>
          <m:t>0.00061</m:t>
        </m:r>
      </m:oMath>
      <w:del w:id="2017" w:author="PR Preview" w:date="2026-01-01T00:00:00Z">
        <w:r>
          <w:delText xml:space="preserve">, then</w:delText>
        </w:r>
      </w:del>
      <w:del w:id="2018" w:author="PR Preview" w:date="2026-01-01T00:00:00Z">
        <w:r>
          <w:delText xml:space="preserve"> </w:delText>
        </w:r>
      </w:del>
      <m:oMath>
        <m:r>
          <m:t>0.000000093</m:t>
        </m:r>
      </m:oMath>
      <w:del w:id="2019" w:author="PR Preview" w:date="2026-01-01T00:00:00Z">
        <w:r>
          <w:delText xml:space="preserve">,</w:delText>
        </w:r>
      </w:del>
      <w:del w:id="2020" w:author="PR Preview" w:date="2026-01-01T00:00:00Z">
        <w:r>
          <w:delText xml:space="preserve"> </w:delText>
        </w:r>
      </w:del>
      <w:del w:id="2021" w:author="PR Preview" w:date="2026-01-01T00:00:00Z">
        <w:r>
          <w:delText xml:space="preserve">and</w:delText>
        </w:r>
      </w:del>
      <w:del w:id="2022" w:author="PR Preview" w:date="2026-01-01T00:00:00Z">
        <w:r>
          <w:delText xml:space="preserve"> </w:delText>
        </w:r>
      </w:del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del w:id="2023" w:author="PR Preview" w:date="2026-01-01T00:00:00Z">
        <w:r>
          <w:delText xml:space="preserve">.</w:delText>
        </w:r>
      </w:del>
      <w:del w:id="2024" w:author="PR Preview" w:date="2026-01-01T00:00:00Z">
        <w:r>
          <w:delText xml:space="preserve"> </w:delText>
        </w:r>
      </w:del>
      <w:del w:id="2025" w:author="PR Preview" w:date="2026-01-01T00:00:00Z">
        <w:r>
          <w:delText xml:space="preserve">The iterates converge quadratically (</w:delText>
        </w:r>
      </w:del>
      <w:hyperlink w:anchor="def-quadratic-convergence">
        <w:del w:id="2026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2027" w:author="PR Preview" w:date="2026-01-01T00:00:00Z">
        <w:r>
          <w:delText xml:space="preserve">):</w:delText>
        </w:r>
      </w:del>
      <w:del w:id="202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2029" w:author="PR Preview" w:date="2026-01-01T00:00:00Z">
        <w:r>
          <w:delText xml:space="preserve"> </w:delText>
        </w:r>
      </w:del>
      <w:del w:id="2030" w:author="PR Preview" w:date="2026-01-01T00:00:00Z">
        <w:r>
          <w:delText xml:space="preserve">works for every</w:delText>
        </w:r>
      </w:del>
      <w:del w:id="2031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del w:id="2032" w:author="PR Preview" w:date="2026-01-01T00:00:00Z">
        <w:r>
          <w:delText xml:space="preserve">, since then</w:delText>
        </w:r>
      </w:del>
      <w:del w:id="2033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2034" w:author="PR Preview" w:date="2026-01-01T00:00:00Z">
        <w:r>
          <w:delText xml:space="preserve">,</w:delText>
        </w:r>
      </w:del>
      <w:del w:id="2035" w:author="PR Preview" w:date="2026-01-01T00:00:00Z">
        <w:r>
          <w:delText xml:space="preserve"> </w:delText>
        </w:r>
      </w:del>
      <w:del w:id="2036" w:author="PR Preview" w:date="2026-01-01T00:00:00Z">
        <w:r>
          <w:delText xml:space="preserve">and every iterate from</w:delText>
        </w:r>
      </w:del>
      <w:del w:id="2037" w:author="PR Preview" w:date="2026-01-01T00:00:00Z">
        <w:r>
          <w:delText xml:space="preserve"> </w:delText>
        </w:r>
      </w:del>
      <m:oMath>
        <m:r>
          <m:t>2.5</m:t>
        </m:r>
      </m:oMath>
      <w:del w:id="2038" w:author="PR Preview" w:date="2026-01-01T00:00:00Z">
        <w:r>
          <w:delText xml:space="preserve"> </w:delText>
        </w:r>
      </w:del>
      <w:del w:id="2039" w:author="PR Preview" w:date="2026-01-01T00:00:00Z">
        <w:r>
          <w:delText xml:space="preserve">is at least</w:delText>
        </w:r>
      </w:del>
      <w:del w:id="2040" w:author="PR Preview" w:date="2026-01-01T00:00:00Z">
        <w:r>
          <w:delText xml:space="preserve"> </w:delText>
        </w:r>
      </w:del>
      <m:oMath>
        <m:r>
          <m:t>2</m:t>
        </m:r>
      </m:oMath>
      <w:del w:id="2041" w:author="PR Preview" w:date="2026-01-01T00:00:00Z">
        <w:r>
          <w:delText xml:space="preserve">, since the identity makes</w:delText>
        </w:r>
      </w:del>
      <w:del w:id="204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delText xml:space="preserve">whenever</w:delText>
        </w:r>
      </w:del>
      <w:del w:id="2045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del w:id="2046" w:author="PR Preview" w:date="2026-01-01T00:00:00Z">
        <w:r>
          <w:delText xml:space="preserve">.</w:delText>
        </w:r>
      </w:del>
      <w:del w:id="2047" w:author="PR Preview" w:date="2026-01-01T00:00:00Z">
        <w:r>
          <w:delText xml:space="preserve"> </w:delText>
        </w:r>
      </w:del>
      <w:del w:id="2048" w:author="PR Preview" w:date="2026-01-01T00:00:00Z">
        <w:r>
          <w:delText xml:space="preserve">Zhou (2024)</w:delText>
        </w:r>
      </w:del>
      <w:del w:id="2049" w:author="PR Preview" w:date="2026-01-01T00:00:00Z">
        <w:r>
          <w:delText xml:space="preserve"> </w:delText>
        </w:r>
      </w:del>
      <w:del w:id="2050" w:author="PR Preview" w:date="2026-01-01T00:00:00Z">
        <w:r>
          <w:delText xml:space="preserve">states such a bound for Newton’s method in general;</w:delText>
        </w:r>
      </w:del>
      <w:del w:id="2051" w:author="PR Preview" w:date="2026-01-01T00:00:00Z">
        <w:r>
          <w:delText xml:space="preserve"> </w:delText>
        </w:r>
      </w:del>
      <w:del w:id="2052" w:author="PR Preview" w:date="2026-01-01T00:00:00Z">
        <w:r>
          <w:delText xml:space="preserve">it holds from starting points close enough to a minimizer where the Hessian is positive definite,</w:delText>
        </w:r>
      </w:del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delText xml:space="preserve">when near that minimizer the Hessian changes by at most a constant times the distance moved,</w:delText>
        </w:r>
      </w:del>
      <w:del w:id="2055" w:author="PR Preview" w:date="2026-01-01T00:00:00Z">
        <w:r>
          <w:delText xml:space="preserve"> </w:delText>
        </w:r>
      </w:del>
      <w:del w:id="2056" w:author="PR Preview" w:date="2026-01-01T00:00:00Z">
        <w:r>
          <w:delText xml:space="preserve">which these notes do not prove.</w:delText>
        </w:r>
      </w:del>
    </w:p>
    <w:p>
      <w:pPr>
        <w:pStyle w:val="FirstParagraph"/>
      </w:pPr>
      <w:ins w:id="2057" w:author="PR Preview" w:date="2026-01-01T00:00:00Z">
        <w:r>
          <w:t xml:space="preserve">So near</w:t>
        </w:r>
      </w:ins>
      <w:ins w:id="2058" w:author="PR Preview" w:date="2026-01-01T00:00:00Z">
        <w:r>
          <w:t xml:space="preserve"> </w:t>
        </w:r>
      </w:ins>
      <m:oMath>
        <m:r>
          <m:t>2</m:t>
        </m:r>
      </m:oMath>
      <w:ins w:id="2059" w:author="PR Preview" w:date="2026-01-01T00:00:00Z">
        <w:r>
          <w:t xml:space="preserve"> </w:t>
        </w:r>
      </w:ins>
      <w:ins w:id="2060" w:author="PR Preview" w:date="2026-01-01T00:00:00Z">
        <w:r>
          <w:t xml:space="preserve">the error is roughly squared and divided by</w:t>
        </w:r>
      </w:ins>
      <w:ins w:id="2061" w:author="PR Preview" w:date="2026-01-01T00:00:00Z">
        <w:r>
          <w:t xml:space="preserve"> </w:t>
        </w:r>
      </w:ins>
      <m:oMath>
        <m:r>
          <m:t>4</m:t>
        </m:r>
      </m:oMath>
      <w:ins w:id="2062" w:author="PR Preview" w:date="2026-01-01T00:00:00Z">
        <w:r>
          <w:t xml:space="preserve"> </w:t>
        </w:r>
      </w:ins>
      <w:ins w:id="2063" w:author="PR Preview" w:date="2026-01-01T00:00:00Z">
        <w:r>
          <w:t xml:space="preserve">at each step:</w:t>
        </w:r>
      </w:ins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the errors are</w:t>
        </w:r>
      </w:ins>
      <w:ins w:id="2066" w:author="PR Preview" w:date="2026-01-01T00:00:00Z">
        <w:r>
          <w:t xml:space="preserve"> </w:t>
        </w:r>
      </w:ins>
      <m:oMath>
        <m:r>
          <m:t>0.05</m:t>
        </m:r>
      </m:oMath>
      <w:ins w:id="2067" w:author="PR Preview" w:date="2026-01-01T00:00:00Z">
        <w:r>
          <w:t xml:space="preserve">, then</w:t>
        </w:r>
      </w:ins>
      <w:ins w:id="2068" w:author="PR Preview" w:date="2026-01-01T00:00:00Z">
        <w:r>
          <w:t xml:space="preserve"> </w:t>
        </w:r>
      </w:ins>
      <m:oMath>
        <m:r>
          <m:t>0.00061</m:t>
        </m:r>
      </m:oMath>
      <w:ins w:id="2069" w:author="PR Preview" w:date="2026-01-01T00:00:00Z">
        <w:r>
          <w:t xml:space="preserve">, then</w:t>
        </w:r>
      </w:ins>
      <w:ins w:id="2070" w:author="PR Preview" w:date="2026-01-01T00:00:00Z">
        <w:r>
          <w:t xml:space="preserve"> </w:t>
        </w:r>
      </w:ins>
      <m:oMath>
        <m:r>
          <m:t>0.000000093</m:t>
        </m:r>
      </m:oMath>
      <w:ins w:id="2071" w:author="PR Preview" w:date="2026-01-01T00:00:00Z">
        <w:r>
          <w:t xml:space="preserve">,</w:t>
        </w:r>
      </w:ins>
      <w:ins w:id="2072" w:author="PR Preview" w:date="2026-01-01T00:00:00Z">
        <w:r>
          <w:t xml:space="preserve"> </w:t>
        </w:r>
      </w:ins>
      <w:ins w:id="2073" w:author="PR Preview" w:date="2026-01-01T00:00:00Z">
        <w:r>
          <w:t xml:space="preserve">and</w:t>
        </w:r>
      </w:ins>
      <w:ins w:id="2074" w:author="PR Preview" w:date="2026-01-01T00:00:00Z">
        <w:r>
          <w:t xml:space="preserve"> </w:t>
        </w:r>
      </w:ins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ins w:id="2075" w:author="PR Preview" w:date="2026-01-01T00:00:00Z">
        <w:r>
          <w:t xml:space="preserve">.</w:t>
        </w:r>
      </w:ins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The iterates converge quadratically (</w:t>
        </w:r>
      </w:ins>
      <w:hyperlink w:anchor="def-quadratic-convergence">
        <w:ins w:id="2078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2079" w:author="PR Preview" w:date="2026-01-01T00:00:00Z">
        <w:r>
          <w:t xml:space="preserve">):</w:t>
        </w:r>
      </w:ins>
      <w:ins w:id="208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2081" w:author="PR Preview" w:date="2026-01-01T00:00:00Z">
        <w:r>
          <w:t xml:space="preserve"> </w:t>
        </w:r>
      </w:ins>
      <w:ins w:id="2082" w:author="PR Preview" w:date="2026-01-01T00:00:00Z">
        <w:r>
          <w:t xml:space="preserve">works for every</w:t>
        </w:r>
      </w:ins>
      <w:ins w:id="208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ins w:id="2084" w:author="PR Preview" w:date="2026-01-01T00:00:00Z">
        <w:r>
          <w:t xml:space="preserve">, since then</w:t>
        </w:r>
      </w:ins>
      <w:ins w:id="2085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2086" w:author="PR Preview" w:date="2026-01-01T00:00:00Z">
        <w:r>
          <w:t xml:space="preserve">,</w:t>
        </w:r>
      </w:ins>
      <w:ins w:id="2087" w:author="PR Preview" w:date="2026-01-01T00:00:00Z">
        <w:r>
          <w:t xml:space="preserve"> </w:t>
        </w:r>
      </w:ins>
      <w:ins w:id="2088" w:author="PR Preview" w:date="2026-01-01T00:00:00Z">
        <w:r>
          <w:t xml:space="preserve">and every iterate from</w:t>
        </w:r>
      </w:ins>
      <w:ins w:id="2089" w:author="PR Preview" w:date="2026-01-01T00:00:00Z">
        <w:r>
          <w:t xml:space="preserve"> </w:t>
        </w:r>
      </w:ins>
      <m:oMath>
        <m:r>
          <m:t>2.5</m:t>
        </m:r>
      </m:oMath>
      <w:ins w:id="2090" w:author="PR Preview" w:date="2026-01-01T00:00:00Z">
        <w:r>
          <w:t xml:space="preserve"> </w:t>
        </w:r>
      </w:ins>
      <w:ins w:id="2091" w:author="PR Preview" w:date="2026-01-01T00:00:00Z">
        <w:r>
          <w:t xml:space="preserve">is at least</w:t>
        </w:r>
      </w:ins>
      <w:ins w:id="2092" w:author="PR Preview" w:date="2026-01-01T00:00:00Z">
        <w:r>
          <w:t xml:space="preserve"> </w:t>
        </w:r>
      </w:ins>
      <m:oMath>
        <m:r>
          <m:t>2</m:t>
        </m:r>
      </m:oMath>
      <w:ins w:id="2093" w:author="PR Preview" w:date="2026-01-01T00:00:00Z">
        <w:r>
          <w:t xml:space="preserve">, since the identity makes</w:t>
        </w:r>
      </w:ins>
      <w:ins w:id="209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whenever</w:t>
        </w:r>
      </w:ins>
      <w:ins w:id="209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ins w:id="2098" w:author="PR Preview" w:date="2026-01-01T00:00:00Z">
        <w:r>
          <w:t xml:space="preserve">.</w:t>
        </w:r>
      </w:ins>
      <w:ins w:id="2099" w:author="PR Preview" w:date="2026-01-01T00:00:00Z">
        <w:r>
          <w:t xml:space="preserve"> </w:t>
        </w:r>
      </w:ins>
      <w:ins w:id="2100" w:author="PR Preview" w:date="2026-01-01T00:00:00Z">
        <w:r>
          <w:t xml:space="preserve">Zhou (2024)</w:t>
        </w:r>
      </w:ins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states such a bound for Newton’s method in general;</w:t>
        </w:r>
      </w:ins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it holds from starting points close enough to a minimizer where the Hessian is positive definite,</w:t>
        </w:r>
      </w:ins>
      <w:ins w:id="2105" w:author="PR Preview" w:date="2026-01-01T00:00:00Z">
        <w:r>
          <w:t xml:space="preserve"> </w:t>
        </w:r>
      </w:ins>
      <w:ins w:id="2106" w:author="PR Preview" w:date="2026-01-01T00:00:00Z">
        <w:r>
          <w:t xml:space="preserve">when near that minimizer the Hessian changes by at most a constant times the distance moved,</w:t>
        </w:r>
      </w:ins>
      <w:ins w:id="2107" w:author="PR Preview" w:date="2026-01-01T00:00:00Z">
        <w:r>
          <w:t xml:space="preserve"> </w:t>
        </w:r>
      </w:ins>
      <w:ins w:id="2108" w:author="PR Preview" w:date="2026-01-01T00:00:00Z">
        <w:r>
          <w:t xml:space="preserve">which these notes do not prove.</w:t>
        </w:r>
      </w:ins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del w:id="2109" w:author="PR Preview" w:date="2026-01-01T00:00:00Z">
        <w:r>
          <w:rPr>
            <w:b/>
            <w:bCs/>
          </w:rPr>
          <w:delText xml:space="preserve">Theorem 13 (Newton’s method minimizes a quadratic in one step)</w:delText>
        </w:r>
      </w:del>
      <w:del w:id="2110" w:author="PR Preview" w:date="2026-01-01T00:00:00Z">
        <w:r>
          <w:delText xml:space="preserve"> </w:delText>
        </w:r>
      </w:del>
      <w:del w:id="2111" w:author="PR Preview" w:date="2026-01-01T00:00:00Z">
        <w:r>
          <w:delText xml:space="preserve">Let</w:delText>
        </w:r>
      </w:del>
      <w:del w:id="211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2113" w:author="PR Preview" w:date="2026-01-01T00:00:00Z">
        <w:r>
          <w:delText xml:space="preserve"> </w:delText>
        </w:r>
      </w:del>
      <w:del w:id="2114" w:author="PR Preview" w:date="2026-01-01T00:00:00Z">
        <w:r>
          <w:delText xml:space="preserve">be a</w:delText>
        </w:r>
      </w:del>
      <w:del w:id="211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116" w:author="PR Preview" w:date="2026-01-01T00:00:00Z">
        <w:r>
          <w:delText xml:space="preserve"> </w:delText>
        </w:r>
      </w:del>
      <w:hyperlink r:id="rId64">
        <w:del w:id="2117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2118" w:author="PR Preview" w:date="2026-01-01T00:00:00Z">
        <w:r>
          <w:delText xml:space="preserve"> </w:delText>
        </w:r>
      </w:del>
      <w:del w:id="2119" w:author="PR Preview" w:date="2026-01-01T00:00:00Z">
        <w:r>
          <w:delText xml:space="preserve">matrix,</w:delText>
        </w:r>
      </w:del>
      <w:del w:id="212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121" w:author="PR Preview" w:date="2026-01-01T00:00:00Z">
        <w:r>
          <w:delText xml:space="preserve">,</w:delText>
        </w:r>
      </w:del>
      <w:del w:id="2122" w:author="PR Preview" w:date="2026-01-01T00:00:00Z">
        <w:r>
          <w:delText xml:space="preserve"> </w:delText>
        </w:r>
      </w:del>
      <w:del w:id="2123" w:author="PR Preview" w:date="2026-01-01T00:00:00Z">
        <w:r>
          <w:delText xml:space="preserve">and</w:delText>
        </w:r>
      </w:del>
      <w:del w:id="212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del w:id="2125" w:author="PR Preview" w:date="2026-01-01T00:00:00Z">
        <w:r>
          <w:delText xml:space="preserve">.</w:delText>
        </w:r>
      </w:del>
      <w:del w:id="2126" w:author="PR Preview" w:date="2026-01-01T00:00:00Z">
        <w:r>
          <w:delText xml:space="preserve"> </w:delText>
        </w:r>
      </w:del>
      <w:del w:id="2127" w:author="PR Preview" w:date="2026-01-01T00:00:00Z">
        <w:r>
          <w:delText xml:space="preserve">From any</w:delText>
        </w:r>
      </w:del>
      <w:del w:id="212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2129" w:author="PR Preview" w:date="2026-01-01T00:00:00Z">
        <w:r>
          <w:delText xml:space="preserve">, Newton’s method (</w:delText>
        </w:r>
      </w:del>
      <w:hyperlink w:anchor="def-newton-method">
        <w:del w:id="2130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2131" w:author="PR Preview" w:date="2026-01-01T00:00:00Z">
        <w:r>
          <w:delText xml:space="preserve">) gives</w:delText>
        </w:r>
      </w:del>
      <w:del w:id="213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del w:id="2133" w:author="PR Preview" w:date="2026-01-01T00:00:00Z">
        <w:r>
          <w:delText xml:space="preserve">,</w:delText>
        </w:r>
      </w:del>
      <w:del w:id="2134" w:author="PR Preview" w:date="2026-01-01T00:00:00Z">
        <w:r>
          <w:delText xml:space="preserve"> </w:delText>
        </w:r>
      </w:del>
      <w:del w:id="2135" w:author="PR Preview" w:date="2026-01-01T00:00:00Z">
        <w:r>
          <w:delText xml:space="preserve">the unique minimizer of</w:delText>
        </w:r>
      </w:del>
      <w:del w:id="2136" w:author="PR Preview" w:date="2026-01-01T00:00:00Z">
        <w:r>
          <w:delText xml:space="preserve"> </w:delText>
        </w:r>
      </w:del>
      <m:oMath>
        <m:r>
          <m:t>f</m:t>
        </m:r>
      </m:oMath>
      <w:del w:id="2137" w:author="PR Preview" w:date="2026-01-01T00:00:00Z">
        <w:r>
          <w:delText xml:space="preserve">.</w:delText>
        </w:r>
      </w:del>
    </w:p>
    <w:p>
      <w:pPr>
        <w:pStyle w:val="BodyText"/>
      </w:pPr>
      <w:ins w:id="2138" w:author="PR Preview" w:date="2026-01-01T00:00:00Z">
        <w:r>
          <w:rPr>
            <w:b/>
            <w:bCs/>
          </w:rPr>
          <w:t xml:space="preserve">Theorem 13 (Newton’s method minimizes a quadratic in one step)</w:t>
        </w:r>
      </w:ins>
      <w:ins w:id="2139" w:author="PR Preview" w:date="2026-01-01T00:00:00Z">
        <w:r>
          <w:t xml:space="preserve"> </w:t>
        </w:r>
      </w:ins>
      <w:ins w:id="2140" w:author="PR Preview" w:date="2026-01-01T00:00:00Z">
        <w:r>
          <w:t xml:space="preserve">Let</w:t>
        </w:r>
      </w:ins>
      <w:ins w:id="2141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2142" w:author="PR Preview" w:date="2026-01-01T00:00:00Z">
        <w:r>
          <w:t xml:space="preserve"> </w:t>
        </w:r>
      </w:ins>
      <w:ins w:id="2143" w:author="PR Preview" w:date="2026-01-01T00:00:00Z">
        <w:r>
          <w:t xml:space="preserve">be a</w:t>
        </w:r>
      </w:ins>
      <w:ins w:id="214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145" w:author="PR Preview" w:date="2026-01-01T00:00:00Z">
        <w:r>
          <w:t xml:space="preserve"> </w:t>
        </w:r>
      </w:ins>
      <w:hyperlink r:id="rId64">
        <w:ins w:id="2146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2147" w:author="PR Preview" w:date="2026-01-01T00:00:00Z">
        <w:r>
          <w:t xml:space="preserve"> </w:t>
        </w:r>
      </w:ins>
      <w:ins w:id="2148" w:author="PR Preview" w:date="2026-01-01T00:00:00Z">
        <w:r>
          <w:t xml:space="preserve">matrix,</w:t>
        </w:r>
      </w:ins>
      <w:ins w:id="214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150" w:author="PR Preview" w:date="2026-01-01T00:00:00Z">
        <w:r>
          <w:t xml:space="preserve">,</w:t>
        </w:r>
      </w:ins>
      <w:ins w:id="2151" w:author="PR Preview" w:date="2026-01-01T00:00:00Z">
        <w:r>
          <w:t xml:space="preserve"> </w:t>
        </w:r>
      </w:ins>
      <w:ins w:id="2152" w:author="PR Preview" w:date="2026-01-01T00:00:00Z">
        <w:r>
          <w:t xml:space="preserve">and</w:t>
        </w:r>
      </w:ins>
      <w:ins w:id="215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ins w:id="2154" w:author="PR Preview" w:date="2026-01-01T00:00:00Z">
        <w:r>
          <w:t xml:space="preserve">.</w:t>
        </w:r>
      </w:ins>
      <w:ins w:id="2155" w:author="PR Preview" w:date="2026-01-01T00:00:00Z">
        <w:r>
          <w:t xml:space="preserve"> </w:t>
        </w:r>
      </w:ins>
      <w:ins w:id="2156" w:author="PR Preview" w:date="2026-01-01T00:00:00Z">
        <w:r>
          <w:t xml:space="preserve">From any</w:t>
        </w:r>
      </w:ins>
      <w:ins w:id="2157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2158" w:author="PR Preview" w:date="2026-01-01T00:00:00Z">
        <w:r>
          <w:t xml:space="preserve">, Newton’s method (</w:t>
        </w:r>
      </w:ins>
      <w:hyperlink w:anchor="def-newton-method">
        <w:ins w:id="215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2160" w:author="PR Preview" w:date="2026-01-01T00:00:00Z">
        <w:r>
          <w:t xml:space="preserve">) gives</w:t>
        </w:r>
      </w:ins>
      <w:ins w:id="216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ins w:id="2162" w:author="PR Preview" w:date="2026-01-01T00:00:00Z">
        <w:r>
          <w:t xml:space="preserve">,</w:t>
        </w:r>
      </w:ins>
      <w:ins w:id="2163" w:author="PR Preview" w:date="2026-01-01T00:00:00Z">
        <w:r>
          <w:t xml:space="preserve"> </w:t>
        </w:r>
      </w:ins>
      <w:ins w:id="2164" w:author="PR Preview" w:date="2026-01-01T00:00:00Z">
        <w:r>
          <w:t xml:space="preserve">the unique minimizer of</w:t>
        </w:r>
      </w:ins>
      <w:ins w:id="2165" w:author="PR Preview" w:date="2026-01-01T00:00:00Z">
        <w:r>
          <w:t xml:space="preserve"> </w:t>
        </w:r>
      </w:ins>
      <m:oMath>
        <m:r>
          <m:t>f</m:t>
        </m:r>
      </m:oMath>
      <w:ins w:id="2166" w:author="PR Preview" w:date="2026-01-01T00:00:00Z">
        <w:r>
          <w:t xml:space="preserve">.</w:t>
        </w:r>
      </w:ins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del w:id="2167" w:author="PR Preview" w:date="2026-01-01T00:00:00Z">
        <w:r>
          <w:rPr>
            <w:b/>
            <w:bCs/>
          </w:rPr>
          <w:delText xml:space="preserve">Definition 17 (Gradient descent)</w:delText>
        </w:r>
      </w:del>
      <w:del w:id="2168" w:author="PR Preview" w:date="2026-01-01T00:00:00Z">
        <w:r>
          <w:delText xml:space="preserve"> </w:delText>
        </w:r>
      </w:del>
      <w:del w:id="2169" w:author="PR Preview" w:date="2026-01-01T00:00:00Z">
        <w:r>
          <w:delText xml:space="preserve">Let</w:delText>
        </w:r>
      </w:del>
      <w:del w:id="217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171" w:author="PR Preview" w:date="2026-01-01T00:00:00Z">
        <w:r>
          <w:delText xml:space="preserve"> </w:delText>
        </w:r>
      </w:del>
      <w:del w:id="2172" w:author="PR Preview" w:date="2026-01-01T00:00:00Z">
        <w:r>
          <w:delText xml:space="preserve">have first partial derivatives,</w:delText>
        </w:r>
      </w:del>
      <w:del w:id="2173" w:author="PR Preview" w:date="2026-01-01T00:00:00Z">
        <w:r>
          <w:delText xml:space="preserve"> </w:delText>
        </w:r>
      </w:del>
      <w:del w:id="2174" w:author="PR Preview" w:date="2026-01-01T00:00:00Z">
        <w:r>
          <w:delText xml:space="preserve">let</w:delText>
        </w:r>
      </w:del>
      <w:del w:id="2175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2176" w:author="PR Preview" w:date="2026-01-01T00:00:00Z">
        <w:r>
          <w:delText xml:space="preserve"> </w:delText>
        </w:r>
      </w:del>
      <w:del w:id="2177" w:author="PR Preview" w:date="2026-01-01T00:00:00Z">
        <w:r>
          <w:delText xml:space="preserve">be a starting point,</w:delText>
        </w:r>
      </w:del>
      <w:del w:id="2178" w:author="PR Preview" w:date="2026-01-01T00:00:00Z">
        <w:r>
          <w:delText xml:space="preserve"> </w:delText>
        </w:r>
      </w:del>
      <w:del w:id="2179" w:author="PR Preview" w:date="2026-01-01T00:00:00Z">
        <w:r>
          <w:delText xml:space="preserve">and let</w:delText>
        </w:r>
      </w:del>
      <w:del w:id="2180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181" w:author="PR Preview" w:date="2026-01-01T00:00:00Z">
        <w:r>
          <w:delText xml:space="preserve"> </w:delText>
        </w:r>
      </w:del>
      <w:del w:id="2182" w:author="PR Preview" w:date="2026-01-01T00:00:00Z">
        <w:r>
          <w:delText xml:space="preserve">be positive</w:delText>
        </w:r>
      </w:del>
      <w:del w:id="2183" w:author="PR Preview" w:date="2026-01-01T00:00:00Z">
        <w:r>
          <w:delText xml:space="preserve"> </w:delText>
        </w:r>
      </w:del>
      <w:del w:id="2184" w:author="PR Preview" w:date="2026-01-01T00:00:00Z">
        <w:r>
          <w:rPr>
            <w:b/>
            <w:bCs/>
          </w:rPr>
          <w:delText xml:space="preserve">step lengths</w:delText>
        </w:r>
      </w:del>
      <w:del w:id="2185" w:author="PR Preview" w:date="2026-01-01T00:00:00Z">
        <w:r>
          <w:delText xml:space="preserve">.</w:delText>
        </w:r>
      </w:del>
      <w:del w:id="2186" w:author="PR Preview" w:date="2026-01-01T00:00:00Z">
        <w:r>
          <w:delText xml:space="preserve"> </w:delText>
        </w:r>
      </w:del>
      <w:del w:id="2187" w:author="PR Preview" w:date="2026-01-01T00:00:00Z">
        <w:r>
          <w:rPr>
            <w:b/>
            <w:bCs/>
          </w:rPr>
          <w:delText xml:space="preserve">Gradient descent</w:delText>
        </w:r>
      </w:del>
      <w:del w:id="2188" w:author="PR Preview" w:date="2026-01-01T00:00:00Z">
        <w:r>
          <w:delText xml:space="preserve"> </w:delText>
        </w:r>
      </w:del>
      <w:del w:id="2189" w:author="PR Preview" w:date="2026-01-01T00:00:00Z">
        <w:r>
          <w:delText xml:space="preserve">computes, for</w:delText>
        </w:r>
      </w:del>
      <w:del w:id="219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191" w:author="PR Preview" w:date="2026-01-01T00:00:00Z">
        <w:r>
          <w:delText xml:space="preserve">,</w:delText>
        </w:r>
      </w:del>
    </w:p>
    <w:p>
      <w:pPr>
        <w:pStyle w:val="BodyText"/>
      </w:pPr>
      <w:ins w:id="2192" w:author="PR Preview" w:date="2026-01-01T00:00:00Z">
        <w:r>
          <w:rPr>
            <w:b/>
            <w:bCs/>
          </w:rPr>
          <w:t xml:space="preserve">Definition 26 (Gradient descent)</w:t>
        </w:r>
      </w:ins>
      <w:ins w:id="2193" w:author="PR Preview" w:date="2026-01-01T00:00:00Z">
        <w:r>
          <w:t xml:space="preserve"> </w:t>
        </w:r>
      </w:ins>
      <w:ins w:id="2194" w:author="PR Preview" w:date="2026-01-01T00:00:00Z">
        <w:r>
          <w:t xml:space="preserve">Let</w:t>
        </w:r>
      </w:ins>
      <w:ins w:id="219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196" w:author="PR Preview" w:date="2026-01-01T00:00:00Z">
        <w:r>
          <w:t xml:space="preserve"> </w:t>
        </w:r>
      </w:ins>
      <w:ins w:id="2197" w:author="PR Preview" w:date="2026-01-01T00:00:00Z">
        <w:r>
          <w:t xml:space="preserve">have first partial derivatives,</w:t>
        </w:r>
      </w:ins>
      <w:ins w:id="2198" w:author="PR Preview" w:date="2026-01-01T00:00:00Z">
        <w:r>
          <w:t xml:space="preserve"> </w:t>
        </w:r>
      </w:ins>
      <w:ins w:id="2199" w:author="PR Preview" w:date="2026-01-01T00:00:00Z">
        <w:r>
          <w:t xml:space="preserve">let</w:t>
        </w:r>
      </w:ins>
      <w:ins w:id="2200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be a starting point,</w:t>
        </w:r>
      </w:ins>
      <w:ins w:id="2203" w:author="PR Preview" w:date="2026-01-01T00:00:00Z">
        <w:r>
          <w:t xml:space="preserve"> </w:t>
        </w:r>
      </w:ins>
      <w:ins w:id="2204" w:author="PR Preview" w:date="2026-01-01T00:00:00Z">
        <w:r>
          <w:t xml:space="preserve">and let</w:t>
        </w:r>
      </w:ins>
      <w:ins w:id="2205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206" w:author="PR Preview" w:date="2026-01-01T00:00:00Z">
        <w:r>
          <w:t xml:space="preserve"> </w:t>
        </w:r>
      </w:ins>
      <w:ins w:id="2207" w:author="PR Preview" w:date="2026-01-01T00:00:00Z">
        <w:r>
          <w:t xml:space="preserve">be positive</w:t>
        </w:r>
      </w:ins>
      <w:ins w:id="2208" w:author="PR Preview" w:date="2026-01-01T00:00:00Z">
        <w:r>
          <w:t xml:space="preserve"> </w:t>
        </w:r>
      </w:ins>
      <w:ins w:id="2209" w:author="PR Preview" w:date="2026-01-01T00:00:00Z">
        <w:r>
          <w:rPr>
            <w:b/>
            <w:bCs/>
          </w:rPr>
          <w:t xml:space="preserve">step lengths</w:t>
        </w:r>
      </w:ins>
      <w:ins w:id="2210" w:author="PR Preview" w:date="2026-01-01T00:00:00Z">
        <w:r>
          <w:t xml:space="preserve">.</w:t>
        </w:r>
      </w:ins>
      <w:ins w:id="2211" w:author="PR Preview" w:date="2026-01-01T00:00:00Z">
        <w:r>
          <w:t xml:space="preserve"> </w:t>
        </w:r>
      </w:ins>
      <w:ins w:id="2212" w:author="PR Preview" w:date="2026-01-01T00:00:00Z">
        <w:r>
          <w:rPr>
            <w:b/>
            <w:bCs/>
          </w:rPr>
          <w:t xml:space="preserve">Gradient descent</w:t>
        </w:r>
      </w:ins>
      <w:ins w:id="2213" w:author="PR Preview" w:date="2026-01-01T00:00:00Z">
        <w:r>
          <w:t xml:space="preserve"> </w:t>
        </w:r>
      </w:ins>
      <w:ins w:id="2214" w:author="PR Preview" w:date="2026-01-01T00:00:00Z">
        <w:r>
          <w:t xml:space="preserve">computes, for</w:t>
        </w:r>
      </w:ins>
      <w:ins w:id="221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21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del w:id="2217" w:author="PR Preview" w:date="2026-01-01T00:00:00Z">
        <w:r>
          <w:rPr>
            <w:i/>
            <w:iCs/>
          </w:rPr>
          <w:delText xml:space="preserve">Remark 4</w:delText>
        </w:r>
      </w:del>
      <w:del w:id="2218" w:author="PR Preview" w:date="2026-01-01T00:00:00Z">
        <w:r>
          <w:delText xml:space="preserve"> (Gradient descent as Newton’s method with a simpler Hessian). </w:delText>
        </w:r>
      </w:del>
      <w:del w:id="2219" w:author="PR Preview" w:date="2026-01-01T00:00:00Z">
        <w:r>
          <w:delText xml:space="preserve">Gradient descent (</w:delText>
        </w:r>
      </w:del>
      <w:hyperlink w:anchor="def-gradient-descent">
        <w:del w:id="2220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2221" w:author="PR Preview" w:date="2026-01-01T00:00:00Z">
        <w:r>
          <w:delText xml:space="preserve">) is Newton’s method (</w:delText>
        </w:r>
      </w:del>
      <w:hyperlink w:anchor="def-newton-method">
        <w:del w:id="2222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2223" w:author="PR Preview" w:date="2026-01-01T00:00:00Z">
        <w:r>
          <w:delText xml:space="preserve">) with the Hessian replaced by</w:delText>
        </w:r>
      </w:del>
      <w:del w:id="2224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2225" w:author="PR Preview" w:date="2026-01-01T00:00:00Z">
        <w:r>
          <w:delText xml:space="preserve">,</w:delText>
        </w:r>
      </w:del>
      <w:del w:id="2226" w:author="PR Preview" w:date="2026-01-01T00:00:00Z">
        <w:r>
          <w:delText xml:space="preserve"> </w:delText>
        </w:r>
      </w:del>
      <w:del w:id="2227" w:author="PR Preview" w:date="2026-01-01T00:00:00Z">
        <w:r>
          <w:delText xml:space="preserve">so it needs no second derivatives.</w:delText>
        </w:r>
      </w:del>
    </w:p>
    <w:p>
      <w:pPr>
        <w:pStyle w:val="BodyText"/>
      </w:pPr>
      <w:del w:id="2228" w:author="PR Preview" w:date="2026-01-01T00:00:00Z">
        <w:r>
          <w:rPr>
            <w:b/>
            <w:bCs/>
          </w:rPr>
          <w:delText xml:space="preserve">Definition 18 (Line search and exact line search)</w:delText>
        </w:r>
      </w:del>
      <w:del w:id="2229" w:author="PR Preview" w:date="2026-01-01T00:00:00Z">
        <w:r>
          <w:delText xml:space="preserve"> </w:delText>
        </w:r>
      </w:del>
      <w:del w:id="2230" w:author="PR Preview" w:date="2026-01-01T00:00:00Z">
        <w:r>
          <w:delText xml:space="preserve">In gradient descent (</w:delText>
        </w:r>
      </w:del>
      <w:hyperlink w:anchor="def-gradient-descent">
        <w:del w:id="2231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2232" w:author="PR Preview" w:date="2026-01-01T00:00:00Z">
        <w:r>
          <w:delText xml:space="preserve">),</w:delText>
        </w:r>
      </w:del>
      <w:del w:id="2233" w:author="PR Preview" w:date="2026-01-01T00:00:00Z">
        <w:r>
          <w:delText xml:space="preserve"> </w:delText>
        </w:r>
      </w:del>
      <w:del w:id="2234" w:author="PR Preview" w:date="2026-01-01T00:00:00Z">
        <w:r>
          <w:delText xml:space="preserve">a</w:delText>
        </w:r>
      </w:del>
      <w:del w:id="2235" w:author="PR Preview" w:date="2026-01-01T00:00:00Z">
        <w:r>
          <w:delText xml:space="preserve"> </w:delText>
        </w:r>
      </w:del>
      <w:del w:id="2236" w:author="PR Preview" w:date="2026-01-01T00:00:00Z">
        <w:r>
          <w:rPr>
            <w:b/>
            <w:bCs/>
          </w:rPr>
          <w:delText xml:space="preserve">line search</w:delText>
        </w:r>
      </w:del>
      <w:del w:id="2237" w:author="PR Preview" w:date="2026-01-01T00:00:00Z">
        <w:r>
          <w:delText xml:space="preserve"> </w:delText>
        </w:r>
      </w:del>
      <w:del w:id="2238" w:author="PR Preview" w:date="2026-01-01T00:00:00Z">
        <w:r>
          <w:delText xml:space="preserve">is a rule that chooses the step length</w:delText>
        </w:r>
      </w:del>
      <w:del w:id="2239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2240" w:author="PR Preview" w:date="2026-01-01T00:00:00Z">
        <w:r>
          <w:delText xml:space="preserve"> </w:delText>
        </w:r>
      </w:del>
      <w:del w:id="2241" w:author="PR Preview" w:date="2026-01-01T00:00:00Z">
        <w:r>
          <w:delText xml:space="preserve">by examining the values of</w:delText>
        </w:r>
      </w:del>
      <w:del w:id="2242" w:author="PR Preview" w:date="2026-01-01T00:00:00Z">
        <w:r>
          <w:delText xml:space="preserve"> </w:delText>
        </w:r>
      </w:del>
      <m:oMath>
        <m:r>
          <m:t>f</m:t>
        </m:r>
      </m:oMath>
      <w:del w:id="2243" w:author="PR Preview" w:date="2026-01-01T00:00:00Z">
        <w:r>
          <w:delText xml:space="preserve"> </w:delText>
        </w:r>
      </w:del>
      <w:del w:id="2244" w:author="PR Preview" w:date="2026-01-01T00:00:00Z">
        <w:r>
          <w:delText xml:space="preserve">along the line</w:delText>
        </w:r>
      </w:del>
      <w:del w:id="224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del w:id="2246" w:author="PR Preview" w:date="2026-01-01T00:00:00Z">
        <w:r>
          <w:delText xml:space="preserve">.</w:delText>
        </w:r>
      </w:del>
      <w:del w:id="2247" w:author="PR Preview" w:date="2026-01-01T00:00:00Z">
        <w:r>
          <w:delText xml:space="preserve"> </w:delText>
        </w:r>
      </w:del>
      <w:del w:id="2248" w:author="PR Preview" w:date="2026-01-01T00:00:00Z">
        <w:r>
          <w:rPr>
            <w:b/>
            <w:bCs/>
          </w:rPr>
          <w:delText xml:space="preserve">Exact line search</w:delText>
        </w:r>
      </w:del>
      <w:del w:id="2249" w:author="PR Preview" w:date="2026-01-01T00:00:00Z">
        <w:r>
          <w:delText xml:space="preserve"> </w:delText>
        </w:r>
      </w:del>
      <w:del w:id="2250" w:author="PR Preview" w:date="2026-01-01T00:00:00Z">
        <w:r>
          <w:delText xml:space="preserve">is the line search that chooses</w:delText>
        </w:r>
      </w:del>
      <w:del w:id="2251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2252" w:author="PR Preview" w:date="2026-01-01T00:00:00Z">
        <w:r>
          <w:delText xml:space="preserve"> </w:delText>
        </w:r>
      </w:del>
      <w:del w:id="2253" w:author="PR Preview" w:date="2026-01-01T00:00:00Z">
        <w:r>
          <w:delText xml:space="preserve">to minimize</w:delText>
        </w:r>
      </w:del>
      <w:del w:id="225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del w:id="2255" w:author="PR Preview" w:date="2026-01-01T00:00:00Z">
        <w:r>
          <w:delText xml:space="preserve"> </w:delText>
        </w:r>
      </w:del>
      <w:del w:id="2256" w:author="PR Preview" w:date="2026-01-01T00:00:00Z">
        <w:r>
          <w:delText xml:space="preserve">over</w:delText>
        </w:r>
      </w:del>
      <w:del w:id="225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2258" w:author="PR Preview" w:date="2026-01-01T00:00:00Z">
        <w:r>
          <w:delText xml:space="preserve">.</w:delText>
        </w:r>
      </w:del>
    </w:p>
    <w:p>
      <w:pPr>
        <w:pStyle w:val="FirstParagraph"/>
      </w:pPr>
      <w:ins w:id="2259" w:author="PR Preview" w:date="2026-01-01T00:00:00Z">
        <w:r>
          <w:rPr>
            <w:i/>
            <w:iCs/>
          </w:rPr>
          <w:t xml:space="preserve">Remark 4</w:t>
        </w:r>
      </w:ins>
      <w:ins w:id="2260" w:author="PR Preview" w:date="2026-01-01T00:00:00Z">
        <w:r>
          <w:t xml:space="preserve"> (Gradient descent as Newton’s method with a simpler Hessian). </w:t>
        </w:r>
      </w:ins>
      <w:ins w:id="2261" w:author="PR Preview" w:date="2026-01-01T00:00:00Z">
        <w:r>
          <w:t xml:space="preserve">Gradient descent (</w:t>
        </w:r>
      </w:ins>
      <w:hyperlink w:anchor="def-gradient-descent">
        <w:ins w:id="2262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2263" w:author="PR Preview" w:date="2026-01-01T00:00:00Z">
        <w:r>
          <w:t xml:space="preserve">) is Newton’s method (</w:t>
        </w:r>
      </w:ins>
      <w:hyperlink w:anchor="def-newton-method">
        <w:ins w:id="2264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2265" w:author="PR Preview" w:date="2026-01-01T00:00:00Z">
        <w:r>
          <w:t xml:space="preserve">) with the Hessian replaced by</w:t>
        </w:r>
      </w:ins>
      <w:ins w:id="2266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267" w:author="PR Preview" w:date="2026-01-01T00:00:00Z">
        <w:r>
          <w:t xml:space="preserve">,</w:t>
        </w:r>
      </w:ins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so it needs no second derivatives.</w:t>
        </w:r>
      </w:ins>
    </w:p>
    <w:bookmarkEnd w:id="165"/>
    <w:bookmarkStart w:id="166" w:name="def-line-search"/>
    <w:p>
      <w:pPr>
        <w:pStyle w:val="BodyText"/>
      </w:pPr>
      <w:ins w:id="2270" w:author="PR Preview" w:date="2026-01-01T00:00:00Z">
        <w:r>
          <w:rPr>
            <w:b/>
            <w:bCs/>
          </w:rPr>
          <w:t xml:space="preserve">Definition 27 (Line search)</w:t>
        </w:r>
      </w:ins>
      <w:ins w:id="2271" w:author="PR Preview" w:date="2026-01-01T00:00:00Z">
        <w:r>
          <w:t xml:space="preserve"> </w:t>
        </w:r>
      </w:ins>
      <w:ins w:id="2272" w:author="PR Preview" w:date="2026-01-01T00:00:00Z">
        <w:r>
          <w:t xml:space="preserve">In gradient descent (</w:t>
        </w:r>
      </w:ins>
      <w:hyperlink w:anchor="def-gradient-descent">
        <w:ins w:id="2273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2274" w:author="PR Preview" w:date="2026-01-01T00:00:00Z">
        <w:r>
          <w:t xml:space="preserve">),</w:t>
        </w:r>
      </w:ins>
      <w:ins w:id="2275" w:author="PR Preview" w:date="2026-01-01T00:00:00Z">
        <w:r>
          <w:t xml:space="preserve"> </w:t>
        </w:r>
      </w:ins>
      <w:ins w:id="2276" w:author="PR Preview" w:date="2026-01-01T00:00:00Z">
        <w:r>
          <w:t xml:space="preserve">a</w:t>
        </w:r>
      </w:ins>
      <w:ins w:id="2277" w:author="PR Preview" w:date="2026-01-01T00:00:00Z">
        <w:r>
          <w:t xml:space="preserve"> </w:t>
        </w:r>
      </w:ins>
      <w:ins w:id="2278" w:author="PR Preview" w:date="2026-01-01T00:00:00Z">
        <w:r>
          <w:rPr>
            <w:b/>
            <w:bCs/>
          </w:rPr>
          <w:t xml:space="preserve">line search</w:t>
        </w:r>
      </w:ins>
      <w:ins w:id="2279" w:author="PR Preview" w:date="2026-01-01T00:00:00Z">
        <w:r>
          <w:t xml:space="preserve"> </w:t>
        </w:r>
      </w:ins>
      <w:ins w:id="2280" w:author="PR Preview" w:date="2026-01-01T00:00:00Z">
        <w:r>
          <w:t xml:space="preserve">is a rule that chooses the step length</w:t>
        </w:r>
      </w:ins>
      <w:ins w:id="2281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by examining the values of</w:t>
        </w:r>
      </w:ins>
      <w:ins w:id="2284" w:author="PR Preview" w:date="2026-01-01T00:00:00Z">
        <w:r>
          <w:t xml:space="preserve"> </w:t>
        </w:r>
      </w:ins>
      <m:oMath>
        <m:r>
          <m:t>f</m:t>
        </m:r>
      </m:oMath>
      <w:ins w:id="2285" w:author="PR Preview" w:date="2026-01-01T00:00:00Z">
        <w:r>
          <w:t xml:space="preserve"> </w:t>
        </w:r>
      </w:ins>
      <w:ins w:id="2286" w:author="PR Preview" w:date="2026-01-01T00:00:00Z">
        <w:r>
          <w:t xml:space="preserve">along the line</w:t>
        </w:r>
      </w:ins>
      <w:ins w:id="228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ins w:id="2288" w:author="PR Preview" w:date="2026-01-01T00:00:00Z">
        <w:r>
          <w:t xml:space="preserve">.</w:t>
        </w:r>
      </w:ins>
    </w:p>
    <w:bookmarkEnd w:id="166"/>
    <w:bookmarkStart w:id="167" w:name="def-exact-line-search"/>
    <w:p>
      <w:pPr>
        <w:pStyle w:val="BodyText"/>
      </w:pPr>
      <w:ins w:id="2289" w:author="PR Preview" w:date="2026-01-01T00:00:00Z">
        <w:r>
          <w:rPr>
            <w:b/>
            <w:bCs/>
          </w:rPr>
          <w:t xml:space="preserve">Definition 28 (Exact line search)</w:t>
        </w:r>
      </w:ins>
      <w:ins w:id="2290" w:author="PR Preview" w:date="2026-01-01T00:00:00Z">
        <w:r>
          <w:t xml:space="preserve"> </w:t>
        </w:r>
      </w:ins>
      <w:ins w:id="2291" w:author="PR Preview" w:date="2026-01-01T00:00:00Z">
        <w:r>
          <w:rPr>
            <w:b/>
            <w:bCs/>
          </w:rPr>
          <w:t xml:space="preserve">Exact line search</w:t>
        </w:r>
      </w:ins>
      <w:ins w:id="2292" w:author="PR Preview" w:date="2026-01-01T00:00:00Z">
        <w:r>
          <w:t xml:space="preserve"> </w:t>
        </w:r>
      </w:ins>
      <w:ins w:id="2293" w:author="PR Preview" w:date="2026-01-01T00:00:00Z">
        <w:r>
          <w:t xml:space="preserve">is the line search (</w:t>
        </w:r>
      </w:ins>
      <w:hyperlink w:anchor="def-line-search">
        <w:ins w:id="2294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2295" w:author="PR Preview" w:date="2026-01-01T00:00:00Z">
        <w:r>
          <w:t xml:space="preserve">) that chooses</w:t>
        </w:r>
      </w:ins>
      <w:ins w:id="2296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2297" w:author="PR Preview" w:date="2026-01-01T00:00:00Z">
        <w:r>
          <w:t xml:space="preserve"> </w:t>
        </w:r>
      </w:ins>
      <w:ins w:id="2298" w:author="PR Preview" w:date="2026-01-01T00:00:00Z">
        <w:r>
          <w:t xml:space="preserve">to minimize</w:t>
        </w:r>
      </w:ins>
      <w:ins w:id="229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ins w:id="2300" w:author="PR Preview" w:date="2026-01-01T00:00:00Z">
        <w:r>
          <w:t xml:space="preserve"> </w:t>
        </w:r>
      </w:ins>
      <w:ins w:id="2301" w:author="PR Preview" w:date="2026-01-01T00:00:00Z">
        <w:r>
          <w:t xml:space="preserve">over</w:t>
        </w:r>
      </w:ins>
      <w:ins w:id="2302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2303" w:author="PR Preview" w:date="2026-01-01T00:00:00Z">
        <w:r>
          <w:t xml:space="preserve">.</w:t>
        </w:r>
      </w:ins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del w:id="2304" w:author="PR Preview" w:date="2026-01-01T00:00:00Z">
        <w:r>
          <w:rPr>
            <w:b/>
            <w:bCs/>
          </w:rPr>
          <w:delText xml:space="preserve">Definition 19 (Descent direction)</w:delText>
        </w:r>
      </w:del>
      <w:del w:id="2305" w:author="PR Preview" w:date="2026-01-01T00:00:00Z">
        <w:r>
          <w:delText xml:space="preserve"> </w:delText>
        </w:r>
      </w:del>
      <w:del w:id="2306" w:author="PR Preview" w:date="2026-01-01T00:00:00Z">
        <w:r>
          <w:delText xml:space="preserve">Let</w:delText>
        </w:r>
      </w:del>
      <w:del w:id="230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308" w:author="PR Preview" w:date="2026-01-01T00:00:00Z">
        <w:r>
          <w:delText xml:space="preserve"> </w:delText>
        </w:r>
      </w:del>
      <w:del w:id="2309" w:author="PR Preview" w:date="2026-01-01T00:00:00Z">
        <w:r>
          <w:delText xml:space="preserve">have a gradient</w:delText>
        </w:r>
      </w:del>
      <w:del w:id="231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2311" w:author="PR Preview" w:date="2026-01-01T00:00:00Z">
        <w:r>
          <w:delText xml:space="preserve"> </w:delText>
        </w:r>
      </w:del>
      <w:del w:id="2312" w:author="PR Preview" w:date="2026-01-01T00:00:00Z">
        <w:r>
          <w:delText xml:space="preserve">at</w:delText>
        </w:r>
      </w:del>
      <w:del w:id="231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314" w:author="PR Preview" w:date="2026-01-01T00:00:00Z">
        <w:r>
          <w:delText xml:space="preserve">.</w:delText>
        </w:r>
      </w:del>
      <w:del w:id="2315" w:author="PR Preview" w:date="2026-01-01T00:00:00Z">
        <w:r>
          <w:delText xml:space="preserve"> </w:delText>
        </w:r>
      </w:del>
      <w:del w:id="2316" w:author="PR Preview" w:date="2026-01-01T00:00:00Z">
        <w:r>
          <w:delText xml:space="preserve">A direction</w:delText>
        </w:r>
      </w:del>
      <w:del w:id="231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d</m:t>
            </m:r>
          </m:e>
        </m:acc>
      </m:oMath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(</w:delText>
        </w:r>
      </w:del>
      <w:hyperlink r:id="rId169">
        <w:del w:id="2320" w:author="PR Preview" w:date="2026-01-01T00:00:00Z">
          <w:r>
            <w:rPr>
              <w:rStyle w:val="Hyperlink"/>
            </w:rPr>
            <w:delText xml:space="preserve">direction</w:delText>
          </w:r>
        </w:del>
      </w:hyperlink>
      <w:del w:id="2321" w:author="PR Preview" w:date="2026-01-01T00:00:00Z">
        <w:r>
          <w:delText xml:space="preserve">) is a</w:delText>
        </w:r>
      </w:del>
      <w:del w:id="2322" w:author="PR Preview" w:date="2026-01-01T00:00:00Z">
        <w:r>
          <w:delText xml:space="preserve"> </w:delText>
        </w:r>
      </w:del>
      <w:del w:id="2323" w:author="PR Preview" w:date="2026-01-01T00:00:00Z">
        <w:r>
          <w:rPr>
            <w:b/>
            <w:bCs/>
          </w:rPr>
          <w:delText xml:space="preserve">descent direction</w:delText>
        </w:r>
      </w:del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for</w:delText>
        </w:r>
      </w:del>
      <w:del w:id="2326" w:author="PR Preview" w:date="2026-01-01T00:00:00Z">
        <w:r>
          <w:delText xml:space="preserve"> </w:delText>
        </w:r>
      </w:del>
      <m:oMath>
        <m:r>
          <m:t>f</m:t>
        </m:r>
      </m:oMath>
      <w:del w:id="2327" w:author="PR Preview" w:date="2026-01-01T00:00:00Z">
        <w:r>
          <w:delText xml:space="preserve"> </w:delText>
        </w:r>
      </w:del>
      <w:del w:id="2328" w:author="PR Preview" w:date="2026-01-01T00:00:00Z">
        <w:r>
          <w:delText xml:space="preserve">at</w:delText>
        </w:r>
      </w:del>
      <w:del w:id="232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330" w:author="PR Preview" w:date="2026-01-01T00:00:00Z">
        <w:r>
          <w:delText xml:space="preserve"> </w:delText>
        </w:r>
      </w:del>
      <w:del w:id="2331" w:author="PR Preview" w:date="2026-01-01T00:00:00Z">
        <w:r>
          <w:delText xml:space="preserve">if</w:delText>
        </w:r>
      </w:del>
      <w:del w:id="233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del w:id="2333" w:author="PR Preview" w:date="2026-01-01T00:00:00Z">
        <w:r>
          <w:delText xml:space="preserve">.</w:delText>
        </w:r>
      </w:del>
      <w:del w:id="2334" w:author="PR Preview" w:date="2026-01-01T00:00:00Z">
        <w:r>
          <w:delText xml:space="preserve"> </w:delText>
        </w:r>
      </w:del>
      <w:del w:id="2335" w:author="PR Preview" w:date="2026-01-01T00:00:00Z">
        <w:r>
          <w:delText xml:space="preserve">When</w:delText>
        </w:r>
      </w:del>
      <w:del w:id="233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2337" w:author="PR Preview" w:date="2026-01-01T00:00:00Z">
        <w:r>
          <w:delText xml:space="preserve">,</w:delText>
        </w:r>
      </w:del>
      <w:del w:id="233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del w:id="2339" w:author="PR Preview" w:date="2026-01-01T00:00:00Z">
        <w:r>
          <w:delText xml:space="preserve"> </w:delText>
        </w:r>
      </w:del>
      <w:del w:id="2340" w:author="PR Preview" w:date="2026-01-01T00:00:00Z">
        <w:r>
          <w:delText xml:space="preserve">is a descent direction,</w:delText>
        </w:r>
      </w:del>
      <w:del w:id="2341" w:author="PR Preview" w:date="2026-01-01T00:00:00Z">
        <w:r>
          <w:delText xml:space="preserve"> </w:delText>
        </w:r>
      </w:del>
      <w:del w:id="2342" w:author="PR Preview" w:date="2026-01-01T00:00:00Z">
        <w:r>
          <w:delText xml:space="preserve">since</w:delText>
        </w:r>
      </w:del>
      <w:del w:id="234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del w:id="2344" w:author="PR Preview" w:date="2026-01-01T00:00:00Z">
        <w:r>
          <w:delText xml:space="preserve">.</w:delText>
        </w:r>
      </w:del>
    </w:p>
    <w:p>
      <w:pPr>
        <w:pStyle w:val="BodyText"/>
      </w:pPr>
      <w:ins w:id="2345" w:author="PR Preview" w:date="2026-01-01T00:00:00Z">
        <w:r>
          <w:rPr>
            <w:b/>
            <w:bCs/>
          </w:rPr>
          <w:t xml:space="preserve">Definition 29 (Descent direction)</w:t>
        </w:r>
      </w:ins>
      <w:ins w:id="2346" w:author="PR Preview" w:date="2026-01-01T00:00:00Z">
        <w:r>
          <w:t xml:space="preserve"> </w:t>
        </w:r>
      </w:ins>
      <w:ins w:id="2347" w:author="PR Preview" w:date="2026-01-01T00:00:00Z">
        <w:r>
          <w:t xml:space="preserve">Let</w:t>
        </w:r>
      </w:ins>
      <w:ins w:id="234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349" w:author="PR Preview" w:date="2026-01-01T00:00:00Z">
        <w:r>
          <w:t xml:space="preserve"> </w:t>
        </w:r>
      </w:ins>
      <w:ins w:id="2350" w:author="PR Preview" w:date="2026-01-01T00:00:00Z">
        <w:r>
          <w:t xml:space="preserve">have a gradient</w:t>
        </w:r>
      </w:ins>
      <w:ins w:id="235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2352" w:author="PR Preview" w:date="2026-01-01T00:00:00Z">
        <w:r>
          <w:t xml:space="preserve"> </w:t>
        </w:r>
      </w:ins>
      <w:ins w:id="2353" w:author="PR Preview" w:date="2026-01-01T00:00:00Z">
        <w:r>
          <w:t xml:space="preserve">at</w:t>
        </w:r>
      </w:ins>
      <w:ins w:id="23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355" w:author="PR Preview" w:date="2026-01-01T00:00:00Z">
        <w:r>
          <w:t xml:space="preserve">.</w:t>
        </w:r>
      </w:ins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A direction</w:t>
        </w:r>
      </w:ins>
      <w:ins w:id="235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d</m:t>
            </m:r>
          </m:e>
        </m:acc>
      </m:oMath>
      <w:ins w:id="2359" w:author="PR Preview" w:date="2026-01-01T00:00:00Z">
        <w:r>
          <w:t xml:space="preserve"> </w:t>
        </w:r>
      </w:ins>
      <w:ins w:id="2360" w:author="PR Preview" w:date="2026-01-01T00:00:00Z">
        <w:r>
          <w:t xml:space="preserve">(</w:t>
        </w:r>
      </w:ins>
      <w:hyperlink r:id="rId169">
        <w:ins w:id="2361" w:author="PR Preview" w:date="2026-01-01T00:00:00Z">
          <w:r>
            <w:rPr>
              <w:rStyle w:val="Hyperlink"/>
            </w:rPr>
            <w:t xml:space="preserve">direction</w:t>
          </w:r>
        </w:ins>
      </w:hyperlink>
      <w:ins w:id="2362" w:author="PR Preview" w:date="2026-01-01T00:00:00Z">
        <w:r>
          <w:t xml:space="preserve">) is a</w:t>
        </w:r>
      </w:ins>
      <w:ins w:id="2363" w:author="PR Preview" w:date="2026-01-01T00:00:00Z">
        <w:r>
          <w:t xml:space="preserve"> </w:t>
        </w:r>
      </w:ins>
      <w:ins w:id="2364" w:author="PR Preview" w:date="2026-01-01T00:00:00Z">
        <w:r>
          <w:rPr>
            <w:b/>
            <w:bCs/>
          </w:rPr>
          <w:t xml:space="preserve">descent direction</w:t>
        </w:r>
      </w:ins>
      <w:ins w:id="2365" w:author="PR Preview" w:date="2026-01-01T00:00:00Z">
        <w:r>
          <w:t xml:space="preserve"> </w:t>
        </w:r>
      </w:ins>
      <w:ins w:id="2366" w:author="PR Preview" w:date="2026-01-01T00:00:00Z">
        <w:r>
          <w:t xml:space="preserve">for</w:t>
        </w:r>
      </w:ins>
      <w:ins w:id="2367" w:author="PR Preview" w:date="2026-01-01T00:00:00Z">
        <w:r>
          <w:t xml:space="preserve"> </w:t>
        </w:r>
      </w:ins>
      <m:oMath>
        <m:r>
          <m:t>f</m:t>
        </m:r>
      </m:oMath>
      <w:ins w:id="2368" w:author="PR Preview" w:date="2026-01-01T00:00:00Z">
        <w:r>
          <w:t xml:space="preserve"> </w:t>
        </w:r>
      </w:ins>
      <w:ins w:id="2369" w:author="PR Preview" w:date="2026-01-01T00:00:00Z">
        <w:r>
          <w:t xml:space="preserve">at</w:t>
        </w:r>
      </w:ins>
      <w:ins w:id="237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371" w:author="PR Preview" w:date="2026-01-01T00:00:00Z">
        <w:r>
          <w:t xml:space="preserve"> </w:t>
        </w:r>
      </w:ins>
      <w:ins w:id="2372" w:author="PR Preview" w:date="2026-01-01T00:00:00Z">
        <w:r>
          <w:t xml:space="preserve">if</w:t>
        </w:r>
      </w:ins>
      <w:ins w:id="23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ins w:id="2374" w:author="PR Preview" w:date="2026-01-01T00:00:00Z">
        <w:r>
          <w:t xml:space="preserve">.</w:t>
        </w:r>
      </w:ins>
      <w:ins w:id="2375" w:author="PR Preview" w:date="2026-01-01T00:00:00Z">
        <w:r>
          <w:t xml:space="preserve"> </w:t>
        </w:r>
      </w:ins>
      <w:ins w:id="2376" w:author="PR Preview" w:date="2026-01-01T00:00:00Z">
        <w:r>
          <w:t xml:space="preserve">When</w:t>
        </w:r>
      </w:ins>
      <w:ins w:id="23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2378" w:author="PR Preview" w:date="2026-01-01T00:00:00Z">
        <w:r>
          <w:t xml:space="preserve">,</w:t>
        </w:r>
      </w:ins>
      <w:ins w:id="237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ins w:id="2380" w:author="PR Preview" w:date="2026-01-01T00:00:00Z">
        <w:r>
          <w:t xml:space="preserve"> </w:t>
        </w:r>
      </w:ins>
      <w:ins w:id="2381" w:author="PR Preview" w:date="2026-01-01T00:00:00Z">
        <w:r>
          <w:t xml:space="preserve">is a descent direction,</w:t>
        </w:r>
      </w:ins>
      <w:ins w:id="2382" w:author="PR Preview" w:date="2026-01-01T00:00:00Z">
        <w:r>
          <w:t xml:space="preserve"> </w:t>
        </w:r>
      </w:ins>
      <w:ins w:id="2383" w:author="PR Preview" w:date="2026-01-01T00:00:00Z">
        <w:r>
          <w:t xml:space="preserve">since</w:t>
        </w:r>
      </w:ins>
      <w:ins w:id="23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ins w:id="2385" w:author="PR Preview" w:date="2026-01-01T00:00:00Z">
        <w:r>
          <w:t xml:space="preserve">.</w:t>
        </w:r>
      </w:ins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del w:id="2386" w:author="PR Preview" w:date="2026-01-01T00:00:00Z">
        <w:r>
          <w:rPr>
            <w:b/>
            <w:bCs/>
          </w:rPr>
          <w:delText xml:space="preserve">Theorem 14 (A short enough step downhill decreases the function)</w:delText>
        </w:r>
      </w:del>
      <w:del w:id="2387" w:author="PR Preview" w:date="2026-01-01T00:00:00Z">
        <w:r>
          <w:delText xml:space="preserve"> </w:delText>
        </w:r>
      </w:del>
      <w:del w:id="2388" w:author="PR Preview" w:date="2026-01-01T00:00:00Z">
        <w:r>
          <w:delText xml:space="preserve">Let</w:delText>
        </w:r>
      </w:del>
      <w:del w:id="238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390" w:author="PR Preview" w:date="2026-01-01T00:00:00Z">
        <w:r>
          <w:delText xml:space="preserve"> </w:delText>
        </w:r>
      </w:del>
      <w:del w:id="2391" w:author="PR Preview" w:date="2026-01-01T00:00:00Z">
        <w:r>
          <w:delText xml:space="preserve">have first partial derivatives</w:delText>
        </w:r>
      </w:del>
      <w:del w:id="2392" w:author="PR Preview" w:date="2026-01-01T00:00:00Z">
        <w:r>
          <w:delText xml:space="preserve"> </w:delText>
        </w:r>
      </w:del>
      <w:del w:id="2393" w:author="PR Preview" w:date="2026-01-01T00:00:00Z">
        <w:r>
          <w:delText xml:space="preserve">that are continuous on</w:delText>
        </w:r>
      </w:del>
      <w:del w:id="239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395" w:author="PR Preview" w:date="2026-01-01T00:00:00Z">
        <w:r>
          <w:delText xml:space="preserve"> </w:delText>
        </w:r>
      </w:del>
      <w:del w:id="2396" w:author="PR Preview" w:date="2026-01-01T00:00:00Z">
        <w:r>
          <w:delText xml:space="preserve">(</w:delText>
        </w:r>
      </w:del>
      <w:hyperlink r:id="rId46">
        <w:del w:id="2397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2398" w:author="PR Preview" w:date="2026-01-01T00:00:00Z">
        <w:r>
          <w:delText xml:space="preserve">),</w:delText>
        </w:r>
      </w:del>
      <w:del w:id="2399" w:author="PR Preview" w:date="2026-01-01T00:00:00Z">
        <w:r>
          <w:delText xml:space="preserve"> </w:delText>
        </w:r>
      </w:del>
      <w:del w:id="2400" w:author="PR Preview" w:date="2026-01-01T00:00:00Z">
        <w:r>
          <w:delText xml:space="preserve">and let</w:delText>
        </w:r>
      </w:del>
      <w:del w:id="240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402" w:author="PR Preview" w:date="2026-01-01T00:00:00Z">
        <w:r>
          <w:delText xml:space="preserve"> </w:delText>
        </w:r>
      </w:del>
      <w:del w:id="2403" w:author="PR Preview" w:date="2026-01-01T00:00:00Z">
        <w:r>
          <w:delText xml:space="preserve">be a point with</w:delText>
        </w:r>
      </w:del>
      <w:del w:id="240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2405" w:author="PR Preview" w:date="2026-01-01T00:00:00Z">
        <w:r>
          <w:delText xml:space="preserve">.</w:delText>
        </w:r>
      </w:del>
      <w:del w:id="2406" w:author="PR Preview" w:date="2026-01-01T00:00:00Z">
        <w:r>
          <w:delText xml:space="preserve"> </w:delText>
        </w:r>
      </w:del>
      <w:del w:id="2407" w:author="PR Preview" w:date="2026-01-01T00:00:00Z">
        <w:r>
          <w:delText xml:space="preserve">Then there is an</w:delText>
        </w:r>
      </w:del>
      <w:del w:id="2408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del w:id="2409" w:author="PR Preview" w:date="2026-01-01T00:00:00Z">
        <w:r>
          <w:delText xml:space="preserve"> </w:delText>
        </w:r>
      </w:del>
      <w:del w:id="2410" w:author="PR Preview" w:date="2026-01-01T00:00:00Z">
        <w:r>
          <w:delText xml:space="preserve">with</w:delText>
        </w:r>
      </w:del>
      <w:del w:id="241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2412" w:author="PR Preview" w:date="2026-01-01T00:00:00Z">
        <w:r>
          <w:delText xml:space="preserve"> </w:delText>
        </w:r>
      </w:del>
      <w:del w:id="2413" w:author="PR Preview" w:date="2026-01-01T00:00:00Z">
        <w:r>
          <w:delText xml:space="preserve">for every</w:delText>
        </w:r>
      </w:del>
      <w:del w:id="2414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del w:id="2415" w:author="PR Preview" w:date="2026-01-01T00:00:00Z">
        <w:r>
          <w:delText xml:space="preserve">:</w:delText>
        </w:r>
      </w:del>
      <w:del w:id="2416" w:author="PR Preview" w:date="2026-01-01T00:00:00Z">
        <w:r>
          <w:delText xml:space="preserve"> </w:delText>
        </w:r>
      </w:del>
      <w:del w:id="2417" w:author="PR Preview" w:date="2026-01-01T00:00:00Z">
        <w:r>
          <w:delText xml:space="preserve">a short enough step in the descent direction</w:delText>
        </w:r>
      </w:del>
      <w:del w:id="241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del w:id="2419" w:author="PR Preview" w:date="2026-01-01T00:00:00Z">
        <w:r>
          <w:delText xml:space="preserve"> </w:delText>
        </w:r>
      </w:del>
      <w:del w:id="2420" w:author="PR Preview" w:date="2026-01-01T00:00:00Z">
        <w:r>
          <w:delText xml:space="preserve">(</w:delText>
        </w:r>
      </w:del>
      <w:hyperlink w:anchor="def-descent-direction">
        <w:del w:id="2421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422" w:author="PR Preview" w:date="2026-01-01T00:00:00Z">
        <w:r>
          <w:delText xml:space="preserve">) decreases</w:delText>
        </w:r>
      </w:del>
      <w:del w:id="2423" w:author="PR Preview" w:date="2026-01-01T00:00:00Z">
        <w:r>
          <w:delText xml:space="preserve"> </w:delText>
        </w:r>
      </w:del>
      <m:oMath>
        <m:r>
          <m:t>f</m:t>
        </m:r>
      </m:oMath>
      <w:del w:id="2424" w:author="PR Preview" w:date="2026-01-01T00:00:00Z">
        <w:r>
          <w:delText xml:space="preserve">.</w:delText>
        </w:r>
      </w:del>
    </w:p>
    <w:p>
      <w:pPr>
        <w:pStyle w:val="FirstParagraph"/>
      </w:pPr>
      <w:ins w:id="2425" w:author="PR Preview" w:date="2026-01-01T00:00:00Z">
        <w:r>
          <w:rPr>
            <w:b/>
            <w:bCs/>
          </w:rPr>
          <w:t xml:space="preserve">Theorem 14 (A short enough step downhill decreases the function)</w:t>
        </w:r>
      </w:ins>
      <w:ins w:id="2426" w:author="PR Preview" w:date="2026-01-01T00:00:00Z">
        <w:r>
          <w:t xml:space="preserve"> </w:t>
        </w:r>
      </w:ins>
      <w:ins w:id="2427" w:author="PR Preview" w:date="2026-01-01T00:00:00Z">
        <w:r>
          <w:t xml:space="preserve">Let</w:t>
        </w:r>
      </w:ins>
      <w:ins w:id="242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429" w:author="PR Preview" w:date="2026-01-01T00:00:00Z">
        <w:r>
          <w:t xml:space="preserve"> </w:t>
        </w:r>
      </w:ins>
      <w:ins w:id="2430" w:author="PR Preview" w:date="2026-01-01T00:00:00Z">
        <w:r>
          <w:t xml:space="preserve">have first partial derivatives</w:t>
        </w:r>
      </w:ins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that are continuous on</w:t>
        </w:r>
      </w:ins>
      <w:ins w:id="243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434" w:author="PR Preview" w:date="2026-01-01T00:00:00Z">
        <w:r>
          <w:t xml:space="preserve"> </w:t>
        </w:r>
      </w:ins>
      <w:ins w:id="2435" w:author="PR Preview" w:date="2026-01-01T00:00:00Z">
        <w:r>
          <w:t xml:space="preserve">(</w:t>
        </w:r>
      </w:ins>
      <w:hyperlink r:id="rId40">
        <w:ins w:id="2436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2437" w:author="PR Preview" w:date="2026-01-01T00:00:00Z">
        <w:r>
          <w:t xml:space="preserve">),</w:t>
        </w:r>
      </w:ins>
      <w:ins w:id="2438" w:author="PR Preview" w:date="2026-01-01T00:00:00Z">
        <w:r>
          <w:t xml:space="preserve"> </w:t>
        </w:r>
      </w:ins>
      <w:ins w:id="2439" w:author="PR Preview" w:date="2026-01-01T00:00:00Z">
        <w:r>
          <w:t xml:space="preserve">and let</w:t>
        </w:r>
      </w:ins>
      <w:ins w:id="244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441" w:author="PR Preview" w:date="2026-01-01T00:00:00Z">
        <w:r>
          <w:t xml:space="preserve"> </w:t>
        </w:r>
      </w:ins>
      <w:ins w:id="2442" w:author="PR Preview" w:date="2026-01-01T00:00:00Z">
        <w:r>
          <w:t xml:space="preserve">be a point with</w:t>
        </w:r>
      </w:ins>
      <w:ins w:id="24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2444" w:author="PR Preview" w:date="2026-01-01T00:00:00Z">
        <w:r>
          <w:t xml:space="preserve">.</w:t>
        </w:r>
      </w:ins>
      <w:ins w:id="2445" w:author="PR Preview" w:date="2026-01-01T00:00:00Z">
        <w:r>
          <w:t xml:space="preserve"> </w:t>
        </w:r>
      </w:ins>
      <w:ins w:id="2446" w:author="PR Preview" w:date="2026-01-01T00:00:00Z">
        <w:r>
          <w:t xml:space="preserve">Then there is an</w:t>
        </w:r>
      </w:ins>
      <w:ins w:id="244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ins w:id="2448" w:author="PR Preview" w:date="2026-01-01T00:00:00Z">
        <w:r>
          <w:t xml:space="preserve"> </w:t>
        </w:r>
      </w:ins>
      <w:ins w:id="2449" w:author="PR Preview" w:date="2026-01-01T00:00:00Z">
        <w:r>
          <w:t xml:space="preserve">with</w:t>
        </w:r>
      </w:ins>
      <w:ins w:id="24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2451" w:author="PR Preview" w:date="2026-01-01T00:00:00Z">
        <w:r>
          <w:t xml:space="preserve"> </w:t>
        </w:r>
      </w:ins>
      <w:ins w:id="2452" w:author="PR Preview" w:date="2026-01-01T00:00:00Z">
        <w:r>
          <w:t xml:space="preserve">for every</w:t>
        </w:r>
      </w:ins>
      <w:ins w:id="245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ins w:id="2454" w:author="PR Preview" w:date="2026-01-01T00:00:00Z">
        <w:r>
          <w:t xml:space="preserve">:</w:t>
        </w:r>
      </w:ins>
      <w:ins w:id="2455" w:author="PR Preview" w:date="2026-01-01T00:00:00Z">
        <w:r>
          <w:t xml:space="preserve"> </w:t>
        </w:r>
      </w:ins>
      <w:ins w:id="2456" w:author="PR Preview" w:date="2026-01-01T00:00:00Z">
        <w:r>
          <w:t xml:space="preserve">a short enough step in the descent direction</w:t>
        </w:r>
      </w:ins>
      <w:ins w:id="245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ins w:id="2458" w:author="PR Preview" w:date="2026-01-01T00:00:00Z">
        <w:r>
          <w:t xml:space="preserve"> </w:t>
        </w:r>
      </w:ins>
      <w:ins w:id="2459" w:author="PR Preview" w:date="2026-01-01T00:00:00Z">
        <w:r>
          <w:t xml:space="preserve">(</w:t>
        </w:r>
      </w:ins>
      <w:hyperlink w:anchor="def-descent-direction">
        <w:ins w:id="2460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2461" w:author="PR Preview" w:date="2026-01-01T00:00:00Z">
        <w:r>
          <w:t xml:space="preserve">) decreases</w:t>
        </w:r>
      </w:ins>
      <w:ins w:id="2462" w:author="PR Preview" w:date="2026-01-01T00:00:00Z">
        <w:r>
          <w:t xml:space="preserve"> </w:t>
        </w:r>
      </w:ins>
      <m:oMath>
        <m:r>
          <m:t>f</m:t>
        </m:r>
      </m:oMath>
      <w:ins w:id="2463" w:author="PR Preview" w:date="2026-01-01T00:00:00Z">
        <w:r>
          <w:t xml:space="preserve">.</w:t>
        </w:r>
      </w:ins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del w:id="2464" w:author="PR Preview" w:date="2026-01-01T00:00:00Z">
        <w:r>
          <w:rPr>
            <w:b/>
            <w:bCs/>
          </w:rPr>
          <w:delText xml:space="preserve">Example 44 (Gradient descent zigzags)</w:delText>
        </w:r>
      </w:del>
      <w:del w:id="2465" w:author="PR Preview" w:date="2026-01-01T00:00:00Z">
        <w:r>
          <w:delText xml:space="preserve"> </w:delText>
        </w:r>
      </w:del>
      <w:del w:id="2466" w:author="PR Preview" w:date="2026-01-01T00:00:00Z">
        <w:r>
          <w:delText xml:space="preserve">Let</w:delText>
        </w:r>
      </w:del>
      <w:del w:id="246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del w:id="2468" w:author="PR Preview" w:date="2026-01-01T00:00:00Z">
        <w:r>
          <w:delText xml:space="preserve"> </w:delText>
        </w:r>
      </w:del>
      <w:del w:id="2469" w:author="PR Preview" w:date="2026-01-01T00:00:00Z">
        <w:r>
          <w:delText xml:space="preserve">with</w:delText>
        </w:r>
      </w:del>
      <w:del w:id="247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&gt;</m:t>
        </m:r>
        <m:r>
          <m:t>0</m:t>
        </m:r>
      </m:oMath>
      <w:del w:id="2471" w:author="PR Preview" w:date="2026-01-01T00:00:00Z">
        <w:r>
          <w:delText xml:space="preserve">,</w:delText>
        </w:r>
      </w:del>
      <w:del w:id="2472" w:author="PR Preview" w:date="2026-01-01T00:00:00Z">
        <w:r>
          <w:delText xml:space="preserve"> </w:delText>
        </w:r>
      </w:del>
      <w:del w:id="2473" w:author="PR Preview" w:date="2026-01-01T00:00:00Z">
        <w:r>
          <w:delText xml:space="preserve">so</w:delText>
        </w:r>
      </w:del>
      <w:del w:id="247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75" w:author="PR Preview" w:date="2026-01-01T00:00:00Z">
        <w:r>
          <w:delText xml:space="preserve"> </w:delText>
        </w:r>
      </w:del>
      <w:del w:id="2476" w:author="PR Preview" w:date="2026-01-01T00:00:00Z">
        <w:r>
          <w:delText xml:space="preserve">and one gradient step of length</w:delText>
        </w:r>
      </w:del>
      <w:del w:id="2477" w:author="PR Preview" w:date="2026-01-01T00:00:00Z">
        <w:r>
          <w:delText xml:space="preserve"> </w:delText>
        </w:r>
      </w:del>
      <m:oMath>
        <m:r>
          <m:t>s</m:t>
        </m:r>
      </m:oMath>
      <w:del w:id="2478" w:author="PR Preview" w:date="2026-01-01T00:00:00Z">
        <w:r>
          <w:delText xml:space="preserve"> </w:delText>
        </w:r>
      </w:del>
      <w:del w:id="2479" w:author="PR Preview" w:date="2026-01-01T00:00:00Z">
        <w:r>
          <w:delText xml:space="preserve">from</w:delText>
        </w:r>
      </w:del>
      <w:del w:id="248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481" w:author="PR Preview" w:date="2026-01-01T00:00:00Z">
        <w:r>
          <w:delText xml:space="preserve"> </w:delText>
        </w:r>
      </w:del>
      <w:del w:id="2482" w:author="PR Preview" w:date="2026-01-01T00:00:00Z">
        <w:r>
          <w:delText xml:space="preserve">gives</w:delText>
        </w:r>
      </w:del>
      <w:del w:id="248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84" w:author="PR Preview" w:date="2026-01-01T00:00:00Z">
        <w:r>
          <w:delText xml:space="preserve">.</w:delText>
        </w:r>
      </w:del>
      <w:del w:id="2485" w:author="PR Preview" w:date="2026-01-01T00:00:00Z">
        <w:r>
          <w:delText xml:space="preserve"> </w:delText>
        </w:r>
      </w:del>
      <w:del w:id="2486" w:author="PR Preview" w:date="2026-01-01T00:00:00Z">
        <w:r>
          <w:delText xml:space="preserve">For exact line search (</w:delText>
        </w:r>
      </w:del>
      <w:hyperlink w:anchor="def-line-search">
        <w:del w:id="2487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2488" w:author="PR Preview" w:date="2026-01-01T00:00:00Z">
        <w:r>
          <w:delText xml:space="preserve">), let</w:delText>
        </w:r>
      </w:del>
      <w:del w:id="2489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at that point:</w:delText>
        </w:r>
      </w:del>
    </w:p>
    <w:p>
      <w:pPr>
        <w:pStyle w:val="BodyText"/>
      </w:pPr>
      <w:ins w:id="2492" w:author="PR Preview" w:date="2026-01-01T00:00:00Z">
        <w:r>
          <w:rPr>
            <w:b/>
            <w:bCs/>
          </w:rPr>
          <w:t xml:space="preserve">Example 44 (Gradient descent zigzags)</w:t>
        </w:r>
      </w:ins>
      <w:ins w:id="2493" w:author="PR Preview" w:date="2026-01-01T00:00:00Z">
        <w:r>
          <w:t xml:space="preserve"> </w:t>
        </w:r>
      </w:ins>
      <w:ins w:id="2494" w:author="PR Preview" w:date="2026-01-01T00:00:00Z">
        <w:r>
          <w:t xml:space="preserve">Let</w:t>
        </w:r>
      </w:ins>
      <w:ins w:id="249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ins w:id="2496" w:author="PR Preview" w:date="2026-01-01T00:00:00Z">
        <w:r>
          <w:t xml:space="preserve"> </w:t>
        </w:r>
      </w:ins>
      <w:ins w:id="2497" w:author="PR Preview" w:date="2026-01-01T00:00:00Z">
        <w:r>
          <w:t xml:space="preserve">with</w:t>
        </w:r>
      </w:ins>
      <w:ins w:id="249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2499" w:author="PR Preview" w:date="2026-01-01T00:00:00Z">
        <w:r>
          <w:t xml:space="preserve">,</w:t>
        </w:r>
      </w:ins>
      <w:ins w:id="2500" w:author="PR Preview" w:date="2026-01-01T00:00:00Z">
        <w:r>
          <w:t xml:space="preserve"> </w:t>
        </w:r>
      </w:ins>
      <w:ins w:id="2501" w:author="PR Preview" w:date="2026-01-01T00:00:00Z">
        <w:r>
          <w:t xml:space="preserve">so</w:t>
        </w:r>
      </w:ins>
      <w:ins w:id="250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503" w:author="PR Preview" w:date="2026-01-01T00:00:00Z">
        <w:r>
          <w:t xml:space="preserve"> </w:t>
        </w:r>
      </w:ins>
      <w:ins w:id="2504" w:author="PR Preview" w:date="2026-01-01T00:00:00Z">
        <w:r>
          <w:t xml:space="preserve">and one gradient step of length</w:t>
        </w:r>
      </w:ins>
      <w:ins w:id="2505" w:author="PR Preview" w:date="2026-01-01T00:00:00Z">
        <w:r>
          <w:t xml:space="preserve"> </w:t>
        </w:r>
      </w:ins>
      <m:oMath>
        <m:r>
          <m:t>s</m:t>
        </m:r>
      </m:oMath>
      <w:ins w:id="2506" w:author="PR Preview" w:date="2026-01-01T00:00:00Z">
        <w:r>
          <w:t xml:space="preserve"> </w:t>
        </w:r>
      </w:ins>
      <w:ins w:id="2507" w:author="PR Preview" w:date="2026-01-01T00:00:00Z">
        <w:r>
          <w:t xml:space="preserve">from</w:t>
        </w:r>
      </w:ins>
      <w:ins w:id="250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509" w:author="PR Preview" w:date="2026-01-01T00:00:00Z">
        <w:r>
          <w:t xml:space="preserve"> </w:t>
        </w:r>
      </w:ins>
      <w:ins w:id="2510" w:author="PR Preview" w:date="2026-01-01T00:00:00Z">
        <w:r>
          <w:t xml:space="preserve">gives</w:t>
        </w:r>
      </w:ins>
      <w:ins w:id="251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512" w:author="PR Preview" w:date="2026-01-01T00:00:00Z">
        <w:r>
          <w:t xml:space="preserve">.</w:t>
        </w:r>
      </w:ins>
      <w:ins w:id="2513" w:author="PR Preview" w:date="2026-01-01T00:00:00Z">
        <w:r>
          <w:t xml:space="preserve"> </w:t>
        </w:r>
      </w:ins>
      <w:ins w:id="2514" w:author="PR Preview" w:date="2026-01-01T00:00:00Z">
        <w:r>
          <w:t xml:space="preserve">For exact line search (</w:t>
        </w:r>
      </w:ins>
      <w:hyperlink w:anchor="def-exact-line-search">
        <w:ins w:id="2515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2516" w:author="PR Preview" w:date="2026-01-01T00:00:00Z">
        <w:r>
          <w:t xml:space="preserve">), let</w:t>
        </w:r>
      </w:ins>
      <w:ins w:id="2517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ins w:id="2518" w:author="PR Preview" w:date="2026-01-01T00:00:00Z">
        <w:r>
          <w:t xml:space="preserve"> </w:t>
        </w:r>
      </w:ins>
      <w:ins w:id="2519" w:author="PR Preview" w:date="2026-01-01T00:00:00Z">
        <w:r>
          <w:t xml:space="preserve">at that point: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Relationship Id="rId10" Type="http://schemas.openxmlformats.org/officeDocument/2006/relationships/hyperlink" Target="vector-calculus.qmd#def-ball" TargetMode="External"/><Relationship Id="rId11" Type="http://schemas.openxmlformats.org/officeDocument/2006/relationships/hyperlink" Target="sets-functions.qmd#def-graph" TargetMode="External"/><Relationship Id="rId22" Type="http://schemas.openxmlformats.org/officeDocument/2006/relationships/hyperlink" Target="sets-functions.qmd#def-sequence" TargetMode="External"/><Relationship Id="rId25" Type="http://schemas.openxmlformats.org/officeDocument/2006/relationships/hyperlink" Target="algebra-exponentials.html#def-sequence-limit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2026-10-15T23:15:14Z</dcterms:created>
  <dcterms:modified xsi:type="dcterms:W3CDTF">2026-10-15T23:15:14Z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