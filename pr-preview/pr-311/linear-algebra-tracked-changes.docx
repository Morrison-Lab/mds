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18:37:38 (PDT)</w:delText>
        </w:r>
      </w:del>
    </w:p>
    <w:p>
      <w:pPr>
        <w:pStyle w:val="Date"/>
      </w:pPr>
      <w:ins w:id="2" w:author="PR Preview" w:date="2026-01-01T00:00:00Z">
        <w:r>
          <w:t xml:space="preserve">Last modified: 2026-10-15 18:40:39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20" Type="http://schemas.openxmlformats.org/officeDocument/2006/relationships/hyperlink" Target="notation.qmd#def-kronecker-delta"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20" Type="http://schemas.openxmlformats.org/officeDocument/2006/relationships/hyperlink" Target="notation.qmd#def-kronecker-delta"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2026-10-16T02:24:53Z</dcterms:created>
  <dcterms:modified xsi:type="dcterms:W3CDTF">2026-10-16T02:24:53Z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18:40:39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