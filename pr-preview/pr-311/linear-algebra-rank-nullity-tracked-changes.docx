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(Half-space)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hyperplane (</w:delText>
        </w:r>
      </w:del>
      <w:hyperlink r:id="rId75">
        <w:del w:id="9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0" w:author="PR Preview" w:date="2026-01-01T00:00:00Z">
        <w:r>
          <w:delText xml:space="preserve">).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two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open half-spaces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are</w:delText>
        </w:r>
      </w:del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del w:id="20" w:author="PR Preview" w:date="2026-01-01T00:00:00Z">
        <w:r>
          <w:delText xml:space="preserve">The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b/>
            <w:bCs/>
          </w:rPr>
          <w:delText xml:space="preserve">closed half-spaces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also include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itself:</w:delText>
        </w:r>
      </w:del>
      <w:del w:id="2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32" w:author="PR Preview" w:date="2026-01-01T00:00:00Z">
        <w:r>
          <w:delText xml:space="preserve">.</w:delText>
        </w:r>
      </w:del>
    </w:p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9 (Open half-space)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Let</w:t>
        </w:r>
      </w:ins>
      <w:ins w:id="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 a hyperplane (</w:t>
        </w:r>
      </w:ins>
      <w:hyperlink r:id="rId75">
        <w:ins w:id="39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40" w:author="PR Preview" w:date="2026-01-01T00:00:00Z">
        <w:r>
          <w:t xml:space="preserve">).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two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open half-spaces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are</w:t>
        </w:r>
      </w:ins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Definition 10 (Closed half-space)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closed half-spaces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 the hyperplane</w:t>
        </w:r>
      </w:ins>
      <w:ins w:id="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</w:t>
        </w:r>
      </w:ins>
      <w:ins w:id="60" w:author="PR Preview" w:date="2026-01-01T00:00:00Z">
        <w:r>
          <w:t xml:space="preserve"> </w:t>
        </w:r>
      </w:ins>
      <w:hyperlink w:anchor="def-half-space">
        <w:ins w:id="6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also include</w:t>
        </w:r>
      </w:ins>
      <w:ins w:id="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itself: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71" w:author="PR Preview" w:date="2026-01-01T00:00:00Z">
        <w:r>
          <w:t xml:space="preserve">.</w:t>
        </w:r>
      </w:ins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Definition 10 (Rank factorization)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Let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be an</w:delText>
        </w:r>
      </w:del>
      <w:del w:id="7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matrix with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2" w:author="PR Preview" w:date="2026-01-01T00:00:00Z">
        <w:r>
          <w:delText xml:space="preserve">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rank factorization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a product</w:delText>
        </w:r>
      </w:del>
    </w:p>
    <w:p>
      <w:pPr>
        <w:pStyle w:val="FirstParagraph"/>
      </w:pPr>
      <w:ins w:id="92" w:author="PR Preview" w:date="2026-01-01T00:00:00Z">
        <w:r>
          <w:rPr>
            <w:b/>
            <w:bCs/>
          </w:rPr>
          <w:t xml:space="preserve">Definition 11 (Rank factorization)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Let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an</w:t>
        </w:r>
      </w:ins>
      <w:ins w:id="9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matrix with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rank factorization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</w:t>
        </w:r>
      </w:ins>
      <w:ins w:id="1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Theorem 14 (Every nonzero matrix has a rank factorization)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Every</w:delText>
        </w:r>
      </w:del>
      <w:del w:id="1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matrix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with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has a rank factorization (</w:delText>
        </w:r>
      </w:del>
      <w:hyperlink w:anchor="def-rank-factorization">
        <w:del w:id="12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25" w:author="PR Preview" w:date="2026-01-01T00:00:00Z">
        <w:r>
          <w:delText xml:space="preserve">).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One is given by taking the columns of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to be any basis of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32" w:author="PR Preview" w:date="2026-01-01T00:00:00Z">
        <w:r>
          <w:delText xml:space="preserve">.</w:delText>
        </w:r>
      </w:del>
    </w:p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Theorem 14 (Every nonzero matrix has a rank factorization)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Every</w:t>
        </w:r>
      </w:ins>
      <w:ins w:id="13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matrix</w:t>
        </w:r>
      </w:ins>
      <w:ins w:id="1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with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 a rank factorization (</w:t>
        </w:r>
      </w:ins>
      <w:hyperlink w:anchor="def-rank-factorization">
        <w:ins w:id="14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46" w:author="PR Preview" w:date="2026-01-01T00:00:00Z">
        <w:r>
          <w:t xml:space="preserve">).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One is given by taking the columns of</w:t>
        </w:r>
      </w:ins>
      <w:ins w:id="14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to be any basis of</w:t>
        </w:r>
      </w:ins>
      <w:ins w:id="1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53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2026-10-15T22:59:56Z</dcterms:created>
  <dcterms:modified xsi:type="dcterms:W3CDTF">2026-10-15T22:59:56Z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