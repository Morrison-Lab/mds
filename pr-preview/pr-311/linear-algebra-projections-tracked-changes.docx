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least squares solution (</w:delText>
        </w:r>
      </w:del>
      <w:hyperlink w:anchor="def-least-squares">
        <w:del w:id="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4" w:author="PR Preview" w:date="2026-01-01T00:00:00Z">
        <w:r>
          <w:delText xml:space="preserve">, defined later in this chapter)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t xml:space="preserve">(</w:t>
        </w:r>
      </w:ins>
      <w:hyperlink r:id="rId11">
        <w:ins w:id="1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9" w:author="PR Preview" w:date="2026-01-01T00:00:00Z">
        <w:r>
          <w:t xml:space="preserve">).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When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invertible,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appears in the least squares solution (</w:t>
        </w:r>
      </w:ins>
      <w:hyperlink w:anchor="def-least-squares">
        <w:ins w:id="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" w:author="PR Preview" w:date="2026-01-01T00:00:00Z">
        <w:r>
          <w:t xml:space="preserve">, defined later in this chapter)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0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Remark 2</w:delText>
        </w:r>
      </w:del>
      <w:del w:id="32" w:author="PR Preview" w:date="2026-01-01T00:00:00Z">
        <w:r>
          <w:delText xml:space="preserve"> (Why it is called the hat matrix). </w:delText>
        </w:r>
      </w:del>
      <w:del w:id="33" w:author="PR Preview" w:date="2026-01-01T00:00:00Z">
        <w:r>
          <w:delText xml:space="preserve">The hat matrix gives the fitted values of the least squares solution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def-least-squares">
        <w:del w:id="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" w:author="PR Preview" w:date="2026-01-01T00:00:00Z">
        <w:r>
          <w:delText xml:space="preserve">, defined later in this chapter):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2</w:t>
        </w:r>
      </w:ins>
      <w:ins w:id="39" w:author="PR Preview" w:date="2026-01-01T00:00:00Z">
        <w:r>
          <w:t xml:space="preserve"> (Why it is called the hat matrix). </w:t>
        </w:r>
      </w:ins>
      <w:ins w:id="40" w:author="PR Preview" w:date="2026-01-01T00:00:00Z">
        <w:r>
          <w:t xml:space="preserve">The hat matrix gives the fitted values of the least squares solution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</w:t>
        </w:r>
      </w:ins>
      <w:hyperlink w:anchor="def-least-squares">
        <w:ins w:id="4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" w:author="PR Preview" w:date="2026-01-01T00:00:00Z">
        <w:r>
          <w:t xml:space="preserve">, defined later in this chapter):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Definition 7 (Triangular matrix)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square matrix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upper triangular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every entry below the diagonal is</w:delText>
        </w:r>
      </w:del>
      <w:del w:id="55" w:author="PR Preview" w:date="2026-01-01T00:00:00Z">
        <w:r>
          <w:delText xml:space="preserve"> </w:delText>
        </w:r>
      </w:del>
      <m:oMath>
        <m:r>
          <m:t>0</m:t>
        </m:r>
      </m:oMath>
      <w:del w:id="56" w:author="PR Preview" w:date="2026-01-01T00:00:00Z">
        <w:r>
          <w:delText xml:space="preserve">:</w:delText>
        </w:r>
      </w:del>
      <w:del w:id="5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whenever</w:delText>
        </w:r>
      </w:del>
      <w:del w:id="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j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square matrix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lower triangular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if every entry above the diagonal is</w:delText>
        </w:r>
      </w:del>
      <w:del w:id="71" w:author="PR Preview" w:date="2026-01-01T00:00:00Z">
        <w:r>
          <w:delText xml:space="preserve"> </w:delText>
        </w:r>
      </w:del>
      <m:oMath>
        <m:r>
          <m:t>0</m:t>
        </m:r>
      </m:oMath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whenever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j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lower triangular matrix whose diagonal entries are all</w:delText>
        </w:r>
      </w:del>
      <w:del w:id="80" w:author="PR Preview" w:date="2026-01-01T00:00:00Z">
        <w:r>
          <w:delText xml:space="preserve"> </w:delText>
        </w:r>
      </w:del>
      <m:oMath>
        <m:r>
          <m:t>1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unit lower triangular</w:delText>
        </w:r>
      </w:del>
      <w:del w:id="85" w:author="PR Preview" w:date="2026-01-01T00:00:00Z">
        <w:r>
          <w:delText xml:space="preserve">.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7 (Upper triangular matrix)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 square matrix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upper triangular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 every entry below the diagonal is</w:t>
        </w:r>
      </w:ins>
      <w:ins w:id="96" w:author="PR Preview" w:date="2026-01-01T00:00:00Z">
        <w:r>
          <w:t xml:space="preserve"> </w:t>
        </w:r>
      </w:ins>
      <m:oMath>
        <m:r>
          <m:t>0</m:t>
        </m:r>
      </m:oMath>
      <w:ins w:id="97" w:author="PR Preview" w:date="2026-01-01T00:00:00Z">
        <w:r>
          <w:t xml:space="preserve">: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whenever</w:t>
        </w:r>
      </w:ins>
      <w:ins w:id="1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j</m:t>
        </m:r>
      </m:oMath>
      <w:ins w:id="102" w:author="PR Preview" w:date="2026-01-01T00:00:00Z">
        <w:r>
          <w:t xml:space="preserve">.</w:t>
        </w:r>
      </w:ins>
    </w:p>
    <w:bookmarkEnd w:id="114"/>
    <w:bookmarkStart w:id="115" w:name="def-lower-triangular-matrix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8 (Lower triangular matrix)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 square matrix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lower triangular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if every entry above the diagonal is</w:t>
        </w:r>
      </w:ins>
      <w:ins w:id="113" w:author="PR Preview" w:date="2026-01-01T00:00:00Z">
        <w:r>
          <w:t xml:space="preserve"> </w:t>
        </w:r>
      </w:ins>
      <m:oMath>
        <m:r>
          <m:t>0</m:t>
        </m:r>
      </m:oMath>
      <w:ins w:id="114" w:author="PR Preview" w:date="2026-01-01T00:00:00Z">
        <w:r>
          <w:t xml:space="preserve">: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whenever</w:t>
        </w:r>
      </w:ins>
      <w:ins w:id="1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19" w:author="PR Preview" w:date="2026-01-01T00:00:00Z">
        <w:r>
          <w:t xml:space="preserve">.</w:t>
        </w:r>
      </w:ins>
    </w:p>
    <w:bookmarkEnd w:id="115"/>
    <w:bookmarkStart w:id="116" w:name="def-unit-lower-triangular-matrix"/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Definition 9 (Unit lower triangular matrix)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 lower triangular matrix (</w:t>
        </w:r>
      </w:ins>
      <w:hyperlink w:anchor="def-lower-triangular-matrix">
        <w:ins w:id="12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4" w:author="PR Preview" w:date="2026-01-01T00:00:00Z">
        <w:r>
          <w:t xml:space="preserve">) whose diagonal entries are all</w:t>
        </w:r>
      </w:ins>
      <w:ins w:id="125" w:author="PR Preview" w:date="2026-01-01T00:00:00Z">
        <w:r>
          <w:t xml:space="preserve"> </w:t>
        </w:r>
      </w:ins>
      <m:oMath>
        <m:r>
          <m:t>1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unit lower triangular</w:t>
        </w:r>
      </w:ins>
      <w:ins w:id="130" w:author="PR Preview" w:date="2026-01-01T00:00:00Z">
        <w:r>
          <w:t xml:space="preserve">.</w:t>
        </w:r>
      </w:ins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8 (Least squares solution)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</w:delText>
        </w:r>
      </w:del>
      <w:del w:id="13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least squares solution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 a vector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such that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10 (Least squares solution)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</w:t>
        </w:r>
      </w:ins>
      <w:ins w:id="16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least squares solution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</w:t>
        </w:r>
      </w:ins>
      <w:ins w:id="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 a vector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Definition 9 (Normal equations)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For</w:delText>
        </w:r>
      </w:del>
      <w:del w:id="1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and</w:delText>
        </w:r>
      </w:del>
      <w:del w:id="1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as in</w:delText>
        </w:r>
      </w:del>
      <w:del w:id="186" w:author="PR Preview" w:date="2026-01-01T00:00:00Z">
        <w:r>
          <w:delText xml:space="preserve"> </w:delText>
        </w:r>
      </w:del>
      <w:hyperlink w:anchor="def-least-squares">
        <w:del w:id="1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equations</w:delText>
        </w:r>
      </w:del>
      <w:del w:id="1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are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normal equations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ins w:id="197" w:author="PR Preview" w:date="2026-01-01T00:00:00Z">
        <w:r>
          <w:rPr>
            <w:b/>
            <w:bCs/>
          </w:rPr>
          <w:t xml:space="preserve">Definition 11 (Normal equations)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</w:t>
        </w:r>
      </w:ins>
      <w:ins w:id="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as in</w:t>
        </w:r>
      </w:ins>
      <w:ins w:id="206" w:author="PR Preview" w:date="2026-01-01T00:00:00Z">
        <w:r>
          <w:t xml:space="preserve"> </w:t>
        </w:r>
      </w:ins>
      <w:hyperlink w:anchor="def-least-squares">
        <w:ins w:id="20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equations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are 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normal equations</w:t>
        </w:r>
      </w:ins>
      <w:ins w:id="216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a least squares solution (</w:delText>
        </w:r>
      </w:del>
      <w:hyperlink w:anchor="def-least-squares">
        <w:del w:id="2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20" w:author="PR Preview" w:date="2026-01-01T00:00:00Z">
        <w:r>
          <w:delText xml:space="preserve">)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exactly when it solves the normal equations</w:delText>
        </w:r>
      </w:del>
      <w:del w:id="22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2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least squares solution (</w:t>
        </w:r>
      </w:ins>
      <w:hyperlink w:anchor="def-least-squares">
        <w:ins w:id="2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8" w:author="PR Preview" w:date="2026-01-01T00:00:00Z">
        <w:r>
          <w:t xml:space="preserve">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exactly when it solves the normal equations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</w:delText>
        </w:r>
      </w:del>
      <w:del w:id="2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with QR factorization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(</w:delText>
        </w:r>
      </w:del>
      <w:hyperlink w:anchor="thm-qr">
        <w:del w:id="24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50" w:author="PR Preview" w:date="2026-01-01T00:00:00Z">
        <w:r>
          <w:delText xml:space="preserve">), and let</w:delText>
        </w:r>
      </w:del>
      <w:del w:id="2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The least squares solution (</w:delText>
        </w:r>
      </w:del>
      <w:hyperlink w:anchor="def-least-squares">
        <w:del w:id="25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6" w:author="PR Preview" w:date="2026-01-01T00:00:00Z">
        <w:r>
          <w:delText xml:space="preserve">) is the unique solution of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Theorem 19 (Solving least squares by QR)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</w:t>
        </w:r>
      </w:ins>
      <w:ins w:id="26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</w:t>
        </w:r>
      </w:ins>
      <w:ins w:id="26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with QR factorization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</w:t>
        </w:r>
      </w:ins>
      <w:hyperlink w:anchor="thm-qr">
        <w:ins w:id="27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74" w:author="PR Preview" w:date="2026-01-01T00:00:00Z">
        <w:r>
          <w:t xml:space="preserve">), and let</w:t>
        </w:r>
      </w:ins>
      <w:ins w:id="2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least squares solution (</w:t>
        </w:r>
      </w:ins>
      <w:hyperlink w:anchor="def-least-squares">
        <w:ins w:id="27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0" w:author="PR Preview" w:date="2026-01-01T00:00:00Z">
        <w:r>
          <w:t xml:space="preserve">) is the unique solution of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10 (LU factorization)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LU factorization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 an</w:delText>
        </w:r>
      </w:del>
      <w:del w:id="2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matrix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is a product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unit lower triangular and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upper triangular (</w:delText>
        </w:r>
      </w:del>
      <w:hyperlink w:anchor="def-triangular-matrix">
        <w:del w:id="30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04" w:author="PR Preview" w:date="2026-01-01T00:00:00Z">
        <w:r>
          <w:delText xml:space="preserve">).</w:delText>
        </w:r>
      </w:del>
    </w:p>
    <w:p>
      <w:pPr>
        <w:pStyle w:val="BodyText"/>
      </w:pPr>
      <w:ins w:id="305" w:author="PR Preview" w:date="2026-01-01T00:00:00Z">
        <w:r>
          <w:rPr>
            <w:b/>
            <w:bCs/>
          </w:rPr>
          <w:t xml:space="preserve">Definition 12 (LU factorization)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rPr>
            <w:b/>
            <w:bCs/>
          </w:rPr>
          <w:t xml:space="preserve">LU factorization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of an</w:t>
        </w:r>
      </w:ins>
      <w:ins w:id="3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matrix</w:t>
        </w:r>
      </w:ins>
      <w:ins w:id="3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product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with</w:t>
        </w:r>
      </w:ins>
      <w:ins w:id="32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unit lower triangular (</w:t>
        </w:r>
      </w:ins>
      <w:hyperlink w:anchor="def-unit-lower-triangular-matrix">
        <w:ins w:id="32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5" w:author="PR Preview" w:date="2026-01-01T00:00:00Z">
        <w:r>
          <w:t xml:space="preserve">) and</w:t>
        </w:r>
      </w:ins>
      <w:ins w:id="32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upper triangular (</w:t>
        </w:r>
      </w:ins>
      <w:hyperlink w:anchor="def-triangular-matrix">
        <w:ins w:id="3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30" w:author="PR Preview" w:date="2026-01-01T00:00:00Z">
        <w:r>
          <w:t xml:space="preserve">).</w:t>
        </w:r>
      </w:ins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If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 an LU factorization (</w:delText>
        </w:r>
      </w:del>
      <w:hyperlink w:anchor="def-lu">
        <w:del w:id="33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8" w:author="PR Preview" w:date="2026-01-01T00:00:00Z">
        <w:r>
          <w:delText xml:space="preserve">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diagonal entries of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are all nonzero,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then for every</w:delText>
        </w:r>
      </w:del>
      <w:del w:id="3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the system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has exactly one solution: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solve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by forward substitution,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then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by back substitution (</w:delText>
        </w:r>
      </w:del>
      <w:hyperlink w:anchor="thm-back-substitution">
        <w:del w:id="36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3" w:author="PR Preview" w:date="2026-01-01T00:00:00Z">
        <w:r>
          <w:delText xml:space="preserve">).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If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an LU factorization (</w:t>
        </w:r>
      </w:ins>
      <w:hyperlink w:anchor="def-lu">
        <w:ins w:id="37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 the diagonal entries of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are all nonzero,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then for every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system</w:t>
        </w:r>
      </w:ins>
      <w:ins w:id="3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has exactly one solution: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solve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by forward substitution,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then</w:t>
        </w:r>
      </w:ins>
      <w:ins w:id="39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by back substitution (</w:t>
        </w:r>
      </w:ins>
      <w:hyperlink w:anchor="thm-back-substitution">
        <w:ins w:id="39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96" w:author="PR Preview" w:date="2026-01-01T00:00:00Z">
        <w:r>
          <w:t xml:space="preserve">).</w:t>
        </w:r>
      </w:ins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2026-10-15T22:57:56Z</dcterms:created>
  <dcterms:modified xsi:type="dcterms:W3CDTF">2026-10-15T22:57:56Z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