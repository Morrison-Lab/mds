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15:23:10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Writing derivatives this way is the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denominator layout</w:delText>
        </w:r>
      </w:del>
      <w:del w:id="6" w:author="PR Preview" w:date="2026-01-01T00:00:00Z">
        <w:r>
          <w:delText xml:space="preserve">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which these notes use throughout: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rows index the entries of</w:delText>
        </w:r>
      </w:del>
      <w:del w:id="1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(the denominator)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columns index the entries of</w:delText>
        </w:r>
      </w:del>
      <w:del w:id="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(the numerator),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so column</w:delText>
        </w:r>
      </w:del>
      <w:del w:id="21" w:author="PR Preview" w:date="2026-01-01T00:00:00Z">
        <w:r>
          <w:delText xml:space="preserve"> </w:delText>
        </w:r>
      </w:del>
      <m:oMath>
        <m:r>
          <m:t>j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is the vector derivative</w:delText>
        </w:r>
      </w:del>
      <w:del w:id="2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(</w:delText>
        </w:r>
      </w:del>
      <w:hyperlink w:anchor="def-vector-derivative">
        <w:del w:id="27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8" w:author="PR Preview" w:date="2026-01-01T00:00:00Z">
        <w:r>
          <w:delText xml:space="preserve">).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Both</w:delText>
        </w:r>
      </w:del>
      <w:del w:id="3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and</w:delText>
        </w:r>
      </w:del>
      <w:del w:id="3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denote this</w:delText>
        </w:r>
      </w:del>
      <w:del w:id="3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q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matrix.</w:delText>
        </w:r>
      </w:del>
    </w:p>
    <w:p>
      <w:pPr>
        <w:pStyle w:val="FirstParagraph"/>
      </w:pPr>
      <w:ins w:id="40" w:author="PR Preview" w:date="2026-01-01T00:00:00Z">
        <w:r>
          <w:t xml:space="preserve">Both</w:t>
        </w:r>
      </w:ins>
      <w:ins w:id="4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and</w:t>
        </w:r>
      </w:ins>
      <w:ins w:id="4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denote this</w:t>
        </w:r>
      </w:ins>
      <w:ins w:id="4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q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matrix.</w:t>
        </w:r>
      </w:ins>
    </w:p>
    <w:bookmarkEnd w:id="58"/>
    <w:bookmarkStart w:id="59" w:name="def-denominator-layout"/>
    <w:p>
      <w:pPr>
        <w:pStyle w:val="BodyText"/>
      </w:pPr>
      <w:ins w:id="50" w:author="PR Preview" w:date="2026-01-01T00:00:00Z">
        <w:r>
          <w:rPr>
            <w:b/>
            <w:bCs/>
          </w:rPr>
          <w:t xml:space="preserve">Definition 7 (Denominator layout)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Writing derivatives as in</w:t>
        </w:r>
      </w:ins>
      <w:ins w:id="53" w:author="PR Preview" w:date="2026-01-01T00:00:00Z">
        <w:r>
          <w:t xml:space="preserve"> </w:t>
        </w:r>
      </w:ins>
      <w:hyperlink w:anchor="def-vector-valued-derivative">
        <w:ins w:id="5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is the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b/>
            <w:bCs/>
          </w:rPr>
          <w:t xml:space="preserve">denominator layout</w:t>
        </w:r>
      </w:ins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which these notes use throughout: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rows index the entries of</w:t>
        </w:r>
      </w:ins>
      <w:ins w:id="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(the denominator)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and columns index the entries of</w:t>
        </w:r>
      </w:ins>
      <w:ins w:id="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(the numerator),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so column</w:t>
        </w:r>
      </w:ins>
      <w:ins w:id="74" w:author="PR Preview" w:date="2026-01-01T00:00:00Z">
        <w:r>
          <w:t xml:space="preserve"> </w:t>
        </w:r>
      </w:ins>
      <m:oMath>
        <m:r>
          <m:t>j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 the vector derivative</w:t>
        </w:r>
      </w:ins>
      <w:ins w:id="7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(</w:t>
        </w:r>
      </w:ins>
      <w:hyperlink w:anchor="def-vector-derivative">
        <w:ins w:id="8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81" w:author="PR Preview" w:date="2026-01-01T00:00:00Z">
        <w:r>
          <w:t xml:space="preserve">).</w:t>
        </w:r>
      </w:ins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del w:id="82" w:author="PR Preview" w:date="2026-01-01T00:00:00Z">
        <w:r>
          <w:rPr>
            <w:b/>
            <w:bCs/>
          </w:rPr>
          <w:delText xml:space="preserve">Definition 7 (Jacobian matrix)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Let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del w:id="85" w:author="PR Preview" w:date="2026-01-01T00:00:00Z">
        <w:r>
          <w:delText xml:space="preserve">be a</w:delText>
        </w:r>
      </w:del>
      <w:del w:id="8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vector-valued function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of the</w:delText>
        </w:r>
      </w:del>
      <w:del w:id="9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vector</w:delText>
        </w:r>
      </w:del>
      <w:del w:id="9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95" w:author="PR Preview" w:date="2026-01-01T00:00:00Z">
        <w:r>
          <w:delText xml:space="preserve">.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The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rPr>
            <w:b/>
            <w:bCs/>
          </w:rPr>
          <w:delText xml:space="preserve">Jacobian matrix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of</w:delText>
        </w:r>
      </w:del>
      <w:del w:id="10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is the</w:delText>
        </w:r>
      </w:del>
      <w:del w:id="10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p</m:t>
        </m:r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matrix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whose</w:delText>
        </w:r>
      </w:del>
      <w:del w:id="1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entry is</w:delText>
        </w:r>
      </w:del>
      <w:del w:id="11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del w:id="114" w:author="PR Preview" w:date="2026-01-01T00:00:00Z">
        <w:r>
          <w:delText xml:space="preserve">,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for</w:delText>
        </w:r>
      </w:del>
      <w:del w:id="117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and</w:delText>
        </w:r>
      </w:del>
      <w:del w:id="12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del w:id="121" w:author="PR Preview" w:date="2026-01-01T00:00:00Z">
        <w:r>
          <w:delText xml:space="preserve">.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It is the transpose of the derivative</w:delText>
        </w:r>
      </w:del>
      <w:del w:id="12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of</w:delText>
        </w:r>
      </w:del>
      <w:del w:id="127" w:author="PR Preview" w:date="2026-01-01T00:00:00Z">
        <w:r>
          <w:delText xml:space="preserve"> </w:delText>
        </w:r>
      </w:del>
      <w:hyperlink w:anchor="def-vector-valued-derivative">
        <w:del w:id="128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29" w:author="PR Preview" w:date="2026-01-01T00:00:00Z">
        <w:r>
          <w:delText xml:space="preserve">.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Writing derivatives this way,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with rows indexing the entries of</w:delText>
        </w:r>
      </w:del>
      <w:del w:id="13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(the numerator)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and columns indexing the entries of</w:delText>
        </w:r>
      </w:del>
      <w:del w:id="13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(the denominator),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is the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rPr>
            <w:b/>
            <w:bCs/>
          </w:rPr>
          <w:delText xml:space="preserve">numerator layout</w:delText>
        </w:r>
      </w:del>
      <w:del w:id="146" w:author="PR Preview" w:date="2026-01-01T00:00:00Z">
        <w:r>
          <w:delText xml:space="preserve">.</w:delText>
        </w:r>
      </w:del>
    </w:p>
    <w:p>
      <w:pPr>
        <w:pStyle w:val="FirstParagraph"/>
      </w:pPr>
      <w:ins w:id="147" w:author="PR Preview" w:date="2026-01-01T00:00:00Z">
        <w:r>
          <w:rPr>
            <w:b/>
            <w:bCs/>
          </w:rPr>
          <w:t xml:space="preserve">Definition 8 (Jacobian matrix)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ins w:id="150" w:author="PR Preview" w:date="2026-01-01T00:00:00Z">
        <w:r>
          <w:t xml:space="preserve">be a</w:t>
        </w:r>
      </w:ins>
      <w:ins w:id="151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vector-valued function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of the</w:t>
        </w:r>
      </w:ins>
      <w:ins w:id="15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vector</w:t>
        </w:r>
      </w:ins>
      <w:ins w:id="15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160" w:author="PR Preview" w:date="2026-01-01T00:00:00Z">
        <w:r>
          <w:t xml:space="preserve">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rPr>
            <w:b/>
            <w:bCs/>
          </w:rPr>
          <w:t xml:space="preserve">Jacobian matrix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of</w:t>
        </w:r>
      </w:ins>
      <w:ins w:id="1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is the</w:t>
        </w:r>
      </w:ins>
      <w:ins w:id="170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p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matrix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whose</w:t>
        </w:r>
      </w:ins>
      <w:ins w:id="1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entry is</w:t>
        </w:r>
      </w:ins>
      <w:ins w:id="17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ins w:id="179" w:author="PR Preview" w:date="2026-01-01T00:00:00Z">
        <w:r>
          <w:t xml:space="preserve">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for</w:t>
        </w:r>
      </w:ins>
      <w:ins w:id="182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and</w:t>
        </w:r>
      </w:ins>
      <w:ins w:id="18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ins w:id="186" w:author="PR Preview" w:date="2026-01-01T00:00:00Z">
        <w:r>
          <w:t xml:space="preserve">.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It is the transpose of the derivative</w:t>
        </w:r>
      </w:ins>
      <w:ins w:id="18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of</w:t>
        </w:r>
      </w:ins>
      <w:ins w:id="192" w:author="PR Preview" w:date="2026-01-01T00:00:00Z">
        <w:r>
          <w:t xml:space="preserve"> </w:t>
        </w:r>
      </w:ins>
      <w:hyperlink w:anchor="def-vector-valued-derivative">
        <w:ins w:id="19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94" w:author="PR Preview" w:date="2026-01-01T00:00:00Z">
        <w:r>
          <w:t xml:space="preserve">.</w:t>
        </w:r>
      </w:ins>
    </w:p>
    <w:bookmarkEnd w:id="61"/>
    <w:bookmarkStart w:id="62" w:name="def-numerator-layout"/>
    <w:p>
      <w:pPr>
        <w:pStyle w:val="BodyText"/>
      </w:pPr>
      <w:ins w:id="195" w:author="PR Preview" w:date="2026-01-01T00:00:00Z">
        <w:r>
          <w:rPr>
            <w:b/>
            <w:bCs/>
          </w:rPr>
          <w:t xml:space="preserve">Definition 9 (Numerator layout)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Writing derivatives as in</w:t>
        </w:r>
      </w:ins>
      <w:ins w:id="198" w:author="PR Preview" w:date="2026-01-01T00:00:00Z">
        <w:r>
          <w:t xml:space="preserve"> </w:t>
        </w:r>
      </w:ins>
      <w:hyperlink w:anchor="def-jacobian-matrix">
        <w:ins w:id="19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00" w:author="PR Preview" w:date="2026-01-01T00:00:00Z">
        <w:r>
          <w:t xml:space="preserve">,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with rows indexing the entries of</w:t>
        </w:r>
      </w:ins>
      <w:ins w:id="20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(the numerator)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and columns indexing the entries of</w:t>
        </w:r>
      </w:ins>
      <w:ins w:id="20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(the denominator),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is the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rPr>
            <w:b/>
            <w:bCs/>
          </w:rPr>
          <w:t xml:space="preserve">numerator layout</w:t>
        </w:r>
      </w:ins>
      <w:ins w:id="215" w:author="PR Preview" w:date="2026-01-01T00:00:00Z">
        <w:r>
          <w:t xml:space="preserve">.</w:t>
        </w:r>
      </w:ins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del w:id="216" w:author="PR Preview" w:date="2026-01-01T00:00:00Z">
        <w:r>
          <w:rPr>
            <w:i/>
            <w:iCs/>
          </w:rPr>
          <w:delText xml:space="preserve">Remark 3</w:delText>
        </w:r>
      </w:del>
      <w:del w:id="217" w:author="PR Preview" w:date="2026-01-01T00:00:00Z">
        <w:r>
          <w:delText xml:space="preserve"> (Numerator layout). </w:delText>
        </w:r>
      </w:del>
      <w:del w:id="218" w:author="PR Preview" w:date="2026-01-01T00:00:00Z">
        <w:r>
          <w:delText xml:space="preserve">Some sources use the numerator layout (</w:delText>
        </w:r>
      </w:del>
      <w:hyperlink w:anchor="def-jacobian-matrix">
        <w:del w:id="219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220" w:author="PR Preview" w:date="2026-01-01T00:00:00Z">
        <w:r>
          <w:delText xml:space="preserve">) throughout,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so that their derivative of a vector-valued function is the Jacobian matrix,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transpose of the derivative used in these notes.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In numerator layout, the derivative of a scalar-valued function is a row vector: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the row-vector derivative (</w:delText>
        </w:r>
      </w:del>
      <w:hyperlink w:anchor="def-row-vector-derivative">
        <w:del w:id="229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230" w:author="PR Preview" w:date="2026-01-01T00:00:00Z">
        <w:r>
          <w:delText xml:space="preserve">).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Check a source’s layout before combining its formulas with these.</w:delText>
        </w:r>
      </w:del>
    </w:p>
    <w:p>
      <w:pPr>
        <w:pStyle w:val="BodyText"/>
      </w:pPr>
      <w:del w:id="233" w:author="PR Preview" w:date="2026-01-01T00:00:00Z">
        <w:r>
          <w:rPr>
            <w:b/>
            <w:bCs/>
          </w:rPr>
          <w:delText xml:space="preserve">Definition 8 (Constant)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A</w:delText>
        </w:r>
      </w:del>
      <w:del w:id="23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vector</w:delText>
        </w:r>
      </w:del>
      <w:del w:id="23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is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rPr>
            <w:b/>
            <w:bCs/>
          </w:rPr>
          <w:delText xml:space="preserve">constant with respect to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the</w:delText>
        </w:r>
      </w:del>
      <w:del w:id="24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vector</w:delText>
        </w:r>
      </w:del>
      <w:del w:id="24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if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its derivative (</w:delText>
        </w:r>
      </w:del>
      <w:hyperlink w:anchor="def-vector-valued-derivative">
        <w:del w:id="254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55" w:author="PR Preview" w:date="2026-01-01T00:00:00Z">
        <w:r>
          <w:delText xml:space="preserve">) is zero:</w:delText>
        </w:r>
      </w:del>
    </w:p>
    <w:p>
      <w:pPr>
        <w:pStyle w:val="BodyText"/>
      </w:pPr>
      <w:ins w:id="256" w:author="PR Preview" w:date="2026-01-01T00:00:00Z">
        <w:r>
          <w:rPr>
            <w:i/>
            <w:iCs/>
          </w:rPr>
          <w:t xml:space="preserve">Remark 3</w:t>
        </w:r>
      </w:ins>
      <w:ins w:id="257" w:author="PR Preview" w:date="2026-01-01T00:00:00Z">
        <w:r>
          <w:t xml:space="preserve"> (Numerator layout). </w:t>
        </w:r>
      </w:ins>
      <w:ins w:id="258" w:author="PR Preview" w:date="2026-01-01T00:00:00Z">
        <w:r>
          <w:t xml:space="preserve">Some sources use the numerator layout (</w:t>
        </w:r>
      </w:ins>
      <w:hyperlink w:anchor="def-numerator-layout">
        <w:ins w:id="25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60" w:author="PR Preview" w:date="2026-01-01T00:00:00Z">
        <w:r>
          <w:t xml:space="preserve">) throughout,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so that their derivative of a vector-valued function is the Jacobian matrix,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the transpose of the derivative used in these notes.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In numerator layout, the derivative of a scalar-valued function is a row vector: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the row-vector derivative (</w:t>
        </w:r>
      </w:ins>
      <w:hyperlink w:anchor="def-row-vector-derivative">
        <w:ins w:id="26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70" w:author="PR Preview" w:date="2026-01-01T00:00:00Z">
        <w:r>
          <w:t xml:space="preserve">).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Check a source’s layout before combining its formulas with these.</w:t>
        </w:r>
      </w:ins>
    </w:p>
    <w:bookmarkEnd w:id="64"/>
    <w:bookmarkStart w:id="65" w:name="def-constant-wrt-vector"/>
    <w:p>
      <w:pPr>
        <w:pStyle w:val="BodyText"/>
      </w:pPr>
      <w:ins w:id="273" w:author="PR Preview" w:date="2026-01-01T00:00:00Z">
        <w:r>
          <w:rPr>
            <w:b/>
            <w:bCs/>
          </w:rPr>
          <w:t xml:space="preserve">Definition 10 (Constant)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A</w:t>
        </w:r>
      </w:ins>
      <w:ins w:id="27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vector</w:t>
        </w:r>
      </w:ins>
      <w:ins w:id="2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is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rPr>
            <w:b/>
            <w:bCs/>
          </w:rPr>
          <w:t xml:space="preserve">constant with respect to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the</w:t>
        </w:r>
      </w:ins>
      <w:ins w:id="28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vector</w:t>
        </w:r>
      </w:ins>
      <w:ins w:id="28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if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its derivative (</w:t>
        </w:r>
      </w:ins>
      <w:hyperlink w:anchor="def-vector-valued-derivative">
        <w:ins w:id="29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95" w:author="PR Preview" w:date="2026-01-01T00:00:00Z">
        <w:r>
          <w:t xml:space="preserve">) is zero: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del w:id="296" w:author="PR Preview" w:date="2026-01-01T00:00:00Z">
        <w:r>
          <w:delText xml:space="preserve">Every entry is the derivative of a constant, so</w:delText>
        </w:r>
      </w:del>
      <w:del w:id="29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and</w:delText>
        </w:r>
      </w:del>
      <w:del w:id="30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is constant with respect to</w:delText>
        </w:r>
      </w:del>
      <w:del w:id="30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(</w:delText>
        </w:r>
      </w:del>
      <w:hyperlink w:anchor="def-constant-wrt-vector">
        <w:del w:id="30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07" w:author="PR Preview" w:date="2026-01-01T00:00:00Z">
        <w:r>
          <w:delText xml:space="preserve">).</w:delText>
        </w:r>
      </w:del>
    </w:p>
    <w:p>
      <w:pPr>
        <w:pStyle w:val="FirstParagraph"/>
      </w:pPr>
      <w:ins w:id="308" w:author="PR Preview" w:date="2026-01-01T00:00:00Z">
        <w:r>
          <w:t xml:space="preserve">Every entry is the derivative of a constant, so</w:t>
        </w:r>
      </w:ins>
      <w:ins w:id="30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and</w:t>
        </w:r>
      </w:ins>
      <w:ins w:id="31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is constant with respect to</w:t>
        </w:r>
      </w:ins>
      <w:ins w:id="31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(</w:t>
        </w:r>
      </w:ins>
      <w:hyperlink w:anchor="def-constant-wrt-vector">
        <w:ins w:id="318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319" w:author="PR Preview" w:date="2026-01-01T00:00:00Z">
        <w:r>
          <w:t xml:space="preserve">).</w:t>
        </w:r>
      </w:ins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del w:id="320" w:author="PR Preview" w:date="2026-01-01T00:00:00Z">
        <w:r>
          <w:rPr>
            <w:b/>
            <w:bCs/>
          </w:rPr>
          <w:delText xml:space="preserve">Definition 9 (Residual vector and residuals)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Let</w:delText>
        </w:r>
      </w:del>
      <w:del w:id="32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be an</w:delText>
        </w:r>
      </w:del>
      <w:del w:id="32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matrix,</w:delText>
        </w:r>
      </w:del>
      <w:del w:id="32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330" w:author="PR Preview" w:date="2026-01-01T00:00:00Z">
        <w:r>
          <w:delText xml:space="preserve">, and</w:delText>
        </w:r>
      </w:del>
      <w:del w:id="33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32" w:author="PR Preview" w:date="2026-01-01T00:00:00Z">
        <w:r>
          <w:delText xml:space="preserve">.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The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rPr>
            <w:b/>
            <w:bCs/>
          </w:rPr>
          <w:delText xml:space="preserve">residual vector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of</w:delText>
        </w:r>
      </w:del>
      <w:del w:id="33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is</w:delText>
        </w:r>
      </w:del>
      <w:del w:id="34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del w:id="343" w:author="PR Preview" w:date="2026-01-01T00:00:00Z">
        <w:r>
          <w:delText xml:space="preserve">,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and its entries</w:delText>
        </w:r>
      </w:del>
      <w:del w:id="346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are the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rPr>
            <w:b/>
            <w:bCs/>
          </w:rPr>
          <w:delText xml:space="preserve">residuals</w:delText>
        </w:r>
      </w:del>
      <w:del w:id="351" w:author="PR Preview" w:date="2026-01-01T00:00:00Z">
        <w:r>
          <w:delText xml:space="preserve">.</w:delText>
        </w:r>
      </w:del>
    </w:p>
    <w:p>
      <w:pPr>
        <w:pStyle w:val="BodyText"/>
      </w:pPr>
      <w:del w:id="352" w:author="PR Preview" w:date="2026-01-01T00:00:00Z">
        <w:r>
          <w:rPr>
            <w:b/>
            <w:bCs/>
          </w:rPr>
          <w:delText xml:space="preserve">Definition 10 (Squared errors and residual sum of squares)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In the setting of</w:delText>
        </w:r>
      </w:del>
      <w:del w:id="355" w:author="PR Preview" w:date="2026-01-01T00:00:00Z">
        <w:r>
          <w:delText xml:space="preserve"> </w:delText>
        </w:r>
      </w:del>
      <w:hyperlink w:anchor="def-residual">
        <w:del w:id="356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57" w:author="PR Preview" w:date="2026-01-01T00:00:00Z">
        <w:r>
          <w:delText xml:space="preserve">,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the square</w:delText>
        </w:r>
      </w:del>
      <w:del w:id="360" w:author="PR Preview" w:date="2026-01-01T00:00:00Z">
        <w:r>
          <w:delText xml:space="preserve"> </w:delText>
        </w:r>
      </w:del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is the</w:delText>
        </w:r>
      </w:del>
      <w:del w:id="363" w:author="PR Preview" w:date="2026-01-01T00:00:00Z">
        <w:r>
          <w:delText xml:space="preserve"> </w:delText>
        </w:r>
      </w:del>
      <m:oMath>
        <m:r>
          <m:t>i</m:t>
        </m:r>
      </m:oMath>
      <w:del w:id="364" w:author="PR Preview" w:date="2026-01-01T00:00:00Z">
        <w:r>
          <w:delText xml:space="preserve">th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rPr>
            <w:b/>
            <w:bCs/>
          </w:rPr>
          <w:delText xml:space="preserve">squared error</w:delText>
        </w:r>
      </w:del>
      <w:del w:id="367" w:author="PR Preview" w:date="2026-01-01T00:00:00Z">
        <w:r>
          <w:delText xml:space="preserve">, and their sum</w:delText>
        </w:r>
      </w:del>
    </w:p>
    <w:p>
      <w:pPr>
        <w:pStyle w:val="BodyText"/>
      </w:pPr>
      <w:ins w:id="368" w:author="PR Preview" w:date="2026-01-01T00:00:00Z">
        <w:r>
          <w:rPr>
            <w:b/>
            <w:bCs/>
          </w:rPr>
          <w:t xml:space="preserve">Definition 11 (Residual vector and residuals)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Let</w:t>
        </w:r>
      </w:ins>
      <w:ins w:id="37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be an</w:t>
        </w:r>
      </w:ins>
      <w:ins w:id="37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matrix,</w:t>
        </w:r>
      </w:ins>
      <w:ins w:id="3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378" w:author="PR Preview" w:date="2026-01-01T00:00:00Z">
        <w:r>
          <w:t xml:space="preserve">, and</w:t>
        </w:r>
      </w:ins>
      <w:ins w:id="3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80" w:author="PR Preview" w:date="2026-01-01T00:00:00Z">
        <w:r>
          <w:t xml:space="preserve">.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The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rPr>
            <w:b/>
            <w:bCs/>
          </w:rPr>
          <w:t xml:space="preserve">residual vector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of</w:t>
        </w:r>
      </w:ins>
      <w:ins w:id="38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is</w:t>
        </w:r>
      </w:ins>
      <w:ins w:id="3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ins w:id="391" w:author="PR Preview" w:date="2026-01-01T00:00:00Z">
        <w:r>
          <w:t xml:space="preserve">,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and its entries</w:t>
        </w:r>
      </w:ins>
      <w:ins w:id="394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are the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rPr>
            <w:b/>
            <w:bCs/>
          </w:rPr>
          <w:t xml:space="preserve">residuals</w:t>
        </w:r>
      </w:ins>
      <w:ins w:id="399" w:author="PR Preview" w:date="2026-01-01T00:00:00Z">
        <w:r>
          <w:t xml:space="preserve">.</w:t>
        </w:r>
      </w:ins>
    </w:p>
    <w:bookmarkEnd w:id="93"/>
    <w:bookmarkStart w:id="94" w:name="def-squared-error"/>
    <w:p>
      <w:pPr>
        <w:pStyle w:val="BodyText"/>
      </w:pPr>
      <w:ins w:id="400" w:author="PR Preview" w:date="2026-01-01T00:00:00Z">
        <w:r>
          <w:rPr>
            <w:b/>
            <w:bCs/>
          </w:rPr>
          <w:t xml:space="preserve">Definition 12 (Squared error)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In the setting of</w:t>
        </w:r>
      </w:ins>
      <w:ins w:id="403" w:author="PR Preview" w:date="2026-01-01T00:00:00Z">
        <w:r>
          <w:t xml:space="preserve"> </w:t>
        </w:r>
      </w:ins>
      <w:hyperlink w:anchor="def-residual">
        <w:ins w:id="404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405" w:author="PR Preview" w:date="2026-01-01T00:00:00Z">
        <w:r>
          <w:t xml:space="preserve">,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the square</w:t>
        </w:r>
      </w:ins>
      <w:ins w:id="408" w:author="PR Preview" w:date="2026-01-01T00:00:00Z">
        <w:r>
          <w:t xml:space="preserve"> </w:t>
        </w:r>
      </w:ins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is the</w:t>
        </w:r>
      </w:ins>
      <w:ins w:id="411" w:author="PR Preview" w:date="2026-01-01T00:00:00Z">
        <w:r>
          <w:t xml:space="preserve"> </w:t>
        </w:r>
      </w:ins>
      <m:oMath>
        <m:r>
          <m:t>i</m:t>
        </m:r>
      </m:oMath>
      <w:ins w:id="412" w:author="PR Preview" w:date="2026-01-01T00:00:00Z">
        <w:r>
          <w:t xml:space="preserve">th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rPr>
            <w:b/>
            <w:bCs/>
          </w:rPr>
          <w:t xml:space="preserve">squared error</w:t>
        </w:r>
      </w:ins>
      <w:ins w:id="415" w:author="PR Preview" w:date="2026-01-01T00:00:00Z">
        <w:r>
          <w:t xml:space="preserve">.</w:t>
        </w:r>
      </w:ins>
    </w:p>
    <w:bookmarkEnd w:id="94"/>
    <w:bookmarkStart w:id="95" w:name="def-residual-sum-of-squares"/>
    <w:p>
      <w:pPr>
        <w:pStyle w:val="BodyText"/>
      </w:pPr>
      <w:ins w:id="416" w:author="PR Preview" w:date="2026-01-01T00:00:00Z">
        <w:r>
          <w:rPr>
            <w:b/>
            <w:bCs/>
          </w:rPr>
          <w:t xml:space="preserve">Definition 13 (Residual sum of squares)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In the setting of</w:t>
        </w:r>
      </w:ins>
      <w:ins w:id="419" w:author="PR Preview" w:date="2026-01-01T00:00:00Z">
        <w:r>
          <w:t xml:space="preserve"> </w:t>
        </w:r>
      </w:ins>
      <w:hyperlink w:anchor="def-residual">
        <w:ins w:id="420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421" w:author="PR Preview" w:date="2026-01-01T00:00:00Z">
        <w:r>
          <w:t xml:space="preserve">,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the sum of the squared errors (</w:t>
        </w:r>
      </w:ins>
      <w:hyperlink w:anchor="def-squared-error">
        <w:ins w:id="424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425" w:author="PR Preview" w:date="2026-01-01T00:00:00Z">
        <w: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del w:id="426" w:author="PR Preview" w:date="2026-01-01T00:00:00Z">
        <w:r>
          <w:rPr>
            <w:i/>
            <w:iCs/>
          </w:rPr>
          <w:delText xml:space="preserve">Remark 8</w:delText>
        </w:r>
      </w:del>
      <w:del w:id="427" w:author="PR Preview" w:date="2026-01-01T00:00:00Z">
        <w:r>
          <w:delText xml:space="preserve"> (Least squares solutions minimize the residual sum of squares). </w:delText>
        </w:r>
      </w:del>
      <w:del w:id="428" w:author="PR Preview" w:date="2026-01-01T00:00:00Z">
        <w:r>
          <w:delText xml:space="preserve">A</w:delText>
        </w:r>
      </w:del>
      <w:del w:id="429" w:author="PR Preview" w:date="2026-01-01T00:00:00Z">
        <w:r>
          <w:delText xml:space="preserve"> </w:delText>
        </w:r>
      </w:del>
      <w:hyperlink r:id="rId96">
        <w:del w:id="430" w:author="PR Preview" w:date="2026-01-01T00:00:00Z">
          <w:r>
            <w:rPr>
              <w:rStyle w:val="Hyperlink"/>
            </w:rPr>
            <w:delText xml:space="preserve">least squares solution</w:delText>
          </w:r>
        </w:del>
      </w:hyperlink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of</w:delText>
        </w:r>
      </w:del>
      <w:del w:id="43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makes</w:delText>
        </w:r>
      </w:del>
      <w:del w:id="43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as small as possible,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and so makes the residual sum of squares (</w:delText>
        </w:r>
      </w:del>
      <w:hyperlink w:anchor="def-residual-sum-of-squares">
        <w:del w:id="441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442" w:author="PR Preview" w:date="2026-01-01T00:00:00Z">
        <w:r>
          <w:delText xml:space="preserve">) as small as possible too.</w:delText>
        </w:r>
      </w:del>
    </w:p>
    <w:p>
      <w:pPr>
        <w:pStyle w:val="BodyText"/>
      </w:pPr>
      <w:ins w:id="443" w:author="PR Preview" w:date="2026-01-01T00:00:00Z">
        <w:r>
          <w:rPr>
            <w:i/>
            <w:iCs/>
          </w:rPr>
          <w:t xml:space="preserve">Remark 8</w:t>
        </w:r>
      </w:ins>
      <w:ins w:id="444" w:author="PR Preview" w:date="2026-01-01T00:00:00Z">
        <w:r>
          <w:t xml:space="preserve"> (Least squares solutions minimize the residual sum of squares). </w:t>
        </w:r>
      </w:ins>
      <w:ins w:id="445" w:author="PR Preview" w:date="2026-01-01T00:00:00Z">
        <w:r>
          <w:t xml:space="preserve">A</w:t>
        </w:r>
      </w:ins>
      <w:ins w:id="446" w:author="PR Preview" w:date="2026-01-01T00:00:00Z">
        <w:r>
          <w:t xml:space="preserve"> </w:t>
        </w:r>
      </w:ins>
      <w:hyperlink r:id="rId96">
        <w:ins w:id="447" w:author="PR Preview" w:date="2026-01-01T00:00:00Z">
          <w:r>
            <w:rPr>
              <w:rStyle w:val="Hyperlink"/>
            </w:rPr>
            <w:t xml:space="preserve">least squares solution</w:t>
          </w:r>
        </w:ins>
      </w:hyperlink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of</w:t>
        </w:r>
      </w:ins>
      <w:ins w:id="450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makes</w:t>
        </w:r>
      </w:ins>
      <w:ins w:id="45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as small as possible,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and so makes the residual sum of squares (</w:t>
        </w:r>
      </w:ins>
      <w:hyperlink w:anchor="def-residual-sum-of-squares">
        <w:ins w:id="458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459" w:author="PR Preview" w:date="2026-01-01T00:00:00Z">
        <w:r>
          <w:t xml:space="preserve">) as small as possible too.</w:t>
        </w:r>
      </w:ins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del w:id="460" w:author="PR Preview" w:date="2026-01-01T00:00:00Z">
        <w:r>
          <w:delText xml:space="preserve">The version presented here is for the gradient (</w:delText>
        </w:r>
      </w:del>
      <w:hyperlink w:anchor="def-vector-derivative">
        <w:del w:id="461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462" w:author="PR Preview" w:date="2026-01-01T00:00:00Z">
        <w:r>
          <w:delText xml:space="preserve">), a column vector.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The total derivative (</w:delText>
        </w:r>
      </w:del>
      <w:hyperlink w:anchor="def-row-vector-derivative">
        <w:del w:id="465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466" w:author="PR Preview" w:date="2026-01-01T00:00:00Z">
        <w:r>
          <w:delText xml:space="preserve">), a row vector,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is the transpose of the gradient (</w:delText>
        </w:r>
      </w:del>
      <w:hyperlink w:anchor="thm-row-deriv-tp-col-deriv">
        <w:del w:id="469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470" w:author="PR Preview" w:date="2026-01-01T00:00:00Z">
        <w:r>
          <w:delText xml:space="preserve">),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and transposing both sides gives</w:delText>
        </w:r>
      </w:del>
      <w:del w:id="473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74" w:author="PR Preview" w:date="2026-01-01T00:00:00Z">
        <w:r>
          <w:delText xml:space="preserve">,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with the factors in the reverse order;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there</w:delText>
        </w:r>
      </w:del>
      <w:del w:id="479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is the Jacobian matrix of</w:delText>
        </w:r>
      </w:del>
      <w:del w:id="48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as a function of</w:delText>
        </w:r>
      </w:del>
      <w:del w:id="48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(</w:delText>
        </w:r>
      </w:del>
      <w:hyperlink w:anchor="def-jacobian-matrix">
        <w:del w:id="488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489" w:author="PR Preview" w:date="2026-01-01T00:00:00Z">
        <w:r>
          <w:delText xml:space="preserve">).</w:delText>
        </w:r>
      </w:del>
    </w:p>
    <w:p>
      <w:pPr>
        <w:pStyle w:val="BodyText"/>
      </w:pPr>
      <w:ins w:id="490" w:author="PR Preview" w:date="2026-01-01T00:00:00Z">
        <w:r>
          <w:t xml:space="preserve">The version presented here is for the gradient (</w:t>
        </w:r>
      </w:ins>
      <w:hyperlink w:anchor="def-vector-derivative">
        <w:ins w:id="49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492" w:author="PR Preview" w:date="2026-01-01T00:00:00Z">
        <w:r>
          <w:t xml:space="preserve">), a column vector.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The total derivative (</w:t>
        </w:r>
      </w:ins>
      <w:hyperlink w:anchor="def-row-vector-derivative">
        <w:ins w:id="495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96" w:author="PR Preview" w:date="2026-01-01T00:00:00Z">
        <w:r>
          <w:t xml:space="preserve">), a row vector,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is the transpose of the gradient (</w:t>
        </w:r>
      </w:ins>
      <w:hyperlink w:anchor="thm-row-deriv-tp-col-deriv">
        <w:ins w:id="499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500" w:author="PR Preview" w:date="2026-01-01T00:00:00Z">
        <w:r>
          <w:t xml:space="preserve">),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and transposing both sides gives</w:t>
        </w:r>
      </w:ins>
      <w:ins w:id="503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04" w:author="PR Preview" w:date="2026-01-01T00:00:00Z">
        <w:r>
          <w:t xml:space="preserve">,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with the factors in the reverse order;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there</w:t>
        </w:r>
      </w:ins>
      <w:ins w:id="509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is the Jacobian matrix of</w:t>
        </w:r>
      </w:ins>
      <w:ins w:id="51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as a function of</w:t>
        </w:r>
      </w:ins>
      <w:ins w:id="51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(</w:t>
        </w:r>
      </w:ins>
      <w:hyperlink w:anchor="def-jacobian-matrix">
        <w:ins w:id="51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19" w:author="PR Preview" w:date="2026-01-01T00:00:00Z">
        <w:r>
          <w:t xml:space="preserve">).</w:t>
        </w:r>
      </w:ins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del w:id="520" w:author="PR Preview" w:date="2026-01-01T00:00:00Z">
        <w:r>
          <w:rPr>
            <w:b/>
            <w:bCs/>
          </w:rPr>
          <w:delText xml:space="preserve">Example 20 (Derivative of the residual sum of squares)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Let</w:delText>
        </w:r>
      </w:del>
      <w:del w:id="52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×</m:t>
        </m:r>
        <m:r>
          <m:t>1</m:t>
        </m:r>
      </m:oMath>
      <w:del w:id="526" w:author="PR Preview" w:date="2026-01-01T00:00:00Z">
        <w:r>
          <w:delText xml:space="preserve">) and</w:delText>
        </w:r>
      </w:del>
      <w:del w:id="52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530" w:author="PR Preview" w:date="2026-01-01T00:00:00Z">
        <w:r>
          <w:delText xml:space="preserve">) be constant with respect to</w:delText>
        </w:r>
      </w:del>
      <w:del w:id="53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532" w:author="PR Preview" w:date="2026-01-01T00:00:00Z">
        <w:r>
          <w:delText xml:space="preserve">,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and let</w:delText>
        </w:r>
      </w:del>
      <w:del w:id="53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be the residual vector (</w:delText>
        </w:r>
      </w:del>
      <w:hyperlink w:anchor="def-residual">
        <w:del w:id="538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539" w:author="PR Preview" w:date="2026-01-01T00:00:00Z">
        <w:r>
          <w:delText xml:space="preserve">).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By</w:delText>
        </w:r>
      </w:del>
      <w:del w:id="542" w:author="PR Preview" w:date="2026-01-01T00:00:00Z">
        <w:r>
          <w:delText xml:space="preserve"> </w:delText>
        </w:r>
      </w:del>
      <w:hyperlink w:anchor="thm-deriv-linear-map">
        <w:del w:id="543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544" w:author="PR Preview" w:date="2026-01-01T00:00:00Z">
        <w:r>
          <w:delText xml:space="preserve">,</w:delText>
        </w:r>
      </w:del>
      <w:del w:id="54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46" w:author="PR Preview" w:date="2026-01-01T00:00:00Z">
        <w:r>
          <w:delText xml:space="preserve">,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and</w:delText>
        </w:r>
      </w:del>
      <w:del w:id="54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because</w:delText>
        </w:r>
      </w:del>
      <w:del w:id="55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is constant,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so</w:delText>
        </w:r>
      </w:del>
      <w:del w:id="55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(</w:delText>
        </w:r>
      </w:del>
      <m:oMath>
        <m:r>
          <m:t>p</m:t>
        </m:r>
        <m:r>
          <m:rPr>
            <m:sty m:val="p"/>
          </m:rPr>
          <m:t>×</m:t>
        </m:r>
        <m:r>
          <m:t>n</m:t>
        </m:r>
      </m:oMath>
      <w:del w:id="560" w:author="PR Preview" w:date="2026-01-01T00:00:00Z">
        <w:r>
          <w:delText xml:space="preserve">).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By</w:delText>
        </w:r>
      </w:del>
      <w:del w:id="563" w:author="PR Preview" w:date="2026-01-01T00:00:00Z">
        <w:r>
          <w:delText xml:space="preserve"> </w:delText>
        </w:r>
      </w:del>
      <w:hyperlink w:anchor="cor-chain-qf">
        <w:del w:id="564" w:author="PR Preview" w:date="2026-01-01T00:00:00Z">
          <w:r>
            <w:rPr>
              <w:rStyle w:val="Hyperlink"/>
            </w:rPr>
            <w:delText xml:space="preserve">Corollary 4</w:delText>
          </w:r>
        </w:del>
      </w:hyperlink>
      <w:del w:id="565" w:author="PR Preview" w:date="2026-01-01T00:00:00Z">
        <w:r>
          <w:delText xml:space="preserve">:</w:delText>
        </w:r>
      </w:del>
    </w:p>
    <w:p>
      <w:pPr>
        <w:pStyle w:val="BodyText"/>
      </w:pPr>
      <w:ins w:id="566" w:author="PR Preview" w:date="2026-01-01T00:00:00Z">
        <w:r>
          <w:rPr>
            <w:b/>
            <w:bCs/>
          </w:rPr>
          <w:t xml:space="preserve">Example 20 (Derivative of the residual sum of squares)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Let</w:t>
        </w:r>
      </w:ins>
      <w:ins w:id="5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×</m:t>
        </m:r>
        <m:r>
          <m:t>1</m:t>
        </m:r>
      </m:oMath>
      <w:ins w:id="572" w:author="PR Preview" w:date="2026-01-01T00:00:00Z">
        <w:r>
          <w:t xml:space="preserve">) and</w:t>
        </w:r>
      </w:ins>
      <w:ins w:id="573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576" w:author="PR Preview" w:date="2026-01-01T00:00:00Z">
        <w:r>
          <w:t xml:space="preserve">) be constant with respect to</w:t>
        </w:r>
      </w:ins>
      <w:ins w:id="5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578" w:author="PR Preview" w:date="2026-01-01T00:00:00Z">
        <w:r>
          <w:t xml:space="preserve">,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and let</w:t>
        </w:r>
      </w:ins>
      <w:ins w:id="5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be the residual vector (</w:t>
        </w:r>
      </w:ins>
      <w:hyperlink w:anchor="def-residual">
        <w:ins w:id="584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585" w:author="PR Preview" w:date="2026-01-01T00:00:00Z">
        <w:r>
          <w:t xml:space="preserve">).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By</w:t>
        </w:r>
      </w:ins>
      <w:ins w:id="588" w:author="PR Preview" w:date="2026-01-01T00:00:00Z">
        <w:r>
          <w:t xml:space="preserve"> </w:t>
        </w:r>
      </w:ins>
      <w:hyperlink w:anchor="thm-deriv-linear-map">
        <w:ins w:id="58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590" w:author="PR Preview" w:date="2026-01-01T00:00:00Z">
        <w:r>
          <w:t xml:space="preserve">,</w:t>
        </w:r>
      </w:ins>
      <w:ins w:id="59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92" w:author="PR Preview" w:date="2026-01-01T00:00:00Z">
        <w:r>
          <w:t xml:space="preserve">,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and</w:t>
        </w:r>
      </w:ins>
      <w:ins w:id="59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because</w:t>
        </w:r>
      </w:ins>
      <w:ins w:id="59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is constant,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so</w:t>
        </w:r>
      </w:ins>
      <w:ins w:id="60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(</w:t>
        </w:r>
      </w:ins>
      <m:oMath>
        <m:r>
          <m:t>p</m:t>
        </m:r>
        <m:r>
          <m:rPr>
            <m:sty m:val="p"/>
          </m:rPr>
          <m:t>×</m:t>
        </m:r>
        <m:r>
          <m:t>n</m:t>
        </m:r>
      </m:oMath>
      <w:ins w:id="606" w:author="PR Preview" w:date="2026-01-01T00:00:00Z">
        <w:r>
          <w:t xml:space="preserve">).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By</w:t>
        </w:r>
      </w:ins>
      <w:ins w:id="609" w:author="PR Preview" w:date="2026-01-01T00:00:00Z">
        <w:r>
          <w:t xml:space="preserve"> </w:t>
        </w:r>
      </w:ins>
      <w:hyperlink w:anchor="cor-chain-qf">
        <w:ins w:id="610" w:author="PR Preview" w:date="2026-01-01T00:00:00Z">
          <w:r>
            <w:rPr>
              <w:rStyle w:val="Hyperlink"/>
            </w:rPr>
            <w:t xml:space="preserve">Corollary 4</w:t>
          </w:r>
        </w:ins>
      </w:hyperlink>
      <w:ins w:id="61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del w:id="612" w:author="PR Preview" w:date="2026-01-01T00:00:00Z">
        <w:r>
          <w:rPr>
            <w:b/>
            <w:bCs/>
          </w:rPr>
          <w:delText xml:space="preserve">Definition 11 (Matrix derivative (gradient))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For a scalar-valued function</w:delText>
        </w:r>
      </w:del>
      <w:del w:id="61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of an</w:delText>
        </w:r>
      </w:del>
      <w:del w:id="61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matrix</w:delText>
        </w:r>
      </w:del>
      <w:del w:id="621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622" w:author="PR Preview" w:date="2026-01-01T00:00:00Z">
        <w:r>
          <w:delText xml:space="preserve">,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the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rPr>
            <w:b/>
            <w:bCs/>
          </w:rPr>
          <w:delText xml:space="preserve">matrix derivative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is the</w:delText>
        </w:r>
      </w:del>
      <w:del w:id="62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matrix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whose</w:delText>
        </w:r>
      </w:del>
      <w:del w:id="6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entry is the partial derivative of</w:delText>
        </w:r>
      </w:del>
      <w:del w:id="637" w:author="PR Preview" w:date="2026-01-01T00:00:00Z">
        <w:r>
          <w:delText xml:space="preserve"> </w:delText>
        </w:r>
      </w:del>
      <m:oMath>
        <m:r>
          <m:t>f</m:t>
        </m:r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with respect to the</w:delText>
        </w:r>
      </w:del>
      <w:del w:id="64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entry of</w:delText>
        </w:r>
      </w:del>
      <w:del w:id="64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644" w:author="PR Preview" w:date="2026-01-01T00:00:00Z">
        <w:r>
          <w:delText xml:space="preserve">:</w:delText>
        </w:r>
      </w:del>
    </w:p>
    <w:p>
      <w:pPr>
        <w:pStyle w:val="FirstParagraph"/>
      </w:pPr>
      <w:ins w:id="645" w:author="PR Preview" w:date="2026-01-01T00:00:00Z">
        <w:r>
          <w:rPr>
            <w:b/>
            <w:bCs/>
          </w:rPr>
          <w:t xml:space="preserve">Definition 14 (Matrix derivative (gradient))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For a scalar-valued function</w:t>
        </w:r>
      </w:ins>
      <w:ins w:id="64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of an</w:t>
        </w:r>
      </w:ins>
      <w:ins w:id="65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matrix</w:t>
        </w:r>
      </w:ins>
      <w:ins w:id="65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655" w:author="PR Preview" w:date="2026-01-01T00:00:00Z">
        <w:r>
          <w:t xml:space="preserve">,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the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rPr>
            <w:b/>
            <w:bCs/>
          </w:rPr>
          <w:t xml:space="preserve">matrix derivative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is the</w:t>
        </w:r>
      </w:ins>
      <w:ins w:id="66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matrix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whose</w:t>
        </w:r>
      </w:ins>
      <w:ins w:id="6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entry is the partial derivative of</w:t>
        </w:r>
      </w:ins>
      <w:ins w:id="670" w:author="PR Preview" w:date="2026-01-01T00:00:00Z">
        <w:r>
          <w:t xml:space="preserve"> </w:t>
        </w:r>
      </w:ins>
      <m:oMath>
        <m:r>
          <m:t>f</m:t>
        </m:r>
      </m:oMath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with respect to the</w:t>
        </w:r>
      </w:ins>
      <w:ins w:id="67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entry of</w:t>
        </w:r>
      </w:ins>
      <w:ins w:id="67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67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del w:id="678" w:author="PR Preview" w:date="2026-01-01T00:00:00Z">
        <w:r>
          <w:rPr>
            <w:i/>
            <w:iCs/>
          </w:rPr>
          <w:delText xml:space="preserve">Remark 10</w:delText>
        </w:r>
      </w:del>
      <w:del w:id="679" w:author="PR Preview" w:date="2026-01-01T00:00:00Z">
        <w:r>
          <w:delText xml:space="preserve"> (Why the theorem uses the trace). </w:delText>
        </w:r>
      </w:del>
      <w:del w:id="680" w:author="PR Preview" w:date="2026-01-01T00:00:00Z">
        <w:r>
          <w:delText xml:space="preserve">The trace makes</w:delText>
        </w:r>
      </w:del>
      <w:del w:id="681" w:author="PR Preview" w:date="2026-01-01T00:00:00Z">
        <w:r>
          <w:delText xml:space="preserve"> </w:delText>
        </w:r>
      </w:del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a scalar,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so its matrix derivative (</w:delText>
        </w:r>
      </w:del>
      <w:hyperlink w:anchor="def-matrix-derivative">
        <w:del w:id="68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687" w:author="PR Preview" w:date="2026-01-01T00:00:00Z">
        <w:r>
          <w:delText xml:space="preserve">) is again an</w:delText>
        </w:r>
      </w:del>
      <w:del w:id="68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matrix.</w:delText>
        </w:r>
      </w:del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The matrix product</w:delText>
        </w:r>
      </w:del>
      <w:del w:id="69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itself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(without the trace) is an</w:delText>
        </w:r>
      </w:del>
      <w:del w:id="698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×</m:t>
        </m:r>
        <m:r>
          <m:t>r</m:t>
        </m:r>
      </m:oMath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matrix,</w:delText>
        </w:r>
      </w:del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and each of its</w:delText>
        </w:r>
      </w:del>
      <w:del w:id="703" w:author="PR Preview" w:date="2026-01-01T00:00:00Z">
        <w:r>
          <w:delText xml:space="preserve"> 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</m:oMath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entries has a partial derivative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with respect to each of the</w:delText>
        </w:r>
      </w:del>
      <w:del w:id="708" w:author="PR Preview" w:date="2026-01-01T00:00:00Z">
        <w:r>
          <w:delText xml:space="preserve"> </w:delText>
        </w:r>
      </w:del>
      <m:oMath>
        <m:r>
          <m:t>m</m:t>
        </m:r>
        <m:r>
          <m:t>n</m:t>
        </m:r>
      </m:oMath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entries of</w:delText>
        </w:r>
      </w:del>
      <w:del w:id="711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712" w:author="PR Preview" w:date="2026-01-01T00:00:00Z">
        <w:r>
          <w:delText xml:space="preserve">.</w:delText>
        </w:r>
      </w:del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Those</w:delText>
        </w:r>
      </w:del>
      <w:del w:id="715" w:author="PR Preview" w:date="2026-01-01T00:00:00Z">
        <w:r>
          <w:delText xml:space="preserve"> 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partial derivatives form a four-index array (a fourth-order tensor),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not a matrix,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which is why this result is stated for the scalar</w:delText>
        </w:r>
      </w:del>
      <w:del w:id="722" w:author="PR Preview" w:date="2026-01-01T00:00:00Z">
        <w:r>
          <w:delText xml:space="preserve"> </w:delText>
        </w:r>
      </w:del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723" w:author="PR Preview" w:date="2026-01-01T00:00:00Z">
        <w:r>
          <w:delText xml:space="preserve">.</w:delText>
        </w:r>
      </w:del>
    </w:p>
    <w:p>
      <w:pPr>
        <w:pStyle w:val="FirstParagraph"/>
      </w:pPr>
      <w:ins w:id="724" w:author="PR Preview" w:date="2026-01-01T00:00:00Z">
        <w:r>
          <w:rPr>
            <w:i/>
            <w:iCs/>
          </w:rPr>
          <w:t xml:space="preserve">Remark 10</w:t>
        </w:r>
      </w:ins>
      <w:ins w:id="725" w:author="PR Preview" w:date="2026-01-01T00:00:00Z">
        <w:r>
          <w:t xml:space="preserve"> (Why the theorem uses the trace). </w:t>
        </w:r>
      </w:ins>
      <w:ins w:id="726" w:author="PR Preview" w:date="2026-01-01T00:00:00Z">
        <w:r>
          <w:t xml:space="preserve">The trace makes</w:t>
        </w:r>
      </w:ins>
      <w:ins w:id="727" w:author="PR Preview" w:date="2026-01-01T00:00:00Z">
        <w:r>
          <w:t xml:space="preserve"> </w:t>
        </w:r>
      </w:ins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a scalar,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so its matrix derivative (</w:t>
        </w:r>
      </w:ins>
      <w:hyperlink w:anchor="def-matrix-derivative">
        <w:ins w:id="732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733" w:author="PR Preview" w:date="2026-01-01T00:00:00Z">
        <w:r>
          <w:t xml:space="preserve">) is again an</w:t>
        </w:r>
      </w:ins>
      <w:ins w:id="73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matrix.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The matrix product</w:t>
        </w:r>
      </w:ins>
      <w:ins w:id="7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itself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(without the trace) is an</w:t>
        </w:r>
      </w:ins>
      <w:ins w:id="744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r</m:t>
        </m:r>
      </m:oMath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matrix,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and each of its</w:t>
        </w:r>
      </w:ins>
      <w:ins w:id="749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entries has a partial derivative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with respect to each of the</w:t>
        </w:r>
      </w:ins>
      <w:ins w:id="754" w:author="PR Preview" w:date="2026-01-01T00:00:00Z">
        <w:r>
          <w:t xml:space="preserve"> </w:t>
        </w:r>
      </w:ins>
      <m:oMath>
        <m:r>
          <m:t>m</m:t>
        </m:r>
        <m:r>
          <m:t>n</m:t>
        </m:r>
      </m:oMath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entries of</w:t>
        </w:r>
      </w:ins>
      <w:ins w:id="75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758" w:author="PR Preview" w:date="2026-01-01T00:00:00Z">
        <w:r>
          <w:t xml:space="preserve">.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Those</w:t>
        </w:r>
      </w:ins>
      <w:ins w:id="761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partial derivatives form a four-index array (a fourth-order tensor),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not a matrix,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which is why this result is stated for the scalar</w:t>
        </w:r>
      </w:ins>
      <w:ins w:id="768" w:author="PR Preview" w:date="2026-01-01T00:00:00Z">
        <w:r>
          <w:t xml:space="preserve"> </w:t>
        </w:r>
      </w:ins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769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del w:id="770" w:author="PR Preview" w:date="2026-01-01T00:00:00Z">
        <w:r>
          <w:delText xml:space="preserve">A constant gradient is the easy case, and it is not the case we usually face.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Most functions we minimize are curved — the residual sum of squares of a linear model (</w:delText>
        </w:r>
      </w:del>
      <w:hyperlink w:anchor="def-residual-sum-of-squares">
        <w:del w:id="773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774" w:author="PR Preview" w:date="2026-01-01T00:00:00Z">
        <w:r>
          <w:delText xml:space="preserve">) is the standard example —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so their gradient changes from point to point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and the downhill direction has to be worked out afresh at every step.</w:delText>
        </w:r>
      </w:del>
    </w:p>
    <w:p>
      <w:pPr>
        <w:pStyle w:val="BodyText"/>
      </w:pPr>
      <w:ins w:id="779" w:author="PR Preview" w:date="2026-01-01T00:00:00Z">
        <w:r>
          <w:t xml:space="preserve">A constant gradient is the easy case, and it is not the case we usually face.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Most functions we minimize are curved — the residual sum of squares of a linear model (</w:t>
        </w:r>
      </w:ins>
      <w:hyperlink w:anchor="def-residual-sum-of-squares">
        <w:ins w:id="782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783" w:author="PR Preview" w:date="2026-01-01T00:00:00Z">
        <w:r>
          <w:t xml:space="preserve">) is the standard example —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so their gradient changes from point to point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and the downhill direction has to be worked out afresh at every step.</w:t>
        </w:r>
      </w:ins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del w:id="788" w:author="PR Preview" w:date="2026-01-01T00:00:00Z">
        <w:r>
          <w:rPr>
            <w:b/>
            <w:bCs/>
          </w:rPr>
          <w:delText xml:space="preserve">Definition 12 (Open and closed balls)</w:delText>
        </w:r>
      </w:del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Let</w:delText>
        </w:r>
      </w:del>
      <w:del w:id="79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and</w:delText>
        </w:r>
      </w:del>
      <w:del w:id="794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&gt;</m:t>
        </m:r>
        <m:r>
          <m:t>0</m:t>
        </m:r>
      </m:oMath>
      <w:del w:id="795" w:author="PR Preview" w:date="2026-01-01T00:00:00Z">
        <w:r>
          <w:delText xml:space="preserve">.</w:delText>
        </w:r>
      </w:del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The</w:delText>
        </w:r>
      </w:del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rPr>
            <w:b/>
            <w:bCs/>
          </w:rPr>
          <w:delText xml:space="preserve">open ball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of radius</w:delText>
        </w:r>
      </w:del>
      <w:del w:id="802" w:author="PR Preview" w:date="2026-01-01T00:00:00Z">
        <w:r>
          <w:delText xml:space="preserve"> </w:delText>
        </w:r>
      </w:del>
      <m:oMath>
        <m:r>
          <m:t>r</m:t>
        </m:r>
      </m:oMath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around</w:delText>
        </w:r>
      </w:del>
      <w:del w:id="80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is the set</w:delText>
        </w:r>
      </w:del>
      <w:del w:id="80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del w:id="809" w:author="PR Preview" w:date="2026-01-01T00:00:00Z">
        <w:r>
          <w:delText xml:space="preserve">,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of points whose distance from</w:delText>
        </w:r>
      </w:del>
      <w:del w:id="81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(the</w:delText>
        </w:r>
      </w:del>
      <w:del w:id="815" w:author="PR Preview" w:date="2026-01-01T00:00:00Z">
        <w:r>
          <w:delText xml:space="preserve"> </w:delText>
        </w:r>
      </w:del>
      <w:hyperlink r:id="rId123">
        <w:del w:id="816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of the difference)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is less than</w:delText>
        </w:r>
      </w:del>
      <w:del w:id="821" w:author="PR Preview" w:date="2026-01-01T00:00:00Z">
        <w:r>
          <w:delText xml:space="preserve"> </w:delText>
        </w:r>
      </w:del>
      <m:oMath>
        <m:r>
          <m:t>r</m:t>
        </m:r>
      </m:oMath>
      <w:del w:id="822" w:author="PR Preview" w:date="2026-01-01T00:00:00Z">
        <w:r>
          <w:delText xml:space="preserve">.</w:delText>
        </w:r>
      </w:del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The</w:delText>
        </w:r>
      </w:del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rPr>
            <w:b/>
            <w:bCs/>
          </w:rPr>
          <w:delText xml:space="preserve">closed ball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of radius</w:delText>
        </w:r>
      </w:del>
      <w:del w:id="829" w:author="PR Preview" w:date="2026-01-01T00:00:00Z">
        <w:r>
          <w:delText xml:space="preserve"> </w:delText>
        </w:r>
      </w:del>
      <m:oMath>
        <m:r>
          <m:t>r</m:t>
        </m:r>
      </m:oMath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around</w:delText>
        </w:r>
      </w:del>
      <w:del w:id="83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is</w:delText>
        </w:r>
      </w:del>
      <w:del w:id="83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del w:id="836" w:author="PR Preview" w:date="2026-01-01T00:00:00Z">
        <w:r>
          <w:delText xml:space="preserve">.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The open and closed balls of radius</w:delText>
        </w:r>
      </w:del>
      <w:del w:id="839" w:author="PR Preview" w:date="2026-01-01T00:00:00Z">
        <w:r>
          <w:delText xml:space="preserve"> </w:delText>
        </w:r>
      </w:del>
      <m:oMath>
        <m:r>
          <m:t>1</m:t>
        </m:r>
      </m:oMath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around</w:delText>
        </w:r>
      </w:del>
      <w:del w:id="84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are the open and closed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rPr>
            <w:b/>
            <w:bCs/>
          </w:rPr>
          <w:delText xml:space="preserve">unit balls</w:delText>
        </w:r>
      </w:del>
      <w:del w:id="847" w:author="PR Preview" w:date="2026-01-01T00:00:00Z">
        <w:r>
          <w:delText xml:space="preserve">.</w:delText>
        </w:r>
      </w:del>
    </w:p>
    <w:p>
      <w:pPr>
        <w:pStyle w:val="FirstParagraph"/>
      </w:pPr>
      <w:ins w:id="848" w:author="PR Preview" w:date="2026-01-01T00:00:00Z">
        <w:r>
          <w:rPr>
            <w:b/>
            <w:bCs/>
          </w:rPr>
          <w:t xml:space="preserve">Definition 15 (Open ball)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Let</w:t>
        </w:r>
      </w:ins>
      <w:ins w:id="85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and</w:t>
        </w:r>
      </w:ins>
      <w:ins w:id="854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&gt;</m:t>
        </m:r>
        <m:r>
          <m:t>0</m:t>
        </m:r>
      </m:oMath>
      <w:ins w:id="855" w:author="PR Preview" w:date="2026-01-01T00:00:00Z">
        <w:r>
          <w:t xml:space="preserve">.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The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rPr>
            <w:b/>
            <w:bCs/>
          </w:rPr>
          <w:t xml:space="preserve">open ball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of radius</w:t>
        </w:r>
      </w:ins>
      <w:ins w:id="862" w:author="PR Preview" w:date="2026-01-01T00:00:00Z">
        <w:r>
          <w:t xml:space="preserve"> </w:t>
        </w:r>
      </w:ins>
      <m:oMath>
        <m:r>
          <m:t>r</m:t>
        </m:r>
      </m:oMath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around</w:t>
        </w:r>
      </w:ins>
      <w:ins w:id="8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is the set</w:t>
        </w:r>
      </w:ins>
      <w:ins w:id="86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ins w:id="869" w:author="PR Preview" w:date="2026-01-01T00:00:00Z">
        <w:r>
          <w:t xml:space="preserve">,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of points whose distance from</w:t>
        </w:r>
      </w:ins>
      <w:ins w:id="87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(the</w:t>
        </w:r>
      </w:ins>
      <w:ins w:id="875" w:author="PR Preview" w:date="2026-01-01T00:00:00Z">
        <w:r>
          <w:t xml:space="preserve"> </w:t>
        </w:r>
      </w:ins>
      <w:hyperlink r:id="rId123">
        <w:ins w:id="876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of the difference)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is less than</w:t>
        </w:r>
      </w:ins>
      <w:ins w:id="881" w:author="PR Preview" w:date="2026-01-01T00:00:00Z">
        <w:r>
          <w:t xml:space="preserve"> </w:t>
        </w:r>
      </w:ins>
      <m:oMath>
        <m:r>
          <m:t>r</m:t>
        </m:r>
      </m:oMath>
      <w:ins w:id="882" w:author="PR Preview" w:date="2026-01-01T00:00:00Z">
        <w:r>
          <w:t xml:space="preserve">.</w:t>
        </w:r>
      </w:ins>
    </w:p>
    <w:bookmarkEnd w:id="124"/>
    <w:bookmarkStart w:id="125" w:name="def-closed-ball"/>
    <w:p>
      <w:pPr>
        <w:pStyle w:val="BodyText"/>
      </w:pPr>
      <w:ins w:id="883" w:author="PR Preview" w:date="2026-01-01T00:00:00Z">
        <w:r>
          <w:rPr>
            <w:b/>
            <w:bCs/>
          </w:rPr>
          <w:t xml:space="preserve">Definition 16 (Closed ball)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For</w:t>
        </w:r>
      </w:ins>
      <w:ins w:id="8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and</w:t>
        </w:r>
      </w:ins>
      <w:ins w:id="889" w:author="PR Preview" w:date="2026-01-01T00:00:00Z">
        <w:r>
          <w:t xml:space="preserve"> </w:t>
        </w:r>
      </w:ins>
      <m:oMath>
        <m:r>
          <m:t>r</m:t>
        </m:r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as in</w:t>
        </w:r>
      </w:ins>
      <w:ins w:id="892" w:author="PR Preview" w:date="2026-01-01T00:00:00Z">
        <w:r>
          <w:t xml:space="preserve"> </w:t>
        </w:r>
      </w:ins>
      <w:hyperlink w:anchor="def-ball">
        <w:ins w:id="893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894" w:author="PR Preview" w:date="2026-01-01T00:00:00Z">
        <w:r>
          <w:t xml:space="preserve">,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the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rPr>
            <w:b/>
            <w:bCs/>
          </w:rPr>
          <w:t xml:space="preserve">closed ball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of radius</w:t>
        </w:r>
      </w:ins>
      <w:ins w:id="901" w:author="PR Preview" w:date="2026-01-01T00:00:00Z">
        <w:r>
          <w:t xml:space="preserve"> </w:t>
        </w:r>
      </w:ins>
      <m:oMath>
        <m:r>
          <m:t>r</m:t>
        </m:r>
      </m:oMath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around</w:t>
        </w:r>
      </w:ins>
      <w:ins w:id="90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is</w:t>
        </w:r>
      </w:ins>
      <w:ins w:id="90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ins w:id="908" w:author="PR Preview" w:date="2026-01-01T00:00:00Z">
        <w:r>
          <w:t xml:space="preserve">.</w:t>
        </w:r>
      </w:ins>
    </w:p>
    <w:bookmarkEnd w:id="125"/>
    <w:bookmarkStart w:id="126" w:name="def-unit-ball"/>
    <w:p>
      <w:pPr>
        <w:pStyle w:val="BodyText"/>
      </w:pPr>
      <w:ins w:id="909" w:author="PR Preview" w:date="2026-01-01T00:00:00Z">
        <w:r>
          <w:rPr>
            <w:b/>
            <w:bCs/>
          </w:rPr>
          <w:t xml:space="preserve">Definition 17 (Unit ball)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The open and closed balls (</w:t>
        </w:r>
      </w:ins>
      <w:hyperlink w:anchor="def-ball">
        <w:ins w:id="912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913" w:author="PR Preview" w:date="2026-01-01T00:00:00Z">
        <w:r>
          <w:t xml:space="preserve">,</w:t>
        </w:r>
      </w:ins>
      <w:ins w:id="914" w:author="PR Preview" w:date="2026-01-01T00:00:00Z">
        <w:r>
          <w:t xml:space="preserve"> </w:t>
        </w:r>
      </w:ins>
      <w:hyperlink w:anchor="def-closed-ball">
        <w:ins w:id="915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916" w:author="PR Preview" w:date="2026-01-01T00:00:00Z">
        <w:r>
          <w:t xml:space="preserve">) of radius</w:t>
        </w:r>
      </w:ins>
      <w:ins w:id="917" w:author="PR Preview" w:date="2026-01-01T00:00:00Z">
        <w:r>
          <w:t xml:space="preserve"> </w:t>
        </w:r>
      </w:ins>
      <m:oMath>
        <m:r>
          <m:t>1</m:t>
        </m:r>
      </m:oMath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around</w:t>
        </w:r>
      </w:ins>
      <w:ins w:id="92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are the open and closed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rPr>
            <w:b/>
            <w:bCs/>
          </w:rPr>
          <w:t xml:space="preserve">unit balls</w:t>
        </w:r>
      </w:ins>
      <w:ins w:id="925" w:author="PR Preview" w:date="2026-01-01T00:00:00Z">
        <w:r>
          <w:t xml:space="preserve">.</w:t>
        </w:r>
      </w:ins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del w:id="926" w:author="PR Preview" w:date="2026-01-01T00:00:00Z">
        <w:r>
          <w:rPr>
            <w:b/>
            <w:bCs/>
          </w:rPr>
          <w:delText xml:space="preserve">Definition 13 (Second partial derivative)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Let</w:delText>
        </w:r>
      </w:del>
      <w:del w:id="929" w:author="PR Preview" w:date="2026-01-01T00:00:00Z">
        <w:r>
          <w:delText xml:space="preserve"> </w:delText>
        </w:r>
      </w:del>
      <m:oMath>
        <m:r>
          <m:t>f</m:t>
        </m:r>
      </m:oMath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be a scalar-valued function of a</w:delText>
        </w:r>
      </w:del>
      <w:del w:id="93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vector</w:delText>
        </w:r>
      </w:del>
      <w:del w:id="93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36" w:author="PR Preview" w:date="2026-01-01T00:00:00Z">
        <w:r>
          <w:delText xml:space="preserve">,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and let</w:delText>
        </w:r>
      </w:del>
      <w:del w:id="93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del w:id="940" w:author="PR Preview" w:date="2026-01-01T00:00:00Z">
        <w:r>
          <w:delText xml:space="preserve">.</w:delText>
        </w:r>
      </w:del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Suppose the partial derivative</w:delText>
        </w:r>
      </w:del>
      <w:del w:id="94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(</w:delText>
        </w:r>
      </w:del>
      <w:hyperlink w:anchor="def-partial-derivative">
        <w:del w:id="94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947" w:author="PR Preview" w:date="2026-01-01T00:00:00Z">
        <w:r>
          <w:delText xml:space="preserve">)</w:delText>
        </w:r>
      </w:del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exists at every point of an open ball around</w:delText>
        </w:r>
      </w:del>
      <w:del w:id="95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(</w:delText>
        </w:r>
      </w:del>
      <w:hyperlink w:anchor="def-ball">
        <w:del w:id="953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954" w:author="PR Preview" w:date="2026-01-01T00:00:00Z">
        <w:r>
          <w:delText xml:space="preserve">).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The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rPr>
            <w:b/>
            <w:bCs/>
          </w:rPr>
          <w:delText xml:space="preserve">second partial derivative</w:delText>
        </w:r>
      </w:del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of</w:delText>
        </w:r>
      </w:del>
      <w:del w:id="961" w:author="PR Preview" w:date="2026-01-01T00:00:00Z">
        <w:r>
          <w:delText xml:space="preserve"> </w:delText>
        </w:r>
      </w:del>
      <m:oMath>
        <m:r>
          <m:t>f</m:t>
        </m:r>
      </m:oMath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at</w:delText>
        </w:r>
      </w:del>
      <w:del w:id="96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65" w:author="PR Preview" w:date="2026-01-01T00:00:00Z">
        <w:r>
          <w:delText xml:space="preserve">,</w:delText>
        </w:r>
      </w:del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first with respect to</w:delText>
        </w:r>
      </w:del>
      <w:del w:id="96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j</m:t>
            </m:r>
          </m:sub>
        </m:sSub>
      </m:oMath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and then with respect to</w:delText>
        </w:r>
      </w:del>
      <w:del w:id="97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972" w:author="PR Preview" w:date="2026-01-01T00:00:00Z">
        <w:r>
          <w:delText xml:space="preserve">, is</w:delText>
        </w:r>
      </w:del>
    </w:p>
    <w:p>
      <w:pPr>
        <w:pStyle w:val="FirstParagraph"/>
      </w:pPr>
      <w:ins w:id="973" w:author="PR Preview" w:date="2026-01-01T00:00:00Z">
        <w:r>
          <w:rPr>
            <w:b/>
            <w:bCs/>
          </w:rPr>
          <w:t xml:space="preserve">Definition 18 (Second partial derivative)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Let</w:t>
        </w:r>
      </w:ins>
      <w:ins w:id="976" w:author="PR Preview" w:date="2026-01-01T00:00:00Z">
        <w:r>
          <w:t xml:space="preserve"> </w:t>
        </w:r>
      </w:ins>
      <m:oMath>
        <m:r>
          <m:t>f</m:t>
        </m:r>
      </m:oMath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be a scalar-valued function of a</w:t>
        </w:r>
      </w:ins>
      <w:ins w:id="97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vector</w:t>
        </w:r>
      </w:ins>
      <w:ins w:id="98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83" w:author="PR Preview" w:date="2026-01-01T00:00:00Z">
        <w:r>
          <w:t xml:space="preserve">,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and let</w:t>
        </w:r>
      </w:ins>
      <w:ins w:id="98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ins w:id="987" w:author="PR Preview" w:date="2026-01-01T00:00:00Z">
        <w:r>
          <w:t xml:space="preserve">.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Suppose the partial derivative</w:t>
        </w:r>
      </w:ins>
      <w:ins w:id="99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(</w:t>
        </w:r>
      </w:ins>
      <w:hyperlink w:anchor="def-partial-derivative">
        <w:ins w:id="99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994" w:author="PR Preview" w:date="2026-01-01T00:00:00Z">
        <w:r>
          <w:t xml:space="preserve">)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exists at every point of an open ball around</w:t>
        </w:r>
      </w:ins>
      <w:ins w:id="99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(</w:t>
        </w:r>
      </w:ins>
      <w:hyperlink w:anchor="def-ball">
        <w:ins w:id="1000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001" w:author="PR Preview" w:date="2026-01-01T00:00:00Z">
        <w:r>
          <w:t xml:space="preserve">).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The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rPr>
            <w:b/>
            <w:bCs/>
          </w:rPr>
          <w:t xml:space="preserve">second partial derivative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of</w:t>
        </w:r>
      </w:ins>
      <w:ins w:id="1008" w:author="PR Preview" w:date="2026-01-01T00:00:00Z">
        <w:r>
          <w:t xml:space="preserve"> </w:t>
        </w:r>
      </w:ins>
      <m:oMath>
        <m:r>
          <m:t>f</m:t>
        </m:r>
      </m:oMath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at</w:t>
        </w:r>
      </w:ins>
      <w:ins w:id="101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012" w:author="PR Preview" w:date="2026-01-01T00:00:00Z">
        <w:r>
          <w:t xml:space="preserve">,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first with respect to</w:t>
        </w:r>
      </w:ins>
      <w:ins w:id="101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and then with respect to</w:t>
        </w:r>
      </w:ins>
      <w:ins w:id="101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019" w:author="PR Preview" w:date="2026-01-01T00:00:00Z">
        <w:r>
          <w:t xml:space="preserve">, 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del w:id="1020" w:author="PR Preview" w:date="2026-01-01T00:00:00Z">
        <w:r>
          <w:rPr>
            <w:b/>
            <w:bCs/>
          </w:rPr>
          <w:delText xml:space="preserve">Definition 14 (Mixed partial derivative)</w:delText>
        </w:r>
      </w:del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When</w:delText>
        </w:r>
      </w:del>
      <w:del w:id="102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1024" w:author="PR Preview" w:date="2026-01-01T00:00:00Z">
        <w:r>
          <w:delText xml:space="preserve">, the second partial derivative of</w:delText>
        </w:r>
      </w:del>
      <w:del w:id="1025" w:author="PR Preview" w:date="2026-01-01T00:00:00Z">
        <w:r>
          <w:delText xml:space="preserve"> </w:delText>
        </w:r>
      </w:del>
      <w:hyperlink w:anchor="def-second-partial-derivative">
        <w:del w:id="1026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is a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rPr>
            <w:b/>
            <w:bCs/>
          </w:rPr>
          <w:delText xml:space="preserve">mixed partial derivative</w:delText>
        </w:r>
      </w:del>
      <w:del w:id="1031" w:author="PR Preview" w:date="2026-01-01T00:00:00Z">
        <w:r>
          <w:delText xml:space="preserve">.</w:delText>
        </w:r>
      </w:del>
    </w:p>
    <w:p>
      <w:pPr>
        <w:pStyle w:val="BodyText"/>
      </w:pPr>
      <w:del w:id="1032" w:author="PR Preview" w:date="2026-01-01T00:00:00Z">
        <w:r>
          <w:rPr>
            <w:b/>
            <w:bCs/>
          </w:rPr>
          <w:delText xml:space="preserve">Definition 15 (Hessian matrix)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Let</w:delText>
        </w:r>
      </w:del>
      <w:del w:id="1035" w:author="PR Preview" w:date="2026-01-01T00:00:00Z">
        <w:r>
          <w:delText xml:space="preserve"> </w:delText>
        </w:r>
      </w:del>
      <m:oMath>
        <m:r>
          <m:t>f</m:t>
        </m:r>
      </m:oMath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be a scalar-valued function of a</w:delText>
        </w:r>
      </w:del>
      <w:del w:id="103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vector</w:delText>
        </w:r>
      </w:del>
      <w:del w:id="104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whose first partial derivatives exist on an open ball around</w:delText>
        </w:r>
      </w:del>
      <w:del w:id="104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(</w:delText>
        </w:r>
      </w:del>
      <w:hyperlink w:anchor="def-ball">
        <w:del w:id="1047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048" w:author="PR Preview" w:date="2026-01-01T00:00:00Z">
        <w:r>
          <w:delText xml:space="preserve">)</w:delText>
        </w:r>
      </w:del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and whose second partial derivatives (</w:delText>
        </w:r>
      </w:del>
      <w:hyperlink w:anchor="def-second-partial-derivative">
        <w:del w:id="1051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052" w:author="PR Preview" w:date="2026-01-01T00:00:00Z">
        <w:r>
          <w:delText xml:space="preserve">) exist at</w:delText>
        </w:r>
      </w:del>
      <w:del w:id="105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54" w:author="PR Preview" w:date="2026-01-01T00:00:00Z">
        <w:r>
          <w:delText xml:space="preserve">.</w:delText>
        </w:r>
      </w:del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The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rPr>
            <w:b/>
            <w:bCs/>
          </w:rPr>
          <w:delText xml:space="preserve">Hessian matrix</w:delText>
        </w:r>
      </w:del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of</w:delText>
        </w:r>
      </w:del>
      <w:del w:id="1061" w:author="PR Preview" w:date="2026-01-01T00:00:00Z">
        <w:r>
          <w:delText xml:space="preserve"> </w:delText>
        </w:r>
      </w:del>
      <m:oMath>
        <m:r>
          <m:t>f</m:t>
        </m:r>
      </m:oMath>
      <w:del w:id="1062" w:author="PR Preview" w:date="2026-01-01T00:00:00Z">
        <w:r>
          <w:delText xml:space="preserve"> </w:delText>
        </w:r>
      </w:del>
      <w:del w:id="1063" w:author="PR Preview" w:date="2026-01-01T00:00:00Z">
        <w:r>
          <w:delText xml:space="preserve">at</w:delText>
        </w:r>
      </w:del>
      <w:del w:id="106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is the derivative (</w:delText>
        </w:r>
      </w:del>
      <w:hyperlink w:anchor="def-vector-valued-derivative">
        <w:del w:id="1067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068" w:author="PR Preview" w:date="2026-01-01T00:00:00Z">
        <w:r>
          <w:delText xml:space="preserve">)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of the transposed gradient</w:delText>
        </w:r>
      </w:del>
      <w:del w:id="1071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(</w:delText>
        </w:r>
      </w:del>
      <w:hyperlink w:anchor="def-vector-derivative">
        <w:del w:id="1074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075" w:author="PR Preview" w:date="2026-01-01T00:00:00Z">
        <w:r>
          <w:delText xml:space="preserve">):</w:delText>
        </w:r>
      </w:del>
    </w:p>
    <w:p>
      <w:pPr>
        <w:pStyle w:val="BodyText"/>
      </w:pPr>
      <w:ins w:id="1076" w:author="PR Preview" w:date="2026-01-01T00:00:00Z">
        <w:r>
          <w:rPr>
            <w:b/>
            <w:bCs/>
          </w:rPr>
          <w:t xml:space="preserve">Definition 19 (Mixed partial derivative)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When</w:t>
        </w:r>
      </w:ins>
      <w:ins w:id="107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1080" w:author="PR Preview" w:date="2026-01-01T00:00:00Z">
        <w:r>
          <w:t xml:space="preserve">, the second partial derivative of</w:t>
        </w:r>
      </w:ins>
      <w:ins w:id="1081" w:author="PR Preview" w:date="2026-01-01T00:00:00Z">
        <w:r>
          <w:t xml:space="preserve"> </w:t>
        </w:r>
      </w:ins>
      <w:hyperlink w:anchor="def-second-partial-derivative">
        <w:ins w:id="1082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is a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rPr>
            <w:b/>
            <w:bCs/>
          </w:rPr>
          <w:t xml:space="preserve">mixed partial derivative</w:t>
        </w:r>
      </w:ins>
      <w:ins w:id="1087" w:author="PR Preview" w:date="2026-01-01T00:00:00Z">
        <w:r>
          <w:t xml:space="preserve">.</w:t>
        </w:r>
      </w:ins>
    </w:p>
    <w:bookmarkEnd w:id="130"/>
    <w:bookmarkStart w:id="132" w:name="def-hessian"/>
    <w:p>
      <w:pPr>
        <w:pStyle w:val="BodyText"/>
      </w:pPr>
      <w:ins w:id="1088" w:author="PR Preview" w:date="2026-01-01T00:00:00Z">
        <w:r>
          <w:rPr>
            <w:b/>
            <w:bCs/>
          </w:rPr>
          <w:t xml:space="preserve">Definition 20 (Hessian matrix)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Let</w:t>
        </w:r>
      </w:ins>
      <w:ins w:id="1091" w:author="PR Preview" w:date="2026-01-01T00:00:00Z">
        <w:r>
          <w:t xml:space="preserve"> </w:t>
        </w:r>
      </w:ins>
      <m:oMath>
        <m:r>
          <m:t>f</m:t>
        </m:r>
      </m:oMath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be a scalar-valued function of a</w:t>
        </w:r>
      </w:ins>
      <w:ins w:id="109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vector</w:t>
        </w:r>
      </w:ins>
      <w:ins w:id="109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whose first partial derivatives exist on an open ball around</w:t>
        </w:r>
      </w:ins>
      <w:ins w:id="110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(</w:t>
        </w:r>
      </w:ins>
      <w:hyperlink w:anchor="def-ball">
        <w:ins w:id="1103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104" w:author="PR Preview" w:date="2026-01-01T00:00:00Z">
        <w:r>
          <w:t xml:space="preserve">)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and whose second partial derivatives (</w:t>
        </w:r>
      </w:ins>
      <w:hyperlink w:anchor="def-second-partial-derivative">
        <w:ins w:id="1107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108" w:author="PR Preview" w:date="2026-01-01T00:00:00Z">
        <w:r>
          <w:t xml:space="preserve">) exist at</w:t>
        </w:r>
      </w:ins>
      <w:ins w:id="110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10" w:author="PR Preview" w:date="2026-01-01T00:00:00Z">
        <w:r>
          <w:t xml:space="preserve">.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The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rPr>
            <w:b/>
            <w:bCs/>
          </w:rPr>
          <w:t xml:space="preserve">Hessian matrix</w:t>
        </w:r>
      </w:ins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of</w:t>
        </w:r>
      </w:ins>
      <w:ins w:id="1117" w:author="PR Preview" w:date="2026-01-01T00:00:00Z">
        <w:r>
          <w:t xml:space="preserve"> </w:t>
        </w:r>
      </w:ins>
      <m:oMath>
        <m:r>
          <m:t>f</m:t>
        </m:r>
      </m:oMath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at</w:t>
        </w:r>
      </w:ins>
      <w:ins w:id="112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is the derivative (</w:t>
        </w:r>
      </w:ins>
      <w:hyperlink w:anchor="def-vector-valued-derivative">
        <w:ins w:id="112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124" w:author="PR Preview" w:date="2026-01-01T00:00:00Z">
        <w:r>
          <w:t xml:space="preserve">)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of the transposed gradient</w:t>
        </w:r>
      </w:ins>
      <w:ins w:id="1127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(</w:t>
        </w:r>
      </w:ins>
      <w:hyperlink w:anchor="def-vector-derivative">
        <w:ins w:id="113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131" w:author="PR Preview" w:date="2026-01-01T00:00:00Z">
        <w:r>
          <w:t xml:space="preserve">):</w:t>
        </w:r>
      </w:ins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del w:id="1132" w:author="PR Preview" w:date="2026-01-01T00:00:00Z">
        <w:r>
          <w:rPr>
            <w:b/>
            <w:bCs/>
          </w:rPr>
          <w:delText xml:space="preserve">Theorem 12 (Other ways to write the Hessian, and its entries)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Let</w:delText>
        </w:r>
      </w:del>
      <w:del w:id="1135" w:author="PR Preview" w:date="2026-01-01T00:00:00Z">
        <w:r>
          <w:delText xml:space="preserve"> </w:delText>
        </w:r>
      </w:del>
      <m:oMath>
        <m:r>
          <m:t>f</m:t>
        </m:r>
      </m:oMath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and</w:delText>
        </w:r>
      </w:del>
      <w:del w:id="113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be as in</w:delText>
        </w:r>
      </w:del>
      <w:del w:id="1141" w:author="PR Preview" w:date="2026-01-01T00:00:00Z">
        <w:r>
          <w:delText xml:space="preserve"> </w:delText>
        </w:r>
      </w:del>
      <w:hyperlink w:anchor="def-hessian">
        <w:del w:id="1142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143" w:author="PR Preview" w:date="2026-01-01T00:00:00Z">
        <w:r>
          <w:delText xml:space="preserve">.</w:delText>
        </w:r>
      </w:del>
    </w:p>
    <w:p>
      <w:pPr>
        <w:pStyle w:val="BodyText"/>
      </w:pPr>
      <w:ins w:id="1144" w:author="PR Preview" w:date="2026-01-01T00:00:00Z">
        <w:r>
          <w:rPr>
            <w:b/>
            <w:bCs/>
          </w:rPr>
          <w:t xml:space="preserve">Theorem 12 (Other ways to write the Hessian, and its entries)</w:t>
        </w:r>
      </w:ins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Let</w:t>
        </w:r>
      </w:ins>
      <w:ins w:id="1147" w:author="PR Preview" w:date="2026-01-01T00:00:00Z">
        <w:r>
          <w:t xml:space="preserve"> </w:t>
        </w:r>
      </w:ins>
      <m:oMath>
        <m:r>
          <m:t>f</m:t>
        </m:r>
      </m:oMath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and</w:t>
        </w:r>
      </w:ins>
      <w:ins w:id="11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be as in</w:t>
        </w:r>
      </w:ins>
      <w:ins w:id="1153" w:author="PR Preview" w:date="2026-01-01T00:00:00Z">
        <w:r>
          <w:t xml:space="preserve"> </w:t>
        </w:r>
      </w:ins>
      <w:hyperlink w:anchor="def-hessian">
        <w:ins w:id="1154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155" w:author="PR Preview" w:date="2026-01-01T00:00:00Z">
        <w:r>
          <w:t xml:space="preserve">.</w:t>
        </w:r>
      </w:ins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del w:id="1156" w:author="PR Preview" w:date="2026-01-01T00:00:00Z">
        <w:r>
          <w:rPr>
            <w:b/>
            <w:bCs/>
          </w:rPr>
          <w:delText xml:space="preserve">Definition 16 (Continuity in several variables)</w:delText>
        </w:r>
      </w:del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A function</w:delText>
        </w:r>
      </w:del>
      <w:del w:id="1159" w:author="PR Preview" w:date="2026-01-01T00:00:00Z">
        <w:r>
          <w:delText xml:space="preserve"> </w:delText>
        </w:r>
      </w:del>
      <m:oMath>
        <m:r>
          <m:t>f</m:t>
        </m:r>
      </m:oMath>
      <w:del w:id="1160" w:author="PR Preview" w:date="2026-01-01T00:00:00Z">
        <w:r>
          <w:delText xml:space="preserve"> </w:delText>
        </w:r>
      </w:del>
      <w:del w:id="1161" w:author="PR Preview" w:date="2026-01-01T00:00:00Z">
        <w:r>
          <w:delText xml:space="preserve">from</w:delText>
        </w:r>
      </w:del>
      <w:del w:id="116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to</w:delText>
        </w:r>
      </w:del>
      <w:del w:id="116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delText xml:space="preserve">is</w:delText>
        </w:r>
      </w:del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rPr>
            <w:b/>
            <w:bCs/>
          </w:rPr>
          <w:delText xml:space="preserve">continuous at</w:delText>
        </w:r>
      </w:del>
      <w:del w:id="117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if for every</w:delText>
        </w:r>
      </w:del>
      <w:del w:id="1173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there is a</w:delText>
        </w:r>
      </w:del>
      <w:del w:id="1176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such that</w:delText>
        </w:r>
      </w:del>
      <w:del w:id="117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whenever</w:delText>
        </w:r>
      </w:del>
      <w:del w:id="118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183" w:author="PR Preview" w:date="2026-01-01T00:00:00Z">
        <w:r>
          <w:delText xml:space="preserve">.</w:delText>
        </w:r>
      </w:del>
      <w:del w:id="1184" w:author="PR Preview" w:date="2026-01-01T00:00:00Z">
        <w:r>
          <w:delText xml:space="preserve"> </w:delText>
        </w:r>
      </w:del>
      <w:del w:id="1185" w:author="PR Preview" w:date="2026-01-01T00:00:00Z">
        <w:r>
          <w:delText xml:space="preserve">It is</w:delText>
        </w:r>
      </w:del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rPr>
            <w:b/>
            <w:bCs/>
          </w:rPr>
          <w:delText xml:space="preserve">continuous on</w:delText>
        </w:r>
      </w:del>
      <w:del w:id="1188" w:author="PR Preview" w:date="2026-01-01T00:00:00Z">
        <w:r>
          <w:delText xml:space="preserve"> </w:delText>
        </w:r>
      </w:del>
      <w:del w:id="1189" w:author="PR Preview" w:date="2026-01-01T00:00:00Z">
        <w:r>
          <w:delText xml:space="preserve">a set if it is continuous at every point of the set.</w:delText>
        </w:r>
      </w:del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For</w:delText>
        </w:r>
      </w:del>
      <w:del w:id="1192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1193" w:author="PR Preview" w:date="2026-01-01T00:00:00Z">
        <w:r>
          <w:delText xml:space="preserve">,</w:delText>
        </w:r>
      </w:del>
      <w:del w:id="119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del w:id="1195" w:author="PR Preview" w:date="2026-01-01T00:00:00Z">
        <w:r>
          <w:delText xml:space="preserve">.</w:delText>
        </w:r>
      </w:del>
    </w:p>
    <w:p>
      <w:pPr>
        <w:pStyle w:val="FirstParagraph"/>
      </w:pPr>
      <w:ins w:id="1196" w:author="PR Preview" w:date="2026-01-01T00:00:00Z">
        <w:r>
          <w:rPr>
            <w:b/>
            <w:bCs/>
          </w:rPr>
          <w:t xml:space="preserve">Definition 21 (Continuity at a point in several variables)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A function</w:t>
        </w:r>
      </w:ins>
      <w:ins w:id="1199" w:author="PR Preview" w:date="2026-01-01T00:00:00Z">
        <w:r>
          <w:t xml:space="preserve"> </w:t>
        </w:r>
      </w:ins>
      <m:oMath>
        <m:r>
          <m:t>f</m:t>
        </m:r>
      </m:oMath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from</w:t>
        </w:r>
      </w:ins>
      <w:ins w:id="120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to</w:t>
        </w:r>
      </w:ins>
      <w:ins w:id="120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is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rPr>
            <w:b/>
            <w:bCs/>
          </w:rPr>
          <w:t xml:space="preserve">continuous at</w:t>
        </w:r>
      </w:ins>
      <w:ins w:id="12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if for every</w:t>
        </w:r>
      </w:ins>
      <w:ins w:id="1213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there is a</w:t>
        </w:r>
      </w:ins>
      <w:ins w:id="1216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such that</w:t>
        </w:r>
      </w:ins>
      <w:ins w:id="121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whenever</w:t>
        </w:r>
      </w:ins>
      <w:ins w:id="122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223" w:author="PR Preview" w:date="2026-01-01T00:00:00Z">
        <w:r>
          <w:t xml:space="preserve">.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For</w:t>
        </w:r>
      </w:ins>
      <w:ins w:id="122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1227" w:author="PR Preview" w:date="2026-01-01T00:00:00Z">
        <w:r>
          <w:t xml:space="preserve">,</w:t>
        </w:r>
      </w:ins>
      <w:ins w:id="122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ins w:id="1229" w:author="PR Preview" w:date="2026-01-01T00:00:00Z">
        <w:r>
          <w:t xml:space="preserve">.</w:t>
        </w:r>
      </w:ins>
    </w:p>
    <w:bookmarkEnd w:id="146"/>
    <w:bookmarkStart w:id="147" w:name="def-continuous-on"/>
    <w:p>
      <w:pPr>
        <w:pStyle w:val="BodyText"/>
      </w:pPr>
      <w:ins w:id="1230" w:author="PR Preview" w:date="2026-01-01T00:00:00Z">
        <w:r>
          <w:rPr>
            <w:b/>
            <w:bCs/>
          </w:rPr>
          <w:t xml:space="preserve">Definition 22 (Continuity on a set in several variables)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A function</w:t>
        </w:r>
      </w:ins>
      <w:ins w:id="1233" w:author="PR Preview" w:date="2026-01-01T00:00:00Z">
        <w:r>
          <w:t xml:space="preserve"> </w:t>
        </w:r>
      </w:ins>
      <m:oMath>
        <m:r>
          <m:t>f</m:t>
        </m:r>
      </m:oMath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from</w:t>
        </w:r>
      </w:ins>
      <w:ins w:id="123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to</w:t>
        </w:r>
      </w:ins>
      <w:ins w:id="123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is</w:t>
        </w:r>
      </w:ins>
      <w:ins w:id="1242" w:author="PR Preview" w:date="2026-01-01T00:00:00Z">
        <w:r>
          <w:t xml:space="preserve"> </w:t>
        </w:r>
      </w:ins>
      <w:ins w:id="1243" w:author="PR Preview" w:date="2026-01-01T00:00:00Z">
        <w:r>
          <w:rPr>
            <w:b/>
            <w:bCs/>
          </w:rPr>
          <w:t xml:space="preserve">continuous on</w:t>
        </w:r>
      </w:ins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a set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if it is continuous at every point of the set (</w:t>
        </w:r>
      </w:ins>
      <w:hyperlink w:anchor="def-continuous-several">
        <w:ins w:id="1248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249" w:author="PR Preview" w:date="2026-01-01T00:00:00Z">
        <w:r>
          <w:t xml:space="preserve">).</w:t>
        </w:r>
      </w:ins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del w:id="1250" w:author="PR Preview" w:date="2026-01-01T00:00:00Z">
        <w:r>
          <w:delText xml:space="preserve">For</w:delText>
        </w:r>
      </w:del>
      <w:del w:id="125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del w:id="1252" w:author="PR Preview" w:date="2026-01-01T00:00:00Z">
        <w:r>
          <w:delText xml:space="preserve">, a function</w:delText>
        </w:r>
      </w:del>
      <w:del w:id="1253" w:author="PR Preview" w:date="2026-01-01T00:00:00Z">
        <w:r>
          <w:delText xml:space="preserve"> </w:delText>
        </w:r>
      </w:del>
      <m:oMath>
        <m:r>
          <m:t>f</m:t>
        </m:r>
      </m:oMath>
      <w:del w:id="1254" w:author="PR Preview" w:date="2026-01-01T00:00:00Z">
        <w:r>
          <w:delText xml:space="preserve"> </w:delText>
        </w:r>
      </w:del>
      <w:del w:id="1255" w:author="PR Preview" w:date="2026-01-01T00:00:00Z">
        <w:r>
          <w:delText xml:space="preserve">is continuous at</w:delText>
        </w:r>
      </w:del>
      <w:del w:id="1256" w:author="PR Preview" w:date="2026-01-01T00:00:00Z">
        <w:r>
          <w:delText xml:space="preserve"> </w:delText>
        </w:r>
      </w:del>
      <m:oMath>
        <m:r>
          <m:t>x</m:t>
        </m:r>
      </m:oMath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in the sense of</w:delText>
        </w:r>
      </w:del>
      <w:del w:id="1259" w:author="PR Preview" w:date="2026-01-01T00:00:00Z">
        <w:r>
          <w:delText xml:space="preserve"> </w:delText>
        </w:r>
      </w:del>
      <w:hyperlink w:anchor="def-continuous-several">
        <w:del w:id="1260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exactly when</w:delText>
        </w:r>
      </w:del>
      <w:del w:id="126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(</w:delText>
        </w:r>
      </w:del>
      <w:hyperlink r:id="rId14">
        <w:del w:id="1266" w:author="PR Preview" w:date="2026-01-01T00:00:00Z">
          <w:r>
            <w:rPr>
              <w:rStyle w:val="Hyperlink"/>
            </w:rPr>
            <w:delText xml:space="preserve">limit</w:delText>
          </w:r>
        </w:del>
      </w:hyperlink>
      <w:del w:id="1267" w:author="PR Preview" w:date="2026-01-01T00:00:00Z">
        <w:r>
          <w:delText xml:space="preserve">),</w:delText>
        </w:r>
      </w:del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which is the usual</w:delText>
        </w:r>
      </w:del>
      <w:del w:id="1270" w:author="PR Preview" w:date="2026-01-01T00:00:00Z">
        <w:r>
          <w:delText xml:space="preserve"> </w:delText>
        </w:r>
      </w:del>
      <w:hyperlink r:id="rId149">
        <w:del w:id="1271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at</w:delText>
        </w:r>
      </w:del>
      <w:del w:id="1274" w:author="PR Preview" w:date="2026-01-01T00:00:00Z">
        <w:r>
          <w:delText xml:space="preserve"> </w:delText>
        </w:r>
      </w:del>
      <m:oMath>
        <m:r>
          <m:t>x</m:t>
        </m:r>
      </m:oMath>
      <w:del w:id="127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4"/>
        </w:numPr>
      </w:pPr>
      <w:ins w:id="1276" w:author="PR Preview" w:date="2026-01-01T00:00:00Z">
        <w:r>
          <w:t xml:space="preserve">For</w:t>
        </w:r>
      </w:ins>
      <w:ins w:id="127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ins w:id="1278" w:author="PR Preview" w:date="2026-01-01T00:00:00Z">
        <w:r>
          <w:t xml:space="preserve">, a function</w:t>
        </w:r>
      </w:ins>
      <w:ins w:id="1279" w:author="PR Preview" w:date="2026-01-01T00:00:00Z">
        <w:r>
          <w:t xml:space="preserve"> </w:t>
        </w:r>
      </w:ins>
      <m:oMath>
        <m:r>
          <m:t>f</m:t>
        </m:r>
      </m:oMath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is continuous at</w:t>
        </w:r>
      </w:ins>
      <w:ins w:id="1282" w:author="PR Preview" w:date="2026-01-01T00:00:00Z">
        <w:r>
          <w:t xml:space="preserve"> </w:t>
        </w:r>
      </w:ins>
      <m:oMath>
        <m:r>
          <m:t>x</m:t>
        </m:r>
      </m:oMath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in the sense of</w:t>
        </w:r>
      </w:ins>
      <w:ins w:id="1285" w:author="PR Preview" w:date="2026-01-01T00:00:00Z">
        <w:r>
          <w:t xml:space="preserve"> </w:t>
        </w:r>
      </w:ins>
      <w:hyperlink w:anchor="def-continuous-several">
        <w:ins w:id="1286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exactly when</w:t>
        </w:r>
      </w:ins>
      <w:ins w:id="128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(</w:t>
        </w:r>
      </w:ins>
      <w:hyperlink r:id="rId14">
        <w:ins w:id="1292" w:author="PR Preview" w:date="2026-01-01T00:00:00Z">
          <w:r>
            <w:rPr>
              <w:rStyle w:val="Hyperlink"/>
            </w:rPr>
            <w:t xml:space="preserve">limit</w:t>
          </w:r>
        </w:ins>
      </w:hyperlink>
      <w:ins w:id="1293" w:author="PR Preview" w:date="2026-01-01T00:00:00Z">
        <w:r>
          <w:t xml:space="preserve">),</w:t>
        </w:r>
      </w:ins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which is the usual</w:t>
        </w:r>
      </w:ins>
      <w:ins w:id="1296" w:author="PR Preview" w:date="2026-01-01T00:00:00Z">
        <w:r>
          <w:t xml:space="preserve"> </w:t>
        </w:r>
      </w:ins>
      <w:hyperlink r:id="rId149">
        <w:ins w:id="1297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at</w:t>
        </w:r>
      </w:ins>
      <w:ins w:id="1300" w:author="PR Preview" w:date="2026-01-01T00:00:00Z">
        <w:r>
          <w:t xml:space="preserve"> </w:t>
        </w:r>
      </w:ins>
      <m:oMath>
        <m:r>
          <m:t>x</m:t>
        </m:r>
      </m:oMath>
      <w:ins w:id="130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del w:id="1302" w:author="PR Preview" w:date="2026-01-01T00:00:00Z">
        <w:r>
          <w:rPr>
            <w:b/>
            <w:bCs/>
          </w:rPr>
          <w:delText xml:space="preserve">Part 1.</w:delText>
        </w:r>
      </w:del>
      <w:del w:id="1303" w:author="PR Preview" w:date="2026-01-01T00:00:00Z">
        <w:r>
          <w:delText xml:space="preserve"> </w:delText>
        </w:r>
      </w:del>
      <w:del w:id="1304" w:author="PR Preview" w:date="2026-01-01T00:00:00Z">
        <w:r>
          <w:delText xml:space="preserve">For</w:delText>
        </w:r>
      </w:del>
      <w:del w:id="130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del w:id="1306" w:author="PR Preview" w:date="2026-01-01T00:00:00Z">
        <w:r>
          <w:delText xml:space="preserve">,</w:delText>
        </w:r>
      </w:del>
      <w:del w:id="130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and</w:delText>
        </w:r>
      </w:del>
      <w:del w:id="131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del w:id="1311" w:author="PR Preview" w:date="2026-01-01T00:00:00Z">
        <w:r>
          <w:delText xml:space="preserve">.</w:delText>
        </w:r>
      </w:del>
      <w:del w:id="1312" w:author="PR Preview" w:date="2026-01-01T00:00:00Z">
        <w:r>
          <w:delText xml:space="preserve"> </w:delText>
        </w:r>
      </w:del>
      <w:hyperlink w:anchor="def-continuous-several">
        <w:del w:id="1313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314" w:author="PR Preview" w:date="2026-01-01T00:00:00Z">
        <w:r>
          <w:delText xml:space="preserve"> </w:delText>
        </w:r>
      </w:del>
      <w:del w:id="1315" w:author="PR Preview" w:date="2026-01-01T00:00:00Z">
        <w:r>
          <w:delText xml:space="preserve">then asks for a</w:delText>
        </w:r>
      </w:del>
      <w:del w:id="1316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such that</w:delText>
        </w:r>
      </w:del>
      <w:del w:id="131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delText xml:space="preserve">whenever</w:delText>
        </w:r>
      </w:del>
      <w:del w:id="132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323" w:author="PR Preview" w:date="2026-01-01T00:00:00Z">
        <w:r>
          <w:delText xml:space="preserve">.</w:delText>
        </w:r>
      </w:del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delText xml:space="preserve">The</w:delText>
        </w:r>
      </w:del>
      <w:del w:id="1326" w:author="PR Preview" w:date="2026-01-01T00:00:00Z">
        <w:r>
          <w:delText xml:space="preserve"> </w:delText>
        </w:r>
      </w:del>
      <w:hyperlink r:id="rId14">
        <w:del w:id="1327" w:author="PR Preview" w:date="2026-01-01T00:00:00Z">
          <w:r>
            <w:rPr>
              <w:rStyle w:val="Hyperlink"/>
            </w:rPr>
            <w:delText xml:space="preserve">limit definition</w:delText>
          </w:r>
        </w:del>
      </w:hyperlink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with</w:delText>
        </w:r>
      </w:del>
      <w:del w:id="1330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asks for the same inequality, but only whenever</w:delText>
        </w:r>
      </w:del>
      <w:del w:id="1333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334" w:author="PR Preview" w:date="2026-01-01T00:00:00Z">
        <w:r>
          <w:delText xml:space="preserve">.</w:delText>
        </w:r>
      </w:del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The two agree, because at</w:delText>
        </w:r>
      </w:del>
      <w:del w:id="133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x</m:t>
        </m:r>
      </m:oMath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the inequality</w:delText>
        </w:r>
      </w:del>
      <w:del w:id="134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holds for every</w:delText>
        </w:r>
      </w:del>
      <w:del w:id="1343" w:author="PR Preview" w:date="2026-01-01T00:00:00Z">
        <w:r>
          <w:delText xml:space="preserve"> </w:delText>
        </w:r>
      </w:del>
      <m:oMath>
        <m:r>
          <m:t>δ</m:t>
        </m:r>
      </m:oMath>
      <w:del w:id="1344" w:author="PR Preview" w:date="2026-01-01T00:00:00Z">
        <w:r>
          <w:delText xml:space="preserve">.</w:delText>
        </w:r>
      </w:del>
    </w:p>
    <w:p>
      <w:pPr>
        <w:pStyle w:val="BodyText"/>
      </w:pPr>
      <w:ins w:id="1345" w:author="PR Preview" w:date="2026-01-01T00:00:00Z">
        <w:r>
          <w:rPr>
            <w:b/>
            <w:bCs/>
          </w:rPr>
          <w:t xml:space="preserve">Part 1.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For</w:t>
        </w:r>
      </w:ins>
      <w:ins w:id="134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ins w:id="1349" w:author="PR Preview" w:date="2026-01-01T00:00:00Z">
        <w:r>
          <w:t xml:space="preserve">,</w:t>
        </w:r>
      </w:ins>
      <w:ins w:id="135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and</w:t>
        </w:r>
      </w:ins>
      <w:ins w:id="135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ins w:id="1354" w:author="PR Preview" w:date="2026-01-01T00:00:00Z">
        <w:r>
          <w:t xml:space="preserve">.</w:t>
        </w:r>
      </w:ins>
      <w:ins w:id="1355" w:author="PR Preview" w:date="2026-01-01T00:00:00Z">
        <w:r>
          <w:t xml:space="preserve"> </w:t>
        </w:r>
      </w:ins>
      <w:hyperlink w:anchor="def-continuous-several">
        <w:ins w:id="1356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then asks for a</w:t>
        </w:r>
      </w:ins>
      <w:ins w:id="1359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such that</w:t>
        </w:r>
      </w:ins>
      <w:ins w:id="136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whenever</w:t>
        </w:r>
      </w:ins>
      <w:ins w:id="136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366" w:author="PR Preview" w:date="2026-01-01T00:00:00Z">
        <w:r>
          <w:t xml:space="preserve">.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The</w:t>
        </w:r>
      </w:ins>
      <w:ins w:id="1369" w:author="PR Preview" w:date="2026-01-01T00:00:00Z">
        <w:r>
          <w:t xml:space="preserve"> </w:t>
        </w:r>
      </w:ins>
      <w:hyperlink r:id="rId14">
        <w:ins w:id="1370" w:author="PR Preview" w:date="2026-01-01T00:00:00Z">
          <w:r>
            <w:rPr>
              <w:rStyle w:val="Hyperlink"/>
            </w:rPr>
            <w:t xml:space="preserve">limit definition</w:t>
          </w:r>
        </w:ins>
      </w:hyperlink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with</w:t>
        </w:r>
      </w:ins>
      <w:ins w:id="1373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asks for the same inequality, but only whenever</w:t>
        </w:r>
      </w:ins>
      <w:ins w:id="137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377" w:author="PR Preview" w:date="2026-01-01T00:00:00Z">
        <w:r>
          <w:t xml:space="preserve">.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The two agree, because at</w:t>
        </w:r>
      </w:ins>
      <w:ins w:id="138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x</m:t>
        </m:r>
      </m:oMath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the inequality</w:t>
        </w:r>
      </w:ins>
      <w:ins w:id="138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holds for every</w:t>
        </w:r>
      </w:ins>
      <w:ins w:id="1386" w:author="PR Preview" w:date="2026-01-01T00:00:00Z">
        <w:r>
          <w:t xml:space="preserve"> </w:t>
        </w:r>
      </w:ins>
      <m:oMath>
        <m:r>
          <m:t>δ</m:t>
        </m:r>
      </m:oMath>
      <w:ins w:id="1387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1388" w:author="PR Preview" w:date="2026-01-01T00:00:00Z">
        <w:r>
          <w:rPr>
            <w:b/>
            <w:bCs/>
          </w:rPr>
          <w:delText xml:space="preserve">But</w:delText>
        </w:r>
      </w:del>
      <w:del w:id="1389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1390" w:author="PR Preview" w:date="2026-01-01T00:00:00Z">
        <w:r>
          <w:rPr>
            <w:b/>
            <w:bCs/>
          </w:rPr>
          <w:delText xml:space="preserve"> </w:delText>
        </w:r>
      </w:del>
      <w:del w:id="1391" w:author="PR Preview" w:date="2026-01-01T00:00:00Z">
        <w:r>
          <w:rPr>
            <w:b/>
            <w:bCs/>
          </w:rPr>
          <w:delText xml:space="preserve">is not continuous at</w:delText>
        </w:r>
      </w:del>
      <w:del w:id="1392" w:author="PR Preview" w:date="2026-01-01T00:00:00Z">
        <w:r>
          <w:rPr>
            <w:b/>
            <w:bCs/>
          </w:rP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(</w:delText>
        </w:r>
      </w:del>
      <w:hyperlink w:anchor="def-continuous-several">
        <w:del w:id="1395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396" w:author="PR Preview" w:date="2026-01-01T00:00:00Z">
        <w:r>
          <w:delText xml:space="preserve">).</w:delText>
        </w:r>
      </w:del>
      <w:del w:id="1397" w:author="PR Preview" w:date="2026-01-01T00:00:00Z">
        <w:r>
          <w:delText xml:space="preserve"> </w:delText>
        </w:r>
      </w:del>
      <w:del w:id="1398" w:author="PR Preview" w:date="2026-01-01T00:00:00Z">
        <w:r>
          <w:delText xml:space="preserve">Take</w:delText>
        </w:r>
      </w:del>
      <w:del w:id="1399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and any</w:delText>
        </w:r>
      </w:del>
      <w:del w:id="1402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403" w:author="PR Preview" w:date="2026-01-01T00:00:00Z">
        <w:r>
          <w:delText xml:space="preserve">,</w:delText>
        </w:r>
      </w:del>
      <w:del w:id="1404" w:author="PR Preview" w:date="2026-01-01T00:00:00Z">
        <w:r>
          <w:delText xml:space="preserve"> </w:delText>
        </w:r>
      </w:del>
      <w:del w:id="1405" w:author="PR Preview" w:date="2026-01-01T00:00:00Z">
        <w:r>
          <w:delText xml:space="preserve">and let</w:delText>
        </w:r>
      </w:del>
      <w:del w:id="140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and</w:delText>
        </w:r>
      </w:del>
      <w:del w:id="140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410" w:author="PR Preview" w:date="2026-01-01T00:00:00Z">
        <w:r>
          <w:delText xml:space="preserve">.</w:delText>
        </w:r>
      </w:del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Then</w:delText>
        </w:r>
      </w:del>
    </w:p>
    <w:p>
      <w:pPr>
        <w:pStyle w:val="BodyText"/>
      </w:pPr>
      <w:ins w:id="1413" w:author="PR Preview" w:date="2026-01-01T00:00:00Z">
        <w:r>
          <w:rPr>
            <w:b/>
            <w:bCs/>
          </w:rPr>
          <w:t xml:space="preserve">But</w:t>
        </w:r>
      </w:ins>
      <w:ins w:id="1414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1415" w:author="PR Preview" w:date="2026-01-01T00:00:00Z">
        <w:r>
          <w:rPr>
            <w:b/>
            <w:bCs/>
          </w:rPr>
          <w:t xml:space="preserve"> </w:t>
        </w:r>
      </w:ins>
      <w:ins w:id="1416" w:author="PR Preview" w:date="2026-01-01T00:00:00Z">
        <w:r>
          <w:rPr>
            <w:b/>
            <w:bCs/>
          </w:rPr>
          <w:t xml:space="preserve">is not continuous at</w:t>
        </w:r>
      </w:ins>
      <w:ins w:id="1417" w:author="PR Preview" w:date="2026-01-01T00:00:00Z">
        <w:r>
          <w:rPr>
            <w:b/>
            <w:bCs/>
          </w:rP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(</w:t>
        </w:r>
      </w:ins>
      <w:hyperlink w:anchor="def-continuous-several">
        <w:ins w:id="1420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421" w:author="PR Preview" w:date="2026-01-01T00:00:00Z">
        <w:r>
          <w:t xml:space="preserve">).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Take</w:t>
        </w:r>
      </w:ins>
      <w:ins w:id="1424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and any</w:t>
        </w:r>
      </w:ins>
      <w:ins w:id="1427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428" w:author="PR Preview" w:date="2026-01-01T00:00:00Z">
        <w:r>
          <w:t xml:space="preserve">,</w:t>
        </w:r>
      </w:ins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and let</w:t>
        </w:r>
      </w:ins>
      <w:ins w:id="143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and</w:t>
        </w:r>
      </w:ins>
      <w:ins w:id="14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435" w:author="PR Preview" w:date="2026-01-01T00:00:00Z">
        <w:r>
          <w:t xml:space="preserve">.</w:t>
        </w:r>
      </w:ins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del w:id="1438" w:author="PR Preview" w:date="2026-01-01T00:00:00Z">
        <w:r>
          <w:rPr>
            <w:b/>
            <w:bCs/>
          </w:rPr>
          <w:delText xml:space="preserve">Theorem 14 (Symmetry of the Hessian)</w:delText>
        </w:r>
      </w:del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delText xml:space="preserve">If the second partial derivatives of</w:delText>
        </w:r>
      </w:del>
      <w:del w:id="1441" w:author="PR Preview" w:date="2026-01-01T00:00:00Z">
        <w:r>
          <w:delText xml:space="preserve"> </w:delText>
        </w:r>
      </w:del>
      <m:oMath>
        <m:r>
          <m:t>f</m:t>
        </m:r>
      </m:oMath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exist and are continuous (</w:delText>
        </w:r>
      </w:del>
      <w:hyperlink w:anchor="def-continuous-several">
        <w:del w:id="1444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445" w:author="PR Preview" w:date="2026-01-01T00:00:00Z">
        <w:r>
          <w:delText xml:space="preserve">)</w:delText>
        </w:r>
      </w:del>
      <w:del w:id="1446" w:author="PR Preview" w:date="2026-01-01T00:00:00Z">
        <w:r>
          <w:delText xml:space="preserve"> </w:delText>
        </w:r>
      </w:del>
      <w:del w:id="1447" w:author="PR Preview" w:date="2026-01-01T00:00:00Z">
        <w:r>
          <w:delText xml:space="preserve">on an open ball around</w:delText>
        </w:r>
      </w:del>
      <w:del w:id="144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(</w:delText>
        </w:r>
      </w:del>
      <w:hyperlink w:anchor="def-ball">
        <w:del w:id="1451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452" w:author="PR Preview" w:date="2026-01-01T00:00:00Z">
        <w:r>
          <w:delText xml:space="preserve">),</w:delText>
        </w:r>
      </w:del>
      <w:del w:id="1453" w:author="PR Preview" w:date="2026-01-01T00:00:00Z">
        <w:r>
          <w:delText xml:space="preserve"> </w:delText>
        </w:r>
      </w:del>
      <w:del w:id="1454" w:author="PR Preview" w:date="2026-01-01T00:00:00Z">
        <w:r>
          <w:delText xml:space="preserve">then</w:delText>
        </w:r>
      </w:del>
      <w:del w:id="145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del w:id="1456" w:author="PR Preview" w:date="2026-01-01T00:00:00Z">
        <w:r>
          <w:delText xml:space="preserve"> </w:delText>
        </w:r>
      </w:del>
      <w:del w:id="1457" w:author="PR Preview" w:date="2026-01-01T00:00:00Z">
        <w:r>
          <w:delText xml:space="preserve">for all</w:delText>
        </w:r>
      </w:del>
      <w:del w:id="145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</m:oMath>
      <w:del w:id="1459" w:author="PR Preview" w:date="2026-01-01T00:00:00Z">
        <w:r>
          <w:delText xml:space="preserve">,</w:delText>
        </w:r>
      </w:del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so</w:delText>
        </w:r>
      </w:del>
      <w:del w:id="146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463" w:author="PR Preview" w:date="2026-01-01T00:00:00Z">
        <w:r>
          <w:delText xml:space="preserve"> </w:delText>
        </w:r>
      </w:del>
      <w:del w:id="1464" w:author="PR Preview" w:date="2026-01-01T00:00:00Z">
        <w:r>
          <w:delText xml:space="preserve">(</w:delText>
        </w:r>
      </w:del>
      <w:hyperlink w:anchor="def-hessian">
        <w:del w:id="1465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466" w:author="PR Preview" w:date="2026-01-01T00:00:00Z">
        <w:r>
          <w:delText xml:space="preserve">) is symmetric</w:delText>
        </w:r>
      </w:del>
      <w:del w:id="1467" w:author="PR Preview" w:date="2026-01-01T00:00:00Z">
        <w:r>
          <w:delText xml:space="preserve"> </w:delText>
        </w:r>
      </w:del>
      <w:del w:id="1468" w:author="PR Preview" w:date="2026-01-01T00:00:00Z">
        <w:r>
          <w:delText xml:space="preserve">(</w:delText>
        </w:r>
      </w:del>
      <w:hyperlink r:id="rId154">
        <w:del w:id="1469" w:author="PR Preview" w:date="2026-01-01T00:00:00Z">
          <w:r>
            <w:rPr>
              <w:rStyle w:val="Hyperlink"/>
            </w:rPr>
            <w:delText xml:space="preserve">symmetric matrix</w:delText>
          </w:r>
        </w:del>
      </w:hyperlink>
      <w:del w:id="1470" w:author="PR Preview" w:date="2026-01-01T00:00:00Z">
        <w:r>
          <w:delText xml:space="preserve">).</w:delText>
        </w:r>
      </w:del>
    </w:p>
    <w:p>
      <w:pPr>
        <w:pStyle w:val="BodyText"/>
      </w:pPr>
      <w:ins w:id="1471" w:author="PR Preview" w:date="2026-01-01T00:00:00Z">
        <w:r>
          <w:rPr>
            <w:b/>
            <w:bCs/>
          </w:rPr>
          <w:t xml:space="preserve">Theorem 14 (Symmetry of the Hessian)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If the second partial derivatives of</w:t>
        </w:r>
      </w:ins>
      <w:ins w:id="1474" w:author="PR Preview" w:date="2026-01-01T00:00:00Z">
        <w:r>
          <w:t xml:space="preserve"> </w:t>
        </w:r>
      </w:ins>
      <m:oMath>
        <m:r>
          <m:t>f</m:t>
        </m:r>
      </m:oMath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exist and are continuous (</w:t>
        </w:r>
      </w:ins>
      <w:hyperlink w:anchor="def-continuous-several">
        <w:ins w:id="1477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478" w:author="PR Preview" w:date="2026-01-01T00:00:00Z">
        <w:r>
          <w:t xml:space="preserve">)</w:t>
        </w:r>
      </w:ins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on an open ball around</w:t>
        </w:r>
      </w:ins>
      <w:ins w:id="14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(</w:t>
        </w:r>
      </w:ins>
      <w:hyperlink w:anchor="def-ball">
        <w:ins w:id="148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485" w:author="PR Preview" w:date="2026-01-01T00:00:00Z">
        <w:r>
          <w:t xml:space="preserve">),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then</w:t>
        </w:r>
      </w:ins>
      <w:ins w:id="148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for all</w:t>
        </w:r>
      </w:ins>
      <w:ins w:id="149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</m:oMath>
      <w:ins w:id="1492" w:author="PR Preview" w:date="2026-01-01T00:00:00Z">
        <w:r>
          <w:t xml:space="preserve">,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so</w:t>
        </w:r>
      </w:ins>
      <w:ins w:id="1495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(</w:t>
        </w:r>
      </w:ins>
      <w:hyperlink w:anchor="def-hessian">
        <w:ins w:id="149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499" w:author="PR Preview" w:date="2026-01-01T00:00:00Z">
        <w:r>
          <w:t xml:space="preserve">) is symmetric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(</w:t>
        </w:r>
      </w:ins>
      <w:hyperlink r:id="rId154">
        <w:ins w:id="1502" w:author="PR Preview" w:date="2026-01-01T00:00:00Z">
          <w:r>
            <w:rPr>
              <w:rStyle w:val="Hyperlink"/>
            </w:rPr>
            <w:t xml:space="preserve">symmetric matrix</w:t>
          </w:r>
        </w:ins>
      </w:hyperlink>
      <w:ins w:id="1503" w:author="PR Preview" w:date="2026-01-01T00:00:00Z">
        <w:r>
          <w:t xml:space="preserve">).</w:t>
        </w:r>
      </w:ins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504" w:author="PR Preview" w:date="2026-01-01T00:00:00Z">
        <w:r>
          <w:delText xml:space="preserve">so</w:delText>
        </w:r>
      </w:del>
      <w:del w:id="150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holds at</w:delText>
        </w:r>
      </w:del>
      <w:del w:id="150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509" w:author="PR Preview" w:date="2026-01-01T00:00:00Z">
        <w:r>
          <w:delText xml:space="preserve"> </w:delText>
        </w:r>
      </w:del>
      <w:del w:id="1510" w:author="PR Preview" w:date="2026-01-01T00:00:00Z">
        <w:r>
          <w:delText xml:space="preserve">too.</w:delText>
        </w:r>
      </w:del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In the same way, with the roles of</w:delText>
        </w:r>
      </w:del>
      <w:del w:id="151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and</w:delText>
        </w:r>
      </w:del>
      <w:del w:id="151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swapped,</w:delText>
        </w:r>
      </w:del>
      <w:del w:id="151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1520" w:author="PR Preview" w:date="2026-01-01T00:00:00Z">
        <w:r>
          <w:delText xml:space="preserve">,</w:delText>
        </w:r>
      </w:del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so</w:delText>
        </w:r>
      </w:del>
      <w:del w:id="152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for every</w:delText>
        </w:r>
      </w:del>
      <w:del w:id="152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527" w:author="PR Preview" w:date="2026-01-01T00:00:00Z">
        <w:r>
          <w:delText xml:space="preserve">.</w:delText>
        </w:r>
      </w:del>
      <w:del w:id="1528" w:author="PR Preview" w:date="2026-01-01T00:00:00Z">
        <w:r>
          <w:delText xml:space="preserve"> </w:delText>
        </w:r>
      </w:del>
      <w:del w:id="1529" w:author="PR Preview" w:date="2026-01-01T00:00:00Z">
        <w:r>
          <w:delText xml:space="preserve">So at</w:delText>
        </w:r>
      </w:del>
      <w:del w:id="153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(</w:delText>
        </w:r>
      </w:del>
      <w:hyperlink w:anchor="def-hessian">
        <w:del w:id="1533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534" w:author="PR Preview" w:date="2026-01-01T00:00:00Z">
        <w:r>
          <w:delText xml:space="preserve">)</w:delText>
        </w:r>
      </w:del>
    </w:p>
    <w:p>
      <w:pPr>
        <w:pStyle w:val="FirstParagraph"/>
      </w:pPr>
      <w:ins w:id="1535" w:author="PR Preview" w:date="2026-01-01T00:00:00Z">
        <w:r>
          <w:t xml:space="preserve">so</w:t>
        </w:r>
      </w:ins>
      <w:ins w:id="153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1537" w:author="PR Preview" w:date="2026-01-01T00:00:00Z">
        <w:r>
          <w:t xml:space="preserve"> </w:t>
        </w:r>
      </w:ins>
      <w:ins w:id="1538" w:author="PR Preview" w:date="2026-01-01T00:00:00Z">
        <w:r>
          <w:t xml:space="preserve">holds at</w:t>
        </w:r>
      </w:ins>
      <w:ins w:id="153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too.</w:t>
        </w:r>
      </w:ins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In the same way, with the roles of</w:t>
        </w:r>
      </w:ins>
      <w:ins w:id="154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545" w:author="PR Preview" w:date="2026-01-01T00:00:00Z">
        <w:r>
          <w:t xml:space="preserve"> </w:t>
        </w:r>
      </w:ins>
      <w:ins w:id="1546" w:author="PR Preview" w:date="2026-01-01T00:00:00Z">
        <w:r>
          <w:t xml:space="preserve">and</w:t>
        </w:r>
      </w:ins>
      <w:ins w:id="154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swapped,</w:t>
        </w:r>
      </w:ins>
      <w:ins w:id="15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1551" w:author="PR Preview" w:date="2026-01-01T00:00:00Z">
        <w:r>
          <w:t xml:space="preserve">,</w:t>
        </w:r>
      </w:ins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so</w:t>
        </w:r>
      </w:ins>
      <w:ins w:id="155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for every</w:t>
        </w:r>
      </w:ins>
      <w:ins w:id="155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558" w:author="PR Preview" w:date="2026-01-01T00:00:00Z">
        <w:r>
          <w:t xml:space="preserve">.</w:t>
        </w:r>
      </w:ins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So at</w:t>
        </w:r>
      </w:ins>
      <w:ins w:id="15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(</w:t>
        </w:r>
      </w:ins>
      <w:hyperlink w:anchor="def-hessian">
        <w:ins w:id="1564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565" w:author="PR Preview" w:date="2026-01-01T00:00:00Z">
        <w: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del w:id="1566" w:author="PR Preview" w:date="2026-01-01T00:00:00Z">
        <w:r>
          <w:rPr>
            <w:b/>
            <w:bCs/>
          </w:rPr>
          <w:delText xml:space="preserve">Example 33 (The Hessian of a</w:delText>
        </w:r>
      </w:del>
      <w:del w:id="1567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568" w:author="PR Preview" w:date="2026-01-01T00:00:00Z">
        <w:r>
          <w:rPr>
            <w:b/>
            <w:bCs/>
          </w:rPr>
          <w:delText xml:space="preserve"> </w:delText>
        </w:r>
      </w:del>
      <w:del w:id="1569" w:author="PR Preview" w:date="2026-01-01T00:00:00Z">
        <w:r>
          <w:rPr>
            <w:b/>
            <w:bCs/>
          </w:rPr>
          <w:delText xml:space="preserve">quadratic form)</w:delText>
        </w:r>
      </w:del>
      <w:del w:id="1570" w:author="PR Preview" w:date="2026-01-01T00:00:00Z">
        <w:r>
          <w:delText xml:space="preserve"> </w:delText>
        </w:r>
      </w:del>
      <w:del w:id="1571" w:author="PR Preview" w:date="2026-01-01T00:00:00Z">
        <w:r>
          <w:delText xml:space="preserve">For</w:delText>
        </w:r>
      </w:del>
      <w:del w:id="157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as in</w:delText>
        </w:r>
      </w:del>
      <w:del w:id="1575" w:author="PR Preview" w:date="2026-01-01T00:00:00Z">
        <w:r>
          <w:delText xml:space="preserve"> </w:delText>
        </w:r>
      </w:del>
      <w:hyperlink w:anchor="exm-deriv-quadratic-form">
        <w:del w:id="1576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1577" w:author="PR Preview" w:date="2026-01-01T00:00:00Z">
        <w:r>
          <w:delText xml:space="preserve">,</w:delText>
        </w:r>
      </w:del>
      <w:del w:id="1578" w:author="PR Preview" w:date="2026-01-01T00:00:00Z">
        <w:r>
          <w:delText xml:space="preserve"> </w:delText>
        </w:r>
      </w:del>
      <w:hyperlink w:anchor="thm-hessian-quadratic">
        <w:del w:id="1579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delText xml:space="preserve">gives</w:delText>
        </w:r>
      </w:del>
      <w:del w:id="158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1583" w:author="PR Preview" w:date="2026-01-01T00:00:00Z">
        <w:r>
          <w:delText xml:space="preserve">.</w:delText>
        </w:r>
      </w:del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Directly, the gradient found there, with</w:delText>
        </w:r>
      </w:del>
      <w:del w:id="1586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i</m:t>
            </m:r>
          </m:sub>
        </m:sSub>
      </m:oMath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delText xml:space="preserve">renamed</w:delText>
        </w:r>
      </w:del>
      <w:del w:id="158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590" w:author="PR Preview" w:date="2026-01-01T00:00:00Z">
        <w:r>
          <w:delText xml:space="preserve">, is</w:delText>
        </w:r>
      </w:del>
      <w:del w:id="159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92" w:author="PR Preview" w:date="2026-01-01T00:00:00Z">
        <w:r>
          <w:delText xml:space="preserve">,</w:delText>
        </w:r>
      </w:del>
      <w:del w:id="1593" w:author="PR Preview" w:date="2026-01-01T00:00:00Z">
        <w:r>
          <w:delText xml:space="preserve"> </w:delText>
        </w:r>
      </w:del>
      <w:del w:id="1594" w:author="PR Preview" w:date="2026-01-01T00:00:00Z">
        <w:r>
          <w:delText xml:space="preserve">and differentiating its entries by</w:delText>
        </w:r>
      </w:del>
      <w:del w:id="159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and by</w:delText>
        </w:r>
      </w:del>
      <w:del w:id="159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(</w:delText>
        </w:r>
      </w:del>
      <w:hyperlink w:anchor="def-hessian">
        <w:del w:id="1601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602" w:author="PR Preview" w:date="2026-01-01T00:00:00Z">
        <w:r>
          <w:delText xml:space="preserve">) gives</w:delText>
        </w:r>
      </w:del>
    </w:p>
    <w:p>
      <w:pPr>
        <w:pStyle w:val="FirstParagraph"/>
      </w:pPr>
      <w:ins w:id="1603" w:author="PR Preview" w:date="2026-01-01T00:00:00Z">
        <w:r>
          <w:rPr>
            <w:b/>
            <w:bCs/>
          </w:rPr>
          <w:t xml:space="preserve">Example 33 (The Hessian of a</w:t>
        </w:r>
      </w:ins>
      <w:ins w:id="1604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605" w:author="PR Preview" w:date="2026-01-01T00:00:00Z">
        <w:r>
          <w:rPr>
            <w:b/>
            <w:bCs/>
          </w:rPr>
          <w:t xml:space="preserve"> </w:t>
        </w:r>
      </w:ins>
      <w:ins w:id="1606" w:author="PR Preview" w:date="2026-01-01T00:00:00Z">
        <w:r>
          <w:rPr>
            <w:b/>
            <w:bCs/>
          </w:rPr>
          <w:t xml:space="preserve">quadratic form)</w:t>
        </w:r>
      </w:ins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For</w:t>
        </w:r>
      </w:ins>
      <w:ins w:id="1609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as in</w:t>
        </w:r>
      </w:ins>
      <w:ins w:id="1612" w:author="PR Preview" w:date="2026-01-01T00:00:00Z">
        <w:r>
          <w:t xml:space="preserve"> </w:t>
        </w:r>
      </w:ins>
      <w:hyperlink w:anchor="exm-deriv-quadratic-form">
        <w:ins w:id="1613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1614" w:author="PR Preview" w:date="2026-01-01T00:00:00Z">
        <w:r>
          <w:t xml:space="preserve">,</w:t>
        </w:r>
      </w:ins>
      <w:ins w:id="1615" w:author="PR Preview" w:date="2026-01-01T00:00:00Z">
        <w:r>
          <w:t xml:space="preserve"> </w:t>
        </w:r>
      </w:ins>
      <w:hyperlink w:anchor="thm-hessian-quadratic">
        <w:ins w:id="1616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gives</w:t>
        </w:r>
      </w:ins>
      <w:ins w:id="1619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1620" w:author="PR Preview" w:date="2026-01-01T00:00:00Z">
        <w:r>
          <w:t xml:space="preserve">.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Directly, the gradient found there, with</w:t>
        </w:r>
      </w:ins>
      <w:ins w:id="1623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i</m:t>
            </m:r>
          </m:sub>
        </m:sSub>
      </m:oMath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renamed</w:t>
        </w:r>
      </w:ins>
      <w:ins w:id="162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627" w:author="PR Preview" w:date="2026-01-01T00:00:00Z">
        <w:r>
          <w:t xml:space="preserve">, is</w:t>
        </w:r>
      </w:ins>
      <w:ins w:id="162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29" w:author="PR Preview" w:date="2026-01-01T00:00:00Z">
        <w:r>
          <w:t xml:space="preserve">,</w:t>
        </w:r>
      </w:ins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and differentiating its entries by</w:t>
        </w:r>
      </w:ins>
      <w:ins w:id="16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and by</w:t>
        </w:r>
      </w:ins>
      <w:ins w:id="163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(</w:t>
        </w:r>
      </w:ins>
      <w:hyperlink w:anchor="def-hessian">
        <w:ins w:id="163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639" w:author="PR Preview" w:date="2026-01-01T00:00:00Z">
        <w:r>
          <w:t xml:space="preserve">)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2026-10-15T23:22:07Z</dcterms:created>
  <dcterms:modified xsi:type="dcterms:W3CDTF">2026-10-15T23:22:07Z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