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ins w:id="1" w:author="PR Preview" w:date="2026-01-01T00:00:00Z">
        <w:r>
          <w:t xml:space="preserve">Sets</w:t>
        </w:r>
      </w:ins>
    </w:p>
    <w:p>
      <w:pPr>
        <w:pStyle w:val="Date"/>
      </w:pPr>
      <w:ins w:id="2" w:author="PR Preview" w:date="2026-01-01T00:00:00Z">
        <w:r>
          <w:t xml:space="preserve">Last modified: 2026-10-15 13:56:31 (PDT)</w:t>
        </w:r>
      </w:ins>
    </w:p>
    <w:p>
      <w:pPr>
        <w:pStyle w:val="FirstParagraph"/>
      </w:pPr>
      <w:ins w:id="3" w:author="PR Preview" w:date="2026-01-01T00:00:00Z">
        <w:r>
          <w:rPr>
            <w:i/>
            <w:iCs/>
          </w:rPr>
          <w:t xml:space="preserve">Remark</w:t>
        </w:r>
      </w:ins>
      <w:ins w:id="4" w:author="PR Preview" w:date="2026-01-01T00:00:00Z">
        <w:r>
          <w:t xml:space="preserve">. </w:t>
        </w:r>
      </w:ins>
      <w:ins w:id="5" w:author="PR Preview" w:date="2026-01-01T00:00:00Z">
        <w:r>
          <w:t xml:space="preserve">Probability and statistics describe events, outcomes, and parameters as sets.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This page collects the definitions of sets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that the Morrison Lab’s probability and statistics notes build on.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The</w:t>
        </w:r>
      </w:ins>
      <w:ins w:id="12" w:author="PR Preview" w:date="2026-01-01T00:00:00Z">
        <w:r>
          <w:t xml:space="preserve"> </w:t>
        </w:r>
      </w:ins>
      <w:hyperlink r:id="rId9">
        <w:ins w:id="13" w:author="PR Preview" w:date="2026-01-01T00:00:00Z">
          <w:r>
            <w:rPr>
              <w:rStyle w:val="Hyperlink"/>
            </w:rPr>
            <w:t xml:space="preserve">Functions</w:t>
          </w:r>
        </w:ins>
      </w:hyperlink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page defines functions between sets,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and the</w:t>
        </w:r>
      </w:ins>
      <w:ins w:id="18" w:author="PR Preview" w:date="2026-01-01T00:00:00Z">
        <w:r>
          <w:t xml:space="preserve"> </w:t>
        </w:r>
      </w:ins>
      <w:hyperlink r:id="rId10">
        <w:ins w:id="19" w:author="PR Preview" w:date="2026-01-01T00:00:00Z">
          <w:r>
            <w:rPr>
              <w:rStyle w:val="Hyperlink"/>
            </w:rPr>
            <w:t xml:space="preserve">Expressions and Algorithms</w:t>
          </w:r>
        </w:ins>
      </w:hyperlink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page defines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the expressions that write functions down and the algorithms that compute them.</w:t>
        </w:r>
      </w:ins>
    </w:p>
    <w:bookmarkStart w:id="47" w:name="sets"/>
    <w:p>
      <w:pPr>
        <w:pStyle w:val="Heading2"/>
      </w:pPr>
      <w:ins w:id="24" w:author="PR Preview" w:date="2026-01-01T00:00:00Z">
        <w:r>
          <w:t xml:space="preserve">1 Sets</w:t>
        </w:r>
      </w:ins>
    </w:p>
    <w:bookmarkStart w:id="11" w:name="def-set"/>
    <w:p>
      <w:pPr>
        <w:pStyle w:val="FirstParagraph"/>
      </w:pPr>
      <w:ins w:id="25" w:author="PR Preview" w:date="2026-01-01T00:00:00Z">
        <w:r>
          <w:rPr>
            <w:b/>
            <w:bCs/>
          </w:rPr>
          <w:t xml:space="preserve">Definition 1 (Set)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A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rPr>
            <w:b/>
            <w:bCs/>
          </w:rPr>
          <w:t xml:space="preserve">set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is a collection of distinct objects,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called its elements.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We write</w:t>
        </w:r>
      </w:ins>
      <w:ins w:id="3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when</w:t>
        </w:r>
      </w:ins>
      <w:ins w:id="39" w:author="PR Preview" w:date="2026-01-01T00:00:00Z">
        <w:r>
          <w:t xml:space="preserve"> </w:t>
        </w:r>
      </w:ins>
      <m:oMath>
        <m:r>
          <m:t>a</m:t>
        </m:r>
      </m:oMath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is an element of the set</w:t>
        </w:r>
      </w:ins>
      <w:ins w:id="42" w:author="PR Preview" w:date="2026-01-01T00:00:00Z">
        <w:r>
          <w:t xml:space="preserve"> </w:t>
        </w:r>
      </w:ins>
      <m:oMath>
        <m:r>
          <m:t>A</m:t>
        </m:r>
      </m:oMath>
      <w:ins w:id="43" w:author="PR Preview" w:date="2026-01-01T00:00:00Z">
        <w:r>
          <w:t xml:space="preserve">,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and</w:t>
        </w:r>
      </w:ins>
      <w:ins w:id="4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∉</m:t>
        </m:r>
        <m:r>
          <m:t>A</m:t>
        </m:r>
      </m:oMath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when it is not.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Two sets are equal when they have exactly the same elements.</w:t>
        </w:r>
      </w:ins>
    </w:p>
    <w:bookmarkEnd w:id="11"/>
    <w:bookmarkStart w:id="13" w:name="rem-naive-set"/>
    <w:p>
      <w:pPr>
        <w:pStyle w:val="BodyText"/>
      </w:pPr>
      <w:ins w:id="51" w:author="PR Preview" w:date="2026-01-01T00:00:00Z">
        <w:r>
          <w:rPr>
            <w:i/>
            <w:iCs/>
          </w:rPr>
          <w:t xml:space="preserve">Remark 1</w:t>
        </w:r>
      </w:ins>
      <w:ins w:id="52" w:author="PR Preview" w:date="2026-01-01T00:00:00Z">
        <w:r>
          <w:t xml:space="preserve"> (Naive and formal set theory). </w:t>
        </w:r>
      </w:ins>
      <w:hyperlink w:anchor="def-set">
        <w:ins w:id="53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is the informal (</w:t>
        </w:r>
      </w:ins>
      <w:ins w:id="56" w:author="PR Preview" w:date="2026-01-01T00:00:00Z">
        <w:r>
          <w:t xml:space="preserve">“naive”</w:t>
        </w:r>
      </w:ins>
      <w:ins w:id="57" w:author="PR Preview" w:date="2026-01-01T00:00:00Z">
        <w:r>
          <w:t xml:space="preserve">) notion of a set,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which is all these notes need.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Formal set theory states axioms for sets instead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(see</w:t>
        </w:r>
      </w:ins>
      <w:ins w:id="64" w:author="PR Preview" w:date="2026-01-01T00:00:00Z">
        <w:r>
          <w:t xml:space="preserve"> </w:t>
        </w:r>
      </w:ins>
      <w:hyperlink r:id="rId12">
        <w:ins w:id="65" w:author="PR Preview" w:date="2026-01-01T00:00:00Z">
          <w:r>
            <w:rPr>
              <w:rStyle w:val="Hyperlink"/>
            </w:rPr>
            <w:t xml:space="preserve">Wikipedia: Set (mathematics)</w:t>
          </w:r>
        </w:ins>
      </w:hyperlink>
      <w:ins w:id="66" w:author="PR Preview" w:date="2026-01-01T00:00:00Z">
        <w:r>
          <w:t xml:space="preserve">).</w:t>
        </w:r>
      </w:ins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For example, the last sentence of</w:t>
        </w:r>
      </w:ins>
      <w:ins w:id="69" w:author="PR Preview" w:date="2026-01-01T00:00:00Z">
        <w:r>
          <w:t xml:space="preserve"> </w:t>
        </w:r>
      </w:ins>
      <w:hyperlink w:anchor="def-set">
        <w:ins w:id="70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71" w:author="PR Preview" w:date="2026-01-01T00:00:00Z">
        <w:r>
          <w:t xml:space="preserve">,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that two sets are equal when they have exactly the same elements,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is one of those axioms, the</w:t>
        </w:r>
      </w:ins>
      <w:ins w:id="76" w:author="PR Preview" w:date="2026-01-01T00:00:00Z">
        <w:r>
          <w:t xml:space="preserve"> </w:t>
        </w:r>
      </w:ins>
      <w:ins w:id="77" w:author="PR Preview" w:date="2026-01-01T00:00:00Z">
        <w:r>
          <w:rPr>
            <w:i/>
            <w:iCs/>
          </w:rPr>
          <w:t xml:space="preserve">axiom of extensionality</w:t>
        </w:r>
      </w:ins>
      <w:ins w:id="78" w:author="PR Preview" w:date="2026-01-01T00:00:00Z">
        <w:r>
          <w:t xml:space="preserve">.</w:t>
        </w:r>
      </w:ins>
    </w:p>
    <w:bookmarkEnd w:id="13"/>
    <w:bookmarkStart w:id="14" w:name="exm-set"/>
    <w:p>
      <w:pPr>
        <w:pStyle w:val="BodyText"/>
      </w:pPr>
      <w:ins w:id="79" w:author="PR Preview" w:date="2026-01-01T00:00:00Z">
        <w:r>
          <w:rPr>
            <w:b/>
            <w:bCs/>
          </w:rPr>
          <w:t xml:space="preserve">Example 1 (Sets of die rolls)</w:t>
        </w:r>
      </w:ins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The possible results of rolling a six-sided die form the set</w:t>
        </w:r>
      </w:ins>
      <w:ins w:id="82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83" w:author="PR Preview" w:date="2026-01-01T00:00:00Z">
        <w:r>
          <w:t xml:space="preserve">,</w:t>
        </w:r>
      </w:ins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with</w:t>
        </w:r>
      </w:ins>
      <w:ins w:id="86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and</w:t>
        </w:r>
      </w:ins>
      <w:ins w:id="89" w:author="PR Preview" w:date="2026-01-01T00:00:00Z">
        <w:r>
          <w:t xml:space="preserve"> </w:t>
        </w:r>
      </w:ins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90" w:author="PR Preview" w:date="2026-01-01T00:00:00Z">
        <w:r>
          <w:t xml:space="preserve">.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The sets</w:t>
        </w:r>
      </w:ins>
      <w:ins w:id="93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and</w:t>
        </w:r>
      </w:ins>
      <w:ins w:id="96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are equal,</w:t>
        </w:r>
      </w:ins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because they have the same elements;</w:t>
        </w:r>
      </w:ins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the order in which the elements are listed does not matter.</w:t>
        </w:r>
      </w:ins>
    </w:p>
    <w:bookmarkEnd w:id="14"/>
    <w:bookmarkStart w:id="15" w:name="def-set-builder"/>
    <w:p>
      <w:pPr>
        <w:pStyle w:val="BodyText"/>
      </w:pPr>
      <w:ins w:id="103" w:author="PR Preview" w:date="2026-01-01T00:00:00Z">
        <w:r>
          <w:rPr>
            <w:b/>
            <w:bCs/>
          </w:rPr>
          <w:t xml:space="preserve">Definition 2 (Set-builder notation)</w:t>
        </w:r>
      </w:ins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For a set</w:t>
        </w:r>
      </w:ins>
      <w:ins w:id="106" w:author="PR Preview" w:date="2026-01-01T00:00:00Z">
        <w:r>
          <w:t xml:space="preserve"> </w:t>
        </w:r>
      </w:ins>
      <m:oMath>
        <m:r>
          <m:t>A</m:t>
        </m:r>
      </m:oMath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and a statement</w:t>
        </w:r>
      </w:ins>
      <w:ins w:id="10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about an element</w:t>
        </w:r>
      </w:ins>
      <w:ins w:id="112" w:author="PR Preview" w:date="2026-01-01T00:00:00Z">
        <w:r>
          <w:t xml:space="preserve"> </w:t>
        </w:r>
      </w:ins>
      <m:oMath>
        <m:r>
          <m:t>x</m:t>
        </m:r>
      </m:oMath>
      <w:ins w:id="113" w:author="PR Preview" w:date="2026-01-01T00:00:00Z">
        <w:r>
          <w:t xml:space="preserve">,</w:t>
        </w:r>
      </w:ins>
      <w:ins w:id="114" w:author="PR Preview" w:date="2026-01-01T00:00:00Z">
        <w:r>
          <w:t xml:space="preserve"> </w:t>
        </w:r>
      </w:ins>
      <w:ins w:id="115" w:author="PR Preview" w:date="2026-01-01T00:00:00Z">
        <w:r>
          <w:rPr>
            <w:b/>
            <w:bCs/>
          </w:rPr>
          <w:t xml:space="preserve">set-builder notation</w:t>
        </w:r>
      </w:ins>
      <w:ins w:id="116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denotes the set of elements</w:t>
        </w:r>
      </w:ins>
      <w:ins w:id="119" w:author="PR Preview" w:date="2026-01-01T00:00:00Z">
        <w:r>
          <w:t xml:space="preserve"> </w:t>
        </w:r>
      </w:ins>
      <m:oMath>
        <m:r>
          <m:t>x</m:t>
        </m:r>
      </m:oMath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of</w:t>
        </w:r>
      </w:ins>
      <w:ins w:id="122" w:author="PR Preview" w:date="2026-01-01T00:00:00Z">
        <w:r>
          <w:t xml:space="preserve"> </w:t>
        </w:r>
      </w:ins>
      <m:oMath>
        <m:r>
          <m:t>A</m:t>
        </m:r>
      </m:oMath>
      <w:ins w:id="123" w:author="PR Preview" w:date="2026-01-01T00:00:00Z">
        <w:r>
          <w:t xml:space="preserve"> </w:t>
        </w:r>
      </w:ins>
      <w:ins w:id="124" w:author="PR Preview" w:date="2026-01-01T00:00:00Z">
        <w:r>
          <w:t xml:space="preserve">for which</w:t>
        </w:r>
      </w:ins>
      <w:ins w:id="12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is true.</w:t>
        </w:r>
      </w:ins>
    </w:p>
    <w:bookmarkEnd w:id="15"/>
    <w:bookmarkStart w:id="18" w:name="exm-set-builder"/>
    <w:p>
      <w:pPr>
        <w:pStyle w:val="BodyText"/>
      </w:pPr>
      <w:ins w:id="128" w:author="PR Preview" w:date="2026-01-01T00:00:00Z">
        <w:r>
          <w:rPr>
            <w:b/>
            <w:bCs/>
          </w:rPr>
          <w:t xml:space="preserve">Example 2 (Even die rolls in set-builder notation)</w:t>
        </w:r>
      </w:ins>
      <w:ins w:id="129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130" w:author="PR Preview" w:date="2026-01-01T00:00:00Z">
        <w:r>
          <w:t xml:space="preserve"> </w:t>
        </w:r>
      </w:ins>
      <w:ins w:id="131" w:author="PR Preview" w:date="2026-01-01T00:00:00Z">
        <w:r>
          <w:t xml:space="preserve">is the set of</w:t>
        </w:r>
      </w:ins>
      <w:ins w:id="132" w:author="PR Preview" w:date="2026-01-01T00:00:00Z">
        <w:r>
          <w:t xml:space="preserve"> </w:t>
        </w:r>
      </w:ins>
      <w:hyperlink r:id="rId16">
        <w:ins w:id="133" w:author="PR Preview" w:date="2026-01-01T00:00:00Z">
          <w:r>
            <w:rPr>
              <w:rStyle w:val="Hyperlink"/>
            </w:rPr>
            <w:t xml:space="preserve">even</w:t>
          </w:r>
        </w:ins>
      </w:hyperlink>
      <w:ins w:id="134" w:author="PR Preview" w:date="2026-01-01T00:00:00Z">
        <w:r>
          <w:t xml:space="preserve"> </w:t>
        </w:r>
      </w:ins>
      <w:ins w:id="135" w:author="PR Preview" w:date="2026-01-01T00:00:00Z">
        <w:r>
          <w:t xml:space="preserve">rolls,</w:t>
        </w:r>
      </w:ins>
      <w:ins w:id="136" w:author="PR Preview" w:date="2026-01-01T00:00:00Z">
        <w:r>
          <w:t xml:space="preserve"> </w:t>
        </w:r>
      </w:ins>
      <w:ins w:id="137" w:author="PR Preview" w:date="2026-01-01T00:00:00Z">
        <w:r>
          <w:t xml:space="preserve">and</w:t>
        </w:r>
      </w:ins>
      <w:ins w:id="138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ins w:id="139" w:author="PR Preview" w:date="2026-01-01T00:00:00Z">
        <w:r>
          <w:t xml:space="preserve"> </w:t>
        </w:r>
      </w:ins>
      <w:ins w:id="140" w:author="PR Preview" w:date="2026-01-01T00:00:00Z">
        <w:r>
          <w:t xml:space="preserve">is the set of positive</w:t>
        </w:r>
      </w:ins>
      <w:ins w:id="141" w:author="PR Preview" w:date="2026-01-01T00:00:00Z">
        <w:r>
          <w:t xml:space="preserve"> </w:t>
        </w:r>
      </w:ins>
      <w:hyperlink r:id="rId17">
        <w:ins w:id="142" w:author="PR Preview" w:date="2026-01-01T00:00:00Z">
          <w:r>
            <w:rPr>
              <w:rStyle w:val="Hyperlink"/>
            </w:rPr>
            <w:t xml:space="preserve">real numbers</w:t>
          </w:r>
        </w:ins>
      </w:hyperlink>
      <w:ins w:id="143" w:author="PR Preview" w:date="2026-01-01T00:00:00Z">
        <w:r>
          <w:t xml:space="preserve">.</w:t>
        </w:r>
      </w:ins>
    </w:p>
    <w:bookmarkEnd w:id="18"/>
    <w:bookmarkStart w:id="19" w:name="def-interval"/>
    <w:p>
      <w:pPr>
        <w:pStyle w:val="BodyText"/>
      </w:pPr>
      <w:ins w:id="144" w:author="PR Preview" w:date="2026-01-01T00:00:00Z">
        <w:r>
          <w:rPr>
            <w:b/>
            <w:bCs/>
          </w:rPr>
          <w:t xml:space="preserve">Definition 3 (Interval)</w:t>
        </w:r>
      </w:ins>
      <w:ins w:id="145" w:author="PR Preview" w:date="2026-01-01T00:00:00Z">
        <w:r>
          <w:t xml:space="preserve"> </w:t>
        </w:r>
      </w:ins>
      <w:ins w:id="146" w:author="PR Preview" w:date="2026-01-01T00:00:00Z">
        <w:r>
          <w:t xml:space="preserve">For</w:t>
        </w:r>
      </w:ins>
      <w:ins w:id="147" w:author="PR Preview" w:date="2026-01-01T00:00:00Z">
        <w:r>
          <w:t xml:space="preserve"> </w:t>
        </w:r>
      </w:ins>
      <w:hyperlink r:id="rId17">
        <w:ins w:id="148" w:author="PR Preview" w:date="2026-01-01T00:00:00Z">
          <w:r>
            <w:rPr>
              <w:rStyle w:val="Hyperlink"/>
            </w:rPr>
            <w:t xml:space="preserve">real numbers</w:t>
          </w:r>
        </w:ins>
      </w:hyperlink>
      <w:ins w:id="14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≤</m:t>
        </m:r>
        <m:r>
          <m:t>b</m:t>
        </m:r>
      </m:oMath>
      <w:ins w:id="150" w:author="PR Preview" w:date="2026-01-01T00:00:00Z">
        <w:r>
          <w:t xml:space="preserve">,</w:t>
        </w:r>
      </w:ins>
      <w:ins w:id="151" w:author="PR Preview" w:date="2026-01-01T00:00:00Z">
        <w:r>
          <w:t xml:space="preserve"> </w:t>
        </w:r>
      </w:ins>
      <w:ins w:id="152" w:author="PR Preview" w:date="2026-01-01T00:00:00Z">
        <w:r>
          <w:t xml:space="preserve">the</w:t>
        </w:r>
      </w:ins>
      <w:ins w:id="153" w:author="PR Preview" w:date="2026-01-01T00:00:00Z">
        <w:r>
          <w:t xml:space="preserve"> </w:t>
        </w:r>
      </w:ins>
      <w:ins w:id="154" w:author="PR Preview" w:date="2026-01-01T00:00:00Z">
        <w:r>
          <w:rPr>
            <w:b/>
            <w:bCs/>
          </w:rPr>
          <w:t xml:space="preserve">intervals</w:t>
        </w:r>
      </w:ins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with</w:t>
        </w:r>
      </w:ins>
      <w:ins w:id="157" w:author="PR Preview" w:date="2026-01-01T00:00:00Z">
        <w:r>
          <w:t xml:space="preserve"> </w:t>
        </w:r>
      </w:ins>
      <w:ins w:id="158" w:author="PR Preview" w:date="2026-01-01T00:00:00Z">
        <w:r>
          <w:rPr>
            <w:b/>
            <w:bCs/>
          </w:rPr>
          <w:t xml:space="preserve">endpoints</w:t>
        </w:r>
      </w:ins>
      <w:ins w:id="159" w:author="PR Preview" w:date="2026-01-01T00:00:00Z">
        <w:r>
          <w:t xml:space="preserve"> </w:t>
        </w:r>
      </w:ins>
      <m:oMath>
        <m:r>
          <m:t>a</m:t>
        </m:r>
      </m:oMath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and</w:t>
        </w:r>
      </w:ins>
      <w:ins w:id="162" w:author="PR Preview" w:date="2026-01-01T00:00:00Z">
        <w:r>
          <w:t xml:space="preserve"> </w:t>
        </w:r>
      </w:ins>
      <m:oMath>
        <m:r>
          <m:t>b</m:t>
        </m:r>
      </m:oMath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are</w:t>
        </w:r>
      </w:ins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the closed interval (</w:t>
        </w:r>
      </w:ins>
      <w:hyperlink w:anchor="def-closed-interval">
        <w:ins w:id="167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168" w:author="PR Preview" w:date="2026-01-01T00:00:00Z">
        <w:r>
          <w:t xml:space="preserve">),</w:t>
        </w:r>
      </w:ins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the open interval (</w:t>
        </w:r>
      </w:ins>
      <w:hyperlink w:anchor="def-open-interval">
        <w:ins w:id="171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172" w:author="PR Preview" w:date="2026-01-01T00:00:00Z">
        <w:r>
          <w:t xml:space="preserve">),</w:t>
        </w:r>
      </w:ins>
      <w:ins w:id="173" w:author="PR Preview" w:date="2026-01-01T00:00:00Z">
        <w:r>
          <w:t xml:space="preserve"> </w:t>
        </w:r>
      </w:ins>
      <w:ins w:id="174" w:author="PR Preview" w:date="2026-01-01T00:00:00Z">
        <w:r>
          <w:t xml:space="preserve">and the half-open intervals (</w:t>
        </w:r>
      </w:ins>
      <w:hyperlink w:anchor="def-half-open-interval">
        <w:ins w:id="175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176" w:author="PR Preview" w:date="2026-01-01T00:00:00Z">
        <w:r>
          <w:t xml:space="preserve">).</w:t>
        </w:r>
      </w:ins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The unbounded intervals (</w:t>
        </w:r>
      </w:ins>
      <w:hyperlink w:anchor="def-unbounded-interval">
        <w:ins w:id="179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180" w:author="PR Preview" w:date="2026-01-01T00:00:00Z">
        <w:r>
          <w:t xml:space="preserve">) have at most one endpoint.</w:t>
        </w:r>
      </w:ins>
    </w:p>
    <w:p>
      <w:pPr>
        <w:pStyle w:val="BodyText"/>
      </w:pPr>
      <w:ins w:id="181" w:author="PR Preview" w:date="2026-01-01T00:00:00Z">
        <w:r>
          <w:t xml:space="preserve">A square bracket means the endpoint belongs to the interval,</w:t>
        </w:r>
      </w:ins>
      <w:ins w:id="182" w:author="PR Preview" w:date="2026-01-01T00:00:00Z">
        <w:r>
          <w:t xml:space="preserve"> </w:t>
        </w:r>
      </w:ins>
      <w:ins w:id="183" w:author="PR Preview" w:date="2026-01-01T00:00:00Z">
        <w:r>
          <w:t xml:space="preserve">and a parenthesis means it does not.</w:t>
        </w:r>
      </w:ins>
      <w:ins w:id="184" w:author="PR Preview" w:date="2026-01-01T00:00:00Z">
        <w:r>
          <w:t xml:space="preserve"> </w:t>
        </w:r>
      </w:ins>
      <w:ins w:id="185" w:author="PR Preview" w:date="2026-01-01T00:00:00Z">
        <w:r>
          <w:t xml:space="preserve">The symbols</w:t>
        </w:r>
      </w:ins>
      <w:ins w:id="186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</m:oMath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and</w:t>
        </w:r>
      </w:ins>
      <w:ins w:id="189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ins w:id="190" w:author="PR Preview" w:date="2026-01-01T00:00:00Z">
        <w:r>
          <w:t xml:space="preserve"> </w:t>
        </w:r>
      </w:ins>
      <w:ins w:id="191" w:author="PR Preview" w:date="2026-01-01T00:00:00Z">
        <w:r>
          <w:t xml:space="preserve">are not real numbers,</w:t>
        </w:r>
      </w:ins>
      <w:ins w:id="192" w:author="PR Preview" w:date="2026-01-01T00:00:00Z">
        <w:r>
          <w:t xml:space="preserve"> </w:t>
        </w:r>
      </w:ins>
      <w:ins w:id="193" w:author="PR Preview" w:date="2026-01-01T00:00:00Z">
        <w:r>
          <w:t xml:space="preserve">so they always get a parenthesis.</w:t>
        </w:r>
      </w:ins>
    </w:p>
    <w:bookmarkEnd w:id="19"/>
    <w:bookmarkStart w:id="20" w:name="def-closed-interval"/>
    <w:p>
      <w:pPr>
        <w:pStyle w:val="BodyText"/>
      </w:pPr>
      <w:ins w:id="194" w:author="PR Preview" w:date="2026-01-01T00:00:00Z">
        <w:r>
          <w:rPr>
            <w:b/>
            <w:bCs/>
          </w:rPr>
          <w:t xml:space="preserve">Definition 4 (Closed interval)</w:t>
        </w:r>
      </w:ins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For real numbers</w:t>
        </w:r>
      </w:ins>
      <w:ins w:id="19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≤</m:t>
        </m:r>
        <m:r>
          <m:t>b</m:t>
        </m:r>
      </m:oMath>
      <w:ins w:id="198" w:author="PR Preview" w:date="2026-01-01T00:00:00Z">
        <w:r>
          <w:t xml:space="preserve">,</w:t>
        </w:r>
      </w:ins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the</w:t>
        </w:r>
      </w:ins>
      <w:ins w:id="201" w:author="PR Preview" w:date="2026-01-01T00:00:00Z">
        <w:r>
          <w:t xml:space="preserve"> </w:t>
        </w:r>
      </w:ins>
      <w:ins w:id="202" w:author="PR Preview" w:date="2026-01-01T00:00:00Z">
        <w:r>
          <w:rPr>
            <w:b/>
            <w:bCs/>
          </w:rPr>
          <w:t xml:space="preserve">closed interval</w:t>
        </w:r>
      </w:ins>
      <w:ins w:id="203" w:author="PR Preview" w:date="2026-01-01T00:00:00Z">
        <w:r>
          <w:t xml:space="preserve"> </w:t>
        </w:r>
      </w:ins>
      <w:ins w:id="204" w:author="PR Preview" w:date="2026-01-01T00:00:00Z">
        <w:r>
          <w:t xml:space="preserve">is</w:t>
        </w:r>
      </w:ins>
      <w:ins w:id="205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ins w:id="206" w:author="PR Preview" w:date="2026-01-01T00:00:00Z">
        <w:r>
          <w:t xml:space="preserve">.</w:t>
        </w:r>
      </w:ins>
    </w:p>
    <w:bookmarkEnd w:id="20"/>
    <w:bookmarkStart w:id="21" w:name="def-open-interval"/>
    <w:p>
      <w:pPr>
        <w:pStyle w:val="BodyText"/>
      </w:pPr>
      <w:ins w:id="207" w:author="PR Preview" w:date="2026-01-01T00:00:00Z">
        <w:r>
          <w:rPr>
            <w:b/>
            <w:bCs/>
          </w:rPr>
          <w:t xml:space="preserve">Definition 5 (Open interval)</w:t>
        </w:r>
      </w:ins>
      <w:ins w:id="208" w:author="PR Preview" w:date="2026-01-01T00:00:00Z">
        <w:r>
          <w:t xml:space="preserve"> </w:t>
        </w:r>
      </w:ins>
      <w:ins w:id="209" w:author="PR Preview" w:date="2026-01-01T00:00:00Z">
        <w:r>
          <w:t xml:space="preserve">For real numbers</w:t>
        </w:r>
      </w:ins>
      <w:ins w:id="21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≤</m:t>
        </m:r>
        <m:r>
          <m:t>b</m:t>
        </m:r>
      </m:oMath>
      <w:ins w:id="211" w:author="PR Preview" w:date="2026-01-01T00:00:00Z">
        <w:r>
          <w:t xml:space="preserve">,</w:t>
        </w:r>
      </w:ins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the</w:t>
        </w:r>
      </w:ins>
      <w:ins w:id="214" w:author="PR Preview" w:date="2026-01-01T00:00:00Z">
        <w:r>
          <w:t xml:space="preserve"> </w:t>
        </w:r>
      </w:ins>
      <w:ins w:id="215" w:author="PR Preview" w:date="2026-01-01T00:00:00Z">
        <w:r>
          <w:rPr>
            <w:b/>
            <w:bCs/>
          </w:rPr>
          <w:t xml:space="preserve">open interval</w:t>
        </w:r>
      </w:ins>
      <w:ins w:id="216" w:author="PR Preview" w:date="2026-01-01T00:00:00Z">
        <w:r>
          <w:t xml:space="preserve"> </w:t>
        </w:r>
      </w:ins>
      <w:ins w:id="217" w:author="PR Preview" w:date="2026-01-01T00:00:00Z">
        <w:r>
          <w:t xml:space="preserve">is</w:t>
        </w:r>
      </w:ins>
      <w:ins w:id="21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ins w:id="219" w:author="PR Preview" w:date="2026-01-01T00:00:00Z">
        <w:r>
          <w:t xml:space="preserve">.</w:t>
        </w:r>
      </w:ins>
    </w:p>
    <w:bookmarkEnd w:id="21"/>
    <w:bookmarkStart w:id="22" w:name="def-half-open-interval"/>
    <w:p>
      <w:pPr>
        <w:pStyle w:val="BodyText"/>
      </w:pPr>
      <w:ins w:id="220" w:author="PR Preview" w:date="2026-01-01T00:00:00Z">
        <w:r>
          <w:rPr>
            <w:b/>
            <w:bCs/>
          </w:rPr>
          <w:t xml:space="preserve">Definition 6 (Half-open intervals)</w:t>
        </w:r>
      </w:ins>
      <w:ins w:id="221" w:author="PR Preview" w:date="2026-01-01T00:00:00Z">
        <w:r>
          <w:t xml:space="preserve"> </w:t>
        </w:r>
      </w:ins>
      <w:ins w:id="222" w:author="PR Preview" w:date="2026-01-01T00:00:00Z">
        <w:r>
          <w:t xml:space="preserve">For real numbers</w:t>
        </w:r>
      </w:ins>
      <w:ins w:id="223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≤</m:t>
        </m:r>
        <m:r>
          <m:t>b</m:t>
        </m:r>
      </m:oMath>
      <w:ins w:id="224" w:author="PR Preview" w:date="2026-01-01T00:00:00Z">
        <w:r>
          <w:t xml:space="preserve">,</w:t>
        </w:r>
      </w:ins>
      <w:ins w:id="225" w:author="PR Preview" w:date="2026-01-01T00:00:00Z">
        <w:r>
          <w:t xml:space="preserve"> </w:t>
        </w:r>
      </w:ins>
      <w:ins w:id="226" w:author="PR Preview" w:date="2026-01-01T00:00:00Z">
        <w:r>
          <w:t xml:space="preserve">the</w:t>
        </w:r>
      </w:ins>
      <w:ins w:id="227" w:author="PR Preview" w:date="2026-01-01T00:00:00Z">
        <w:r>
          <w:t xml:space="preserve"> </w:t>
        </w:r>
      </w:ins>
      <w:ins w:id="228" w:author="PR Preview" w:date="2026-01-01T00:00:00Z">
        <w:r>
          <w:rPr>
            <w:b/>
            <w:bCs/>
          </w:rPr>
          <w:t xml:space="preserve">half-open intervals</w:t>
        </w:r>
      </w:ins>
      <w:ins w:id="229" w:author="PR Preview" w:date="2026-01-01T00:00:00Z">
        <w:r>
          <w:t xml:space="preserve"> </w:t>
        </w:r>
      </w:ins>
      <w:ins w:id="230" w:author="PR Preview" w:date="2026-01-01T00:00:00Z">
        <w:r>
          <w:t xml:space="preserve">are</w:t>
        </w:r>
      </w:ins>
      <w:ins w:id="231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ins w:id="232" w:author="PR Preview" w:date="2026-01-01T00:00:00Z">
        <w:r>
          <w:t xml:space="preserve"> </w:t>
        </w:r>
      </w:ins>
      <w:ins w:id="233" w:author="PR Preview" w:date="2026-01-01T00:00:00Z">
        <w:r>
          <w:t xml:space="preserve">and</w:t>
        </w:r>
      </w:ins>
      <w:ins w:id="23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ins w:id="235" w:author="PR Preview" w:date="2026-01-01T00:00:00Z">
        <w:r>
          <w:t xml:space="preserve">.</w:t>
        </w:r>
      </w:ins>
    </w:p>
    <w:bookmarkEnd w:id="22"/>
    <w:bookmarkStart w:id="23" w:name="def-unbounded-interval"/>
    <w:p>
      <w:pPr>
        <w:pStyle w:val="BodyText"/>
      </w:pPr>
      <w:ins w:id="236" w:author="PR Preview" w:date="2026-01-01T00:00:00Z">
        <w:r>
          <w:rPr>
            <w:b/>
            <w:bCs/>
          </w:rPr>
          <w:t xml:space="preserve">Definition 7 (Unbounded intervals)</w:t>
        </w:r>
      </w:ins>
      <w:ins w:id="237" w:author="PR Preview" w:date="2026-01-01T00:00:00Z">
        <w:r>
          <w:t xml:space="preserve"> </w:t>
        </w:r>
      </w:ins>
      <w:ins w:id="238" w:author="PR Preview" w:date="2026-01-01T00:00:00Z">
        <w:r>
          <w:t xml:space="preserve">The</w:t>
        </w:r>
      </w:ins>
      <w:ins w:id="239" w:author="PR Preview" w:date="2026-01-01T00:00:00Z">
        <w:r>
          <w:t xml:space="preserve"> </w:t>
        </w:r>
      </w:ins>
      <w:ins w:id="240" w:author="PR Preview" w:date="2026-01-01T00:00:00Z">
        <w:r>
          <w:rPr>
            <w:b/>
            <w:bCs/>
          </w:rPr>
          <w:t xml:space="preserve">unbounded intervals</w:t>
        </w:r>
      </w:ins>
      <w:ins w:id="241" w:author="PR Preview" w:date="2026-01-01T00:00:00Z">
        <w:r>
          <w:t xml:space="preserve"> </w:t>
        </w:r>
      </w:ins>
      <w:ins w:id="242" w:author="PR Preview" w:date="2026-01-01T00:00:00Z">
        <w:r>
          <w:t xml:space="preserve">have at most one endpoint:</w:t>
        </w:r>
      </w:ins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ins w:id="243" w:author="PR Preview" w:date="2026-01-01T00:00:00Z">
        <w:r>
          <w:t xml:space="preserve"> </w:t>
        </w:r>
      </w:ins>
      <w:ins w:id="244" w:author="PR Preview" w:date="2026-01-01T00:00:00Z">
        <w:r>
          <w:t xml:space="preserve">and</w:t>
        </w:r>
      </w:ins>
      <w:ins w:id="24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ins w:id="246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ins w:id="247" w:author="PR Preview" w:date="2026-01-01T00:00:00Z">
        <w:r>
          <w:t xml:space="preserve"> </w:t>
        </w:r>
      </w:ins>
      <w:ins w:id="248" w:author="PR Preview" w:date="2026-01-01T00:00:00Z">
        <w:r>
          <w:t xml:space="preserve">and</w:t>
        </w:r>
      </w:ins>
      <w:ins w:id="24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ins w:id="250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ins w:id="251" w:author="PR Preview" w:date="2026-01-01T00:00:00Z">
        <w:r>
          <w:t xml:space="preserve">.</w:t>
        </w:r>
      </w:ins>
    </w:p>
    <w:bookmarkEnd w:id="23"/>
    <w:bookmarkStart w:id="24" w:name="exm-interval"/>
    <w:p>
      <w:pPr>
        <w:pStyle w:val="FirstParagraph"/>
      </w:pPr>
      <w:ins w:id="252" w:author="PR Preview" w:date="2026-01-01T00:00:00Z">
        <w:r>
          <w:rPr>
            <w:b/>
            <w:bCs/>
          </w:rPr>
          <w:t xml:space="preserve">Example 3 (Which numbers are in an interval)</w:t>
        </w:r>
      </w:ins>
      <w:ins w:id="253" w:author="PR Preview" w:date="2026-01-01T00:00:00Z">
        <w:r>
          <w:t xml:space="preserve"> </w:t>
        </w:r>
      </w:ins>
      <w:ins w:id="254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ins w:id="255" w:author="PR Preview" w:date="2026-01-01T00:00:00Z">
        <w:r>
          <w:t xml:space="preserve">, but</w:t>
        </w:r>
      </w:ins>
      <w:ins w:id="256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257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ins w:id="258" w:author="PR Preview" w:date="2026-01-01T00:00:00Z">
        <w:r>
          <w:t xml:space="preserve">, but</w:t>
        </w:r>
      </w:ins>
      <w:ins w:id="259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260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ins w:id="261" w:author="PR Preview" w:date="2026-01-01T00:00:00Z">
        <w:r>
          <w:t xml:space="preserve"> </w:t>
        </w:r>
      </w:ins>
      <w:ins w:id="262" w:author="PR Preview" w:date="2026-01-01T00:00:00Z">
        <w:r>
          <w:t xml:space="preserve">is in all four of</w:t>
        </w:r>
      </w:ins>
      <w:ins w:id="263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ins w:id="264" w:author="PR Preview" w:date="2026-01-01T00:00:00Z">
        <w:r>
          <w:t xml:space="preserve">,</w:t>
        </w:r>
      </w:ins>
      <w:ins w:id="26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266" w:author="PR Preview" w:date="2026-01-01T00:00:00Z">
        <w:r>
          <w:t xml:space="preserve">,</w:t>
        </w:r>
      </w:ins>
      <w:ins w:id="267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268" w:author="PR Preview" w:date="2026-01-01T00:00:00Z">
        <w:r>
          <w:t xml:space="preserve">, and</w:t>
        </w:r>
      </w:ins>
      <w:ins w:id="26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ins w:id="270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is the set of non-negative real numbers:</w:t>
        </w:r>
      </w:ins>
      <w:ins w:id="273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ins w:id="274" w:author="PR Preview" w:date="2026-01-01T00:00:00Z">
        <w:r>
          <w:t xml:space="preserve"> </w:t>
        </w:r>
      </w:ins>
      <w:ins w:id="275" w:author="PR Preview" w:date="2026-01-01T00:00:00Z">
        <w:r>
          <w:t xml:space="preserve">and</w:t>
        </w:r>
      </w:ins>
      <w:ins w:id="276" w:author="PR Preview" w:date="2026-01-01T00:00:00Z">
        <w:r>
          <w:t xml:space="preserve"> </w:t>
        </w:r>
      </w:ins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ins w:id="277" w:author="PR Preview" w:date="2026-01-01T00:00:00Z">
        <w:r>
          <w:t xml:space="preserve">, but</w:t>
        </w:r>
      </w:ins>
      <w:ins w:id="278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ins w:id="279" w:author="PR Preview" w:date="2026-01-01T00:00:00Z">
        <w:r>
          <w:t xml:space="preserve">.</w:t>
        </w:r>
      </w:ins>
    </w:p>
    <w:bookmarkEnd w:id="24"/>
    <w:bookmarkStart w:id="25" w:name="def-subset"/>
    <w:p>
      <w:pPr>
        <w:pStyle w:val="FirstParagraph"/>
      </w:pPr>
      <w:ins w:id="280" w:author="PR Preview" w:date="2026-01-01T00:00:00Z">
        <w:r>
          <w:rPr>
            <w:b/>
            <w:bCs/>
          </w:rPr>
          <w:t xml:space="preserve">Definition 8 (Subset)</w:t>
        </w:r>
      </w:ins>
      <w:ins w:id="281" w:author="PR Preview" w:date="2026-01-01T00:00:00Z">
        <w:r>
          <w:t xml:space="preserve"> </w:t>
        </w:r>
      </w:ins>
      <w:ins w:id="282" w:author="PR Preview" w:date="2026-01-01T00:00:00Z">
        <w:r>
          <w:t xml:space="preserve">A set</w:t>
        </w:r>
      </w:ins>
      <w:ins w:id="283" w:author="PR Preview" w:date="2026-01-01T00:00:00Z">
        <w:r>
          <w:t xml:space="preserve"> </w:t>
        </w:r>
      </w:ins>
      <m:oMath>
        <m:r>
          <m:t>A</m:t>
        </m:r>
      </m:oMath>
      <w:ins w:id="284" w:author="PR Preview" w:date="2026-01-01T00:00:00Z">
        <w:r>
          <w:t xml:space="preserve"> </w:t>
        </w:r>
      </w:ins>
      <w:ins w:id="285" w:author="PR Preview" w:date="2026-01-01T00:00:00Z">
        <w:r>
          <w:t xml:space="preserve">is a</w:t>
        </w:r>
      </w:ins>
      <w:ins w:id="286" w:author="PR Preview" w:date="2026-01-01T00:00:00Z">
        <w:r>
          <w:t xml:space="preserve"> </w:t>
        </w:r>
      </w:ins>
      <w:ins w:id="287" w:author="PR Preview" w:date="2026-01-01T00:00:00Z">
        <w:r>
          <w:rPr>
            <w:b/>
            <w:bCs/>
          </w:rPr>
          <w:t xml:space="preserve">subset</w:t>
        </w:r>
      </w:ins>
      <w:ins w:id="288" w:author="PR Preview" w:date="2026-01-01T00:00:00Z">
        <w:r>
          <w:t xml:space="preserve"> </w:t>
        </w:r>
      </w:ins>
      <w:ins w:id="289" w:author="PR Preview" w:date="2026-01-01T00:00:00Z">
        <w:r>
          <w:t xml:space="preserve">of a set</w:t>
        </w:r>
      </w:ins>
      <w:ins w:id="290" w:author="PR Preview" w:date="2026-01-01T00:00:00Z">
        <w:r>
          <w:t xml:space="preserve"> </w:t>
        </w:r>
      </w:ins>
      <m:oMath>
        <m:r>
          <m:t>B</m:t>
        </m:r>
      </m:oMath>
      <w:ins w:id="291" w:author="PR Preview" w:date="2026-01-01T00:00:00Z">
        <w:r>
          <w:t xml:space="preserve">,</w:t>
        </w:r>
      </w:ins>
      <w:ins w:id="292" w:author="PR Preview" w:date="2026-01-01T00:00:00Z">
        <w:r>
          <w:t xml:space="preserve"> </w:t>
        </w:r>
      </w:ins>
      <w:ins w:id="293" w:author="PR Preview" w:date="2026-01-01T00:00:00Z">
        <w:r>
          <w:t xml:space="preserve">written</w:t>
        </w:r>
      </w:ins>
      <w:ins w:id="294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r>
          <m:t>B</m:t>
        </m:r>
      </m:oMath>
      <w:ins w:id="295" w:author="PR Preview" w:date="2026-01-01T00:00:00Z">
        <w:r>
          <w:t xml:space="preserve">,</w:t>
        </w:r>
      </w:ins>
      <w:ins w:id="296" w:author="PR Preview" w:date="2026-01-01T00:00:00Z">
        <w:r>
          <w:t xml:space="preserve"> </w:t>
        </w:r>
      </w:ins>
      <w:ins w:id="297" w:author="PR Preview" w:date="2026-01-01T00:00:00Z">
        <w:r>
          <w:t xml:space="preserve">if every element of</w:t>
        </w:r>
      </w:ins>
      <w:ins w:id="298" w:author="PR Preview" w:date="2026-01-01T00:00:00Z">
        <w:r>
          <w:t xml:space="preserve"> </w:t>
        </w:r>
      </w:ins>
      <m:oMath>
        <m:r>
          <m:t>A</m:t>
        </m:r>
      </m:oMath>
      <w:ins w:id="299" w:author="PR Preview" w:date="2026-01-01T00:00:00Z">
        <w:r>
          <w:t xml:space="preserve"> </w:t>
        </w:r>
      </w:ins>
      <w:ins w:id="300" w:author="PR Preview" w:date="2026-01-01T00:00:00Z">
        <w:r>
          <w:t xml:space="preserve">is an element of</w:t>
        </w:r>
      </w:ins>
      <w:ins w:id="301" w:author="PR Preview" w:date="2026-01-01T00:00:00Z">
        <w:r>
          <w:t xml:space="preserve"> </w:t>
        </w:r>
      </w:ins>
      <m:oMath>
        <m:r>
          <m:t>B</m:t>
        </m:r>
      </m:oMath>
      <w:ins w:id="302" w:author="PR Preview" w:date="2026-01-01T00:00:00Z">
        <w:r>
          <w:t xml:space="preserve">.</w:t>
        </w:r>
      </w:ins>
    </w:p>
    <w:bookmarkEnd w:id="25"/>
    <w:bookmarkStart w:id="26" w:name="exm-subset"/>
    <w:p>
      <w:pPr>
        <w:pStyle w:val="BodyText"/>
      </w:pPr>
      <w:ins w:id="303" w:author="PR Preview" w:date="2026-01-01T00:00:00Z">
        <w:r>
          <w:rPr>
            <w:b/>
            <w:bCs/>
          </w:rPr>
          <w:t xml:space="preserve">Example 4 (Even die rolls)</w:t>
        </w:r>
      </w:ins>
      <w:ins w:id="304" w:author="PR Preview" w:date="2026-01-01T00:00:00Z">
        <w:r>
          <w:t xml:space="preserve"> </w:t>
        </w:r>
      </w:ins>
      <w:ins w:id="305" w:author="PR Preview" w:date="2026-01-01T00:00:00Z">
        <w:r>
          <w:t xml:space="preserve">The even die rolls form a subset of the possible rolls:</w:t>
        </w:r>
      </w:ins>
      <w:ins w:id="306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307" w:author="PR Preview" w:date="2026-01-01T00:00:00Z">
        <w:r>
          <w:t xml:space="preserve">,</w:t>
        </w:r>
      </w:ins>
      <w:ins w:id="308" w:author="PR Preview" w:date="2026-01-01T00:00:00Z">
        <w:r>
          <w:t xml:space="preserve"> </w:t>
        </w:r>
      </w:ins>
      <w:ins w:id="309" w:author="PR Preview" w:date="2026-01-01T00:00:00Z">
        <w:r>
          <w:t xml:space="preserve">because each of</w:t>
        </w:r>
      </w:ins>
      <w:ins w:id="310" w:author="PR Preview" w:date="2026-01-01T00:00:00Z">
        <w:r>
          <w:t xml:space="preserve"> </w:t>
        </w:r>
      </w:ins>
      <m:oMath>
        <m:r>
          <m:t>2</m:t>
        </m:r>
      </m:oMath>
      <w:ins w:id="311" w:author="PR Preview" w:date="2026-01-01T00:00:00Z">
        <w:r>
          <w:t xml:space="preserve">,</w:t>
        </w:r>
      </w:ins>
      <w:ins w:id="312" w:author="PR Preview" w:date="2026-01-01T00:00:00Z">
        <w:r>
          <w:t xml:space="preserve"> </w:t>
        </w:r>
      </w:ins>
      <m:oMath>
        <m:r>
          <m:t>4</m:t>
        </m:r>
      </m:oMath>
      <w:ins w:id="313" w:author="PR Preview" w:date="2026-01-01T00:00:00Z">
        <w:r>
          <w:t xml:space="preserve">, and</w:t>
        </w:r>
      </w:ins>
      <w:ins w:id="314" w:author="PR Preview" w:date="2026-01-01T00:00:00Z">
        <w:r>
          <w:t xml:space="preserve"> </w:t>
        </w:r>
      </w:ins>
      <m:oMath>
        <m:r>
          <m:t>6</m:t>
        </m:r>
      </m:oMath>
      <w:ins w:id="315" w:author="PR Preview" w:date="2026-01-01T00:00:00Z">
        <w:r>
          <w:t xml:space="preserve"> </w:t>
        </w:r>
      </w:ins>
      <w:ins w:id="316" w:author="PR Preview" w:date="2026-01-01T00:00:00Z">
        <w:r>
          <w:t xml:space="preserve">is a possible roll.</w:t>
        </w:r>
      </w:ins>
      <w:ins w:id="317" w:author="PR Preview" w:date="2026-01-01T00:00:00Z">
        <w:r>
          <w:t xml:space="preserve"> </w:t>
        </w:r>
      </w:ins>
      <w:ins w:id="318" w:author="PR Preview" w:date="2026-01-01T00:00:00Z">
        <w:r>
          <w:t xml:space="preserve">The set</w:t>
        </w:r>
      </w:ins>
      <w:ins w:id="319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ins w:id="320" w:author="PR Preview" w:date="2026-01-01T00:00:00Z">
        <w:r>
          <w:t xml:space="preserve"> </w:t>
        </w:r>
      </w:ins>
      <w:ins w:id="321" w:author="PR Preview" w:date="2026-01-01T00:00:00Z">
        <w:r>
          <w:t xml:space="preserve">is not a subset of</w:t>
        </w:r>
      </w:ins>
      <w:ins w:id="322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323" w:author="PR Preview" w:date="2026-01-01T00:00:00Z">
        <w:r>
          <w:t xml:space="preserve">,</w:t>
        </w:r>
      </w:ins>
      <w:ins w:id="324" w:author="PR Preview" w:date="2026-01-01T00:00:00Z">
        <w:r>
          <w:t xml:space="preserve"> </w:t>
        </w:r>
      </w:ins>
      <w:ins w:id="325" w:author="PR Preview" w:date="2026-01-01T00:00:00Z">
        <w:r>
          <w:t xml:space="preserve">because</w:t>
        </w:r>
      </w:ins>
      <w:ins w:id="326" w:author="PR Preview" w:date="2026-01-01T00:00:00Z">
        <w:r>
          <w:t xml:space="preserve"> </w:t>
        </w:r>
      </w:ins>
      <m:oMath>
        <m:r>
          <m:t>7</m:t>
        </m:r>
      </m:oMath>
      <w:ins w:id="327" w:author="PR Preview" w:date="2026-01-01T00:00:00Z">
        <w:r>
          <w:t xml:space="preserve"> </w:t>
        </w:r>
      </w:ins>
      <w:ins w:id="328" w:author="PR Preview" w:date="2026-01-01T00:00:00Z">
        <w:r>
          <w:t xml:space="preserve">is not a possible roll.</w:t>
        </w:r>
      </w:ins>
    </w:p>
    <w:bookmarkEnd w:id="26"/>
    <w:bookmarkStart w:id="27" w:name="thm-subset-reflexive"/>
    <w:p>
      <w:pPr>
        <w:pStyle w:val="BodyText"/>
      </w:pPr>
      <w:ins w:id="329" w:author="PR Preview" w:date="2026-01-01T00:00:00Z">
        <w:r>
          <w:rPr>
            <w:b/>
            <w:bCs/>
          </w:rPr>
          <w:t xml:space="preserve">Theorem 1 (Every set is a subset of itself)</w:t>
        </w:r>
      </w:ins>
      <w:ins w:id="330" w:author="PR Preview" w:date="2026-01-01T00:00:00Z">
        <w:r>
          <w:t xml:space="preserve"> </w:t>
        </w:r>
      </w:ins>
      <w:ins w:id="331" w:author="PR Preview" w:date="2026-01-01T00:00:00Z">
        <w:r>
          <w:t xml:space="preserve">For every set</w:t>
        </w:r>
      </w:ins>
      <w:ins w:id="332" w:author="PR Preview" w:date="2026-01-01T00:00:00Z">
        <w:r>
          <w:t xml:space="preserve"> </w:t>
        </w:r>
      </w:ins>
      <m:oMath>
        <m:r>
          <m:t>A</m:t>
        </m:r>
      </m:oMath>
      <w:ins w:id="333" w:author="PR Preview" w:date="2026-01-01T00:00:00Z">
        <w:r>
          <w:t xml:space="preserve">,</w:t>
        </w:r>
      </w:ins>
      <w:ins w:id="334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r>
          <m:t>A</m:t>
        </m:r>
      </m:oMath>
      <w:ins w:id="335" w:author="PR Preview" w:date="2026-01-01T00:00:00Z">
        <w:r>
          <w:t xml:space="preserve">.</w:t>
        </w:r>
      </w:ins>
    </w:p>
    <w:bookmarkEnd w:id="27"/>
    <w:p>
      <w:pPr>
        <w:pStyle w:val="BodyText"/>
      </w:pPr>
      <w:ins w:id="336" w:author="PR Preview" w:date="2026-01-01T00:00:00Z">
        <w:r>
          <w:rPr>
            <w:i/>
            <w:iCs/>
          </w:rPr>
          <w:t xml:space="preserve">Proof</w:t>
        </w:r>
      </w:ins>
      <w:ins w:id="337" w:author="PR Preview" w:date="2026-01-01T00:00:00Z">
        <w:r>
          <w:t xml:space="preserve">. </w:t>
        </w:r>
      </w:ins>
      <w:ins w:id="338" w:author="PR Preview" w:date="2026-01-01T00:00:00Z">
        <w:r>
          <w:t xml:space="preserve">Every element of</w:t>
        </w:r>
      </w:ins>
      <w:ins w:id="339" w:author="PR Preview" w:date="2026-01-01T00:00:00Z">
        <w:r>
          <w:t xml:space="preserve"> </w:t>
        </w:r>
      </w:ins>
      <m:oMath>
        <m:r>
          <m:t>A</m:t>
        </m:r>
      </m:oMath>
      <w:ins w:id="340" w:author="PR Preview" w:date="2026-01-01T00:00:00Z">
        <w:r>
          <w:t xml:space="preserve"> </w:t>
        </w:r>
      </w:ins>
      <w:ins w:id="341" w:author="PR Preview" w:date="2026-01-01T00:00:00Z">
        <w:r>
          <w:t xml:space="preserve">is an element of</w:t>
        </w:r>
      </w:ins>
      <w:ins w:id="342" w:author="PR Preview" w:date="2026-01-01T00:00:00Z">
        <w:r>
          <w:t xml:space="preserve"> </w:t>
        </w:r>
      </w:ins>
      <m:oMath>
        <m:r>
          <m:t>A</m:t>
        </m:r>
      </m:oMath>
      <w:ins w:id="343" w:author="PR Preview" w:date="2026-01-01T00:00:00Z">
        <w:r>
          <w:t xml:space="preserve">,</w:t>
        </w:r>
      </w:ins>
      <w:ins w:id="344" w:author="PR Preview" w:date="2026-01-01T00:00:00Z">
        <w:r>
          <w:t xml:space="preserve"> </w:t>
        </w:r>
      </w:ins>
      <w:ins w:id="345" w:author="PR Preview" w:date="2026-01-01T00:00:00Z">
        <w:r>
          <w:t xml:space="preserve">which is</w:t>
        </w:r>
      </w:ins>
      <w:ins w:id="346" w:author="PR Preview" w:date="2026-01-01T00:00:00Z">
        <w:r>
          <w:t xml:space="preserve"> </w:t>
        </w:r>
      </w:ins>
      <w:hyperlink w:anchor="def-subset">
        <w:ins w:id="347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348" w:author="PR Preview" w:date="2026-01-01T00:00:00Z">
        <w:r>
          <w:t xml:space="preserve"> </w:t>
        </w:r>
      </w:ins>
      <w:ins w:id="349" w:author="PR Preview" w:date="2026-01-01T00:00:00Z">
        <w:r>
          <w:t xml:space="preserve">with</w:t>
        </w:r>
      </w:ins>
      <w:ins w:id="350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A</m:t>
        </m:r>
      </m:oMath>
      <w:ins w:id="351" w:author="PR Preview" w:date="2026-01-01T00:00:00Z">
        <w:r>
          <w:t xml:space="preserve">.</w:t>
        </w:r>
      </w:ins>
    </w:p>
    <w:bookmarkStart w:id="28" w:name="def-strict-subset"/>
    <w:p>
      <w:pPr>
        <w:pStyle w:val="BodyText"/>
      </w:pPr>
      <w:ins w:id="352" w:author="PR Preview" w:date="2026-01-01T00:00:00Z">
        <w:r>
          <w:rPr>
            <w:b/>
            <w:bCs/>
          </w:rPr>
          <w:t xml:space="preserve">Definition 9 (Strict subset)</w:t>
        </w:r>
      </w:ins>
      <w:ins w:id="353" w:author="PR Preview" w:date="2026-01-01T00:00:00Z">
        <w:r>
          <w:t xml:space="preserve"> </w:t>
        </w:r>
      </w:ins>
      <w:ins w:id="354" w:author="PR Preview" w:date="2026-01-01T00:00:00Z">
        <w:r>
          <w:t xml:space="preserve">A set</w:t>
        </w:r>
      </w:ins>
      <w:ins w:id="355" w:author="PR Preview" w:date="2026-01-01T00:00:00Z">
        <w:r>
          <w:t xml:space="preserve"> </w:t>
        </w:r>
      </w:ins>
      <m:oMath>
        <m:r>
          <m:t>A</m:t>
        </m:r>
      </m:oMath>
      <w:ins w:id="356" w:author="PR Preview" w:date="2026-01-01T00:00:00Z">
        <w:r>
          <w:t xml:space="preserve"> </w:t>
        </w:r>
      </w:ins>
      <w:ins w:id="357" w:author="PR Preview" w:date="2026-01-01T00:00:00Z">
        <w:r>
          <w:t xml:space="preserve">is a</w:t>
        </w:r>
      </w:ins>
      <w:ins w:id="358" w:author="PR Preview" w:date="2026-01-01T00:00:00Z">
        <w:r>
          <w:t xml:space="preserve"> </w:t>
        </w:r>
      </w:ins>
      <w:ins w:id="359" w:author="PR Preview" w:date="2026-01-01T00:00:00Z">
        <w:r>
          <w:rPr>
            <w:b/>
            <w:bCs/>
          </w:rPr>
          <w:t xml:space="preserve">strict subset</w:t>
        </w:r>
      </w:ins>
      <w:ins w:id="360" w:author="PR Preview" w:date="2026-01-01T00:00:00Z">
        <w:r>
          <w:t xml:space="preserve"> </w:t>
        </w:r>
      </w:ins>
      <w:ins w:id="361" w:author="PR Preview" w:date="2026-01-01T00:00:00Z">
        <w:r>
          <w:t xml:space="preserve">of a set</w:t>
        </w:r>
      </w:ins>
      <w:ins w:id="362" w:author="PR Preview" w:date="2026-01-01T00:00:00Z">
        <w:r>
          <w:t xml:space="preserve"> </w:t>
        </w:r>
      </w:ins>
      <m:oMath>
        <m:r>
          <m:t>B</m:t>
        </m:r>
      </m:oMath>
      <w:ins w:id="363" w:author="PR Preview" w:date="2026-01-01T00:00:00Z">
        <w:r>
          <w:t xml:space="preserve">,</w:t>
        </w:r>
      </w:ins>
      <w:ins w:id="364" w:author="PR Preview" w:date="2026-01-01T00:00:00Z">
        <w:r>
          <w:t xml:space="preserve"> </w:t>
        </w:r>
      </w:ins>
      <w:ins w:id="365" w:author="PR Preview" w:date="2026-01-01T00:00:00Z">
        <w:r>
          <w:t xml:space="preserve">written</w:t>
        </w:r>
      </w:ins>
      <w:ins w:id="36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⊊</m:t>
        </m:r>
        <m:r>
          <m:t>B</m:t>
        </m:r>
      </m:oMath>
      <w:ins w:id="367" w:author="PR Preview" w:date="2026-01-01T00:00:00Z">
        <w:r>
          <w:t xml:space="preserve">,</w:t>
        </w:r>
      </w:ins>
      <w:ins w:id="368" w:author="PR Preview" w:date="2026-01-01T00:00:00Z">
        <w:r>
          <w:t xml:space="preserve"> </w:t>
        </w:r>
      </w:ins>
      <w:ins w:id="369" w:author="PR Preview" w:date="2026-01-01T00:00:00Z">
        <w:r>
          <w:t xml:space="preserve">if</w:t>
        </w:r>
      </w:ins>
      <w:ins w:id="370" w:author="PR Preview" w:date="2026-01-01T00:00:00Z">
        <w:r>
          <w:t xml:space="preserve"> </w:t>
        </w:r>
      </w:ins>
      <m:oMath>
        <m:r>
          <m:t>A</m:t>
        </m:r>
      </m:oMath>
      <w:ins w:id="371" w:author="PR Preview" w:date="2026-01-01T00:00:00Z">
        <w:r>
          <w:t xml:space="preserve"> </w:t>
        </w:r>
      </w:ins>
      <w:ins w:id="372" w:author="PR Preview" w:date="2026-01-01T00:00:00Z">
        <w:r>
          <w:t xml:space="preserve">is a</w:t>
        </w:r>
      </w:ins>
      <w:ins w:id="373" w:author="PR Preview" w:date="2026-01-01T00:00:00Z">
        <w:r>
          <w:t xml:space="preserve"> </w:t>
        </w:r>
      </w:ins>
      <w:hyperlink w:anchor="def-subset">
        <w:ins w:id="374" w:author="PR Preview" w:date="2026-01-01T00:00:00Z">
          <w:r>
            <w:rPr>
              <w:rStyle w:val="Hyperlink"/>
            </w:rPr>
            <w:t xml:space="preserve">subset</w:t>
          </w:r>
        </w:ins>
      </w:hyperlink>
      <w:ins w:id="375" w:author="PR Preview" w:date="2026-01-01T00:00:00Z">
        <w:r>
          <w:t xml:space="preserve"> </w:t>
        </w:r>
      </w:ins>
      <w:ins w:id="376" w:author="PR Preview" w:date="2026-01-01T00:00:00Z">
        <w:r>
          <w:t xml:space="preserve">of</w:t>
        </w:r>
      </w:ins>
      <w:ins w:id="377" w:author="PR Preview" w:date="2026-01-01T00:00:00Z">
        <w:r>
          <w:t xml:space="preserve"> </w:t>
        </w:r>
      </w:ins>
      <m:oMath>
        <m:r>
          <m:t>B</m:t>
        </m:r>
      </m:oMath>
      <w:ins w:id="378" w:author="PR Preview" w:date="2026-01-01T00:00:00Z">
        <w:r>
          <w:t xml:space="preserve"> </w:t>
        </w:r>
      </w:ins>
      <w:ins w:id="379" w:author="PR Preview" w:date="2026-01-01T00:00:00Z">
        <w:r>
          <w:t xml:space="preserve">and</w:t>
        </w:r>
      </w:ins>
      <w:ins w:id="38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≠</m:t>
        </m:r>
        <m:r>
          <m:t>B</m:t>
        </m:r>
      </m:oMath>
      <w:ins w:id="381" w:author="PR Preview" w:date="2026-01-01T00:00:00Z">
        <w:r>
          <w:t xml:space="preserve">.</w:t>
        </w:r>
      </w:ins>
    </w:p>
    <w:bookmarkEnd w:id="28"/>
    <w:bookmarkStart w:id="30" w:name="rem-subset-symbol"/>
    <w:p>
      <w:pPr>
        <w:pStyle w:val="BodyText"/>
      </w:pPr>
      <w:ins w:id="382" w:author="PR Preview" w:date="2026-01-01T00:00:00Z">
        <w:r>
          <w:rPr>
            <w:i/>
            <w:iCs/>
          </w:rPr>
          <w:t xml:space="preserve">Remark 2</w:t>
        </w:r>
      </w:ins>
      <w:ins w:id="383" w:author="PR Preview" w:date="2026-01-01T00:00:00Z">
        <w:r>
          <w:t xml:space="preserve"> (Proper subsets and the symbol</w:t>
        </w:r>
      </w:ins>
      <w:ins w:id="384" w:author="PR Preview" w:date="2026-01-01T00:00:00Z">
        <w:r>
          <w:t xml:space="preserve"> </w:t>
        </w:r>
      </w:ins>
      <m:oMath>
        <m:r>
          <m:rPr>
            <m:sty m:val="p"/>
          </m:rPr>
          <m:t>⊂</m:t>
        </m:r>
      </m:oMath>
      <w:ins w:id="385" w:author="PR Preview" w:date="2026-01-01T00:00:00Z">
        <w:r>
          <w:t xml:space="preserve">). </w:t>
        </w:r>
      </w:ins>
      <w:ins w:id="386" w:author="PR Preview" w:date="2026-01-01T00:00:00Z">
        <w:r>
          <w:t xml:space="preserve">Other sources call a strict subset a</w:t>
        </w:r>
      </w:ins>
      <w:ins w:id="387" w:author="PR Preview" w:date="2026-01-01T00:00:00Z">
        <w:r>
          <w:t xml:space="preserve"> </w:t>
        </w:r>
      </w:ins>
      <w:ins w:id="388" w:author="PR Preview" w:date="2026-01-01T00:00:00Z">
        <w:r>
          <w:rPr>
            <w:b/>
            <w:bCs/>
          </w:rPr>
          <w:t xml:space="preserve">proper subset</w:t>
        </w:r>
      </w:ins>
      <w:ins w:id="389" w:author="PR Preview" w:date="2026-01-01T00:00:00Z">
        <w:r>
          <w:t xml:space="preserve">.</w:t>
        </w:r>
      </w:ins>
      <w:ins w:id="390" w:author="PR Preview" w:date="2026-01-01T00:00:00Z">
        <w:r>
          <w:t xml:space="preserve"> </w:t>
        </w:r>
      </w:ins>
      <w:ins w:id="391" w:author="PR Preview" w:date="2026-01-01T00:00:00Z">
        <w:r>
          <w:t xml:space="preserve">Sources disagree about the symbol</w:t>
        </w:r>
      </w:ins>
      <w:ins w:id="392" w:author="PR Preview" w:date="2026-01-01T00:00:00Z">
        <w:r>
          <w:t xml:space="preserve"> </w:t>
        </w:r>
      </w:ins>
      <m:oMath>
        <m:r>
          <m:rPr>
            <m:sty m:val="p"/>
          </m:rPr>
          <m:t>⊂</m:t>
        </m:r>
      </m:oMath>
      <w:ins w:id="393" w:author="PR Preview" w:date="2026-01-01T00:00:00Z">
        <w:r>
          <w:t xml:space="preserve">:</w:t>
        </w:r>
      </w:ins>
      <w:ins w:id="394" w:author="PR Preview" w:date="2026-01-01T00:00:00Z">
        <w:r>
          <w:t xml:space="preserve"> </w:t>
        </w:r>
      </w:ins>
      <w:ins w:id="395" w:author="PR Preview" w:date="2026-01-01T00:00:00Z">
        <w:r>
          <w:t xml:space="preserve">some use it for</w:t>
        </w:r>
      </w:ins>
      <w:ins w:id="396" w:author="PR Preview" w:date="2026-01-01T00:00:00Z">
        <w:r>
          <w:t xml:space="preserve"> </w:t>
        </w:r>
      </w:ins>
      <w:ins w:id="397" w:author="PR Preview" w:date="2026-01-01T00:00:00Z">
        <w:r>
          <w:t xml:space="preserve">“subset”</w:t>
        </w:r>
      </w:ins>
      <w:ins w:id="398" w:author="PR Preview" w:date="2026-01-01T00:00:00Z">
        <w:r>
          <w:t xml:space="preserve"> </w:t>
        </w:r>
      </w:ins>
      <w:ins w:id="399" w:author="PR Preview" w:date="2026-01-01T00:00:00Z">
        <w:r>
          <w:t xml:space="preserve">(</w:t>
        </w:r>
      </w:ins>
      <m:oMath>
        <m:r>
          <m:rPr>
            <m:sty m:val="p"/>
          </m:rPr>
          <m:t>⊆</m:t>
        </m:r>
      </m:oMath>
      <w:ins w:id="400" w:author="PR Preview" w:date="2026-01-01T00:00:00Z">
        <w:r>
          <w:t xml:space="preserve">),</w:t>
        </w:r>
      </w:ins>
      <w:ins w:id="401" w:author="PR Preview" w:date="2026-01-01T00:00:00Z">
        <w:r>
          <w:t xml:space="preserve"> </w:t>
        </w:r>
      </w:ins>
      <w:ins w:id="402" w:author="PR Preview" w:date="2026-01-01T00:00:00Z">
        <w:r>
          <w:t xml:space="preserve">and others for</w:t>
        </w:r>
      </w:ins>
      <w:ins w:id="403" w:author="PR Preview" w:date="2026-01-01T00:00:00Z">
        <w:r>
          <w:t xml:space="preserve"> </w:t>
        </w:r>
      </w:ins>
      <w:ins w:id="404" w:author="PR Preview" w:date="2026-01-01T00:00:00Z">
        <w:r>
          <w:t xml:space="preserve">“strict subset”</w:t>
        </w:r>
      </w:ins>
      <w:ins w:id="405" w:author="PR Preview" w:date="2026-01-01T00:00:00Z">
        <w:r>
          <w:t xml:space="preserve"> </w:t>
        </w:r>
      </w:ins>
      <w:ins w:id="406" w:author="PR Preview" w:date="2026-01-01T00:00:00Z">
        <w:r>
          <w:t xml:space="preserve">(</w:t>
        </w:r>
      </w:ins>
      <m:oMath>
        <m:r>
          <m:rPr>
            <m:sty m:val="p"/>
          </m:rPr>
          <m:t>⊊</m:t>
        </m:r>
      </m:oMath>
      <w:ins w:id="407" w:author="PR Preview" w:date="2026-01-01T00:00:00Z">
        <w:r>
          <w:t xml:space="preserve">)</w:t>
        </w:r>
      </w:ins>
      <w:ins w:id="408" w:author="PR Preview" w:date="2026-01-01T00:00:00Z">
        <w:r>
          <w:t xml:space="preserve"> </w:t>
        </w:r>
      </w:ins>
      <w:ins w:id="409" w:author="PR Preview" w:date="2026-01-01T00:00:00Z">
        <w:r>
          <w:t xml:space="preserve">(see</w:t>
        </w:r>
      </w:ins>
      <w:ins w:id="410" w:author="PR Preview" w:date="2026-01-01T00:00:00Z">
        <w:r>
          <w:t xml:space="preserve"> </w:t>
        </w:r>
      </w:ins>
      <w:hyperlink r:id="rId29">
        <w:ins w:id="411" w:author="PR Preview" w:date="2026-01-01T00:00:00Z">
          <w:r>
            <w:rPr>
              <w:rStyle w:val="Hyperlink"/>
            </w:rPr>
            <w:t xml:space="preserve">Wikipedia: Subset</w:t>
          </w:r>
        </w:ins>
      </w:hyperlink>
      <w:ins w:id="412" w:author="PR Preview" w:date="2026-01-01T00:00:00Z">
        <w:r>
          <w:t xml:space="preserve">).</w:t>
        </w:r>
      </w:ins>
      <w:ins w:id="413" w:author="PR Preview" w:date="2026-01-01T00:00:00Z">
        <w:r>
          <w:t xml:space="preserve"> </w:t>
        </w:r>
      </w:ins>
      <w:ins w:id="414" w:author="PR Preview" w:date="2026-01-01T00:00:00Z">
        <w:r>
          <w:t xml:space="preserve">For example,</w:t>
        </w:r>
      </w:ins>
      <w:ins w:id="415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ins w:id="416" w:author="PR Preview" w:date="2026-01-01T00:00:00Z">
        <w:r>
          <w:t xml:space="preserve"> </w:t>
        </w:r>
      </w:ins>
      <w:ins w:id="417" w:author="PR Preview" w:date="2026-01-01T00:00:00Z">
        <w:r>
          <w:t xml:space="preserve">is true in the first reading,</w:t>
        </w:r>
      </w:ins>
      <w:ins w:id="418" w:author="PR Preview" w:date="2026-01-01T00:00:00Z">
        <w:r>
          <w:t xml:space="preserve"> </w:t>
        </w:r>
      </w:ins>
      <w:ins w:id="419" w:author="PR Preview" w:date="2026-01-01T00:00:00Z">
        <w:r>
          <w:t xml:space="preserve">because</w:t>
        </w:r>
      </w:ins>
      <w:ins w:id="420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ins w:id="421" w:author="PR Preview" w:date="2026-01-01T00:00:00Z">
        <w:r>
          <w:t xml:space="preserve">,</w:t>
        </w:r>
      </w:ins>
      <w:ins w:id="422" w:author="PR Preview" w:date="2026-01-01T00:00:00Z">
        <w:r>
          <w:t xml:space="preserve"> </w:t>
        </w:r>
      </w:ins>
      <w:ins w:id="423" w:author="PR Preview" w:date="2026-01-01T00:00:00Z">
        <w:r>
          <w:t xml:space="preserve">and false in the second,</w:t>
        </w:r>
      </w:ins>
      <w:ins w:id="424" w:author="PR Preview" w:date="2026-01-01T00:00:00Z">
        <w:r>
          <w:t xml:space="preserve"> </w:t>
        </w:r>
      </w:ins>
      <w:ins w:id="425" w:author="PR Preview" w:date="2026-01-01T00:00:00Z">
        <w:r>
          <w:t xml:space="preserve">because the two sets are equal.</w:t>
        </w:r>
      </w:ins>
      <w:ins w:id="426" w:author="PR Preview" w:date="2026-01-01T00:00:00Z">
        <w:r>
          <w:t xml:space="preserve"> </w:t>
        </w:r>
      </w:ins>
      <w:ins w:id="427" w:author="PR Preview" w:date="2026-01-01T00:00:00Z">
        <w:r>
          <w:t xml:space="preserve">These notes avoid</w:t>
        </w:r>
      </w:ins>
      <w:ins w:id="428" w:author="PR Preview" w:date="2026-01-01T00:00:00Z">
        <w:r>
          <w:t xml:space="preserve"> </w:t>
        </w:r>
      </w:ins>
      <m:oMath>
        <m:r>
          <m:rPr>
            <m:sty m:val="p"/>
          </m:rPr>
          <m:t>⊂</m:t>
        </m:r>
      </m:oMath>
      <w:ins w:id="429" w:author="PR Preview" w:date="2026-01-01T00:00:00Z">
        <w:r>
          <w:t xml:space="preserve"> </w:t>
        </w:r>
      </w:ins>
      <w:ins w:id="430" w:author="PR Preview" w:date="2026-01-01T00:00:00Z">
        <w:r>
          <w:t xml:space="preserve">and write</w:t>
        </w:r>
      </w:ins>
      <w:ins w:id="431" w:author="PR Preview" w:date="2026-01-01T00:00:00Z">
        <w:r>
          <w:t xml:space="preserve"> </w:t>
        </w:r>
      </w:ins>
      <m:oMath>
        <m:r>
          <m:rPr>
            <m:sty m:val="p"/>
          </m:rPr>
          <m:t>⊆</m:t>
        </m:r>
      </m:oMath>
      <w:ins w:id="432" w:author="PR Preview" w:date="2026-01-01T00:00:00Z">
        <w:r>
          <w:t xml:space="preserve"> </w:t>
        </w:r>
      </w:ins>
      <w:ins w:id="433" w:author="PR Preview" w:date="2026-01-01T00:00:00Z">
        <w:r>
          <w:t xml:space="preserve">or</w:t>
        </w:r>
      </w:ins>
      <w:ins w:id="434" w:author="PR Preview" w:date="2026-01-01T00:00:00Z">
        <w:r>
          <w:t xml:space="preserve"> </w:t>
        </w:r>
      </w:ins>
      <m:oMath>
        <m:r>
          <m:rPr>
            <m:sty m:val="p"/>
          </m:rPr>
          <m:t>⊊</m:t>
        </m:r>
      </m:oMath>
      <w:ins w:id="435" w:author="PR Preview" w:date="2026-01-01T00:00:00Z">
        <w:r>
          <w:t xml:space="preserve">.</w:t>
        </w:r>
      </w:ins>
    </w:p>
    <w:bookmarkEnd w:id="30"/>
    <w:bookmarkStart w:id="31" w:name="def-superset"/>
    <w:p>
      <w:pPr>
        <w:pStyle w:val="BodyText"/>
      </w:pPr>
      <w:ins w:id="436" w:author="PR Preview" w:date="2026-01-01T00:00:00Z">
        <w:r>
          <w:rPr>
            <w:b/>
            <w:bCs/>
          </w:rPr>
          <w:t xml:space="preserve">Definition 10 (Superset)</w:t>
        </w:r>
      </w:ins>
      <w:ins w:id="437" w:author="PR Preview" w:date="2026-01-01T00:00:00Z">
        <w:r>
          <w:t xml:space="preserve"> </w:t>
        </w:r>
      </w:ins>
      <w:ins w:id="438" w:author="PR Preview" w:date="2026-01-01T00:00:00Z">
        <w:r>
          <w:t xml:space="preserve">A set</w:t>
        </w:r>
      </w:ins>
      <w:ins w:id="439" w:author="PR Preview" w:date="2026-01-01T00:00:00Z">
        <w:r>
          <w:t xml:space="preserve"> </w:t>
        </w:r>
      </w:ins>
      <m:oMath>
        <m:r>
          <m:t>B</m:t>
        </m:r>
      </m:oMath>
      <w:ins w:id="440" w:author="PR Preview" w:date="2026-01-01T00:00:00Z">
        <w:r>
          <w:t xml:space="preserve"> </w:t>
        </w:r>
      </w:ins>
      <w:ins w:id="441" w:author="PR Preview" w:date="2026-01-01T00:00:00Z">
        <w:r>
          <w:t xml:space="preserve">is a</w:t>
        </w:r>
      </w:ins>
      <w:ins w:id="442" w:author="PR Preview" w:date="2026-01-01T00:00:00Z">
        <w:r>
          <w:t xml:space="preserve"> </w:t>
        </w:r>
      </w:ins>
      <w:ins w:id="443" w:author="PR Preview" w:date="2026-01-01T00:00:00Z">
        <w:r>
          <w:rPr>
            <w:b/>
            <w:bCs/>
          </w:rPr>
          <w:t xml:space="preserve">superset</w:t>
        </w:r>
      </w:ins>
      <w:ins w:id="444" w:author="PR Preview" w:date="2026-01-01T00:00:00Z">
        <w:r>
          <w:t xml:space="preserve"> </w:t>
        </w:r>
      </w:ins>
      <w:ins w:id="445" w:author="PR Preview" w:date="2026-01-01T00:00:00Z">
        <w:r>
          <w:t xml:space="preserve">of a set</w:t>
        </w:r>
      </w:ins>
      <w:ins w:id="446" w:author="PR Preview" w:date="2026-01-01T00:00:00Z">
        <w:r>
          <w:t xml:space="preserve"> </w:t>
        </w:r>
      </w:ins>
      <m:oMath>
        <m:r>
          <m:t>A</m:t>
        </m:r>
      </m:oMath>
      <w:ins w:id="447" w:author="PR Preview" w:date="2026-01-01T00:00:00Z">
        <w:r>
          <w:t xml:space="preserve">,</w:t>
        </w:r>
      </w:ins>
      <w:ins w:id="448" w:author="PR Preview" w:date="2026-01-01T00:00:00Z">
        <w:r>
          <w:t xml:space="preserve"> </w:t>
        </w:r>
      </w:ins>
      <w:ins w:id="449" w:author="PR Preview" w:date="2026-01-01T00:00:00Z">
        <w:r>
          <w:t xml:space="preserve">written</w:t>
        </w:r>
      </w:ins>
      <w:ins w:id="450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⊇</m:t>
        </m:r>
        <m:r>
          <m:t>A</m:t>
        </m:r>
      </m:oMath>
      <w:ins w:id="451" w:author="PR Preview" w:date="2026-01-01T00:00:00Z">
        <w:r>
          <w:t xml:space="preserve">,</w:t>
        </w:r>
      </w:ins>
      <w:ins w:id="452" w:author="PR Preview" w:date="2026-01-01T00:00:00Z">
        <w:r>
          <w:t xml:space="preserve"> </w:t>
        </w:r>
      </w:ins>
      <w:ins w:id="453" w:author="PR Preview" w:date="2026-01-01T00:00:00Z">
        <w:r>
          <w:t xml:space="preserve">if every element of</w:t>
        </w:r>
      </w:ins>
      <w:ins w:id="454" w:author="PR Preview" w:date="2026-01-01T00:00:00Z">
        <w:r>
          <w:t xml:space="preserve"> </w:t>
        </w:r>
      </w:ins>
      <m:oMath>
        <m:r>
          <m:t>A</m:t>
        </m:r>
      </m:oMath>
      <w:ins w:id="455" w:author="PR Preview" w:date="2026-01-01T00:00:00Z">
        <w:r>
          <w:t xml:space="preserve"> </w:t>
        </w:r>
      </w:ins>
      <w:ins w:id="456" w:author="PR Preview" w:date="2026-01-01T00:00:00Z">
        <w:r>
          <w:t xml:space="preserve">is an element of</w:t>
        </w:r>
      </w:ins>
      <w:ins w:id="457" w:author="PR Preview" w:date="2026-01-01T00:00:00Z">
        <w:r>
          <w:t xml:space="preserve"> </w:t>
        </w:r>
      </w:ins>
      <m:oMath>
        <m:r>
          <m:t>B</m:t>
        </m:r>
      </m:oMath>
      <w:ins w:id="458" w:author="PR Preview" w:date="2026-01-01T00:00:00Z">
        <w:r>
          <w:t xml:space="preserve">.</w:t>
        </w:r>
      </w:ins>
    </w:p>
    <w:bookmarkEnd w:id="31"/>
    <w:bookmarkStart w:id="32" w:name="rem-superset-subset"/>
    <w:p>
      <w:pPr>
        <w:pStyle w:val="BodyText"/>
      </w:pPr>
      <w:ins w:id="459" w:author="PR Preview" w:date="2026-01-01T00:00:00Z">
        <w:r>
          <w:rPr>
            <w:i/>
            <w:iCs/>
          </w:rPr>
          <w:t xml:space="preserve">Remark 3</w:t>
        </w:r>
      </w:ins>
      <w:ins w:id="460" w:author="PR Preview" w:date="2026-01-01T00:00:00Z">
        <w:r>
          <w:t xml:space="preserve"> (Superset and subset). </w:t>
        </w:r>
      </w:ins>
      <m:oMath>
        <m:r>
          <m:t>B</m:t>
        </m:r>
        <m:r>
          <m:rPr>
            <m:sty m:val="p"/>
          </m:rPr>
          <m:t>⊇</m:t>
        </m:r>
        <m:r>
          <m:t>A</m:t>
        </m:r>
      </m:oMath>
      <w:ins w:id="461" w:author="PR Preview" w:date="2026-01-01T00:00:00Z">
        <w:r>
          <w:t xml:space="preserve"> </w:t>
        </w:r>
      </w:ins>
      <w:ins w:id="462" w:author="PR Preview" w:date="2026-01-01T00:00:00Z">
        <w:r>
          <w:t xml:space="preserve">means the same thing as</w:t>
        </w:r>
      </w:ins>
      <w:ins w:id="463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r>
          <m:t>B</m:t>
        </m:r>
      </m:oMath>
      <w:ins w:id="464" w:author="PR Preview" w:date="2026-01-01T00:00:00Z">
        <w:r>
          <w:t xml:space="preserve"> </w:t>
        </w:r>
      </w:ins>
      <w:ins w:id="465" w:author="PR Preview" w:date="2026-01-01T00:00:00Z">
        <w:r>
          <w:t xml:space="preserve">(</w:t>
        </w:r>
      </w:ins>
      <w:hyperlink w:anchor="def-subset">
        <w:ins w:id="466" w:author="PR Preview" w:date="2026-01-01T00:00:00Z">
          <w:r>
            <w:rPr>
              <w:rStyle w:val="Hyperlink"/>
            </w:rPr>
            <w:t xml:space="preserve">subset</w:t>
          </w:r>
        </w:ins>
      </w:hyperlink>
      <w:ins w:id="467" w:author="PR Preview" w:date="2026-01-01T00:00:00Z">
        <w:r>
          <w:t xml:space="preserve">).</w:t>
        </w:r>
      </w:ins>
      <w:ins w:id="468" w:author="PR Preview" w:date="2026-01-01T00:00:00Z">
        <w:r>
          <w:t xml:space="preserve"> </w:t>
        </w:r>
      </w:ins>
      <w:ins w:id="469" w:author="PR Preview" w:date="2026-01-01T00:00:00Z">
        <w:r>
          <w:t xml:space="preserve">For example,</w:t>
        </w:r>
      </w:ins>
      <w:ins w:id="470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ins w:id="471" w:author="PR Preview" w:date="2026-01-01T00:00:00Z">
        <w:r>
          <w:t xml:space="preserve">,</w:t>
        </w:r>
      </w:ins>
      <w:ins w:id="472" w:author="PR Preview" w:date="2026-01-01T00:00:00Z">
        <w:r>
          <w:t xml:space="preserve"> </w:t>
        </w:r>
      </w:ins>
      <w:ins w:id="473" w:author="PR Preview" w:date="2026-01-01T00:00:00Z">
        <w:r>
          <w:t xml:space="preserve">and</w:t>
        </w:r>
      </w:ins>
      <w:ins w:id="474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ins w:id="475" w:author="PR Preview" w:date="2026-01-01T00:00:00Z">
        <w:r>
          <w:t xml:space="preserve">.</w:t>
        </w:r>
      </w:ins>
      <w:ins w:id="476" w:author="PR Preview" w:date="2026-01-01T00:00:00Z">
        <w:r>
          <w:t xml:space="preserve"> </w:t>
        </w:r>
      </w:ins>
      <w:ins w:id="477" w:author="PR Preview" w:date="2026-01-01T00:00:00Z">
        <w:r>
          <w:t xml:space="preserve">But</w:t>
        </w:r>
      </w:ins>
      <w:ins w:id="478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ins w:id="479" w:author="PR Preview" w:date="2026-01-01T00:00:00Z">
        <w:r>
          <w:t xml:space="preserve"> </w:t>
        </w:r>
      </w:ins>
      <w:ins w:id="480" w:author="PR Preview" w:date="2026-01-01T00:00:00Z">
        <w:r>
          <w:t xml:space="preserve">is not a superset of</w:t>
        </w:r>
      </w:ins>
      <w:ins w:id="481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ins w:id="482" w:author="PR Preview" w:date="2026-01-01T00:00:00Z">
        <w:r>
          <w:t xml:space="preserve">,</w:t>
        </w:r>
      </w:ins>
      <w:ins w:id="483" w:author="PR Preview" w:date="2026-01-01T00:00:00Z">
        <w:r>
          <w:t xml:space="preserve"> </w:t>
        </w:r>
      </w:ins>
      <w:ins w:id="484" w:author="PR Preview" w:date="2026-01-01T00:00:00Z">
        <w:r>
          <w:t xml:space="preserve">because</w:t>
        </w:r>
      </w:ins>
      <w:ins w:id="485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ins w:id="486" w:author="PR Preview" w:date="2026-01-01T00:00:00Z">
        <w:r>
          <w:t xml:space="preserve"> </w:t>
        </w:r>
      </w:ins>
      <w:ins w:id="487" w:author="PR Preview" w:date="2026-01-01T00:00:00Z">
        <w:r>
          <w:t xml:space="preserve">and</w:t>
        </w:r>
      </w:ins>
      <w:ins w:id="488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ins w:id="489" w:author="PR Preview" w:date="2026-01-01T00:00:00Z">
        <w:r>
          <w:t xml:space="preserve">.</w:t>
        </w:r>
      </w:ins>
    </w:p>
    <w:bookmarkEnd w:id="32"/>
    <w:bookmarkStart w:id="33" w:name="def-strict-superset"/>
    <w:p>
      <w:pPr>
        <w:pStyle w:val="BodyText"/>
      </w:pPr>
      <w:ins w:id="490" w:author="PR Preview" w:date="2026-01-01T00:00:00Z">
        <w:r>
          <w:rPr>
            <w:b/>
            <w:bCs/>
          </w:rPr>
          <w:t xml:space="preserve">Definition 11 (Strict superset)</w:t>
        </w:r>
      </w:ins>
      <w:ins w:id="491" w:author="PR Preview" w:date="2026-01-01T00:00:00Z">
        <w:r>
          <w:t xml:space="preserve"> </w:t>
        </w:r>
      </w:ins>
      <w:ins w:id="492" w:author="PR Preview" w:date="2026-01-01T00:00:00Z">
        <w:r>
          <w:t xml:space="preserve">A set</w:t>
        </w:r>
      </w:ins>
      <w:ins w:id="493" w:author="PR Preview" w:date="2026-01-01T00:00:00Z">
        <w:r>
          <w:t xml:space="preserve"> </w:t>
        </w:r>
      </w:ins>
      <m:oMath>
        <m:r>
          <m:t>B</m:t>
        </m:r>
      </m:oMath>
      <w:ins w:id="494" w:author="PR Preview" w:date="2026-01-01T00:00:00Z">
        <w:r>
          <w:t xml:space="preserve"> </w:t>
        </w:r>
      </w:ins>
      <w:ins w:id="495" w:author="PR Preview" w:date="2026-01-01T00:00:00Z">
        <w:r>
          <w:t xml:space="preserve">is a</w:t>
        </w:r>
      </w:ins>
      <w:ins w:id="496" w:author="PR Preview" w:date="2026-01-01T00:00:00Z">
        <w:r>
          <w:t xml:space="preserve"> </w:t>
        </w:r>
      </w:ins>
      <w:ins w:id="497" w:author="PR Preview" w:date="2026-01-01T00:00:00Z">
        <w:r>
          <w:rPr>
            <w:b/>
            <w:bCs/>
          </w:rPr>
          <w:t xml:space="preserve">strict superset</w:t>
        </w:r>
      </w:ins>
      <w:ins w:id="498" w:author="PR Preview" w:date="2026-01-01T00:00:00Z">
        <w:r>
          <w:t xml:space="preserve"> </w:t>
        </w:r>
      </w:ins>
      <w:ins w:id="499" w:author="PR Preview" w:date="2026-01-01T00:00:00Z">
        <w:r>
          <w:t xml:space="preserve">of a set</w:t>
        </w:r>
      </w:ins>
      <w:ins w:id="500" w:author="PR Preview" w:date="2026-01-01T00:00:00Z">
        <w:r>
          <w:t xml:space="preserve"> </w:t>
        </w:r>
      </w:ins>
      <m:oMath>
        <m:r>
          <m:t>A</m:t>
        </m:r>
      </m:oMath>
      <w:ins w:id="501" w:author="PR Preview" w:date="2026-01-01T00:00:00Z">
        <w:r>
          <w:t xml:space="preserve">,</w:t>
        </w:r>
      </w:ins>
      <w:ins w:id="502" w:author="PR Preview" w:date="2026-01-01T00:00:00Z">
        <w:r>
          <w:t xml:space="preserve"> </w:t>
        </w:r>
      </w:ins>
      <w:ins w:id="503" w:author="PR Preview" w:date="2026-01-01T00:00:00Z">
        <w:r>
          <w:t xml:space="preserve">written</w:t>
        </w:r>
      </w:ins>
      <w:ins w:id="504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⊋</m:t>
        </m:r>
        <m:r>
          <m:t>A</m:t>
        </m:r>
      </m:oMath>
      <w:ins w:id="505" w:author="PR Preview" w:date="2026-01-01T00:00:00Z">
        <w:r>
          <w:t xml:space="preserve">,</w:t>
        </w:r>
      </w:ins>
      <w:ins w:id="506" w:author="PR Preview" w:date="2026-01-01T00:00:00Z">
        <w:r>
          <w:t xml:space="preserve"> </w:t>
        </w:r>
      </w:ins>
      <w:ins w:id="507" w:author="PR Preview" w:date="2026-01-01T00:00:00Z">
        <w:r>
          <w:t xml:space="preserve">if</w:t>
        </w:r>
      </w:ins>
      <w:ins w:id="508" w:author="PR Preview" w:date="2026-01-01T00:00:00Z">
        <w:r>
          <w:t xml:space="preserve"> </w:t>
        </w:r>
      </w:ins>
      <m:oMath>
        <m:r>
          <m:t>B</m:t>
        </m:r>
      </m:oMath>
      <w:ins w:id="509" w:author="PR Preview" w:date="2026-01-01T00:00:00Z">
        <w:r>
          <w:t xml:space="preserve"> </w:t>
        </w:r>
      </w:ins>
      <w:ins w:id="510" w:author="PR Preview" w:date="2026-01-01T00:00:00Z">
        <w:r>
          <w:t xml:space="preserve">is a</w:t>
        </w:r>
      </w:ins>
      <w:ins w:id="511" w:author="PR Preview" w:date="2026-01-01T00:00:00Z">
        <w:r>
          <w:t xml:space="preserve"> </w:t>
        </w:r>
      </w:ins>
      <w:hyperlink w:anchor="def-superset">
        <w:ins w:id="512" w:author="PR Preview" w:date="2026-01-01T00:00:00Z">
          <w:r>
            <w:rPr>
              <w:rStyle w:val="Hyperlink"/>
            </w:rPr>
            <w:t xml:space="preserve">superset</w:t>
          </w:r>
        </w:ins>
      </w:hyperlink>
      <w:ins w:id="513" w:author="PR Preview" w:date="2026-01-01T00:00:00Z">
        <w:r>
          <w:t xml:space="preserve"> </w:t>
        </w:r>
      </w:ins>
      <w:ins w:id="514" w:author="PR Preview" w:date="2026-01-01T00:00:00Z">
        <w:r>
          <w:t xml:space="preserve">of</w:t>
        </w:r>
      </w:ins>
      <w:ins w:id="515" w:author="PR Preview" w:date="2026-01-01T00:00:00Z">
        <w:r>
          <w:t xml:space="preserve"> </w:t>
        </w:r>
      </w:ins>
      <m:oMath>
        <m:r>
          <m:t>A</m:t>
        </m:r>
      </m:oMath>
      <w:ins w:id="516" w:author="PR Preview" w:date="2026-01-01T00:00:00Z">
        <w:r>
          <w:t xml:space="preserve"> </w:t>
        </w:r>
      </w:ins>
      <w:ins w:id="517" w:author="PR Preview" w:date="2026-01-01T00:00:00Z">
        <w:r>
          <w:t xml:space="preserve">and</w:t>
        </w:r>
      </w:ins>
      <w:ins w:id="518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≠</m:t>
        </m:r>
        <m:r>
          <m:t>A</m:t>
        </m:r>
      </m:oMath>
      <w:ins w:id="519" w:author="PR Preview" w:date="2026-01-01T00:00:00Z">
        <w:r>
          <w:t xml:space="preserve">.</w:t>
        </w:r>
      </w:ins>
    </w:p>
    <w:bookmarkEnd w:id="33"/>
    <w:bookmarkStart w:id="34" w:name="rem-strict-superset-subset"/>
    <w:p>
      <w:pPr>
        <w:pStyle w:val="BodyText"/>
      </w:pPr>
      <w:ins w:id="520" w:author="PR Preview" w:date="2026-01-01T00:00:00Z">
        <w:r>
          <w:rPr>
            <w:i/>
            <w:iCs/>
          </w:rPr>
          <w:t xml:space="preserve">Remark 4</w:t>
        </w:r>
      </w:ins>
      <w:ins w:id="521" w:author="PR Preview" w:date="2026-01-01T00:00:00Z">
        <w:r>
          <w:t xml:space="preserve"> (Strict superset and strict subset). </w:t>
        </w:r>
      </w:ins>
      <m:oMath>
        <m:r>
          <m:t>B</m:t>
        </m:r>
        <m:r>
          <m:rPr>
            <m:sty m:val="p"/>
          </m:rPr>
          <m:t>⊋</m:t>
        </m:r>
        <m:r>
          <m:t>A</m:t>
        </m:r>
      </m:oMath>
      <w:ins w:id="522" w:author="PR Preview" w:date="2026-01-01T00:00:00Z">
        <w:r>
          <w:t xml:space="preserve"> </w:t>
        </w:r>
      </w:ins>
      <w:ins w:id="523" w:author="PR Preview" w:date="2026-01-01T00:00:00Z">
        <w:r>
          <w:t xml:space="preserve">means the same thing as</w:t>
        </w:r>
      </w:ins>
      <w:ins w:id="524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⊊</m:t>
        </m:r>
        <m:r>
          <m:t>B</m:t>
        </m:r>
      </m:oMath>
      <w:ins w:id="525" w:author="PR Preview" w:date="2026-01-01T00:00:00Z">
        <w:r>
          <w:t xml:space="preserve"> </w:t>
        </w:r>
      </w:ins>
      <w:ins w:id="526" w:author="PR Preview" w:date="2026-01-01T00:00:00Z">
        <w:r>
          <w:t xml:space="preserve">(</w:t>
        </w:r>
      </w:ins>
      <w:hyperlink w:anchor="def-strict-subset">
        <w:ins w:id="527" w:author="PR Preview" w:date="2026-01-01T00:00:00Z">
          <w:r>
            <w:rPr>
              <w:rStyle w:val="Hyperlink"/>
            </w:rPr>
            <w:t xml:space="preserve">strict subset</w:t>
          </w:r>
        </w:ins>
      </w:hyperlink>
      <w:ins w:id="528" w:author="PR Preview" w:date="2026-01-01T00:00:00Z">
        <w:r>
          <w:t xml:space="preserve">).</w:t>
        </w:r>
      </w:ins>
      <w:ins w:id="529" w:author="PR Preview" w:date="2026-01-01T00:00:00Z">
        <w:r>
          <w:t xml:space="preserve"> </w:t>
        </w:r>
      </w:ins>
      <w:ins w:id="530" w:author="PR Preview" w:date="2026-01-01T00:00:00Z">
        <w:r>
          <w:t xml:space="preserve">For example,</w:t>
        </w:r>
      </w:ins>
      <w:ins w:id="531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ins w:id="532" w:author="PR Preview" w:date="2026-01-01T00:00:00Z">
        <w:r>
          <w:t xml:space="preserve">,</w:t>
        </w:r>
      </w:ins>
      <w:ins w:id="533" w:author="PR Preview" w:date="2026-01-01T00:00:00Z">
        <w:r>
          <w:t xml:space="preserve"> </w:t>
        </w:r>
      </w:ins>
      <w:ins w:id="534" w:author="PR Preview" w:date="2026-01-01T00:00:00Z">
        <w:r>
          <w:t xml:space="preserve">because</w:t>
        </w:r>
      </w:ins>
      <w:ins w:id="535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ins w:id="536" w:author="PR Preview" w:date="2026-01-01T00:00:00Z">
        <w:r>
          <w:t xml:space="preserve"> </w:t>
        </w:r>
      </w:ins>
      <w:ins w:id="537" w:author="PR Preview" w:date="2026-01-01T00:00:00Z">
        <w:r>
          <w:t xml:space="preserve">contains</w:t>
        </w:r>
      </w:ins>
      <w:ins w:id="538" w:author="PR Preview" w:date="2026-01-01T00:00:00Z">
        <w:r>
          <w:t xml:space="preserve"> </w:t>
        </w:r>
      </w:ins>
      <m:oMath>
        <m:r>
          <m:t>2</m:t>
        </m:r>
      </m:oMath>
      <w:ins w:id="539" w:author="PR Preview" w:date="2026-01-01T00:00:00Z">
        <w:r>
          <w:t xml:space="preserve"> </w:t>
        </w:r>
      </w:ins>
      <w:ins w:id="540" w:author="PR Preview" w:date="2026-01-01T00:00:00Z">
        <w:r>
          <w:t xml:space="preserve">and</w:t>
        </w:r>
      </w:ins>
      <w:ins w:id="541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ins w:id="542" w:author="PR Preview" w:date="2026-01-01T00:00:00Z">
        <w:r>
          <w:t xml:space="preserve"> </w:t>
        </w:r>
      </w:ins>
      <w:ins w:id="543" w:author="PR Preview" w:date="2026-01-01T00:00:00Z">
        <w:r>
          <w:t xml:space="preserve">does not.</w:t>
        </w:r>
      </w:ins>
    </w:p>
    <w:bookmarkEnd w:id="34"/>
    <w:bookmarkStart w:id="35" w:name="exm-strict-subset-superset"/>
    <w:p>
      <w:pPr>
        <w:pStyle w:val="BodyText"/>
      </w:pPr>
      <w:ins w:id="544" w:author="PR Preview" w:date="2026-01-01T00:00:00Z">
        <w:r>
          <w:rPr>
            <w:b/>
            <w:bCs/>
          </w:rPr>
          <w:t xml:space="preserve">Example 5 (Strict subsets and supersets of die rolls)</w:t>
        </w:r>
      </w:ins>
      <w:ins w:id="545" w:author="PR Preview" w:date="2026-01-01T00:00:00Z">
        <w:r>
          <w:t xml:space="preserve"> </w:t>
        </w:r>
      </w:ins>
      <w:ins w:id="546" w:author="PR Preview" w:date="2026-01-01T00:00:00Z">
        <w:r>
          <w:t xml:space="preserve">For the even rolls</w:t>
        </w:r>
      </w:ins>
      <w:ins w:id="54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548" w:author="PR Preview" w:date="2026-01-01T00:00:00Z">
        <w:r>
          <w:t xml:space="preserve"> </w:t>
        </w:r>
      </w:ins>
      <w:ins w:id="549" w:author="PR Preview" w:date="2026-01-01T00:00:00Z">
        <w:r>
          <w:t xml:space="preserve">and the possible rolls</w:t>
        </w:r>
      </w:ins>
      <w:ins w:id="550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551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ins w:id="552" w:author="PR Preview" w:date="2026-01-01T00:00:00Z">
        <w:r>
          <w:t xml:space="preserve">, because</w:t>
        </w:r>
      </w:ins>
      <w:ins w:id="553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r>
          <m:t>B</m:t>
        </m:r>
      </m:oMath>
      <w:ins w:id="554" w:author="PR Preview" w:date="2026-01-01T00:00:00Z">
        <w:r>
          <w:t xml:space="preserve"> </w:t>
        </w:r>
      </w:ins>
      <w:ins w:id="555" w:author="PR Preview" w:date="2026-01-01T00:00:00Z">
        <w:r>
          <w:t xml:space="preserve">(</w:t>
        </w:r>
      </w:ins>
      <w:hyperlink w:anchor="exm-subset">
        <w:ins w:id="556" w:author="PR Preview" w:date="2026-01-01T00:00:00Z">
          <w:r>
            <w:rPr>
              <w:rStyle w:val="Hyperlink"/>
            </w:rPr>
            <w:t xml:space="preserve">Example 4</w:t>
          </w:r>
        </w:ins>
      </w:hyperlink>
      <w:ins w:id="557" w:author="PR Preview" w:date="2026-01-01T00:00:00Z">
        <w:r>
          <w:t xml:space="preserve">) and</w:t>
        </w:r>
      </w:ins>
      <w:ins w:id="558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∈</m:t>
        </m:r>
        <m:r>
          <m:t>B</m:t>
        </m:r>
      </m:oMath>
      <w:ins w:id="559" w:author="PR Preview" w:date="2026-01-01T00:00:00Z">
        <w:r>
          <w:t xml:space="preserve"> </w:t>
        </w:r>
      </w:ins>
      <w:ins w:id="560" w:author="PR Preview" w:date="2026-01-01T00:00:00Z">
        <w:r>
          <w:t xml:space="preserve">but</w:t>
        </w:r>
      </w:ins>
      <w:ins w:id="561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∉</m:t>
        </m:r>
        <m:r>
          <m:t>A</m:t>
        </m:r>
      </m:oMath>
      <w:ins w:id="562" w:author="PR Preview" w:date="2026-01-01T00:00:00Z">
        <w:r>
          <w:t xml:space="preserve">, so</w:t>
        </w:r>
      </w:ins>
      <w:ins w:id="563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≠</m:t>
        </m:r>
        <m:r>
          <m:t>B</m:t>
        </m:r>
      </m:oMath>
      <w:ins w:id="564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ins w:id="565" w:author="PR Preview" w:date="2026-01-01T00:00:00Z">
        <w:r>
          <w:t xml:space="preserve"> </w:t>
        </w:r>
      </w:ins>
      <w:ins w:id="566" w:author="PR Preview" w:date="2026-01-01T00:00:00Z">
        <w:r>
          <w:t xml:space="preserve">and</w:t>
        </w:r>
      </w:ins>
      <w:ins w:id="567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⊋</m:t>
        </m:r>
        <m:r>
          <m:t>A</m:t>
        </m:r>
      </m:oMath>
      <w:ins w:id="568" w:author="PR Preview" w:date="2026-01-01T00:00:00Z">
        <w:r>
          <w:t xml:space="preserve">, for the same reasons;</w:t>
        </w:r>
      </w:ins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ins w:id="569" w:author="PR Preview" w:date="2026-01-01T00:00:00Z">
        <w:r>
          <w:t xml:space="preserve">, but</w:t>
        </w:r>
      </w:ins>
      <w:ins w:id="570" w:author="PR Preview" w:date="2026-01-01T00:00:00Z">
        <w:r>
          <w:t xml:space="preserve"> </w:t>
        </w:r>
      </w:ins>
      <m:oMath>
        <m:r>
          <m:t>B</m:t>
        </m:r>
      </m:oMath>
      <w:ins w:id="571" w:author="PR Preview" w:date="2026-01-01T00:00:00Z">
        <w:r>
          <w:t xml:space="preserve"> </w:t>
        </w:r>
      </w:ins>
      <w:ins w:id="572" w:author="PR Preview" w:date="2026-01-01T00:00:00Z">
        <w:r>
          <w:t xml:space="preserve">is not a strict subset of itself, because</w:t>
        </w:r>
      </w:ins>
      <w:ins w:id="573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B</m:t>
        </m:r>
      </m:oMath>
      <w:ins w:id="574" w:author="PR Preview" w:date="2026-01-01T00:00:00Z">
        <w:r>
          <w:t xml:space="preserve">;</w:t>
        </w:r>
      </w:ins>
      <w:ins w:id="575" w:author="PR Preview" w:date="2026-01-01T00:00:00Z">
        <w:r>
          <w:t xml:space="preserve"> </w:t>
        </w:r>
      </w:ins>
      <w:ins w:id="576" w:author="PR Preview" w:date="2026-01-01T00:00:00Z">
        <w:r>
          <w:t xml:space="preserve">likewise</w:t>
        </w:r>
      </w:ins>
      <w:ins w:id="577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⊇</m:t>
        </m:r>
        <m:r>
          <m:t>B</m:t>
        </m:r>
      </m:oMath>
      <w:ins w:id="578" w:author="PR Preview" w:date="2026-01-01T00:00:00Z">
        <w:r>
          <w:t xml:space="preserve">, but</w:t>
        </w:r>
      </w:ins>
      <w:ins w:id="579" w:author="PR Preview" w:date="2026-01-01T00:00:00Z">
        <w:r>
          <w:t xml:space="preserve"> </w:t>
        </w:r>
      </w:ins>
      <m:oMath>
        <m:r>
          <m:t>B</m:t>
        </m:r>
      </m:oMath>
      <w:ins w:id="580" w:author="PR Preview" w:date="2026-01-01T00:00:00Z">
        <w:r>
          <w:t xml:space="preserve"> </w:t>
        </w:r>
      </w:ins>
      <w:ins w:id="581" w:author="PR Preview" w:date="2026-01-01T00:00:00Z">
        <w:r>
          <w:t xml:space="preserve">is not a strict superset of itself, because</w:t>
        </w:r>
      </w:ins>
      <w:ins w:id="582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B</m:t>
        </m:r>
      </m:oMath>
      <w:ins w:id="583" w:author="PR Preview" w:date="2026-01-01T00:00:00Z">
        <w:r>
          <w:t xml:space="preserve">.</w:t>
        </w:r>
      </w:ins>
    </w:p>
    <w:bookmarkEnd w:id="35"/>
    <w:bookmarkStart w:id="36" w:name="def-empty-set"/>
    <w:p>
      <w:pPr>
        <w:pStyle w:val="FirstParagraph"/>
      </w:pPr>
      <w:ins w:id="584" w:author="PR Preview" w:date="2026-01-01T00:00:00Z">
        <w:r>
          <w:rPr>
            <w:b/>
            <w:bCs/>
          </w:rPr>
          <w:t xml:space="preserve">Definition 12 (Empty set)</w:t>
        </w:r>
      </w:ins>
      <w:ins w:id="585" w:author="PR Preview" w:date="2026-01-01T00:00:00Z">
        <w:r>
          <w:t xml:space="preserve"> </w:t>
        </w:r>
      </w:ins>
      <w:ins w:id="586" w:author="PR Preview" w:date="2026-01-01T00:00:00Z">
        <w:r>
          <w:t xml:space="preserve">The</w:t>
        </w:r>
      </w:ins>
      <w:ins w:id="587" w:author="PR Preview" w:date="2026-01-01T00:00:00Z">
        <w:r>
          <w:t xml:space="preserve"> </w:t>
        </w:r>
      </w:ins>
      <w:ins w:id="588" w:author="PR Preview" w:date="2026-01-01T00:00:00Z">
        <w:r>
          <w:rPr>
            <w:b/>
            <w:bCs/>
          </w:rPr>
          <w:t xml:space="preserve">empty set</w:t>
        </w:r>
      </w:ins>
      <w:ins w:id="589" w:author="PR Preview" w:date="2026-01-01T00:00:00Z">
        <w:r>
          <w:t xml:space="preserve">, denoted</w:t>
        </w:r>
      </w:ins>
      <w:ins w:id="590" w:author="PR Preview" w:date="2026-01-01T00:00:00Z">
        <w:r>
          <w:t xml:space="preserve"> </w:t>
        </w:r>
      </w:ins>
      <m:oMath>
        <m:r>
          <m:rPr>
            <m:sty m:val="p"/>
          </m:rPr>
          <m:t>∅</m:t>
        </m:r>
      </m:oMath>
      <w:ins w:id="591" w:author="PR Preview" w:date="2026-01-01T00:00:00Z">
        <w:r>
          <w:t xml:space="preserve">,</w:t>
        </w:r>
      </w:ins>
      <w:ins w:id="592" w:author="PR Preview" w:date="2026-01-01T00:00:00Z">
        <w:r>
          <w:t xml:space="preserve"> </w:t>
        </w:r>
      </w:ins>
      <w:ins w:id="593" w:author="PR Preview" w:date="2026-01-01T00:00:00Z">
        <w:r>
          <w:t xml:space="preserve">is the set that has no elements.</w:t>
        </w:r>
      </w:ins>
    </w:p>
    <w:bookmarkEnd w:id="36"/>
    <w:bookmarkStart w:id="39" w:name="rem-empty-set-notation"/>
    <w:p>
      <w:pPr>
        <w:pStyle w:val="BodyText"/>
      </w:pPr>
      <w:ins w:id="594" w:author="PR Preview" w:date="2026-01-01T00:00:00Z">
        <w:r>
          <w:rPr>
            <w:i/>
            <w:iCs/>
          </w:rPr>
          <w:t xml:space="preserve">Remark 5</w:t>
        </w:r>
      </w:ins>
      <w:ins w:id="595" w:author="PR Preview" w:date="2026-01-01T00:00:00Z">
        <w:r>
          <w:t xml:space="preserve"> (Other notation for the empty set). </w:t>
        </w:r>
      </w:ins>
      <w:ins w:id="596" w:author="PR Preview" w:date="2026-01-01T00:00:00Z">
        <w:r>
          <w:t xml:space="preserve">Other sources write</w:t>
        </w:r>
      </w:ins>
      <w:ins w:id="597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ins w:id="598" w:author="PR Preview" w:date="2026-01-01T00:00:00Z">
        <w:r>
          <w:t xml:space="preserve"> </w:t>
        </w:r>
      </w:ins>
      <w:ins w:id="599" w:author="PR Preview" w:date="2026-01-01T00:00:00Z">
        <w:r>
          <w:t xml:space="preserve">for</w:t>
        </w:r>
      </w:ins>
      <w:ins w:id="600" w:author="PR Preview" w:date="2026-01-01T00:00:00Z">
        <w:r>
          <w:t xml:space="preserve"> </w:t>
        </w:r>
      </w:ins>
      <m:oMath>
        <m:r>
          <m:rPr>
            <m:sty m:val="p"/>
          </m:rPr>
          <m:t>∅</m:t>
        </m:r>
      </m:oMath>
      <w:ins w:id="601" w:author="PR Preview" w:date="2026-01-01T00:00:00Z">
        <w:r>
          <w:t xml:space="preserve"> </w:t>
        </w:r>
      </w:ins>
      <w:ins w:id="602" w:author="PR Preview" w:date="2026-01-01T00:00:00Z">
        <w:r>
          <w:t xml:space="preserve">(see</w:t>
        </w:r>
      </w:ins>
      <w:ins w:id="603" w:author="PR Preview" w:date="2026-01-01T00:00:00Z">
        <w:r>
          <w:t xml:space="preserve"> </w:t>
        </w:r>
      </w:ins>
      <w:hyperlink r:id="rId37">
        <w:ins w:id="604" w:author="PR Preview" w:date="2026-01-01T00:00:00Z">
          <w:r>
            <w:rPr>
              <w:rStyle w:val="Hyperlink"/>
            </w:rPr>
            <w:t xml:space="preserve">Wikipedia: Empty set</w:t>
          </w:r>
        </w:ins>
      </w:hyperlink>
      <w:ins w:id="605" w:author="PR Preview" w:date="2026-01-01T00:00:00Z">
        <w:r>
          <w:t xml:space="preserve">).</w:t>
        </w:r>
      </w:ins>
      <w:ins w:id="606" w:author="PR Preview" w:date="2026-01-01T00:00:00Z">
        <w:r>
          <w:t xml:space="preserve"> </w:t>
        </w:r>
      </w:ins>
      <w:ins w:id="607" w:author="PR Preview" w:date="2026-01-01T00:00:00Z">
        <w:r>
          <w:t xml:space="preserve">Some sources call it the</w:t>
        </w:r>
      </w:ins>
      <w:ins w:id="608" w:author="PR Preview" w:date="2026-01-01T00:00:00Z">
        <w:r>
          <w:t xml:space="preserve"> </w:t>
        </w:r>
      </w:ins>
      <w:ins w:id="609" w:author="PR Preview" w:date="2026-01-01T00:00:00Z">
        <w:r>
          <w:rPr>
            <w:b/>
            <w:bCs/>
          </w:rPr>
          <w:t xml:space="preserve">null set</w:t>
        </w:r>
      </w:ins>
      <w:ins w:id="610" w:author="PR Preview" w:date="2026-01-01T00:00:00Z">
        <w:r>
          <w:t xml:space="preserve">,</w:t>
        </w:r>
      </w:ins>
      <w:ins w:id="611" w:author="PR Preview" w:date="2026-01-01T00:00:00Z">
        <w:r>
          <w:t xml:space="preserve"> </w:t>
        </w:r>
      </w:ins>
      <w:ins w:id="612" w:author="PR Preview" w:date="2026-01-01T00:00:00Z">
        <w:r>
          <w:t xml:space="preserve">but in measure theory a</w:t>
        </w:r>
      </w:ins>
      <w:ins w:id="613" w:author="PR Preview" w:date="2026-01-01T00:00:00Z">
        <w:r>
          <w:t xml:space="preserve"> </w:t>
        </w:r>
      </w:ins>
      <w:ins w:id="614" w:author="PR Preview" w:date="2026-01-01T00:00:00Z">
        <w:r>
          <w:t xml:space="preserve">“null set”</w:t>
        </w:r>
      </w:ins>
      <w:ins w:id="615" w:author="PR Preview" w:date="2026-01-01T00:00:00Z">
        <w:r>
          <w:t xml:space="preserve"> </w:t>
        </w:r>
      </w:ins>
      <w:ins w:id="616" w:author="PR Preview" w:date="2026-01-01T00:00:00Z">
        <w:r>
          <w:t xml:space="preserve">usually means a set of</w:t>
        </w:r>
      </w:ins>
      <w:ins w:id="617" w:author="PR Preview" w:date="2026-01-01T00:00:00Z">
        <w:r>
          <w:t xml:space="preserve"> </w:t>
        </w:r>
      </w:ins>
      <w:hyperlink r:id="rId38">
        <w:ins w:id="618" w:author="PR Preview" w:date="2026-01-01T00:00:00Z">
          <w:r>
            <w:rPr>
              <w:rStyle w:val="Hyperlink"/>
            </w:rPr>
            <w:t xml:space="preserve">measure zero</w:t>
          </w:r>
        </w:ins>
      </w:hyperlink>
      <w:ins w:id="619" w:author="PR Preview" w:date="2026-01-01T00:00:00Z">
        <w:r>
          <w:t xml:space="preserve">,</w:t>
        </w:r>
      </w:ins>
      <w:ins w:id="620" w:author="PR Preview" w:date="2026-01-01T00:00:00Z">
        <w:r>
          <w:t xml:space="preserve"> </w:t>
        </w:r>
      </w:ins>
      <w:ins w:id="621" w:author="PR Preview" w:date="2026-01-01T00:00:00Z">
        <w:r>
          <w:t xml:space="preserve">which need not be empty.</w:t>
        </w:r>
      </w:ins>
      <w:ins w:id="622" w:author="PR Preview" w:date="2026-01-01T00:00:00Z">
        <w:r>
          <w:t xml:space="preserve"> </w:t>
        </w:r>
      </w:ins>
      <w:ins w:id="623" w:author="PR Preview" w:date="2026-01-01T00:00:00Z">
        <w:r>
          <w:t xml:space="preserve">For example, the interval</w:t>
        </w:r>
      </w:ins>
      <w:ins w:id="624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ins w:id="625" w:author="PR Preview" w:date="2026-01-01T00:00:00Z">
        <w:r>
          <w:t xml:space="preserve"> </w:t>
        </w:r>
      </w:ins>
      <w:ins w:id="626" w:author="PR Preview" w:date="2026-01-01T00:00:00Z">
        <w:r>
          <w:t xml:space="preserve">has length</w:t>
        </w:r>
      </w:ins>
      <w:ins w:id="627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ins w:id="628" w:author="PR Preview" w:date="2026-01-01T00:00:00Z">
        <w:r>
          <w:t xml:space="preserve">,</w:t>
        </w:r>
      </w:ins>
      <w:ins w:id="629" w:author="PR Preview" w:date="2026-01-01T00:00:00Z">
        <w:r>
          <w:t xml:space="preserve"> </w:t>
        </w:r>
      </w:ins>
      <w:ins w:id="630" w:author="PR Preview" w:date="2026-01-01T00:00:00Z">
        <w:r>
          <w:t xml:space="preserve">so it is a null set in that sense,</w:t>
        </w:r>
      </w:ins>
      <w:ins w:id="631" w:author="PR Preview" w:date="2026-01-01T00:00:00Z">
        <w:r>
          <w:t xml:space="preserve"> </w:t>
        </w:r>
      </w:ins>
      <w:ins w:id="632" w:author="PR Preview" w:date="2026-01-01T00:00:00Z">
        <w:r>
          <w:t xml:space="preserve">but it is not empty, because</w:t>
        </w:r>
      </w:ins>
      <w:ins w:id="633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ins w:id="634" w:author="PR Preview" w:date="2026-01-01T00:00:00Z">
        <w:r>
          <w:t xml:space="preserve">.</w:t>
        </w:r>
      </w:ins>
    </w:p>
    <w:bookmarkEnd w:id="39"/>
    <w:bookmarkStart w:id="40" w:name="exm-empty-set"/>
    <w:p>
      <w:pPr>
        <w:pStyle w:val="BodyText"/>
      </w:pPr>
      <w:ins w:id="635" w:author="PR Preview" w:date="2026-01-01T00:00:00Z">
        <w:r>
          <w:rPr>
            <w:b/>
            <w:bCs/>
          </w:rPr>
          <w:t xml:space="preserve">Example 6 (Impossible die rolls)</w:t>
        </w:r>
      </w:ins>
      <w:ins w:id="636" w:author="PR Preview" w:date="2026-01-01T00:00:00Z">
        <w:r>
          <w:t xml:space="preserve"> </w:t>
        </w:r>
      </w:ins>
      <w:ins w:id="637" w:author="PR Preview" w:date="2026-01-01T00:00:00Z">
        <w:r>
          <w:t xml:space="preserve">No roll of a six-sided die is greater than 6,</w:t>
        </w:r>
      </w:ins>
      <w:ins w:id="638" w:author="PR Preview" w:date="2026-01-01T00:00:00Z">
        <w:r>
          <w:t xml:space="preserve"> </w:t>
        </w:r>
      </w:ins>
      <w:ins w:id="639" w:author="PR Preview" w:date="2026-01-01T00:00:00Z">
        <w:r>
          <w:t xml:space="preserve">so</w:t>
        </w:r>
      </w:ins>
      <w:ins w:id="640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ins w:id="641" w:author="PR Preview" w:date="2026-01-01T00:00:00Z">
        <w:r>
          <w:t xml:space="preserve">.</w:t>
        </w:r>
      </w:ins>
    </w:p>
    <w:bookmarkEnd w:id="40"/>
    <w:bookmarkStart w:id="41" w:name="def-vacuous-truth"/>
    <w:p>
      <w:pPr>
        <w:pStyle w:val="BodyText"/>
      </w:pPr>
      <w:ins w:id="642" w:author="PR Preview" w:date="2026-01-01T00:00:00Z">
        <w:r>
          <w:rPr>
            <w:b/>
            <w:bCs/>
          </w:rPr>
          <w:t xml:space="preserve">Definition 13 (Vacuous truth)</w:t>
        </w:r>
      </w:ins>
      <w:ins w:id="643" w:author="PR Preview" w:date="2026-01-01T00:00:00Z">
        <w:r>
          <w:t xml:space="preserve"> </w:t>
        </w:r>
      </w:ins>
      <w:ins w:id="644" w:author="PR Preview" w:date="2026-01-01T00:00:00Z">
        <w:r>
          <w:t xml:space="preserve">A statement of the form</w:t>
        </w:r>
      </w:ins>
      <w:ins w:id="645" w:author="PR Preview" w:date="2026-01-01T00:00:00Z">
        <w:r>
          <w:t xml:space="preserve"> </w:t>
        </w:r>
      </w:ins>
      <w:ins w:id="646" w:author="PR Preview" w:date="2026-01-01T00:00:00Z">
        <w:r>
          <w:t xml:space="preserve">“every element of</w:t>
        </w:r>
      </w:ins>
      <w:ins w:id="647" w:author="PR Preview" w:date="2026-01-01T00:00:00Z">
        <w:r>
          <w:t xml:space="preserve"> </w:t>
        </w:r>
      </w:ins>
      <m:oMath>
        <m:r>
          <m:t>A</m:t>
        </m:r>
      </m:oMath>
      <w:ins w:id="648" w:author="PR Preview" w:date="2026-01-01T00:00:00Z">
        <w:r>
          <w:t xml:space="preserve"> </w:t>
        </w:r>
      </w:ins>
      <w:ins w:id="649" w:author="PR Preview" w:date="2026-01-01T00:00:00Z">
        <w:r>
          <w:t xml:space="preserve">has property</w:t>
        </w:r>
      </w:ins>
      <w:ins w:id="650" w:author="PR Preview" w:date="2026-01-01T00:00:00Z">
        <w:r>
          <w:t xml:space="preserve"> </w:t>
        </w:r>
      </w:ins>
      <m:oMath>
        <m:r>
          <m:t>P</m:t>
        </m:r>
      </m:oMath>
      <w:ins w:id="651" w:author="PR Preview" w:date="2026-01-01T00:00:00Z">
        <w:r>
          <w:t xml:space="preserve">”</w:t>
        </w:r>
      </w:ins>
      <w:ins w:id="652" w:author="PR Preview" w:date="2026-01-01T00:00:00Z">
        <w:r>
          <w:t xml:space="preserve"> </w:t>
        </w:r>
      </w:ins>
      <w:ins w:id="653" w:author="PR Preview" w:date="2026-01-01T00:00:00Z">
        <w:r>
          <w:t xml:space="preserve">is</w:t>
        </w:r>
      </w:ins>
      <w:ins w:id="654" w:author="PR Preview" w:date="2026-01-01T00:00:00Z">
        <w:r>
          <w:t xml:space="preserve"> </w:t>
        </w:r>
      </w:ins>
      <w:ins w:id="655" w:author="PR Preview" w:date="2026-01-01T00:00:00Z">
        <w:r>
          <w:rPr>
            <w:b/>
            <w:bCs/>
          </w:rPr>
          <w:t xml:space="preserve">vacuously true</w:t>
        </w:r>
      </w:ins>
      <w:ins w:id="656" w:author="PR Preview" w:date="2026-01-01T00:00:00Z">
        <w:r>
          <w:t xml:space="preserve"> </w:t>
        </w:r>
      </w:ins>
      <w:ins w:id="657" w:author="PR Preview" w:date="2026-01-01T00:00:00Z">
        <w:r>
          <w:t xml:space="preserve">when</w:t>
        </w:r>
      </w:ins>
      <w:ins w:id="658" w:author="PR Preview" w:date="2026-01-01T00:00:00Z">
        <w:r>
          <w:t xml:space="preserve"> </w:t>
        </w:r>
      </w:ins>
      <m:oMath>
        <m:r>
          <m:t>A</m:t>
        </m:r>
      </m:oMath>
      <w:ins w:id="659" w:author="PR Preview" w:date="2026-01-01T00:00:00Z">
        <w:r>
          <w:t xml:space="preserve"> </w:t>
        </w:r>
      </w:ins>
      <w:ins w:id="660" w:author="PR Preview" w:date="2026-01-01T00:00:00Z">
        <w:r>
          <w:t xml:space="preserve">is the</w:t>
        </w:r>
      </w:ins>
      <w:ins w:id="661" w:author="PR Preview" w:date="2026-01-01T00:00:00Z">
        <w:r>
          <w:t xml:space="preserve"> </w:t>
        </w:r>
      </w:ins>
      <w:hyperlink w:anchor="def-empty-set">
        <w:ins w:id="662" w:author="PR Preview" w:date="2026-01-01T00:00:00Z">
          <w:r>
            <w:rPr>
              <w:rStyle w:val="Hyperlink"/>
            </w:rPr>
            <w:t xml:space="preserve">empty set</w:t>
          </w:r>
        </w:ins>
      </w:hyperlink>
      <w:ins w:id="663" w:author="PR Preview" w:date="2026-01-01T00:00:00Z">
        <w:r>
          <w:t xml:space="preserve">:</w:t>
        </w:r>
      </w:ins>
      <w:ins w:id="664" w:author="PR Preview" w:date="2026-01-01T00:00:00Z">
        <w:r>
          <w:t xml:space="preserve"> </w:t>
        </w:r>
      </w:ins>
      <m:oMath>
        <m:r>
          <m:t>A</m:t>
        </m:r>
      </m:oMath>
      <w:ins w:id="665" w:author="PR Preview" w:date="2026-01-01T00:00:00Z">
        <w:r>
          <w:t xml:space="preserve"> </w:t>
        </w:r>
      </w:ins>
      <w:ins w:id="666" w:author="PR Preview" w:date="2026-01-01T00:00:00Z">
        <w:r>
          <w:t xml:space="preserve">has no elements,</w:t>
        </w:r>
      </w:ins>
      <w:ins w:id="667" w:author="PR Preview" w:date="2026-01-01T00:00:00Z">
        <w:r>
          <w:t xml:space="preserve"> </w:t>
        </w:r>
      </w:ins>
      <w:ins w:id="668" w:author="PR Preview" w:date="2026-01-01T00:00:00Z">
        <w:r>
          <w:t xml:space="preserve">so no element of</w:t>
        </w:r>
      </w:ins>
      <w:ins w:id="669" w:author="PR Preview" w:date="2026-01-01T00:00:00Z">
        <w:r>
          <w:t xml:space="preserve"> </w:t>
        </w:r>
      </w:ins>
      <m:oMath>
        <m:r>
          <m:t>A</m:t>
        </m:r>
      </m:oMath>
      <w:ins w:id="670" w:author="PR Preview" w:date="2026-01-01T00:00:00Z">
        <w:r>
          <w:t xml:space="preserve"> </w:t>
        </w:r>
      </w:ins>
      <w:ins w:id="671" w:author="PR Preview" w:date="2026-01-01T00:00:00Z">
        <w:r>
          <w:t xml:space="preserve">fails to have property</w:t>
        </w:r>
      </w:ins>
      <w:ins w:id="672" w:author="PR Preview" w:date="2026-01-01T00:00:00Z">
        <w:r>
          <w:t xml:space="preserve"> </w:t>
        </w:r>
      </w:ins>
      <m:oMath>
        <m:r>
          <m:t>P</m:t>
        </m:r>
      </m:oMath>
      <w:ins w:id="673" w:author="PR Preview" w:date="2026-01-01T00:00:00Z">
        <w:r>
          <w:t xml:space="preserve">.</w:t>
        </w:r>
      </w:ins>
    </w:p>
    <w:bookmarkEnd w:id="41"/>
    <w:bookmarkStart w:id="42" w:name="exm-vacuous-truth"/>
    <w:p>
      <w:pPr>
        <w:pStyle w:val="BodyText"/>
      </w:pPr>
      <w:ins w:id="674" w:author="PR Preview" w:date="2026-01-01T00:00:00Z">
        <w:r>
          <w:rPr>
            <w:b/>
            <w:bCs/>
          </w:rPr>
          <w:t xml:space="preserve">Example 7 (Every impossible die roll is even)</w:t>
        </w:r>
      </w:ins>
      <w:ins w:id="675" w:author="PR Preview" w:date="2026-01-01T00:00:00Z">
        <w:r>
          <w:t xml:space="preserve"> </w:t>
        </w:r>
      </w:ins>
      <w:ins w:id="676" w:author="PR Preview" w:date="2026-01-01T00:00:00Z">
        <w:r>
          <w:t xml:space="preserve">The set of die rolls greater than 6 is</w:t>
        </w:r>
      </w:ins>
      <w:ins w:id="677" w:author="PR Preview" w:date="2026-01-01T00:00:00Z">
        <w:r>
          <w:t xml:space="preserve"> </w:t>
        </w:r>
      </w:ins>
      <m:oMath>
        <m:r>
          <m:rPr>
            <m:sty m:val="p"/>
          </m:rPr>
          <m:t>∅</m:t>
        </m:r>
      </m:oMath>
      <w:ins w:id="678" w:author="PR Preview" w:date="2026-01-01T00:00:00Z">
        <w:r>
          <w:t xml:space="preserve"> </w:t>
        </w:r>
      </w:ins>
      <w:ins w:id="679" w:author="PR Preview" w:date="2026-01-01T00:00:00Z">
        <w:r>
          <w:t xml:space="preserve">(</w:t>
        </w:r>
      </w:ins>
      <w:hyperlink w:anchor="exm-empty-set">
        <w:ins w:id="680" w:author="PR Preview" w:date="2026-01-01T00:00:00Z">
          <w:r>
            <w:rPr>
              <w:rStyle w:val="Hyperlink"/>
            </w:rPr>
            <w:t xml:space="preserve">Example 6</w:t>
          </w:r>
        </w:ins>
      </w:hyperlink>
      <w:ins w:id="681" w:author="PR Preview" w:date="2026-01-01T00:00:00Z">
        <w:r>
          <w:t xml:space="preserve">).</w:t>
        </w:r>
      </w:ins>
      <w:ins w:id="682" w:author="PR Preview" w:date="2026-01-01T00:00:00Z">
        <w:r>
          <w:t xml:space="preserve"> </w:t>
        </w:r>
      </w:ins>
      <w:ins w:id="683" w:author="PR Preview" w:date="2026-01-01T00:00:00Z">
        <w:r>
          <w:t xml:space="preserve">So</w:t>
        </w:r>
      </w:ins>
      <w:ins w:id="684" w:author="PR Preview" w:date="2026-01-01T00:00:00Z">
        <w:r>
          <w:t xml:space="preserve"> </w:t>
        </w:r>
      </w:ins>
      <w:ins w:id="685" w:author="PR Preview" w:date="2026-01-01T00:00:00Z">
        <w:r>
          <w:t xml:space="preserve">“every die roll greater than 6 is even”</w:t>
        </w:r>
      </w:ins>
      <w:ins w:id="686" w:author="PR Preview" w:date="2026-01-01T00:00:00Z">
        <w:r>
          <w:t xml:space="preserve"> </w:t>
        </w:r>
      </w:ins>
      <w:ins w:id="687" w:author="PR Preview" w:date="2026-01-01T00:00:00Z">
        <w:r>
          <w:t xml:space="preserve">is vacuously true,</w:t>
        </w:r>
      </w:ins>
      <w:ins w:id="688" w:author="PR Preview" w:date="2026-01-01T00:00:00Z">
        <w:r>
          <w:t xml:space="preserve"> </w:t>
        </w:r>
      </w:ins>
      <w:ins w:id="689" w:author="PR Preview" w:date="2026-01-01T00:00:00Z">
        <w:r>
          <w:t xml:space="preserve">and so is</w:t>
        </w:r>
      </w:ins>
      <w:ins w:id="690" w:author="PR Preview" w:date="2026-01-01T00:00:00Z">
        <w:r>
          <w:t xml:space="preserve"> </w:t>
        </w:r>
      </w:ins>
      <w:ins w:id="691" w:author="PR Preview" w:date="2026-01-01T00:00:00Z">
        <w:r>
          <w:t xml:space="preserve">“every die roll greater than 6 is odd”</w:t>
        </w:r>
      </w:ins>
      <w:ins w:id="692" w:author="PR Preview" w:date="2026-01-01T00:00:00Z">
        <w:r>
          <w:t xml:space="preserve">:</w:t>
        </w:r>
      </w:ins>
      <w:ins w:id="693" w:author="PR Preview" w:date="2026-01-01T00:00:00Z">
        <w:r>
          <w:t xml:space="preserve"> </w:t>
        </w:r>
      </w:ins>
      <w:ins w:id="694" w:author="PR Preview" w:date="2026-01-01T00:00:00Z">
        <w:r>
          <w:t xml:space="preserve">there is no such roll to fail either statement.</w:t>
        </w:r>
      </w:ins>
    </w:p>
    <w:bookmarkEnd w:id="42"/>
    <w:bookmarkStart w:id="43" w:name="thm-empty-set-unique"/>
    <w:p>
      <w:pPr>
        <w:pStyle w:val="BodyText"/>
      </w:pPr>
      <w:ins w:id="695" w:author="PR Preview" w:date="2026-01-01T00:00:00Z">
        <w:r>
          <w:rPr>
            <w:b/>
            <w:bCs/>
          </w:rPr>
          <w:t xml:space="preserve">Theorem 2 (There is only one empty set)</w:t>
        </w:r>
      </w:ins>
      <w:ins w:id="696" w:author="PR Preview" w:date="2026-01-01T00:00:00Z">
        <w:r>
          <w:t xml:space="preserve"> </w:t>
        </w:r>
      </w:ins>
      <w:ins w:id="697" w:author="PR Preview" w:date="2026-01-01T00:00:00Z">
        <w:r>
          <w:t xml:space="preserve">If</w:t>
        </w:r>
      </w:ins>
      <w:ins w:id="698" w:author="PR Preview" w:date="2026-01-01T00:00:00Z">
        <w:r>
          <w:t xml:space="preserve"> </w:t>
        </w:r>
      </w:ins>
      <m:oMath>
        <m:sSub>
          <m:e>
            <m:r>
              <m:t>E</m:t>
            </m:r>
          </m:e>
          <m:sub>
            <m:r>
              <m:t>1</m:t>
            </m:r>
          </m:sub>
        </m:sSub>
      </m:oMath>
      <w:ins w:id="699" w:author="PR Preview" w:date="2026-01-01T00:00:00Z">
        <w:r>
          <w:t xml:space="preserve"> </w:t>
        </w:r>
      </w:ins>
      <w:ins w:id="700" w:author="PR Preview" w:date="2026-01-01T00:00:00Z">
        <w:r>
          <w:t xml:space="preserve">and</w:t>
        </w:r>
      </w:ins>
      <w:ins w:id="701" w:author="PR Preview" w:date="2026-01-01T00:00:00Z">
        <w:r>
          <w:t xml:space="preserve"> </w:t>
        </w:r>
      </w:ins>
      <m:oMath>
        <m:sSub>
          <m:e>
            <m:r>
              <m:t>E</m:t>
            </m:r>
          </m:e>
          <m:sub>
            <m:r>
              <m:t>2</m:t>
            </m:r>
          </m:sub>
        </m:sSub>
      </m:oMath>
      <w:ins w:id="702" w:author="PR Preview" w:date="2026-01-01T00:00:00Z">
        <w:r>
          <w:t xml:space="preserve"> </w:t>
        </w:r>
      </w:ins>
      <w:ins w:id="703" w:author="PR Preview" w:date="2026-01-01T00:00:00Z">
        <w:r>
          <w:t xml:space="preserve">are sets with no elements,</w:t>
        </w:r>
      </w:ins>
      <w:ins w:id="704" w:author="PR Preview" w:date="2026-01-01T00:00:00Z">
        <w:r>
          <w:t xml:space="preserve"> </w:t>
        </w:r>
      </w:ins>
      <w:ins w:id="705" w:author="PR Preview" w:date="2026-01-01T00:00:00Z">
        <w:r>
          <w:t xml:space="preserve">then</w:t>
        </w:r>
      </w:ins>
      <w:ins w:id="706" w:author="PR Preview" w:date="2026-01-01T00:00:00Z">
        <w:r>
          <w:t xml:space="preserve"> </w:t>
        </w:r>
      </w:ins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ins w:id="707" w:author="PR Preview" w:date="2026-01-01T00:00:00Z">
        <w:r>
          <w:t xml:space="preserve">.</w:t>
        </w:r>
      </w:ins>
    </w:p>
    <w:bookmarkEnd w:id="43"/>
    <w:p>
      <w:pPr>
        <w:pStyle w:val="BodyText"/>
      </w:pPr>
      <w:ins w:id="708" w:author="PR Preview" w:date="2026-01-01T00:00:00Z">
        <w:r>
          <w:rPr>
            <w:i/>
            <w:iCs/>
          </w:rPr>
          <w:t xml:space="preserve">Proof</w:t>
        </w:r>
      </w:ins>
      <w:ins w:id="709" w:author="PR Preview" w:date="2026-01-01T00:00:00Z">
        <w:r>
          <w:t xml:space="preserve">. </w:t>
        </w:r>
      </w:ins>
      <w:ins w:id="710" w:author="PR Preview" w:date="2026-01-01T00:00:00Z">
        <w:r>
          <w:t xml:space="preserve">Neither set has any elements,</w:t>
        </w:r>
      </w:ins>
      <w:ins w:id="711" w:author="PR Preview" w:date="2026-01-01T00:00:00Z">
        <w:r>
          <w:t xml:space="preserve"> </w:t>
        </w:r>
      </w:ins>
      <w:ins w:id="712" w:author="PR Preview" w:date="2026-01-01T00:00:00Z">
        <w:r>
          <w:t xml:space="preserve">so every element of</w:t>
        </w:r>
      </w:ins>
      <w:ins w:id="713" w:author="PR Preview" w:date="2026-01-01T00:00:00Z">
        <w:r>
          <w:t xml:space="preserve"> </w:t>
        </w:r>
      </w:ins>
      <m:oMath>
        <m:sSub>
          <m:e>
            <m:r>
              <m:t>E</m:t>
            </m:r>
          </m:e>
          <m:sub>
            <m:r>
              <m:t>1</m:t>
            </m:r>
          </m:sub>
        </m:sSub>
      </m:oMath>
      <w:ins w:id="714" w:author="PR Preview" w:date="2026-01-01T00:00:00Z">
        <w:r>
          <w:t xml:space="preserve"> </w:t>
        </w:r>
      </w:ins>
      <w:ins w:id="715" w:author="PR Preview" w:date="2026-01-01T00:00:00Z">
        <w:r>
          <w:t xml:space="preserve">is an element of</w:t>
        </w:r>
      </w:ins>
      <w:ins w:id="716" w:author="PR Preview" w:date="2026-01-01T00:00:00Z">
        <w:r>
          <w:t xml:space="preserve"> </w:t>
        </w:r>
      </w:ins>
      <m:oMath>
        <m:sSub>
          <m:e>
            <m:r>
              <m:t>E</m:t>
            </m:r>
          </m:e>
          <m:sub>
            <m:r>
              <m:t>2</m:t>
            </m:r>
          </m:sub>
        </m:sSub>
      </m:oMath>
      <w:ins w:id="717" w:author="PR Preview" w:date="2026-01-01T00:00:00Z">
        <w:r>
          <w:t xml:space="preserve"> </w:t>
        </w:r>
      </w:ins>
      <w:ins w:id="718" w:author="PR Preview" w:date="2026-01-01T00:00:00Z">
        <w:r>
          <w:t xml:space="preserve">and vice versa,</w:t>
        </w:r>
      </w:ins>
      <w:ins w:id="719" w:author="PR Preview" w:date="2026-01-01T00:00:00Z">
        <w:r>
          <w:t xml:space="preserve"> </w:t>
        </w:r>
      </w:ins>
      <w:hyperlink w:anchor="def-vacuous-truth">
        <w:ins w:id="720" w:author="PR Preview" w:date="2026-01-01T00:00:00Z">
          <w:r>
            <w:rPr>
              <w:rStyle w:val="Hyperlink"/>
            </w:rPr>
            <w:t xml:space="preserve">vacuously</w:t>
          </w:r>
        </w:ins>
      </w:hyperlink>
      <w:ins w:id="721" w:author="PR Preview" w:date="2026-01-01T00:00:00Z">
        <w:r>
          <w:t xml:space="preserve">.</w:t>
        </w:r>
      </w:ins>
      <w:ins w:id="722" w:author="PR Preview" w:date="2026-01-01T00:00:00Z">
        <w:r>
          <w:t xml:space="preserve"> </w:t>
        </w:r>
      </w:ins>
      <w:ins w:id="723" w:author="PR Preview" w:date="2026-01-01T00:00:00Z">
        <w:r>
          <w:t xml:space="preserve">Sets with the same elements are equal (</w:t>
        </w:r>
      </w:ins>
      <w:hyperlink w:anchor="def-set">
        <w:ins w:id="724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725" w:author="PR Preview" w:date="2026-01-01T00:00:00Z">
        <w:r>
          <w:t xml:space="preserve">).</w:t>
        </w:r>
      </w:ins>
    </w:p>
    <w:bookmarkStart w:id="44" w:name="thm-empty-subset"/>
    <w:p>
      <w:pPr>
        <w:pStyle w:val="BodyText"/>
      </w:pPr>
      <w:ins w:id="726" w:author="PR Preview" w:date="2026-01-01T00:00:00Z">
        <w:r>
          <w:rPr>
            <w:b/>
            <w:bCs/>
          </w:rPr>
          <w:t xml:space="preserve">Theorem 3 (The empty set is a subset of every set)</w:t>
        </w:r>
      </w:ins>
      <w:ins w:id="727" w:author="PR Preview" w:date="2026-01-01T00:00:00Z">
        <w:r>
          <w:t xml:space="preserve"> </w:t>
        </w:r>
      </w:ins>
      <w:ins w:id="728" w:author="PR Preview" w:date="2026-01-01T00:00:00Z">
        <w:r>
          <w:t xml:space="preserve">For every set</w:t>
        </w:r>
      </w:ins>
      <w:ins w:id="729" w:author="PR Preview" w:date="2026-01-01T00:00:00Z">
        <w:r>
          <w:t xml:space="preserve"> </w:t>
        </w:r>
      </w:ins>
      <m:oMath>
        <m:r>
          <m:t>A</m:t>
        </m:r>
      </m:oMath>
      <w:ins w:id="730" w:author="PR Preview" w:date="2026-01-01T00:00:00Z">
        <w:r>
          <w:t xml:space="preserve">,</w:t>
        </w:r>
      </w:ins>
      <w:ins w:id="731" w:author="PR Preview" w:date="2026-01-01T00:00:00Z">
        <w:r>
          <w:t xml:space="preserve"> </w:t>
        </w:r>
      </w:ins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ins w:id="732" w:author="PR Preview" w:date="2026-01-01T00:00:00Z">
        <w:r>
          <w:t xml:space="preserve">.</w:t>
        </w:r>
      </w:ins>
    </w:p>
    <w:bookmarkEnd w:id="44"/>
    <w:p>
      <w:pPr>
        <w:pStyle w:val="BodyText"/>
      </w:pPr>
      <w:ins w:id="733" w:author="PR Preview" w:date="2026-01-01T00:00:00Z">
        <w:r>
          <w:rPr>
            <w:i/>
            <w:iCs/>
          </w:rPr>
          <w:t xml:space="preserve">Proof</w:t>
        </w:r>
      </w:ins>
      <w:ins w:id="734" w:author="PR Preview" w:date="2026-01-01T00:00:00Z">
        <w:r>
          <w:t xml:space="preserve">. </w:t>
        </w:r>
      </w:ins>
      <w:ins w:id="735" w:author="PR Preview" w:date="2026-01-01T00:00:00Z">
        <w:r>
          <w:t xml:space="preserve">By</w:t>
        </w:r>
      </w:ins>
      <w:ins w:id="736" w:author="PR Preview" w:date="2026-01-01T00:00:00Z">
        <w:r>
          <w:t xml:space="preserve"> </w:t>
        </w:r>
      </w:ins>
      <w:hyperlink w:anchor="def-subset">
        <w:ins w:id="737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738" w:author="PR Preview" w:date="2026-01-01T00:00:00Z">
        <w:r>
          <w:t xml:space="preserve">,</w:t>
        </w:r>
      </w:ins>
      <w:ins w:id="739" w:author="PR Preview" w:date="2026-01-01T00:00:00Z">
        <w:r>
          <w:t xml:space="preserve"> </w:t>
        </w:r>
      </w:ins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ins w:id="740" w:author="PR Preview" w:date="2026-01-01T00:00:00Z">
        <w:r>
          <w:t xml:space="preserve"> </w:t>
        </w:r>
      </w:ins>
      <w:ins w:id="741" w:author="PR Preview" w:date="2026-01-01T00:00:00Z">
        <w:r>
          <w:t xml:space="preserve">fails only if</w:t>
        </w:r>
      </w:ins>
      <w:ins w:id="742" w:author="PR Preview" w:date="2026-01-01T00:00:00Z">
        <w:r>
          <w:t xml:space="preserve"> </w:t>
        </w:r>
      </w:ins>
      <w:ins w:id="743" w:author="PR Preview" w:date="2026-01-01T00:00:00Z">
        <w:r>
          <w:t xml:space="preserve">some element of</w:t>
        </w:r>
      </w:ins>
      <w:ins w:id="744" w:author="PR Preview" w:date="2026-01-01T00:00:00Z">
        <w:r>
          <w:t xml:space="preserve"> </w:t>
        </w:r>
      </w:ins>
      <m:oMath>
        <m:r>
          <m:rPr>
            <m:sty m:val="p"/>
          </m:rPr>
          <m:t>∅</m:t>
        </m:r>
      </m:oMath>
      <w:ins w:id="745" w:author="PR Preview" w:date="2026-01-01T00:00:00Z">
        <w:r>
          <w:t xml:space="preserve"> </w:t>
        </w:r>
      </w:ins>
      <w:ins w:id="746" w:author="PR Preview" w:date="2026-01-01T00:00:00Z">
        <w:r>
          <w:t xml:space="preserve">is not in</w:t>
        </w:r>
      </w:ins>
      <w:ins w:id="747" w:author="PR Preview" w:date="2026-01-01T00:00:00Z">
        <w:r>
          <w:t xml:space="preserve"> </w:t>
        </w:r>
      </w:ins>
      <m:oMath>
        <m:r>
          <m:t>A</m:t>
        </m:r>
      </m:oMath>
      <w:ins w:id="748" w:author="PR Preview" w:date="2026-01-01T00:00:00Z">
        <w:r>
          <w:t xml:space="preserve">.</w:t>
        </w:r>
      </w:ins>
      <w:ins w:id="749" w:author="PR Preview" w:date="2026-01-01T00:00:00Z">
        <w:r>
          <w:t xml:space="preserve"> </w:t>
        </w:r>
      </w:ins>
      <w:ins w:id="750" w:author="PR Preview" w:date="2026-01-01T00:00:00Z">
        <w:r>
          <w:t xml:space="preserve">The</w:t>
        </w:r>
      </w:ins>
      <w:ins w:id="751" w:author="PR Preview" w:date="2026-01-01T00:00:00Z">
        <w:r>
          <w:t xml:space="preserve"> </w:t>
        </w:r>
      </w:ins>
      <w:hyperlink w:anchor="def-empty-set">
        <w:ins w:id="752" w:author="PR Preview" w:date="2026-01-01T00:00:00Z">
          <w:r>
            <w:rPr>
              <w:rStyle w:val="Hyperlink"/>
            </w:rPr>
            <w:t xml:space="preserve">empty set</w:t>
          </w:r>
        </w:ins>
      </w:hyperlink>
      <w:ins w:id="753" w:author="PR Preview" w:date="2026-01-01T00:00:00Z">
        <w:r>
          <w:t xml:space="preserve"> </w:t>
        </w:r>
      </w:ins>
      <w:ins w:id="754" w:author="PR Preview" w:date="2026-01-01T00:00:00Z">
        <w:r>
          <w:t xml:space="preserve">has no elements,</w:t>
        </w:r>
      </w:ins>
      <w:ins w:id="755" w:author="PR Preview" w:date="2026-01-01T00:00:00Z">
        <w:r>
          <w:t xml:space="preserve"> </w:t>
        </w:r>
      </w:ins>
      <w:ins w:id="756" w:author="PR Preview" w:date="2026-01-01T00:00:00Z">
        <w:r>
          <w:t xml:space="preserve">so no such element exists.</w:t>
        </w:r>
      </w:ins>
    </w:p>
    <w:bookmarkStart w:id="45" w:name="def-collection"/>
    <w:p>
      <w:pPr>
        <w:pStyle w:val="BodyText"/>
      </w:pPr>
      <w:ins w:id="757" w:author="PR Preview" w:date="2026-01-01T00:00:00Z">
        <w:r>
          <w:rPr>
            <w:b/>
            <w:bCs/>
          </w:rPr>
          <w:t xml:space="preserve">Definition 14 (Collection of sets (family of sets))</w:t>
        </w:r>
      </w:ins>
      <w:ins w:id="758" w:author="PR Preview" w:date="2026-01-01T00:00:00Z">
        <w:r>
          <w:t xml:space="preserve"> </w:t>
        </w:r>
      </w:ins>
      <w:ins w:id="759" w:author="PR Preview" w:date="2026-01-01T00:00:00Z">
        <w:r>
          <w:t xml:space="preserve">A</w:t>
        </w:r>
      </w:ins>
      <w:ins w:id="760" w:author="PR Preview" w:date="2026-01-01T00:00:00Z">
        <w:r>
          <w:t xml:space="preserve"> </w:t>
        </w:r>
      </w:ins>
      <w:ins w:id="761" w:author="PR Preview" w:date="2026-01-01T00:00:00Z">
        <w:r>
          <w:rPr>
            <w:b/>
            <w:bCs/>
          </w:rPr>
          <w:t xml:space="preserve">collection of sets</w:t>
        </w:r>
      </w:ins>
      <w:ins w:id="762" w:author="PR Preview" w:date="2026-01-01T00:00:00Z">
        <w:r>
          <w:t xml:space="preserve"> </w:t>
        </w:r>
      </w:ins>
      <w:ins w:id="763" w:author="PR Preview" w:date="2026-01-01T00:00:00Z">
        <w:r>
          <w:t xml:space="preserve">(also called a</w:t>
        </w:r>
      </w:ins>
      <w:ins w:id="764" w:author="PR Preview" w:date="2026-01-01T00:00:00Z">
        <w:r>
          <w:t xml:space="preserve"> </w:t>
        </w:r>
      </w:ins>
      <w:ins w:id="765" w:author="PR Preview" w:date="2026-01-01T00:00:00Z">
        <w:r>
          <w:rPr>
            <w:b/>
            <w:bCs/>
          </w:rPr>
          <w:t xml:space="preserve">family of sets</w:t>
        </w:r>
      </w:ins>
      <w:ins w:id="766" w:author="PR Preview" w:date="2026-01-01T00:00:00Z">
        <w:r>
          <w:t xml:space="preserve">)</w:t>
        </w:r>
      </w:ins>
      <w:ins w:id="767" w:author="PR Preview" w:date="2026-01-01T00:00:00Z">
        <w:r>
          <w:t xml:space="preserve"> </w:t>
        </w:r>
      </w:ins>
      <w:ins w:id="768" w:author="PR Preview" w:date="2026-01-01T00:00:00Z">
        <w:r>
          <w:t xml:space="preserve">is a set whose elements are themselves sets.</w:t>
        </w:r>
      </w:ins>
    </w:p>
    <w:bookmarkEnd w:id="45"/>
    <w:bookmarkStart w:id="46" w:name="exm-collection"/>
    <w:p>
      <w:pPr>
        <w:pStyle w:val="BodyText"/>
      </w:pPr>
      <w:ins w:id="769" w:author="PR Preview" w:date="2026-01-01T00:00:00Z">
        <w:r>
          <w:rPr>
            <w:b/>
            <w:bCs/>
          </w:rPr>
          <w:t xml:space="preserve">Example 8 (The collection of all subsets of a two-element set)</w:t>
        </w:r>
      </w:ins>
      <w:ins w:id="770" w:author="PR Preview" w:date="2026-01-01T00:00:00Z">
        <w:r>
          <w:t xml:space="preserve"> </w:t>
        </w:r>
      </w:ins>
      <w:ins w:id="771" w:author="PR Preview" w:date="2026-01-01T00:00:00Z">
        <w:r>
          <w:t xml:space="preserve">The subsets of</w:t>
        </w:r>
      </w:ins>
      <w:ins w:id="772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ins w:id="773" w:author="PR Preview" w:date="2026-01-01T00:00:00Z">
        <w:r>
          <w:t xml:space="preserve"> </w:t>
        </w:r>
      </w:ins>
      <w:ins w:id="774" w:author="PR Preview" w:date="2026-01-01T00:00:00Z">
        <w:r>
          <w:t xml:space="preserve">are</w:t>
        </w:r>
      </w:ins>
      <w:ins w:id="775" w:author="PR Preview" w:date="2026-01-01T00:00:00Z">
        <w:r>
          <w:t xml:space="preserve"> </w:t>
        </w:r>
      </w:ins>
      <m:oMath>
        <m:r>
          <m:rPr>
            <m:sty m:val="p"/>
          </m:rPr>
          <m:t>∅</m:t>
        </m:r>
      </m:oMath>
      <w:ins w:id="776" w:author="PR Preview" w:date="2026-01-01T00:00:00Z">
        <w:r>
          <w:t xml:space="preserve">,</w:t>
        </w:r>
      </w:ins>
      <w:ins w:id="777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ins w:id="778" w:author="PR Preview" w:date="2026-01-01T00:00:00Z">
        <w:r>
          <w:t xml:space="preserve">,</w:t>
        </w:r>
      </w:ins>
      <w:ins w:id="779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ins w:id="780" w:author="PR Preview" w:date="2026-01-01T00:00:00Z">
        <w:r>
          <w:t xml:space="preserve">, and</w:t>
        </w:r>
      </w:ins>
      <w:ins w:id="781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ins w:id="782" w:author="PR Preview" w:date="2026-01-01T00:00:00Z">
        <w:r>
          <w:t xml:space="preserve"> </w:t>
        </w:r>
      </w:ins>
      <w:ins w:id="783" w:author="PR Preview" w:date="2026-01-01T00:00:00Z">
        <w:r>
          <w:t xml:space="preserve">(</w:t>
        </w:r>
      </w:ins>
      <w:hyperlink w:anchor="thm-empty-subset">
        <w:ins w:id="784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785" w:author="PR Preview" w:date="2026-01-01T00:00:00Z">
        <w:r>
          <w:t xml:space="preserve"> </w:t>
        </w:r>
      </w:ins>
      <w:ins w:id="786" w:author="PR Preview" w:date="2026-01-01T00:00:00Z">
        <w:r>
          <w:t xml:space="preserve">and</w:t>
        </w:r>
      </w:ins>
      <w:ins w:id="787" w:author="PR Preview" w:date="2026-01-01T00:00:00Z">
        <w:r>
          <w:t xml:space="preserve"> </w:t>
        </w:r>
      </w:ins>
      <w:hyperlink w:anchor="thm-subset-reflexive">
        <w:ins w:id="788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789" w:author="PR Preview" w:date="2026-01-01T00:00:00Z">
        <w:r>
          <w:t xml:space="preserve"> </w:t>
        </w:r>
      </w:ins>
      <w:ins w:id="790" w:author="PR Preview" w:date="2026-01-01T00:00:00Z">
        <w:r>
          <w:t xml:space="preserve">give the first and the last),</w:t>
        </w:r>
      </w:ins>
      <w:ins w:id="791" w:author="PR Preview" w:date="2026-01-01T00:00:00Z">
        <w:r>
          <w:t xml:space="preserve"> </w:t>
        </w:r>
      </w:ins>
      <w:ins w:id="792" w:author="PR Preview" w:date="2026-01-01T00:00:00Z">
        <w:r>
          <w:t xml:space="preserve">so the collection of all subsets of</w:t>
        </w:r>
      </w:ins>
      <w:ins w:id="793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ins w:id="794" w:author="PR Preview" w:date="2026-01-01T00:00:00Z">
        <w:r>
          <w:t xml:space="preserve"> </w:t>
        </w:r>
      </w:ins>
      <w:ins w:id="795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ins w:id="796" w:author="PR Preview" w:date="2026-01-01T00:00:00Z">
        <w:r>
          <w:t xml:space="preserve">It has four elements, each of them a set.</w:t>
        </w:r>
      </w:ins>
      <w:ins w:id="797" w:author="PR Preview" w:date="2026-01-01T00:00:00Z">
        <w:r>
          <w:t xml:space="preserve"> </w:t>
        </w:r>
      </w:ins>
      <w:ins w:id="798" w:author="PR Preview" w:date="2026-01-01T00:00:00Z">
        <w:r>
          <w:t xml:space="preserve">The collection</w:t>
        </w:r>
      </w:ins>
      <w:ins w:id="799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ins w:id="800" w:author="PR Preview" w:date="2026-01-01T00:00:00Z">
        <w:r>
          <w:t xml:space="preserve"> </w:t>
        </w:r>
      </w:ins>
      <w:ins w:id="801" w:author="PR Preview" w:date="2026-01-01T00:00:00Z">
        <w:r>
          <w:t xml:space="preserve">has one element, the empty set,</w:t>
        </w:r>
      </w:ins>
      <w:ins w:id="802" w:author="PR Preview" w:date="2026-01-01T00:00:00Z">
        <w:r>
          <w:t xml:space="preserve"> </w:t>
        </w:r>
      </w:ins>
      <w:ins w:id="803" w:author="PR Preview" w:date="2026-01-01T00:00:00Z">
        <w:r>
          <w:t xml:space="preserve">so it is not equal to</w:t>
        </w:r>
      </w:ins>
      <w:ins w:id="804" w:author="PR Preview" w:date="2026-01-01T00:00:00Z">
        <w:r>
          <w:t xml:space="preserve"> </w:t>
        </w:r>
      </w:ins>
      <m:oMath>
        <m:r>
          <m:rPr>
            <m:sty m:val="p"/>
          </m:rPr>
          <m:t>∅</m:t>
        </m:r>
      </m:oMath>
      <w:ins w:id="805" w:author="PR Preview" w:date="2026-01-01T00:00:00Z">
        <w:r>
          <w:t xml:space="preserve">, which has none.</w:t>
        </w:r>
      </w:ins>
    </w:p>
    <w:bookmarkEnd w:id="46"/>
    <w:bookmarkEnd w:id="47"/>
    <w:bookmarkStart w:id="63" w:name="combining-sets"/>
    <w:p>
      <w:pPr>
        <w:pStyle w:val="Heading2"/>
      </w:pPr>
      <w:ins w:id="806" w:author="PR Preview" w:date="2026-01-01T00:00:00Z">
        <w:r>
          <w:t xml:space="preserve">2 Combining sets</w:t>
        </w:r>
      </w:ins>
    </w:p>
    <w:bookmarkStart w:id="48" w:name="def-union"/>
    <w:p>
      <w:pPr>
        <w:pStyle w:val="FirstParagraph"/>
      </w:pPr>
      <w:ins w:id="807" w:author="PR Preview" w:date="2026-01-01T00:00:00Z">
        <w:r>
          <w:rPr>
            <w:b/>
            <w:bCs/>
          </w:rPr>
          <w:t xml:space="preserve">Definition 15 (Union)</w:t>
        </w:r>
      </w:ins>
      <w:ins w:id="808" w:author="PR Preview" w:date="2026-01-01T00:00:00Z">
        <w:r>
          <w:t xml:space="preserve"> </w:t>
        </w:r>
      </w:ins>
      <w:ins w:id="809" w:author="PR Preview" w:date="2026-01-01T00:00:00Z">
        <w:r>
          <w:t xml:space="preserve">The</w:t>
        </w:r>
      </w:ins>
      <w:ins w:id="810" w:author="PR Preview" w:date="2026-01-01T00:00:00Z">
        <w:r>
          <w:t xml:space="preserve"> </w:t>
        </w:r>
      </w:ins>
      <w:ins w:id="811" w:author="PR Preview" w:date="2026-01-01T00:00:00Z">
        <w:r>
          <w:rPr>
            <w:b/>
            <w:bCs/>
          </w:rPr>
          <w:t xml:space="preserve">union</w:t>
        </w:r>
      </w:ins>
      <w:ins w:id="812" w:author="PR Preview" w:date="2026-01-01T00:00:00Z">
        <w:r>
          <w:t xml:space="preserve"> </w:t>
        </w:r>
      </w:ins>
      <w:ins w:id="813" w:author="PR Preview" w:date="2026-01-01T00:00:00Z">
        <w:r>
          <w:t xml:space="preserve">of sets</w:t>
        </w:r>
      </w:ins>
      <w:ins w:id="814" w:author="PR Preview" w:date="2026-01-01T00:00:00Z">
        <w:r>
          <w:t xml:space="preserve"> </w:t>
        </w:r>
      </w:ins>
      <m:oMath>
        <m:r>
          <m:t>A</m:t>
        </m:r>
      </m:oMath>
      <w:ins w:id="815" w:author="PR Preview" w:date="2026-01-01T00:00:00Z">
        <w:r>
          <w:t xml:space="preserve"> </w:t>
        </w:r>
      </w:ins>
      <w:ins w:id="816" w:author="PR Preview" w:date="2026-01-01T00:00:00Z">
        <w:r>
          <w:t xml:space="preserve">and</w:t>
        </w:r>
      </w:ins>
      <w:ins w:id="817" w:author="PR Preview" w:date="2026-01-01T00:00:00Z">
        <w:r>
          <w:t xml:space="preserve"> </w:t>
        </w:r>
      </w:ins>
      <m:oMath>
        <m:r>
          <m:t>B</m:t>
        </m:r>
      </m:oMath>
      <w:ins w:id="818" w:author="PR Preview" w:date="2026-01-01T00:00:00Z">
        <w:r>
          <w:t xml:space="preserve">,</w:t>
        </w:r>
      </w:ins>
      <w:ins w:id="819" w:author="PR Preview" w:date="2026-01-01T00:00:00Z">
        <w:r>
          <w:t xml:space="preserve"> </w:t>
        </w:r>
      </w:ins>
      <w:ins w:id="820" w:author="PR Preview" w:date="2026-01-01T00:00:00Z">
        <w:r>
          <w:t xml:space="preserve">written</w:t>
        </w:r>
      </w:ins>
      <w:ins w:id="82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∪</m:t>
        </m:r>
        <m:r>
          <m:t>B</m:t>
        </m:r>
      </m:oMath>
      <w:ins w:id="822" w:author="PR Preview" w:date="2026-01-01T00:00:00Z">
        <w:r>
          <w:t xml:space="preserve">,</w:t>
        </w:r>
      </w:ins>
      <w:ins w:id="823" w:author="PR Preview" w:date="2026-01-01T00:00:00Z">
        <w:r>
          <w:t xml:space="preserve"> </w:t>
        </w:r>
      </w:ins>
      <w:ins w:id="824" w:author="PR Preview" w:date="2026-01-01T00:00:00Z">
        <w:r>
          <w:t xml:space="preserve">is the set of elements that are in</w:t>
        </w:r>
      </w:ins>
      <w:ins w:id="825" w:author="PR Preview" w:date="2026-01-01T00:00:00Z">
        <w:r>
          <w:t xml:space="preserve"> </w:t>
        </w:r>
      </w:ins>
      <m:oMath>
        <m:r>
          <m:t>A</m:t>
        </m:r>
      </m:oMath>
      <w:ins w:id="826" w:author="PR Preview" w:date="2026-01-01T00:00:00Z">
        <w:r>
          <w:t xml:space="preserve">, in</w:t>
        </w:r>
      </w:ins>
      <w:ins w:id="827" w:author="PR Preview" w:date="2026-01-01T00:00:00Z">
        <w:r>
          <w:t xml:space="preserve"> </w:t>
        </w:r>
      </w:ins>
      <m:oMath>
        <m:r>
          <m:t>B</m:t>
        </m:r>
      </m:oMath>
      <w:ins w:id="828" w:author="PR Preview" w:date="2026-01-01T00:00:00Z">
        <w:r>
          <w:t xml:space="preserve">, or in both:</w:t>
        </w:r>
      </w:ins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8"/>
    <w:bookmarkStart w:id="49" w:name="def-indexed-union"/>
    <w:p>
      <w:pPr>
        <w:pStyle w:val="FirstParagraph"/>
      </w:pPr>
      <w:ins w:id="829" w:author="PR Preview" w:date="2026-01-01T00:00:00Z">
        <w:r>
          <w:rPr>
            <w:b/>
            <w:bCs/>
          </w:rPr>
          <w:t xml:space="preserve">Definition 16 (Union of a family of sets)</w:t>
        </w:r>
      </w:ins>
      <w:ins w:id="830" w:author="PR Preview" w:date="2026-01-01T00:00:00Z">
        <w:r>
          <w:t xml:space="preserve"> </w:t>
        </w:r>
      </w:ins>
      <w:ins w:id="831" w:author="PR Preview" w:date="2026-01-01T00:00:00Z">
        <w:r>
          <w:t xml:space="preserve">Let</w:t>
        </w:r>
      </w:ins>
      <w:ins w:id="832" w:author="PR Preview" w:date="2026-01-01T00:00:00Z">
        <w:r>
          <w:t xml:space="preserve"> </w:t>
        </w:r>
      </w:ins>
      <m:oMath>
        <m:r>
          <m:t>I</m:t>
        </m:r>
      </m:oMath>
      <w:ins w:id="833" w:author="PR Preview" w:date="2026-01-01T00:00:00Z">
        <w:r>
          <w:t xml:space="preserve"> </w:t>
        </w:r>
      </w:ins>
      <w:ins w:id="834" w:author="PR Preview" w:date="2026-01-01T00:00:00Z">
        <w:r>
          <w:t xml:space="preserve">be a set of indices,</w:t>
        </w:r>
      </w:ins>
      <w:ins w:id="835" w:author="PR Preview" w:date="2026-01-01T00:00:00Z">
        <w:r>
          <w:t xml:space="preserve"> </w:t>
        </w:r>
      </w:ins>
      <w:ins w:id="836" w:author="PR Preview" w:date="2026-01-01T00:00:00Z">
        <w:r>
          <w:t xml:space="preserve">such as</w:t>
        </w:r>
      </w:ins>
      <w:ins w:id="837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ins w:id="838" w:author="PR Preview" w:date="2026-01-01T00:00:00Z">
        <w:r>
          <w:t xml:space="preserve"> </w:t>
        </w:r>
      </w:ins>
      <w:ins w:id="839" w:author="PR Preview" w:date="2026-01-01T00:00:00Z">
        <w:r>
          <w:t xml:space="preserve">or</w:t>
        </w:r>
      </w:ins>
      <w:ins w:id="840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ins w:id="841" w:author="PR Preview" w:date="2026-01-01T00:00:00Z">
        <w:r>
          <w:t xml:space="preserve">,</w:t>
        </w:r>
      </w:ins>
      <w:ins w:id="842" w:author="PR Preview" w:date="2026-01-01T00:00:00Z">
        <w:r>
          <w:t xml:space="preserve"> </w:t>
        </w:r>
      </w:ins>
      <w:ins w:id="843" w:author="PR Preview" w:date="2026-01-01T00:00:00Z">
        <w:r>
          <w:t xml:space="preserve">and let</w:t>
        </w:r>
      </w:ins>
      <w:ins w:id="844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</m:sub>
        </m:sSub>
      </m:oMath>
      <w:ins w:id="845" w:author="PR Preview" w:date="2026-01-01T00:00:00Z">
        <w:r>
          <w:t xml:space="preserve"> </w:t>
        </w:r>
      </w:ins>
      <w:ins w:id="846" w:author="PR Preview" w:date="2026-01-01T00:00:00Z">
        <w:r>
          <w:t xml:space="preserve">be a set for each</w:t>
        </w:r>
      </w:ins>
      <w:ins w:id="847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848" w:author="PR Preview" w:date="2026-01-01T00:00:00Z">
        <w:r>
          <w:t xml:space="preserve">.</w:t>
        </w:r>
      </w:ins>
      <w:ins w:id="849" w:author="PR Preview" w:date="2026-01-01T00:00:00Z">
        <w:r>
          <w:t xml:space="preserve"> </w:t>
        </w:r>
      </w:ins>
      <w:ins w:id="850" w:author="PR Preview" w:date="2026-01-01T00:00:00Z">
        <w:r>
          <w:t xml:space="preserve">The</w:t>
        </w:r>
      </w:ins>
      <w:ins w:id="851" w:author="PR Preview" w:date="2026-01-01T00:00:00Z">
        <w:r>
          <w:t xml:space="preserve"> </w:t>
        </w:r>
      </w:ins>
      <w:ins w:id="852" w:author="PR Preview" w:date="2026-01-01T00:00:00Z">
        <w:r>
          <w:rPr>
            <w:b/>
            <w:bCs/>
          </w:rPr>
          <w:t xml:space="preserve">union</w:t>
        </w:r>
      </w:ins>
      <w:ins w:id="853" w:author="PR Preview" w:date="2026-01-01T00:00:00Z">
        <w:r>
          <w:t xml:space="preserve"> </w:t>
        </w:r>
      </w:ins>
      <w:ins w:id="854" w:author="PR Preview" w:date="2026-01-01T00:00:00Z">
        <w:r>
          <w:t xml:space="preserve">of the sets</w:t>
        </w:r>
      </w:ins>
      <w:ins w:id="855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</m:sub>
        </m:sSub>
      </m:oMath>
      <w:ins w:id="856" w:author="PR Preview" w:date="2026-01-01T00:00:00Z">
        <w:r>
          <w:t xml:space="preserve">,</w:t>
        </w:r>
      </w:ins>
      <w:ins w:id="857" w:author="PR Preview" w:date="2026-01-01T00:00:00Z">
        <w:r>
          <w:t xml:space="preserve"> </w:t>
        </w:r>
      </w:ins>
      <w:ins w:id="858" w:author="PR Preview" w:date="2026-01-01T00:00:00Z">
        <w:r>
          <w:t xml:space="preserve">written</w:t>
        </w:r>
      </w:ins>
      <w:ins w:id="859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ins w:id="860" w:author="PR Preview" w:date="2026-01-01T00:00:00Z">
        <w:r>
          <w:t xml:space="preserve">,</w:t>
        </w:r>
      </w:ins>
      <w:ins w:id="861" w:author="PR Preview" w:date="2026-01-01T00:00:00Z">
        <w:r>
          <w:t xml:space="preserve"> </w:t>
        </w:r>
      </w:ins>
      <w:ins w:id="862" w:author="PR Preview" w:date="2026-01-01T00:00:00Z">
        <w:r>
          <w:t xml:space="preserve">is the set of elements that are in at least one</w:t>
        </w:r>
      </w:ins>
      <w:ins w:id="863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</m:sub>
        </m:sSub>
      </m:oMath>
      <w:ins w:id="864" w:author="PR Preview" w:date="2026-01-01T00:00:00Z">
        <w:r>
          <w:t xml:space="preserve">.</w:t>
        </w:r>
      </w:ins>
      <w:ins w:id="865" w:author="PR Preview" w:date="2026-01-01T00:00:00Z">
        <w:r>
          <w:t xml:space="preserve"> </w:t>
        </w:r>
      </w:ins>
      <w:ins w:id="866" w:author="PR Preview" w:date="2026-01-01T00:00:00Z">
        <w:r>
          <w:t xml:space="preserve">For</w:t>
        </w:r>
      </w:ins>
      <w:ins w:id="867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ins w:id="868" w:author="PR Preview" w:date="2026-01-01T00:00:00Z">
        <w:r>
          <w:t xml:space="preserve">, it is also written</w:t>
        </w:r>
      </w:ins>
      <w:ins w:id="869" w:author="PR Preview" w:date="2026-01-01T00:00:00Z">
        <w:r>
          <w:t xml:space="preserve"> </w:t>
        </w:r>
      </w:ins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ins w:id="870" w:author="PR Preview" w:date="2026-01-01T00:00:00Z">
        <w:r>
          <w:t xml:space="preserve"> </w:t>
        </w:r>
      </w:ins>
      <w:ins w:id="871" w:author="PR Preview" w:date="2026-01-01T00:00:00Z">
        <w:r>
          <w:t xml:space="preserve">or</w:t>
        </w:r>
      </w:ins>
      <w:ins w:id="872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ins w:id="873" w:author="PR Preview" w:date="2026-01-01T00:00:00Z">
        <w:r>
          <w:t xml:space="preserve">,</w:t>
        </w:r>
      </w:ins>
      <w:ins w:id="874" w:author="PR Preview" w:date="2026-01-01T00:00:00Z">
        <w:r>
          <w:t xml:space="preserve"> </w:t>
        </w:r>
      </w:ins>
      <w:ins w:id="875" w:author="PR Preview" w:date="2026-01-01T00:00:00Z">
        <w:r>
          <w:t xml:space="preserve">and for</w:t>
        </w:r>
      </w:ins>
      <w:ins w:id="876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ins w:id="877" w:author="PR Preview" w:date="2026-01-01T00:00:00Z">
        <w:r>
          <w:t xml:space="preserve">, it is written</w:t>
        </w:r>
      </w:ins>
      <w:ins w:id="878" w:author="PR Preview" w:date="2026-01-01T00:00:00Z">
        <w:r>
          <w:t xml:space="preserve"> </w:t>
        </w:r>
      </w:ins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ins w:id="879" w:author="PR Preview" w:date="2026-01-01T00:00:00Z">
        <w:r>
          <w:t xml:space="preserve">.</w:t>
        </w:r>
      </w:ins>
    </w:p>
    <w:bookmarkEnd w:id="49"/>
    <w:bookmarkStart w:id="50" w:name="def-intersection"/>
    <w:p>
      <w:pPr>
        <w:pStyle w:val="BodyText"/>
      </w:pPr>
      <w:ins w:id="880" w:author="PR Preview" w:date="2026-01-01T00:00:00Z">
        <w:r>
          <w:rPr>
            <w:b/>
            <w:bCs/>
          </w:rPr>
          <w:t xml:space="preserve">Definition 17 (Intersection)</w:t>
        </w:r>
      </w:ins>
      <w:ins w:id="881" w:author="PR Preview" w:date="2026-01-01T00:00:00Z">
        <w:r>
          <w:t xml:space="preserve"> </w:t>
        </w:r>
      </w:ins>
      <w:ins w:id="882" w:author="PR Preview" w:date="2026-01-01T00:00:00Z">
        <w:r>
          <w:t xml:space="preserve">The</w:t>
        </w:r>
      </w:ins>
      <w:ins w:id="883" w:author="PR Preview" w:date="2026-01-01T00:00:00Z">
        <w:r>
          <w:t xml:space="preserve"> </w:t>
        </w:r>
      </w:ins>
      <w:ins w:id="884" w:author="PR Preview" w:date="2026-01-01T00:00:00Z">
        <w:r>
          <w:rPr>
            <w:b/>
            <w:bCs/>
          </w:rPr>
          <w:t xml:space="preserve">intersection</w:t>
        </w:r>
      </w:ins>
      <w:ins w:id="885" w:author="PR Preview" w:date="2026-01-01T00:00:00Z">
        <w:r>
          <w:t xml:space="preserve"> </w:t>
        </w:r>
      </w:ins>
      <w:ins w:id="886" w:author="PR Preview" w:date="2026-01-01T00:00:00Z">
        <w:r>
          <w:t xml:space="preserve">of sets</w:t>
        </w:r>
      </w:ins>
      <w:ins w:id="887" w:author="PR Preview" w:date="2026-01-01T00:00:00Z">
        <w:r>
          <w:t xml:space="preserve"> </w:t>
        </w:r>
      </w:ins>
      <m:oMath>
        <m:r>
          <m:t>A</m:t>
        </m:r>
      </m:oMath>
      <w:ins w:id="888" w:author="PR Preview" w:date="2026-01-01T00:00:00Z">
        <w:r>
          <w:t xml:space="preserve"> </w:t>
        </w:r>
      </w:ins>
      <w:ins w:id="889" w:author="PR Preview" w:date="2026-01-01T00:00:00Z">
        <w:r>
          <w:t xml:space="preserve">and</w:t>
        </w:r>
      </w:ins>
      <w:ins w:id="890" w:author="PR Preview" w:date="2026-01-01T00:00:00Z">
        <w:r>
          <w:t xml:space="preserve"> </w:t>
        </w:r>
      </w:ins>
      <m:oMath>
        <m:r>
          <m:t>B</m:t>
        </m:r>
      </m:oMath>
      <w:ins w:id="891" w:author="PR Preview" w:date="2026-01-01T00:00:00Z">
        <w:r>
          <w:t xml:space="preserve">,</w:t>
        </w:r>
      </w:ins>
      <w:ins w:id="892" w:author="PR Preview" w:date="2026-01-01T00:00:00Z">
        <w:r>
          <w:t xml:space="preserve"> </w:t>
        </w:r>
      </w:ins>
      <w:ins w:id="893" w:author="PR Preview" w:date="2026-01-01T00:00:00Z">
        <w:r>
          <w:t xml:space="preserve">written</w:t>
        </w:r>
      </w:ins>
      <w:ins w:id="894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∩</m:t>
        </m:r>
        <m:r>
          <m:t>B</m:t>
        </m:r>
      </m:oMath>
      <w:ins w:id="895" w:author="PR Preview" w:date="2026-01-01T00:00:00Z">
        <w:r>
          <w:t xml:space="preserve">,</w:t>
        </w:r>
      </w:ins>
      <w:ins w:id="896" w:author="PR Preview" w:date="2026-01-01T00:00:00Z">
        <w:r>
          <w:t xml:space="preserve"> </w:t>
        </w:r>
      </w:ins>
      <w:ins w:id="897" w:author="PR Preview" w:date="2026-01-01T00:00:00Z">
        <w:r>
          <w:t xml:space="preserve">is the set of elements that are in both</w:t>
        </w:r>
      </w:ins>
      <w:ins w:id="898" w:author="PR Preview" w:date="2026-01-01T00:00:00Z">
        <w:r>
          <w:t xml:space="preserve"> </w:t>
        </w:r>
      </w:ins>
      <m:oMath>
        <m:r>
          <m:t>A</m:t>
        </m:r>
      </m:oMath>
      <w:ins w:id="899" w:author="PR Preview" w:date="2026-01-01T00:00:00Z">
        <w:r>
          <w:t xml:space="preserve"> </w:t>
        </w:r>
      </w:ins>
      <w:ins w:id="900" w:author="PR Preview" w:date="2026-01-01T00:00:00Z">
        <w:r>
          <w:t xml:space="preserve">and</w:t>
        </w:r>
      </w:ins>
      <w:ins w:id="901" w:author="PR Preview" w:date="2026-01-01T00:00:00Z">
        <w:r>
          <w:t xml:space="preserve"> </w:t>
        </w:r>
      </w:ins>
      <m:oMath>
        <m:r>
          <m:t>B</m:t>
        </m:r>
      </m:oMath>
      <w:ins w:id="90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0"/>
    <w:bookmarkStart w:id="51" w:name="def-indexed-intersection"/>
    <w:p>
      <w:pPr>
        <w:pStyle w:val="FirstParagraph"/>
      </w:pPr>
      <w:ins w:id="903" w:author="PR Preview" w:date="2026-01-01T00:00:00Z">
        <w:r>
          <w:rPr>
            <w:b/>
            <w:bCs/>
          </w:rPr>
          <w:t xml:space="preserve">Definition 18 (Intersection of a family of sets)</w:t>
        </w:r>
      </w:ins>
      <w:ins w:id="904" w:author="PR Preview" w:date="2026-01-01T00:00:00Z">
        <w:r>
          <w:t xml:space="preserve"> </w:t>
        </w:r>
      </w:ins>
      <w:ins w:id="905" w:author="PR Preview" w:date="2026-01-01T00:00:00Z">
        <w:r>
          <w:t xml:space="preserve">Let</w:t>
        </w:r>
      </w:ins>
      <w:ins w:id="906" w:author="PR Preview" w:date="2026-01-01T00:00:00Z">
        <w:r>
          <w:t xml:space="preserve"> </w:t>
        </w:r>
      </w:ins>
      <m:oMath>
        <m:r>
          <m:t>I</m:t>
        </m:r>
      </m:oMath>
      <w:ins w:id="907" w:author="PR Preview" w:date="2026-01-01T00:00:00Z">
        <w:r>
          <w:t xml:space="preserve"> </w:t>
        </w:r>
      </w:ins>
      <w:ins w:id="908" w:author="PR Preview" w:date="2026-01-01T00:00:00Z">
        <w:r>
          <w:t xml:space="preserve">be a nonempty set of indices,</w:t>
        </w:r>
      </w:ins>
      <w:ins w:id="909" w:author="PR Preview" w:date="2026-01-01T00:00:00Z">
        <w:r>
          <w:t xml:space="preserve"> </w:t>
        </w:r>
      </w:ins>
      <w:ins w:id="910" w:author="PR Preview" w:date="2026-01-01T00:00:00Z">
        <w:r>
          <w:t xml:space="preserve">such as</w:t>
        </w:r>
      </w:ins>
      <w:ins w:id="911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ins w:id="912" w:author="PR Preview" w:date="2026-01-01T00:00:00Z">
        <w:r>
          <w:t xml:space="preserve"> </w:t>
        </w:r>
      </w:ins>
      <w:ins w:id="913" w:author="PR Preview" w:date="2026-01-01T00:00:00Z">
        <w:r>
          <w:t xml:space="preserve">or</w:t>
        </w:r>
      </w:ins>
      <w:ins w:id="914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ins w:id="915" w:author="PR Preview" w:date="2026-01-01T00:00:00Z">
        <w:r>
          <w:t xml:space="preserve">,</w:t>
        </w:r>
      </w:ins>
      <w:ins w:id="916" w:author="PR Preview" w:date="2026-01-01T00:00:00Z">
        <w:r>
          <w:t xml:space="preserve"> </w:t>
        </w:r>
      </w:ins>
      <w:ins w:id="917" w:author="PR Preview" w:date="2026-01-01T00:00:00Z">
        <w:r>
          <w:t xml:space="preserve">and let</w:t>
        </w:r>
      </w:ins>
      <w:ins w:id="918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</m:sub>
        </m:sSub>
      </m:oMath>
      <w:ins w:id="919" w:author="PR Preview" w:date="2026-01-01T00:00:00Z">
        <w:r>
          <w:t xml:space="preserve"> </w:t>
        </w:r>
      </w:ins>
      <w:ins w:id="920" w:author="PR Preview" w:date="2026-01-01T00:00:00Z">
        <w:r>
          <w:t xml:space="preserve">be a set for each</w:t>
        </w:r>
      </w:ins>
      <w:ins w:id="921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922" w:author="PR Preview" w:date="2026-01-01T00:00:00Z">
        <w:r>
          <w:t xml:space="preserve">.</w:t>
        </w:r>
      </w:ins>
      <w:ins w:id="923" w:author="PR Preview" w:date="2026-01-01T00:00:00Z">
        <w:r>
          <w:t xml:space="preserve"> </w:t>
        </w:r>
      </w:ins>
      <w:ins w:id="924" w:author="PR Preview" w:date="2026-01-01T00:00:00Z">
        <w:r>
          <w:t xml:space="preserve">The</w:t>
        </w:r>
      </w:ins>
      <w:ins w:id="925" w:author="PR Preview" w:date="2026-01-01T00:00:00Z">
        <w:r>
          <w:t xml:space="preserve"> </w:t>
        </w:r>
      </w:ins>
      <w:ins w:id="926" w:author="PR Preview" w:date="2026-01-01T00:00:00Z">
        <w:r>
          <w:rPr>
            <w:b/>
            <w:bCs/>
          </w:rPr>
          <w:t xml:space="preserve">intersection</w:t>
        </w:r>
      </w:ins>
      <w:ins w:id="927" w:author="PR Preview" w:date="2026-01-01T00:00:00Z">
        <w:r>
          <w:t xml:space="preserve"> </w:t>
        </w:r>
      </w:ins>
      <w:ins w:id="928" w:author="PR Preview" w:date="2026-01-01T00:00:00Z">
        <w:r>
          <w:t xml:space="preserve">of the sets</w:t>
        </w:r>
      </w:ins>
      <w:ins w:id="929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</m:sub>
        </m:sSub>
      </m:oMath>
      <w:ins w:id="930" w:author="PR Preview" w:date="2026-01-01T00:00:00Z">
        <w:r>
          <w:t xml:space="preserve">,</w:t>
        </w:r>
      </w:ins>
      <w:ins w:id="931" w:author="PR Preview" w:date="2026-01-01T00:00:00Z">
        <w:r>
          <w:t xml:space="preserve"> </w:t>
        </w:r>
      </w:ins>
      <w:ins w:id="932" w:author="PR Preview" w:date="2026-01-01T00:00:00Z">
        <w:r>
          <w:t xml:space="preserve">written</w:t>
        </w:r>
      </w:ins>
      <w:ins w:id="933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ins w:id="934" w:author="PR Preview" w:date="2026-01-01T00:00:00Z">
        <w:r>
          <w:t xml:space="preserve">,</w:t>
        </w:r>
      </w:ins>
      <w:ins w:id="935" w:author="PR Preview" w:date="2026-01-01T00:00:00Z">
        <w:r>
          <w:t xml:space="preserve"> </w:t>
        </w:r>
      </w:ins>
      <w:ins w:id="936" w:author="PR Preview" w:date="2026-01-01T00:00:00Z">
        <w:r>
          <w:t xml:space="preserve">is the set of elements that are in every</w:t>
        </w:r>
      </w:ins>
      <w:ins w:id="937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</m:sub>
        </m:sSub>
      </m:oMath>
      <w:ins w:id="938" w:author="PR Preview" w:date="2026-01-01T00:00:00Z">
        <w:r>
          <w:t xml:space="preserve">.</w:t>
        </w:r>
      </w:ins>
      <w:ins w:id="939" w:author="PR Preview" w:date="2026-01-01T00:00:00Z">
        <w:r>
          <w:t xml:space="preserve"> </w:t>
        </w:r>
      </w:ins>
      <w:ins w:id="940" w:author="PR Preview" w:date="2026-01-01T00:00:00Z">
        <w:r>
          <w:t xml:space="preserve">For</w:t>
        </w:r>
      </w:ins>
      <w:ins w:id="941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ins w:id="942" w:author="PR Preview" w:date="2026-01-01T00:00:00Z">
        <w:r>
          <w:t xml:space="preserve">, it is also written</w:t>
        </w:r>
      </w:ins>
      <w:ins w:id="943" w:author="PR Preview" w:date="2026-01-01T00:00:00Z">
        <w:r>
          <w:t xml:space="preserve"> </w:t>
        </w:r>
      </w:ins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ins w:id="944" w:author="PR Preview" w:date="2026-01-01T00:00:00Z">
        <w:r>
          <w:t xml:space="preserve"> </w:t>
        </w:r>
      </w:ins>
      <w:ins w:id="945" w:author="PR Preview" w:date="2026-01-01T00:00:00Z">
        <w:r>
          <w:t xml:space="preserve">or</w:t>
        </w:r>
      </w:ins>
      <w:ins w:id="946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ins w:id="947" w:author="PR Preview" w:date="2026-01-01T00:00:00Z">
        <w:r>
          <w:t xml:space="preserve">,</w:t>
        </w:r>
      </w:ins>
      <w:ins w:id="948" w:author="PR Preview" w:date="2026-01-01T00:00:00Z">
        <w:r>
          <w:t xml:space="preserve"> </w:t>
        </w:r>
      </w:ins>
      <w:ins w:id="949" w:author="PR Preview" w:date="2026-01-01T00:00:00Z">
        <w:r>
          <w:t xml:space="preserve">and for</w:t>
        </w:r>
      </w:ins>
      <w:ins w:id="950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ins w:id="951" w:author="PR Preview" w:date="2026-01-01T00:00:00Z">
        <w:r>
          <w:t xml:space="preserve">, it is written</w:t>
        </w:r>
      </w:ins>
      <w:ins w:id="952" w:author="PR Preview" w:date="2026-01-01T00:00:00Z">
        <w:r>
          <w:t xml:space="preserve"> </w:t>
        </w:r>
      </w:ins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ins w:id="953" w:author="PR Preview" w:date="2026-01-01T00:00:00Z">
        <w:r>
          <w:t xml:space="preserve">.</w:t>
        </w:r>
      </w:ins>
    </w:p>
    <w:bookmarkEnd w:id="51"/>
    <w:bookmarkStart w:id="52" w:name="def-set-difference"/>
    <w:p>
      <w:pPr>
        <w:pStyle w:val="BodyText"/>
      </w:pPr>
      <w:ins w:id="954" w:author="PR Preview" w:date="2026-01-01T00:00:00Z">
        <w:r>
          <w:rPr>
            <w:b/>
            <w:bCs/>
          </w:rPr>
          <w:t xml:space="preserve">Definition 19 (Set difference)</w:t>
        </w:r>
      </w:ins>
      <w:ins w:id="955" w:author="PR Preview" w:date="2026-01-01T00:00:00Z">
        <w:r>
          <w:t xml:space="preserve"> </w:t>
        </w:r>
      </w:ins>
      <w:ins w:id="956" w:author="PR Preview" w:date="2026-01-01T00:00:00Z">
        <w:r>
          <w:t xml:space="preserve">The</w:t>
        </w:r>
      </w:ins>
      <w:ins w:id="957" w:author="PR Preview" w:date="2026-01-01T00:00:00Z">
        <w:r>
          <w:t xml:space="preserve"> </w:t>
        </w:r>
      </w:ins>
      <w:ins w:id="958" w:author="PR Preview" w:date="2026-01-01T00:00:00Z">
        <w:r>
          <w:rPr>
            <w:b/>
            <w:bCs/>
          </w:rPr>
          <w:t xml:space="preserve">set difference</w:t>
        </w:r>
      </w:ins>
      <w:ins w:id="959" w:author="PR Preview" w:date="2026-01-01T00:00:00Z">
        <w:r>
          <w:t xml:space="preserve"> </w:t>
        </w:r>
      </w:ins>
      <w:ins w:id="960" w:author="PR Preview" w:date="2026-01-01T00:00:00Z">
        <w:r>
          <w:t xml:space="preserve">of sets</w:t>
        </w:r>
      </w:ins>
      <w:ins w:id="961" w:author="PR Preview" w:date="2026-01-01T00:00:00Z">
        <w:r>
          <w:t xml:space="preserve"> </w:t>
        </w:r>
      </w:ins>
      <m:oMath>
        <m:r>
          <m:t>A</m:t>
        </m:r>
      </m:oMath>
      <w:ins w:id="962" w:author="PR Preview" w:date="2026-01-01T00:00:00Z">
        <w:r>
          <w:t xml:space="preserve"> </w:t>
        </w:r>
      </w:ins>
      <w:ins w:id="963" w:author="PR Preview" w:date="2026-01-01T00:00:00Z">
        <w:r>
          <w:t xml:space="preserve">and</w:t>
        </w:r>
      </w:ins>
      <w:ins w:id="964" w:author="PR Preview" w:date="2026-01-01T00:00:00Z">
        <w:r>
          <w:t xml:space="preserve"> </w:t>
        </w:r>
      </w:ins>
      <m:oMath>
        <m:r>
          <m:t>B</m:t>
        </m:r>
      </m:oMath>
      <w:ins w:id="965" w:author="PR Preview" w:date="2026-01-01T00:00:00Z">
        <w:r>
          <w:t xml:space="preserve">,</w:t>
        </w:r>
      </w:ins>
      <w:ins w:id="966" w:author="PR Preview" w:date="2026-01-01T00:00:00Z">
        <w:r>
          <w:t xml:space="preserve"> </w:t>
        </w:r>
      </w:ins>
      <w:ins w:id="967" w:author="PR Preview" w:date="2026-01-01T00:00:00Z">
        <w:r>
          <w:t xml:space="preserve">written</w:t>
        </w:r>
      </w:ins>
      <w:ins w:id="96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\</m:t>
        </m:r>
        <m:r>
          <m:t>B</m:t>
        </m:r>
      </m:oMath>
      <w:ins w:id="969" w:author="PR Preview" w:date="2026-01-01T00:00:00Z">
        <w:r>
          <w:t xml:space="preserve">,</w:t>
        </w:r>
      </w:ins>
      <w:ins w:id="970" w:author="PR Preview" w:date="2026-01-01T00:00:00Z">
        <w:r>
          <w:t xml:space="preserve"> </w:t>
        </w:r>
      </w:ins>
      <w:ins w:id="971" w:author="PR Preview" w:date="2026-01-01T00:00:00Z">
        <w:r>
          <w:t xml:space="preserve">is the set of elements of</w:t>
        </w:r>
      </w:ins>
      <w:ins w:id="972" w:author="PR Preview" w:date="2026-01-01T00:00:00Z">
        <w:r>
          <w:t xml:space="preserve"> </w:t>
        </w:r>
      </w:ins>
      <m:oMath>
        <m:r>
          <m:t>A</m:t>
        </m:r>
      </m:oMath>
      <w:ins w:id="973" w:author="PR Preview" w:date="2026-01-01T00:00:00Z">
        <w:r>
          <w:t xml:space="preserve"> </w:t>
        </w:r>
      </w:ins>
      <w:ins w:id="974" w:author="PR Preview" w:date="2026-01-01T00:00:00Z">
        <w:r>
          <w:t xml:space="preserve">that are not in</w:t>
        </w:r>
      </w:ins>
      <w:ins w:id="975" w:author="PR Preview" w:date="2026-01-01T00:00:00Z">
        <w:r>
          <w:t xml:space="preserve"> </w:t>
        </w:r>
      </w:ins>
      <m:oMath>
        <m:r>
          <m:t>B</m:t>
        </m:r>
      </m:oMath>
      <w:ins w:id="97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def-complement"/>
    <w:p>
      <w:pPr>
        <w:pStyle w:val="FirstParagraph"/>
      </w:pPr>
      <w:ins w:id="977" w:author="PR Preview" w:date="2026-01-01T00:00:00Z">
        <w:r>
          <w:rPr>
            <w:b/>
            <w:bCs/>
          </w:rPr>
          <w:t xml:space="preserve">Definition 20 (Complement)</w:t>
        </w:r>
      </w:ins>
      <w:ins w:id="978" w:author="PR Preview" w:date="2026-01-01T00:00:00Z">
        <w:r>
          <w:t xml:space="preserve"> </w:t>
        </w:r>
      </w:ins>
      <w:ins w:id="979" w:author="PR Preview" w:date="2026-01-01T00:00:00Z">
        <w:r>
          <w:t xml:space="preserve">Let</w:t>
        </w:r>
      </w:ins>
      <w:ins w:id="980" w:author="PR Preview" w:date="2026-01-01T00:00:00Z">
        <w:r>
          <w:t xml:space="preserve"> </w:t>
        </w:r>
      </w:ins>
      <m:oMath>
        <m:r>
          <m:t>A</m:t>
        </m:r>
      </m:oMath>
      <w:ins w:id="981" w:author="PR Preview" w:date="2026-01-01T00:00:00Z">
        <w:r>
          <w:t xml:space="preserve"> </w:t>
        </w:r>
      </w:ins>
      <w:ins w:id="982" w:author="PR Preview" w:date="2026-01-01T00:00:00Z">
        <w:r>
          <w:t xml:space="preserve">be a</w:t>
        </w:r>
      </w:ins>
      <w:ins w:id="983" w:author="PR Preview" w:date="2026-01-01T00:00:00Z">
        <w:r>
          <w:t xml:space="preserve"> </w:t>
        </w:r>
      </w:ins>
      <w:hyperlink w:anchor="def-subset">
        <w:ins w:id="984" w:author="PR Preview" w:date="2026-01-01T00:00:00Z">
          <w:r>
            <w:rPr>
              <w:rStyle w:val="Hyperlink"/>
            </w:rPr>
            <w:t xml:space="preserve">subset</w:t>
          </w:r>
        </w:ins>
      </w:hyperlink>
      <w:ins w:id="985" w:author="PR Preview" w:date="2026-01-01T00:00:00Z">
        <w:r>
          <w:t xml:space="preserve"> </w:t>
        </w:r>
      </w:ins>
      <w:ins w:id="986" w:author="PR Preview" w:date="2026-01-01T00:00:00Z">
        <w:r>
          <w:t xml:space="preserve">of a set</w:t>
        </w:r>
      </w:ins>
      <w:ins w:id="987" w:author="PR Preview" w:date="2026-01-01T00:00:00Z">
        <w:r>
          <w:t xml:space="preserve"> </w:t>
        </w:r>
      </w:ins>
      <m:oMath>
        <m:r>
          <m:t>S</m:t>
        </m:r>
      </m:oMath>
      <w:ins w:id="988" w:author="PR Preview" w:date="2026-01-01T00:00:00Z">
        <w:r>
          <w:t xml:space="preserve">.</w:t>
        </w:r>
      </w:ins>
      <w:ins w:id="989" w:author="PR Preview" w:date="2026-01-01T00:00:00Z">
        <w:r>
          <w:t xml:space="preserve"> </w:t>
        </w:r>
      </w:ins>
      <w:ins w:id="990" w:author="PR Preview" w:date="2026-01-01T00:00:00Z">
        <w:r>
          <w:t xml:space="preserve">The</w:t>
        </w:r>
      </w:ins>
      <w:ins w:id="991" w:author="PR Preview" w:date="2026-01-01T00:00:00Z">
        <w:r>
          <w:t xml:space="preserve"> </w:t>
        </w:r>
      </w:ins>
      <w:ins w:id="992" w:author="PR Preview" w:date="2026-01-01T00:00:00Z">
        <w:r>
          <w:rPr>
            <w:b/>
            <w:bCs/>
          </w:rPr>
          <w:t xml:space="preserve">complement</w:t>
        </w:r>
      </w:ins>
      <w:ins w:id="993" w:author="PR Preview" w:date="2026-01-01T00:00:00Z">
        <w:r>
          <w:t xml:space="preserve"> </w:t>
        </w:r>
      </w:ins>
      <w:ins w:id="994" w:author="PR Preview" w:date="2026-01-01T00:00:00Z">
        <w:r>
          <w:t xml:space="preserve">of</w:t>
        </w:r>
      </w:ins>
      <w:ins w:id="995" w:author="PR Preview" w:date="2026-01-01T00:00:00Z">
        <w:r>
          <w:t xml:space="preserve"> </w:t>
        </w:r>
      </w:ins>
      <m:oMath>
        <m:r>
          <m:t>A</m:t>
        </m:r>
      </m:oMath>
      <w:ins w:id="996" w:author="PR Preview" w:date="2026-01-01T00:00:00Z">
        <w:r>
          <w:t xml:space="preserve"> </w:t>
        </w:r>
      </w:ins>
      <w:ins w:id="997" w:author="PR Preview" w:date="2026-01-01T00:00:00Z">
        <w:r>
          <w:t xml:space="preserve">in</w:t>
        </w:r>
      </w:ins>
      <w:ins w:id="998" w:author="PR Preview" w:date="2026-01-01T00:00:00Z">
        <w:r>
          <w:t xml:space="preserve"> </w:t>
        </w:r>
      </w:ins>
      <m:oMath>
        <m:r>
          <m:t>S</m:t>
        </m:r>
      </m:oMath>
      <w:ins w:id="999" w:author="PR Preview" w:date="2026-01-01T00:00:00Z">
        <w:r>
          <w:t xml:space="preserve"> </w:t>
        </w:r>
      </w:ins>
      <w:ins w:id="1000" w:author="PR Preview" w:date="2026-01-01T00:00:00Z">
        <w:r>
          <w:t xml:space="preserve">is the set difference (</w:t>
        </w:r>
      </w:ins>
      <w:hyperlink w:anchor="def-set-difference">
        <w:ins w:id="1001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1002" w:author="PR Preview" w:date="2026-01-01T00:00:00Z">
        <w:r>
          <w:t xml:space="preserve">)</w:t>
        </w:r>
      </w:ins>
      <w:ins w:id="1003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\</m:t>
        </m:r>
        <m:r>
          <m:t>A</m:t>
        </m:r>
      </m:oMath>
      <w:ins w:id="1004" w:author="PR Preview" w:date="2026-01-01T00:00:00Z">
        <w:r>
          <w:t xml:space="preserve">:</w:t>
        </w:r>
      </w:ins>
      <w:ins w:id="1005" w:author="PR Preview" w:date="2026-01-01T00:00:00Z">
        <w:r>
          <w:t xml:space="preserve"> </w:t>
        </w:r>
      </w:ins>
      <w:ins w:id="1006" w:author="PR Preview" w:date="2026-01-01T00:00:00Z">
        <w:r>
          <w:t xml:space="preserve">the elements of</w:t>
        </w:r>
      </w:ins>
      <w:ins w:id="1007" w:author="PR Preview" w:date="2026-01-01T00:00:00Z">
        <w:r>
          <w:t xml:space="preserve"> </w:t>
        </w:r>
      </w:ins>
      <m:oMath>
        <m:r>
          <m:t>S</m:t>
        </m:r>
      </m:oMath>
      <w:ins w:id="1008" w:author="PR Preview" w:date="2026-01-01T00:00:00Z">
        <w:r>
          <w:t xml:space="preserve"> </w:t>
        </w:r>
      </w:ins>
      <w:ins w:id="1009" w:author="PR Preview" w:date="2026-01-01T00:00:00Z">
        <w:r>
          <w:t xml:space="preserve">that are not in</w:t>
        </w:r>
      </w:ins>
      <w:ins w:id="1010" w:author="PR Preview" w:date="2026-01-01T00:00:00Z">
        <w:r>
          <w:t xml:space="preserve"> </w:t>
        </w:r>
      </w:ins>
      <m:oMath>
        <m:r>
          <m:t>A</m:t>
        </m:r>
      </m:oMath>
      <w:ins w:id="1011" w:author="PR Preview" w:date="2026-01-01T00:00:00Z">
        <w:r>
          <w:t xml:space="preserve">.</w:t>
        </w:r>
      </w:ins>
      <w:ins w:id="1012" w:author="PR Preview" w:date="2026-01-01T00:00:00Z">
        <w:r>
          <w:t xml:space="preserve"> </w:t>
        </w:r>
      </w:ins>
      <w:ins w:id="1013" w:author="PR Preview" w:date="2026-01-01T00:00:00Z">
        <w:r>
          <w:t xml:space="preserve">When the set</w:t>
        </w:r>
      </w:ins>
      <w:ins w:id="1014" w:author="PR Preview" w:date="2026-01-01T00:00:00Z">
        <w:r>
          <w:t xml:space="preserve"> </w:t>
        </w:r>
      </w:ins>
      <m:oMath>
        <m:r>
          <m:t>S</m:t>
        </m:r>
      </m:oMath>
      <w:ins w:id="1015" w:author="PR Preview" w:date="2026-01-01T00:00:00Z">
        <w:r>
          <w:t xml:space="preserve"> </w:t>
        </w:r>
      </w:ins>
      <w:ins w:id="1016" w:author="PR Preview" w:date="2026-01-01T00:00:00Z">
        <w:r>
          <w:t xml:space="preserve">is clear from context,</w:t>
        </w:r>
      </w:ins>
      <w:ins w:id="1017" w:author="PR Preview" w:date="2026-01-01T00:00:00Z">
        <w:r>
          <w:t xml:space="preserve"> </w:t>
        </w:r>
      </w:ins>
      <w:ins w:id="1018" w:author="PR Preview" w:date="2026-01-01T00:00:00Z">
        <w:r>
          <w:t xml:space="preserve">the complement of</w:t>
        </w:r>
      </w:ins>
      <w:ins w:id="1019" w:author="PR Preview" w:date="2026-01-01T00:00:00Z">
        <w:r>
          <w:t xml:space="preserve"> </w:t>
        </w:r>
      </w:ins>
      <m:oMath>
        <m:r>
          <m:t>A</m:t>
        </m:r>
      </m:oMath>
      <w:ins w:id="1020" w:author="PR Preview" w:date="2026-01-01T00:00:00Z">
        <w:r>
          <w:t xml:space="preserve"> </w:t>
        </w:r>
      </w:ins>
      <w:ins w:id="1021" w:author="PR Preview" w:date="2026-01-01T00:00:00Z">
        <w:r>
          <w:t xml:space="preserve">is written</w:t>
        </w:r>
      </w:ins>
      <w:ins w:id="1022" w:author="PR Preview" w:date="2026-01-01T00:00:00Z">
        <w:r>
          <w:t xml:space="preserve"> </w:t>
        </w:r>
      </w:ins>
      <m:oMath>
        <m:sSup>
          <m:e>
            <m:r>
              <m:t>A</m:t>
            </m:r>
          </m:e>
          <m:sup>
            <m:r>
              <m:t>c</m:t>
            </m:r>
          </m:sup>
        </m:sSup>
      </m:oMath>
      <w:ins w:id="102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3"/>
    <w:bookmarkStart w:id="54" w:name="exm-complement"/>
    <w:p>
      <w:pPr>
        <w:pStyle w:val="FirstParagraph"/>
      </w:pPr>
      <w:ins w:id="1024" w:author="PR Preview" w:date="2026-01-01T00:00:00Z">
        <w:r>
          <w:rPr>
            <w:b/>
            <w:bCs/>
          </w:rPr>
          <w:t xml:space="preserve">Example 9 (Complements of sets of die rolls)</w:t>
        </w:r>
      </w:ins>
      <w:ins w:id="1025" w:author="PR Preview" w:date="2026-01-01T00:00:00Z">
        <w:r>
          <w:t xml:space="preserve"> </w:t>
        </w:r>
      </w:ins>
      <w:ins w:id="1026" w:author="PR Preview" w:date="2026-01-01T00:00:00Z">
        <w:r>
          <w:t xml:space="preserve">Let</w:t>
        </w:r>
      </w:ins>
      <w:ins w:id="1027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1028" w:author="PR Preview" w:date="2026-01-01T00:00:00Z">
        <w:r>
          <w:t xml:space="preserve"> </w:t>
        </w:r>
      </w:ins>
      <w:ins w:id="1029" w:author="PR Preview" w:date="2026-01-01T00:00:00Z">
        <w:r>
          <w:t xml:space="preserve">be the possible rolls of a die.</w:t>
        </w:r>
      </w:ins>
    </w:p>
    <w:p>
      <w:pPr>
        <w:pStyle w:val="Compact"/>
        <w:numPr>
          <w:ilvl w:val="0"/>
          <w:numId w:val="1004"/>
        </w:numPr>
      </w:pPr>
      <w:ins w:id="1030" w:author="PR Preview" w:date="2026-01-01T00:00:00Z">
        <w:r>
          <w:t xml:space="preserve">The complement of the even rolls</w:t>
        </w:r>
      </w:ins>
      <w:ins w:id="103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1032" w:author="PR Preview" w:date="2026-01-01T00:00:00Z">
        <w:r>
          <w:t xml:space="preserve"> </w:t>
        </w:r>
      </w:ins>
      <w:ins w:id="1033" w:author="PR Preview" w:date="2026-01-01T00:00:00Z">
        <w:r>
          <w:t xml:space="preserve">is</w:t>
        </w:r>
      </w:ins>
      <w:ins w:id="1034" w:author="PR Preview" w:date="2026-01-01T00:00:00Z">
        <w:r>
          <w:t xml:space="preserve"> </w:t>
        </w:r>
      </w:ins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ins w:id="1035" w:author="PR Preview" w:date="2026-01-01T00:00:00Z">
        <w:r>
          <w:t xml:space="preserve">, the odd rolls.</w:t>
        </w:r>
      </w:ins>
    </w:p>
    <w:p>
      <w:pPr>
        <w:pStyle w:val="Compact"/>
        <w:numPr>
          <w:ilvl w:val="0"/>
          <w:numId w:val="1004"/>
        </w:numPr>
      </w:pPr>
      <w:ins w:id="1036" w:author="PR Preview" w:date="2026-01-01T00:00:00Z">
        <w:r>
          <w:t xml:space="preserve">The complement of</w:t>
        </w:r>
      </w:ins>
      <w:ins w:id="1037" w:author="PR Preview" w:date="2026-01-01T00:00:00Z">
        <w:r>
          <w:t xml:space="preserve"> </w:t>
        </w:r>
      </w:ins>
      <m:oMath>
        <m:r>
          <m:t>S</m:t>
        </m:r>
      </m:oMath>
      <w:ins w:id="1038" w:author="PR Preview" w:date="2026-01-01T00:00:00Z">
        <w:r>
          <w:t xml:space="preserve"> </w:t>
        </w:r>
      </w:ins>
      <w:ins w:id="1039" w:author="PR Preview" w:date="2026-01-01T00:00:00Z">
        <w:r>
          <w:t xml:space="preserve">itself is</w:t>
        </w:r>
      </w:ins>
      <w:ins w:id="1040" w:author="PR Preview" w:date="2026-01-01T00:00:00Z">
        <w:r>
          <w:t xml:space="preserve"> </w:t>
        </w:r>
      </w:ins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ins w:id="1041" w:author="PR Preview" w:date="2026-01-01T00:00:00Z">
        <w:r>
          <w:t xml:space="preserve">,</w:t>
        </w:r>
      </w:ins>
      <w:ins w:id="1042" w:author="PR Preview" w:date="2026-01-01T00:00:00Z">
        <w:r>
          <w:t xml:space="preserve"> </w:t>
        </w:r>
      </w:ins>
      <w:ins w:id="1043" w:author="PR Preview" w:date="2026-01-01T00:00:00Z">
        <w:r>
          <w:t xml:space="preserve">and the complement of</w:t>
        </w:r>
      </w:ins>
      <w:ins w:id="1044" w:author="PR Preview" w:date="2026-01-01T00:00:00Z">
        <w:r>
          <w:t xml:space="preserve"> </w:t>
        </w:r>
      </w:ins>
      <m:oMath>
        <m:r>
          <m:rPr>
            <m:sty m:val="p"/>
          </m:rPr>
          <m:t>∅</m:t>
        </m:r>
      </m:oMath>
      <w:ins w:id="1045" w:author="PR Preview" w:date="2026-01-01T00:00:00Z">
        <w:r>
          <w:t xml:space="preserve"> </w:t>
        </w:r>
      </w:ins>
      <w:ins w:id="1046" w:author="PR Preview" w:date="2026-01-01T00:00:00Z">
        <w:r>
          <w:t xml:space="preserve">is</w:t>
        </w:r>
      </w:ins>
      <w:ins w:id="1047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ins w:id="1048" w:author="PR Preview" w:date="2026-01-01T00:00:00Z">
        <w:r>
          <w:t xml:space="preserve">.</w:t>
        </w:r>
      </w:ins>
    </w:p>
    <w:p>
      <w:pPr>
        <w:pStyle w:val="FirstParagraph"/>
      </w:pPr>
      <w:ins w:id="1049" w:author="PR Preview" w:date="2026-01-01T00:00:00Z">
        <w:r>
          <w:t xml:space="preserve">The complement depends on</w:t>
        </w:r>
      </w:ins>
      <w:ins w:id="1050" w:author="PR Preview" w:date="2026-01-01T00:00:00Z">
        <w:r>
          <w:t xml:space="preserve"> </w:t>
        </w:r>
      </w:ins>
      <m:oMath>
        <m:r>
          <m:t>S</m:t>
        </m:r>
      </m:oMath>
      <w:ins w:id="1051" w:author="PR Preview" w:date="2026-01-01T00:00:00Z">
        <w:r>
          <w:t xml:space="preserve">:</w:t>
        </w:r>
      </w:ins>
      <w:ins w:id="1052" w:author="PR Preview" w:date="2026-01-01T00:00:00Z">
        <w:r>
          <w:t xml:space="preserve"> </w:t>
        </w:r>
      </w:ins>
      <w:ins w:id="1053" w:author="PR Preview" w:date="2026-01-01T00:00:00Z">
        <w:r>
          <w:t xml:space="preserve">in</w:t>
        </w:r>
      </w:ins>
      <w:ins w:id="1054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1055" w:author="PR Preview" w:date="2026-01-01T00:00:00Z">
        <w:r>
          <w:t xml:space="preserve">, the complement of</w:t>
        </w:r>
      </w:ins>
      <w:ins w:id="1056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1057" w:author="PR Preview" w:date="2026-01-01T00:00:00Z">
        <w:r>
          <w:t xml:space="preserve"> </w:t>
        </w:r>
      </w:ins>
      <w:ins w:id="1058" w:author="PR Preview" w:date="2026-01-01T00:00:00Z">
        <w:r>
          <w:t xml:space="preserve">is</w:t>
        </w:r>
      </w:ins>
      <w:ins w:id="1059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ins w:id="1060" w:author="PR Preview" w:date="2026-01-01T00:00:00Z">
        <w:r>
          <w:t xml:space="preserve">,</w:t>
        </w:r>
      </w:ins>
      <w:ins w:id="1061" w:author="PR Preview" w:date="2026-01-01T00:00:00Z">
        <w:r>
          <w:t xml:space="preserve"> </w:t>
        </w:r>
      </w:ins>
      <w:ins w:id="1062" w:author="PR Preview" w:date="2026-01-01T00:00:00Z">
        <w:r>
          <w:t xml:space="preserve">but in</w:t>
        </w:r>
      </w:ins>
      <w:ins w:id="1063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ins w:id="1064" w:author="PR Preview" w:date="2026-01-01T00:00:00Z">
        <w:r>
          <w:t xml:space="preserve">, it is</w:t>
        </w:r>
      </w:ins>
      <w:ins w:id="1065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ins w:id="1066" w:author="PR Preview" w:date="2026-01-01T00:00:00Z">
        <w:r>
          <w:t xml:space="preserve">.</w:t>
        </w:r>
      </w:ins>
    </w:p>
    <w:bookmarkEnd w:id="54"/>
    <w:bookmarkStart w:id="55" w:name="exm-set-operations"/>
    <w:p>
      <w:pPr>
        <w:pStyle w:val="BodyText"/>
      </w:pPr>
      <w:ins w:id="1067" w:author="PR Preview" w:date="2026-01-01T00:00:00Z">
        <w:r>
          <w:rPr>
            <w:b/>
            <w:bCs/>
          </w:rPr>
          <w:t xml:space="preserve">Example 10 (Combining sets of die rolls)</w:t>
        </w:r>
      </w:ins>
      <w:ins w:id="1068" w:author="PR Preview" w:date="2026-01-01T00:00:00Z">
        <w:r>
          <w:t xml:space="preserve"> </w:t>
        </w:r>
      </w:ins>
      <w:ins w:id="1069" w:author="PR Preview" w:date="2026-01-01T00:00:00Z">
        <w:r>
          <w:t xml:space="preserve">Let</w:t>
        </w:r>
      </w:ins>
      <w:ins w:id="107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1071" w:author="PR Preview" w:date="2026-01-01T00:00:00Z">
        <w:r>
          <w:t xml:space="preserve"> </w:t>
        </w:r>
      </w:ins>
      <w:ins w:id="1072" w:author="PR Preview" w:date="2026-01-01T00:00:00Z">
        <w:r>
          <w:t xml:space="preserve">(the even rolls) and</w:t>
        </w:r>
      </w:ins>
      <w:ins w:id="1073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ins w:id="1074" w:author="PR Preview" w:date="2026-01-01T00:00:00Z">
        <w:r>
          <w:t xml:space="preserve"> </w:t>
        </w:r>
      </w:ins>
      <w:ins w:id="1075" w:author="PR Preview" w:date="2026-01-01T00:00:00Z">
        <w:r>
          <w:t xml:space="preserve">(the rolls of at most 3).</w:t>
        </w:r>
      </w:ins>
      <w:ins w:id="1076" w:author="PR Preview" w:date="2026-01-01T00:00:00Z">
        <w:r>
          <w:t xml:space="preserve"> </w:t>
        </w:r>
      </w:ins>
      <w:ins w:id="1077" w:author="PR Preview" w:date="2026-01-01T00:00:00Z">
        <w:r>
          <w:t xml:space="preserve">Then:</w:t>
        </w:r>
      </w:ins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1078" w:author="PR Preview" w:date="2026-01-01T00:00:00Z">
        <w:r>
          <w:t xml:space="preserve">, the rolls that are even or at most 3;</w:t>
        </w:r>
      </w:ins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ins w:id="1079" w:author="PR Preview" w:date="2026-01-01T00:00:00Z">
        <w:r>
          <w:t xml:space="preserve">, the only roll that is both;</w:t>
        </w:r>
      </w:ins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1080" w:author="PR Preview" w:date="2026-01-01T00:00:00Z">
        <w:r>
          <w:t xml:space="preserve">, the even rolls greater than 3;</w:t>
        </w:r>
      </w:ins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ins w:id="1081" w:author="PR Preview" w:date="2026-01-01T00:00:00Z">
        <w:r>
          <w:t xml:space="preserve">: no roll is both even and odd.</w:t>
        </w:r>
      </w:ins>
    </w:p>
    <w:bookmarkEnd w:id="55"/>
    <w:bookmarkStart w:id="56" w:name="exm-indexed-union-intersection"/>
    <w:p>
      <w:pPr>
        <w:pStyle w:val="FirstParagraph"/>
      </w:pPr>
      <w:ins w:id="1082" w:author="PR Preview" w:date="2026-01-01T00:00:00Z">
        <w:r>
          <w:rPr>
            <w:b/>
            <w:bCs/>
          </w:rPr>
          <w:t xml:space="preserve">Example 11 (Unions and intersections of many sets)</w:t>
        </w:r>
      </w:ins>
      <w:ins w:id="1083" w:author="PR Preview" w:date="2026-01-01T00:00:00Z">
        <w:r>
          <w:t xml:space="preserve"> </w:t>
        </w:r>
      </w:ins>
      <w:ins w:id="1084" w:author="PR Preview" w:date="2026-01-01T00:00:00Z">
        <w:r>
          <w:t xml:space="preserve"> 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ins w:id="1085" w:author="PR Preview" w:date="2026-01-01T00:00:00Z">
        <w:r>
          <w:t xml:space="preserve">:</w:t>
        </w:r>
      </w:ins>
      <w:ins w:id="1086" w:author="PR Preview" w:date="2026-01-01T00:00:00Z">
        <w:r>
          <w:t xml:space="preserve"> </w:t>
        </w:r>
      </w:ins>
      <w:ins w:id="1087" w:author="PR Preview" w:date="2026-01-01T00:00:00Z">
        <w:r>
          <w:t xml:space="preserve">each natural number</w:t>
        </w:r>
      </w:ins>
      <w:ins w:id="1088" w:author="PR Preview" w:date="2026-01-01T00:00:00Z">
        <w:r>
          <w:t xml:space="preserve"> </w:t>
        </w:r>
      </w:ins>
      <m:oMath>
        <m:r>
          <m:t>n</m:t>
        </m:r>
      </m:oMath>
      <w:ins w:id="1089" w:author="PR Preview" w:date="2026-01-01T00:00:00Z">
        <w:r>
          <w:t xml:space="preserve"> </w:t>
        </w:r>
      </w:ins>
      <w:ins w:id="1090" w:author="PR Preview" w:date="2026-01-01T00:00:00Z">
        <w:r>
          <w:t xml:space="preserve">is in the set</w:t>
        </w:r>
      </w:ins>
      <w:ins w:id="1091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ins w:id="1092" w:author="PR Preview" w:date="2026-01-01T00:00:00Z">
        <w:r>
          <w:t xml:space="preserve">,</w:t>
        </w:r>
      </w:ins>
      <w:ins w:id="1093" w:author="PR Preview" w:date="2026-01-01T00:00:00Z">
        <w:r>
          <w:t xml:space="preserve"> </w:t>
        </w:r>
      </w:ins>
      <w:ins w:id="1094" w:author="PR Preview" w:date="2026-01-01T00:00:00Z">
        <w:r>
          <w:t xml:space="preserve">and each set</w:t>
        </w:r>
      </w:ins>
      <w:ins w:id="1095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ins w:id="1096" w:author="PR Preview" w:date="2026-01-01T00:00:00Z">
        <w:r>
          <w:t xml:space="preserve"> </w:t>
        </w:r>
      </w:ins>
      <w:ins w:id="1097" w:author="PR Preview" w:date="2026-01-01T00:00:00Z">
        <w:r>
          <w:t xml:space="preserve">contains only the natural number</w:t>
        </w:r>
      </w:ins>
      <w:ins w:id="1098" w:author="PR Preview" w:date="2026-01-01T00:00:00Z">
        <w:r>
          <w:t xml:space="preserve"> </w:t>
        </w:r>
      </w:ins>
      <m:oMath>
        <m:r>
          <m:t>i</m:t>
        </m:r>
      </m:oMath>
      <w:ins w:id="1099" w:author="PR Preview" w:date="2026-01-01T00:00:00Z">
        <w:r>
          <w:t xml:space="preserve">.</w:t>
        </w:r>
      </w:ins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ins w:id="1100" w:author="PR Preview" w:date="2026-01-01T00:00:00Z">
        <w:r>
          <w:t xml:space="preserve">:</w:t>
        </w:r>
      </w:ins>
      <w:ins w:id="1101" w:author="PR Preview" w:date="2026-01-01T00:00:00Z">
        <w:r>
          <w:t xml:space="preserve"> </w:t>
        </w:r>
      </w:ins>
      <m:oMath>
        <m:r>
          <m:t>0</m:t>
        </m:r>
      </m:oMath>
      <w:ins w:id="1102" w:author="PR Preview" w:date="2026-01-01T00:00:00Z">
        <w:r>
          <w:t xml:space="preserve"> </w:t>
        </w:r>
      </w:ins>
      <w:ins w:id="1103" w:author="PR Preview" w:date="2026-01-01T00:00:00Z">
        <w:r>
          <w:t xml:space="preserve">is in every interval</w:t>
        </w:r>
      </w:ins>
      <w:ins w:id="1104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ins w:id="1105" w:author="PR Preview" w:date="2026-01-01T00:00:00Z">
        <w:r>
          <w:t xml:space="preserve">;</w:t>
        </w:r>
      </w:ins>
      <w:ins w:id="1106" w:author="PR Preview" w:date="2026-01-01T00:00:00Z">
        <w:r>
          <w:t xml:space="preserve"> </w:t>
        </w:r>
      </w:ins>
      <w:ins w:id="1107" w:author="PR Preview" w:date="2026-01-01T00:00:00Z">
        <w:r>
          <w:t xml:space="preserve">a number</w:t>
        </w:r>
      </w:ins>
      <w:ins w:id="1108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&gt;</m:t>
        </m:r>
        <m:r>
          <m:t>0</m:t>
        </m:r>
      </m:oMath>
      <w:ins w:id="1109" w:author="PR Preview" w:date="2026-01-01T00:00:00Z">
        <w:r>
          <w:t xml:space="preserve"> </w:t>
        </w:r>
      </w:ins>
      <w:ins w:id="1110" w:author="PR Preview" w:date="2026-01-01T00:00:00Z">
        <w:r>
          <w:t xml:space="preserve">is not in</w:t>
        </w:r>
      </w:ins>
      <w:ins w:id="1111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ins w:id="1112" w:author="PR Preview" w:date="2026-01-01T00:00:00Z">
        <w:r>
          <w:t xml:space="preserve"> </w:t>
        </w:r>
      </w:ins>
      <w:ins w:id="1113" w:author="PR Preview" w:date="2026-01-01T00:00:00Z">
        <w:r>
          <w:t xml:space="preserve">once</w:t>
        </w:r>
      </w:ins>
      <w:ins w:id="1114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ins w:id="1115" w:author="PR Preview" w:date="2026-01-01T00:00:00Z">
        <w:r>
          <w:t xml:space="preserve">;</w:t>
        </w:r>
      </w:ins>
      <w:ins w:id="1116" w:author="PR Preview" w:date="2026-01-01T00:00:00Z">
        <w:r>
          <w:t xml:space="preserve"> </w:t>
        </w:r>
      </w:ins>
      <w:ins w:id="1117" w:author="PR Preview" w:date="2026-01-01T00:00:00Z">
        <w:r>
          <w:t xml:space="preserve">and a number</w:t>
        </w:r>
      </w:ins>
      <w:ins w:id="1118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&lt;</m:t>
        </m:r>
        <m:r>
          <m:t>0</m:t>
        </m:r>
      </m:oMath>
      <w:ins w:id="1119" w:author="PR Preview" w:date="2026-01-01T00:00:00Z">
        <w:r>
          <w:t xml:space="preserve"> </w:t>
        </w:r>
      </w:ins>
      <w:ins w:id="1120" w:author="PR Preview" w:date="2026-01-01T00:00:00Z">
        <w:r>
          <w:t xml:space="preserve">is in none of them.</w:t>
        </w:r>
      </w:ins>
    </w:p>
    <w:bookmarkEnd w:id="56"/>
    <w:bookmarkStart w:id="57" w:name="thm-de-morgan"/>
    <w:p>
      <w:pPr>
        <w:pStyle w:val="FirstParagraph"/>
      </w:pPr>
      <w:ins w:id="1121" w:author="PR Preview" w:date="2026-01-01T00:00:00Z">
        <w:r>
          <w:rPr>
            <w:b/>
            <w:bCs/>
          </w:rPr>
          <w:t xml:space="preserve">Theorem 4 (De Morgan’s laws)</w:t>
        </w:r>
      </w:ins>
      <w:ins w:id="1122" w:author="PR Preview" w:date="2026-01-01T00:00:00Z">
        <w:r>
          <w:t xml:space="preserve"> </w:t>
        </w:r>
      </w:ins>
      <w:ins w:id="1123" w:author="PR Preview" w:date="2026-01-01T00:00:00Z">
        <w:r>
          <w:t xml:space="preserve">Let</w:t>
        </w:r>
      </w:ins>
      <w:ins w:id="1124" w:author="PR Preview" w:date="2026-01-01T00:00:00Z">
        <w:r>
          <w:t xml:space="preserve"> </w:t>
        </w:r>
      </w:ins>
      <m:oMath>
        <m:r>
          <m:t>S</m:t>
        </m:r>
      </m:oMath>
      <w:ins w:id="1125" w:author="PR Preview" w:date="2026-01-01T00:00:00Z">
        <w:r>
          <w:t xml:space="preserve"> </w:t>
        </w:r>
      </w:ins>
      <w:ins w:id="1126" w:author="PR Preview" w:date="2026-01-01T00:00:00Z">
        <w:r>
          <w:t xml:space="preserve">be a set, let</w:t>
        </w:r>
      </w:ins>
      <w:ins w:id="1127" w:author="PR Preview" w:date="2026-01-01T00:00:00Z">
        <w:r>
          <w:t xml:space="preserve"> </w:t>
        </w:r>
      </w:ins>
      <m:oMath>
        <m:r>
          <m:t>I</m:t>
        </m:r>
      </m:oMath>
      <w:ins w:id="1128" w:author="PR Preview" w:date="2026-01-01T00:00:00Z">
        <w:r>
          <w:t xml:space="preserve"> </w:t>
        </w:r>
      </w:ins>
      <w:ins w:id="1129" w:author="PR Preview" w:date="2026-01-01T00:00:00Z">
        <w:r>
          <w:t xml:space="preserve">be a nonempty set of indices,</w:t>
        </w:r>
      </w:ins>
      <w:ins w:id="1130" w:author="PR Preview" w:date="2026-01-01T00:00:00Z">
        <w:r>
          <w:t xml:space="preserve"> </w:t>
        </w:r>
      </w:ins>
      <w:ins w:id="1131" w:author="PR Preview" w:date="2026-01-01T00:00:00Z">
        <w:r>
          <w:t xml:space="preserve">and let</w:t>
        </w:r>
      </w:ins>
      <w:ins w:id="1132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</m:sub>
        </m:sSub>
      </m:oMath>
      <w:ins w:id="1133" w:author="PR Preview" w:date="2026-01-01T00:00:00Z">
        <w:r>
          <w:t xml:space="preserve"> </w:t>
        </w:r>
      </w:ins>
      <w:ins w:id="1134" w:author="PR Preview" w:date="2026-01-01T00:00:00Z">
        <w:r>
          <w:t xml:space="preserve">be a</w:t>
        </w:r>
      </w:ins>
      <w:ins w:id="1135" w:author="PR Preview" w:date="2026-01-01T00:00:00Z">
        <w:r>
          <w:t xml:space="preserve"> </w:t>
        </w:r>
      </w:ins>
      <w:hyperlink w:anchor="def-subset">
        <w:ins w:id="1136" w:author="PR Preview" w:date="2026-01-01T00:00:00Z">
          <w:r>
            <w:rPr>
              <w:rStyle w:val="Hyperlink"/>
            </w:rPr>
            <w:t xml:space="preserve">subset</w:t>
          </w:r>
        </w:ins>
      </w:hyperlink>
      <w:ins w:id="1137" w:author="PR Preview" w:date="2026-01-01T00:00:00Z">
        <w:r>
          <w:t xml:space="preserve"> </w:t>
        </w:r>
      </w:ins>
      <w:ins w:id="1138" w:author="PR Preview" w:date="2026-01-01T00:00:00Z">
        <w:r>
          <w:t xml:space="preserve">of</w:t>
        </w:r>
      </w:ins>
      <w:ins w:id="1139" w:author="PR Preview" w:date="2026-01-01T00:00:00Z">
        <w:r>
          <w:t xml:space="preserve"> </w:t>
        </w:r>
      </w:ins>
      <m:oMath>
        <m:r>
          <m:t>S</m:t>
        </m:r>
      </m:oMath>
      <w:ins w:id="1140" w:author="PR Preview" w:date="2026-01-01T00:00:00Z">
        <w:r>
          <w:t xml:space="preserve"> </w:t>
        </w:r>
      </w:ins>
      <w:ins w:id="1141" w:author="PR Preview" w:date="2026-01-01T00:00:00Z">
        <w:r>
          <w:t xml:space="preserve">for each</w:t>
        </w:r>
      </w:ins>
      <w:ins w:id="1142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1143" w:author="PR Preview" w:date="2026-01-01T00:00:00Z">
        <w:r>
          <w:t xml:space="preserve">.</w:t>
        </w:r>
      </w:ins>
      <w:ins w:id="1144" w:author="PR Preview" w:date="2026-01-01T00:00:00Z">
        <w:r>
          <w:t xml:space="preserve"> </w:t>
        </w:r>
      </w:ins>
      <w:ins w:id="1145" w:author="PR Preview" w:date="2026-01-01T00:00:00Z">
        <w:r>
          <w:t xml:space="preserve">Then the complement of a union is the intersection of the complements,</w:t>
        </w:r>
      </w:ins>
      <w:ins w:id="1146" w:author="PR Preview" w:date="2026-01-01T00:00:00Z">
        <w:r>
          <w:t xml:space="preserve"> </w:t>
        </w:r>
      </w:ins>
      <w:ins w:id="1147" w:author="PR Preview" w:date="2026-01-01T00:00:00Z">
        <w:r>
          <w:t xml:space="preserve">and the complement of an intersection is the union of the complements: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1148" w:author="PR Preview" w:date="2026-01-01T00:00:00Z">
        <w:r>
          <w:t xml:space="preserve">With the complement notation of</w:t>
        </w:r>
      </w:ins>
      <w:ins w:id="1149" w:author="PR Preview" w:date="2026-01-01T00:00:00Z">
        <w:r>
          <w:t xml:space="preserve"> </w:t>
        </w:r>
      </w:ins>
      <w:hyperlink w:anchor="def-complement">
        <w:ins w:id="1150" w:author="PR Preview" w:date="2026-01-01T00:00:00Z">
          <w:r>
            <w:rPr>
              <w:rStyle w:val="Hyperlink"/>
            </w:rPr>
            <w:t xml:space="preserve">Definition 20</w:t>
          </w:r>
        </w:ins>
      </w:hyperlink>
      <w:ins w:id="1151" w:author="PR Preview" w:date="2026-01-01T00:00:00Z">
        <w:r>
          <w:t xml:space="preserve">,</w:t>
        </w:r>
      </w:ins>
      <w:ins w:id="1152" w:author="PR Preview" w:date="2026-01-01T00:00:00Z">
        <w:r>
          <w:t xml:space="preserve"> </w:t>
        </w:r>
      </w:ins>
      <w:ins w:id="1153" w:author="PR Preview" w:date="2026-01-01T00:00:00Z">
        <w:r>
          <w:t xml:space="preserve">these read</w:t>
        </w:r>
      </w:ins>
      <w:ins w:id="1154" w:author="PR Preview" w:date="2026-01-01T00:00:00Z">
        <w:r>
          <w:t xml:space="preserve"> </w:t>
        </w:r>
      </w:ins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ins w:id="1155" w:author="PR Preview" w:date="2026-01-01T00:00:00Z">
        <w:r>
          <w:t xml:space="preserve"> </w:t>
        </w:r>
      </w:ins>
      <w:ins w:id="1156" w:author="PR Preview" w:date="2026-01-01T00:00:00Z">
        <w:r>
          <w:t xml:space="preserve">and</w:t>
        </w:r>
      </w:ins>
      <w:ins w:id="1157" w:author="PR Preview" w:date="2026-01-01T00:00:00Z">
        <w:r>
          <w:t xml:space="preserve"> </w:t>
        </w:r>
      </w:ins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ins w:id="1158" w:author="PR Preview" w:date="2026-01-01T00:00:00Z">
        <w:r>
          <w:t xml:space="preserve">.</w:t>
        </w:r>
      </w:ins>
    </w:p>
    <w:bookmarkEnd w:id="57"/>
    <w:p>
      <w:pPr>
        <w:pStyle w:val="BodyText"/>
      </w:pPr>
      <w:ins w:id="1159" w:author="PR Preview" w:date="2026-01-01T00:00:00Z">
        <w:r>
          <w:rPr>
            <w:i/>
            <w:iCs/>
          </w:rPr>
          <w:t xml:space="preserve">Proof</w:t>
        </w:r>
      </w:ins>
      <w:ins w:id="1160" w:author="PR Preview" w:date="2026-01-01T00:00:00Z">
        <w:r>
          <w:t xml:space="preserve">. </w:t>
        </w:r>
      </w:ins>
      <w:ins w:id="1161" w:author="PR Preview" w:date="2026-01-01T00:00:00Z">
        <w:r>
          <w:t xml:space="preserve">Two sets are equal when they have the same elements (</w:t>
        </w:r>
      </w:ins>
      <w:hyperlink w:anchor="def-set">
        <w:ins w:id="1162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1163" w:author="PR Preview" w:date="2026-01-01T00:00:00Z">
        <w:r>
          <w:t xml:space="preserve">),</w:t>
        </w:r>
      </w:ins>
      <w:ins w:id="1164" w:author="PR Preview" w:date="2026-01-01T00:00:00Z">
        <w:r>
          <w:t xml:space="preserve"> </w:t>
        </w:r>
      </w:ins>
      <w:ins w:id="1165" w:author="PR Preview" w:date="2026-01-01T00:00:00Z">
        <w:r>
          <w:t xml:space="preserve">so it is enough to show that an element</w:t>
        </w:r>
      </w:ins>
      <w:ins w:id="1166" w:author="PR Preview" w:date="2026-01-01T00:00:00Z">
        <w:r>
          <w:t xml:space="preserve"> </w:t>
        </w:r>
      </w:ins>
      <m:oMath>
        <m:r>
          <m:t>x</m:t>
        </m:r>
      </m:oMath>
      <w:ins w:id="1167" w:author="PR Preview" w:date="2026-01-01T00:00:00Z">
        <w:r>
          <w:t xml:space="preserve"> </w:t>
        </w:r>
      </w:ins>
      <w:ins w:id="1168" w:author="PR Preview" w:date="2026-01-01T00:00:00Z">
        <w:r>
          <w:t xml:space="preserve">is in the left-hand side</w:t>
        </w:r>
      </w:ins>
      <w:ins w:id="1169" w:author="PR Preview" w:date="2026-01-01T00:00:00Z">
        <w:r>
          <w:t xml:space="preserve"> </w:t>
        </w:r>
      </w:ins>
      <w:hyperlink r:id="rId58">
        <w:ins w:id="1170" w:author="PR Preview" w:date="2026-01-01T00:00:00Z">
          <w:r>
            <w:rPr>
              <w:rStyle w:val="Hyperlink"/>
            </w:rPr>
            <w:t xml:space="preserve">if and only if</w:t>
          </w:r>
        </w:ins>
      </w:hyperlink>
      <w:ins w:id="1171" w:author="PR Preview" w:date="2026-01-01T00:00:00Z">
        <w:r>
          <w:t xml:space="preserve"> </w:t>
        </w:r>
      </w:ins>
      <w:ins w:id="1172" w:author="PR Preview" w:date="2026-01-01T00:00:00Z">
        <w:r>
          <w:t xml:space="preserve">(</w:t>
        </w:r>
      </w:ins>
      <m:oMath>
        <m:r>
          <m:rPr>
            <m:sty m:val="p"/>
          </m:rPr>
          <m:t>⇔</m:t>
        </m:r>
      </m:oMath>
      <w:ins w:id="1173" w:author="PR Preview" w:date="2026-01-01T00:00:00Z">
        <w:r>
          <w:t xml:space="preserve">)</w:t>
        </w:r>
      </w:ins>
      <w:ins w:id="1174" w:author="PR Preview" w:date="2026-01-01T00:00:00Z">
        <w:r>
          <w:t xml:space="preserve"> </w:t>
        </w:r>
      </w:ins>
      <w:ins w:id="1175" w:author="PR Preview" w:date="2026-01-01T00:00:00Z">
        <w:r>
          <w:t xml:space="preserve">it is in the right-hand side.</w:t>
        </w:r>
      </w:ins>
      <w:ins w:id="1176" w:author="PR Preview" w:date="2026-01-01T00:00:00Z">
        <w:r>
          <w:t xml:space="preserve"> </w:t>
        </w:r>
      </w:ins>
      <w:ins w:id="1177" w:author="PR Preview" w:date="2026-01-01T00:00:00Z">
        <w:r>
          <w:t xml:space="preserve">For the first law: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1178" w:author="PR Preview" w:date="2026-01-01T00:00:00Z">
        <w:r>
          <w:t xml:space="preserve">For the second law: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9" w:name="exm-de-morgan"/>
    <w:p>
      <w:pPr>
        <w:pStyle w:val="FirstParagraph"/>
      </w:pPr>
      <w:ins w:id="1179" w:author="PR Preview" w:date="2026-01-01T00:00:00Z">
        <w:r>
          <w:rPr>
            <w:b/>
            <w:bCs/>
          </w:rPr>
          <w:t xml:space="preserve">Example 12 (De Morgan’s laws for die rolls)</w:t>
        </w:r>
      </w:ins>
      <w:ins w:id="1180" w:author="PR Preview" w:date="2026-01-01T00:00:00Z">
        <w:r>
          <w:t xml:space="preserve"> </w:t>
        </w:r>
      </w:ins>
      <w:ins w:id="1181" w:author="PR Preview" w:date="2026-01-01T00:00:00Z">
        <w:r>
          <w:t xml:space="preserve">In</w:t>
        </w:r>
      </w:ins>
      <w:ins w:id="1182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1183" w:author="PR Preview" w:date="2026-01-01T00:00:00Z">
        <w:r>
          <w:t xml:space="preserve">,</w:t>
        </w:r>
      </w:ins>
      <w:ins w:id="1184" w:author="PR Preview" w:date="2026-01-01T00:00:00Z">
        <w:r>
          <w:t xml:space="preserve"> </w:t>
        </w:r>
      </w:ins>
      <w:ins w:id="1185" w:author="PR Preview" w:date="2026-01-01T00:00:00Z">
        <w:r>
          <w:t xml:space="preserve">let</w:t>
        </w:r>
      </w:ins>
      <w:ins w:id="118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1187" w:author="PR Preview" w:date="2026-01-01T00:00:00Z">
        <w:r>
          <w:t xml:space="preserve"> </w:t>
        </w:r>
      </w:ins>
      <w:ins w:id="1188" w:author="PR Preview" w:date="2026-01-01T00:00:00Z">
        <w:r>
          <w:t xml:space="preserve">and</w:t>
        </w:r>
      </w:ins>
      <w:ins w:id="1189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ins w:id="1190" w:author="PR Preview" w:date="2026-01-01T00:00:00Z">
        <w:r>
          <w:t xml:space="preserve">, as in</w:t>
        </w:r>
      </w:ins>
      <w:ins w:id="1191" w:author="PR Preview" w:date="2026-01-01T00:00:00Z">
        <w:r>
          <w:t xml:space="preserve"> </w:t>
        </w:r>
      </w:ins>
      <w:hyperlink w:anchor="exm-set-operations">
        <w:ins w:id="1192" w:author="PR Preview" w:date="2026-01-01T00:00:00Z">
          <w:r>
            <w:rPr>
              <w:rStyle w:val="Hyperlink"/>
            </w:rPr>
            <w:t xml:space="preserve">Example 10</w:t>
          </w:r>
        </w:ins>
      </w:hyperlink>
      <w:ins w:id="1193" w:author="PR Preview" w:date="2026-01-01T00:00:00Z">
        <w:r>
          <w:t xml:space="preserve">,</w:t>
        </w:r>
      </w:ins>
      <w:ins w:id="1194" w:author="PR Preview" w:date="2026-01-01T00:00:00Z">
        <w:r>
          <w:t xml:space="preserve"> </w:t>
        </w:r>
      </w:ins>
      <w:ins w:id="1195" w:author="PR Preview" w:date="2026-01-01T00:00:00Z">
        <w:r>
          <w:t xml:space="preserve">so</w:t>
        </w:r>
      </w:ins>
      <w:ins w:id="1196" w:author="PR Preview" w:date="2026-01-01T00:00:00Z">
        <w:r>
          <w:t xml:space="preserve"> </w:t>
        </w:r>
      </w:ins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ins w:id="1197" w:author="PR Preview" w:date="2026-01-01T00:00:00Z">
        <w:r>
          <w:t xml:space="preserve"> </w:t>
        </w:r>
      </w:ins>
      <w:ins w:id="1198" w:author="PR Preview" w:date="2026-01-01T00:00:00Z">
        <w:r>
          <w:t xml:space="preserve">and</w:t>
        </w:r>
      </w:ins>
      <w:ins w:id="1199" w:author="PR Preview" w:date="2026-01-01T00:00:00Z">
        <w:r>
          <w:t xml:space="preserve"> </w:t>
        </w:r>
      </w:ins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1200" w:author="PR Preview" w:date="2026-01-01T00:00:00Z">
        <w:r>
          <w:t xml:space="preserve">.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ins w:id="1201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ins w:id="1202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def-ordered-pair"/>
    <w:p>
      <w:pPr>
        <w:pStyle w:val="FirstParagraph"/>
      </w:pPr>
      <w:ins w:id="1203" w:author="PR Preview" w:date="2026-01-01T00:00:00Z">
        <w:r>
          <w:rPr>
            <w:b/>
            <w:bCs/>
          </w:rPr>
          <w:t xml:space="preserve">Definition 21 (Ordered pair)</w:t>
        </w:r>
      </w:ins>
      <w:ins w:id="1204" w:author="PR Preview" w:date="2026-01-01T00:00:00Z">
        <w:r>
          <w:t xml:space="preserve"> </w:t>
        </w:r>
      </w:ins>
      <w:ins w:id="1205" w:author="PR Preview" w:date="2026-01-01T00:00:00Z">
        <w:r>
          <w:t xml:space="preserve">An</w:t>
        </w:r>
      </w:ins>
      <w:ins w:id="1206" w:author="PR Preview" w:date="2026-01-01T00:00:00Z">
        <w:r>
          <w:t xml:space="preserve"> </w:t>
        </w:r>
      </w:ins>
      <w:ins w:id="1207" w:author="PR Preview" w:date="2026-01-01T00:00:00Z">
        <w:r>
          <w:rPr>
            <w:b/>
            <w:bCs/>
          </w:rPr>
          <w:t xml:space="preserve">ordered pair</w:t>
        </w:r>
      </w:ins>
      <w:ins w:id="120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ins w:id="1209" w:author="PR Preview" w:date="2026-01-01T00:00:00Z">
        <w:r>
          <w:t xml:space="preserve"> </w:t>
        </w:r>
      </w:ins>
      <w:ins w:id="1210" w:author="PR Preview" w:date="2026-01-01T00:00:00Z">
        <w:r>
          <w:t xml:space="preserve">is a pair of objects listed in order,</w:t>
        </w:r>
      </w:ins>
      <w:ins w:id="1211" w:author="PR Preview" w:date="2026-01-01T00:00:00Z">
        <w:r>
          <w:t xml:space="preserve"> </w:t>
        </w:r>
      </w:ins>
      <w:ins w:id="1212" w:author="PR Preview" w:date="2026-01-01T00:00:00Z">
        <w:r>
          <w:t xml:space="preserve">with</w:t>
        </w:r>
      </w:ins>
      <w:ins w:id="1213" w:author="PR Preview" w:date="2026-01-01T00:00:00Z">
        <w:r>
          <w:t xml:space="preserve"> </w:t>
        </w:r>
      </w:ins>
      <m:oMath>
        <m:r>
          <m:t>a</m:t>
        </m:r>
      </m:oMath>
      <w:ins w:id="1214" w:author="PR Preview" w:date="2026-01-01T00:00:00Z">
        <w:r>
          <w:t xml:space="preserve"> </w:t>
        </w:r>
      </w:ins>
      <w:ins w:id="1215" w:author="PR Preview" w:date="2026-01-01T00:00:00Z">
        <w:r>
          <w:t xml:space="preserve">first and</w:t>
        </w:r>
      </w:ins>
      <w:ins w:id="1216" w:author="PR Preview" w:date="2026-01-01T00:00:00Z">
        <w:r>
          <w:t xml:space="preserve"> </w:t>
        </w:r>
      </w:ins>
      <m:oMath>
        <m:r>
          <m:t>b</m:t>
        </m:r>
      </m:oMath>
      <w:ins w:id="1217" w:author="PR Preview" w:date="2026-01-01T00:00:00Z">
        <w:r>
          <w:t xml:space="preserve"> </w:t>
        </w:r>
      </w:ins>
      <w:ins w:id="1218" w:author="PR Preview" w:date="2026-01-01T00:00:00Z">
        <w:r>
          <w:t xml:space="preserve">second;</w:t>
        </w:r>
      </w:ins>
      <w:ins w:id="1219" w:author="PR Preview" w:date="2026-01-01T00:00:00Z">
        <w:r>
          <w:t xml:space="preserve"> </w:t>
        </w:r>
      </w:ins>
      <w:ins w:id="1220" w:author="PR Preview" w:date="2026-01-01T00:00:00Z">
        <w:r>
          <w:t xml:space="preserve">two ordered pairs are equal,</w:t>
        </w:r>
      </w:ins>
      <w:ins w:id="122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ins w:id="1222" w:author="PR Preview" w:date="2026-01-01T00:00:00Z">
        <w:r>
          <w:t xml:space="preserve">,</w:t>
        </w:r>
      </w:ins>
      <w:ins w:id="1223" w:author="PR Preview" w:date="2026-01-01T00:00:00Z">
        <w:r>
          <w:t xml:space="preserve"> </w:t>
        </w:r>
      </w:ins>
      <w:ins w:id="1224" w:author="PR Preview" w:date="2026-01-01T00:00:00Z">
        <w:r>
          <w:t xml:space="preserve">when</w:t>
        </w:r>
      </w:ins>
      <w:ins w:id="122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c</m:t>
        </m:r>
      </m:oMath>
      <w:ins w:id="1226" w:author="PR Preview" w:date="2026-01-01T00:00:00Z">
        <w:r>
          <w:t xml:space="preserve"> </w:t>
        </w:r>
      </w:ins>
      <w:ins w:id="1227" w:author="PR Preview" w:date="2026-01-01T00:00:00Z">
        <w:r>
          <w:t xml:space="preserve">and</w:t>
        </w:r>
      </w:ins>
      <w:ins w:id="1228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d</m:t>
        </m:r>
      </m:oMath>
      <w:ins w:id="1229" w:author="PR Preview" w:date="2026-01-01T00:00:00Z">
        <w:r>
          <w:t xml:space="preserve">.</w:t>
        </w:r>
      </w:ins>
    </w:p>
    <w:bookmarkEnd w:id="60"/>
    <w:bookmarkStart w:id="61" w:name="def-cartesian-product"/>
    <w:p>
      <w:pPr>
        <w:pStyle w:val="BodyText"/>
      </w:pPr>
      <w:ins w:id="1230" w:author="PR Preview" w:date="2026-01-01T00:00:00Z">
        <w:r>
          <w:rPr>
            <w:b/>
            <w:bCs/>
          </w:rPr>
          <w:t xml:space="preserve">Definition 22 (Cartesian product)</w:t>
        </w:r>
      </w:ins>
      <w:ins w:id="1231" w:author="PR Preview" w:date="2026-01-01T00:00:00Z">
        <w:r>
          <w:t xml:space="preserve"> </w:t>
        </w:r>
      </w:ins>
      <w:ins w:id="1232" w:author="PR Preview" w:date="2026-01-01T00:00:00Z">
        <w:r>
          <w:t xml:space="preserve">The</w:t>
        </w:r>
      </w:ins>
      <w:ins w:id="1233" w:author="PR Preview" w:date="2026-01-01T00:00:00Z">
        <w:r>
          <w:t xml:space="preserve"> </w:t>
        </w:r>
      </w:ins>
      <w:ins w:id="1234" w:author="PR Preview" w:date="2026-01-01T00:00:00Z">
        <w:r>
          <w:rPr>
            <w:b/>
            <w:bCs/>
          </w:rPr>
          <w:t xml:space="preserve">Cartesian product</w:t>
        </w:r>
      </w:ins>
      <w:ins w:id="1235" w:author="PR Preview" w:date="2026-01-01T00:00:00Z">
        <w:r>
          <w:t xml:space="preserve"> </w:t>
        </w:r>
      </w:ins>
      <w:ins w:id="1236" w:author="PR Preview" w:date="2026-01-01T00:00:00Z">
        <w:r>
          <w:t xml:space="preserve">of sets</w:t>
        </w:r>
      </w:ins>
      <w:ins w:id="1237" w:author="PR Preview" w:date="2026-01-01T00:00:00Z">
        <w:r>
          <w:t xml:space="preserve"> </w:t>
        </w:r>
      </w:ins>
      <m:oMath>
        <m:r>
          <m:t>A</m:t>
        </m:r>
      </m:oMath>
      <w:ins w:id="1238" w:author="PR Preview" w:date="2026-01-01T00:00:00Z">
        <w:r>
          <w:t xml:space="preserve"> </w:t>
        </w:r>
      </w:ins>
      <w:ins w:id="1239" w:author="PR Preview" w:date="2026-01-01T00:00:00Z">
        <w:r>
          <w:t xml:space="preserve">and</w:t>
        </w:r>
      </w:ins>
      <w:ins w:id="1240" w:author="PR Preview" w:date="2026-01-01T00:00:00Z">
        <w:r>
          <w:t xml:space="preserve"> </w:t>
        </w:r>
      </w:ins>
      <m:oMath>
        <m:r>
          <m:t>B</m:t>
        </m:r>
      </m:oMath>
      <w:ins w:id="1241" w:author="PR Preview" w:date="2026-01-01T00:00:00Z">
        <w:r>
          <w:t xml:space="preserve">,</w:t>
        </w:r>
      </w:ins>
      <w:ins w:id="1242" w:author="PR Preview" w:date="2026-01-01T00:00:00Z">
        <w:r>
          <w:t xml:space="preserve"> </w:t>
        </w:r>
      </w:ins>
      <w:ins w:id="1243" w:author="PR Preview" w:date="2026-01-01T00:00:00Z">
        <w:r>
          <w:t xml:space="preserve">written</w:t>
        </w:r>
      </w:ins>
      <w:ins w:id="1244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×</m:t>
        </m:r>
        <m:r>
          <m:t>B</m:t>
        </m:r>
      </m:oMath>
      <w:ins w:id="1245" w:author="PR Preview" w:date="2026-01-01T00:00:00Z">
        <w:r>
          <w:t xml:space="preserve">,</w:t>
        </w:r>
      </w:ins>
      <w:ins w:id="1246" w:author="PR Preview" w:date="2026-01-01T00:00:00Z">
        <w:r>
          <w:t xml:space="preserve"> </w:t>
        </w:r>
      </w:ins>
      <w:ins w:id="1247" w:author="PR Preview" w:date="2026-01-01T00:00:00Z">
        <w:r>
          <w:t xml:space="preserve">is the set of ordered pairs whose first entry is in</w:t>
        </w:r>
      </w:ins>
      <w:ins w:id="1248" w:author="PR Preview" w:date="2026-01-01T00:00:00Z">
        <w:r>
          <w:t xml:space="preserve"> </w:t>
        </w:r>
      </w:ins>
      <m:oMath>
        <m:r>
          <m:t>A</m:t>
        </m:r>
      </m:oMath>
      <w:ins w:id="1249" w:author="PR Preview" w:date="2026-01-01T00:00:00Z">
        <w:r>
          <w:t xml:space="preserve"> </w:t>
        </w:r>
      </w:ins>
      <w:ins w:id="1250" w:author="PR Preview" w:date="2026-01-01T00:00:00Z">
        <w:r>
          <w:t xml:space="preserve">and whose second entry is in</w:t>
        </w:r>
      </w:ins>
      <w:ins w:id="1251" w:author="PR Preview" w:date="2026-01-01T00:00:00Z">
        <w:r>
          <w:t xml:space="preserve"> </w:t>
        </w:r>
      </w:ins>
      <m:oMath>
        <m:r>
          <m:t>B</m:t>
        </m:r>
      </m:oMath>
      <w:ins w:id="125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1"/>
    <w:bookmarkStart w:id="62" w:name="exm-cartesian-product"/>
    <w:p>
      <w:pPr>
        <w:pStyle w:val="FirstParagraph"/>
      </w:pPr>
      <w:ins w:id="1253" w:author="PR Preview" w:date="2026-01-01T00:00:00Z">
        <w:r>
          <w:rPr>
            <w:b/>
            <w:bCs/>
          </w:rPr>
          <w:t xml:space="preserve">Example 13 (Cartesian products)</w:t>
        </w:r>
      </w:ins>
      <w:ins w:id="1254" w:author="PR Preview" w:date="2026-01-01T00:00:00Z">
        <w:r>
          <w:t xml:space="preserve"> </w:t>
        </w:r>
      </w:ins>
      <w:ins w:id="1255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1256" w:author="PR Preview" w:date="2026-01-01T00:00:00Z">
        <w:r>
          <w:t xml:space="preserve">.</w:t>
        </w:r>
      </w:ins>
      <w:ins w:id="1257" w:author="PR Preview" w:date="2026-01-01T00:00:00Z">
        <w:r>
          <w:t xml:space="preserve"> </w:t>
        </w:r>
      </w:ins>
      <w:ins w:id="1258" w:author="PR Preview" w:date="2026-01-01T00:00:00Z">
        <w:r>
          <w:t xml:space="preserve">The pair</w:t>
        </w:r>
      </w:ins>
      <w:ins w:id="125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260" w:author="PR Preview" w:date="2026-01-01T00:00:00Z">
        <w:r>
          <w:t xml:space="preserve"> </w:t>
        </w:r>
      </w:ins>
      <w:ins w:id="1261" w:author="PR Preview" w:date="2026-01-01T00:00:00Z">
        <w:r>
          <w:t xml:space="preserve">is not in it,</w:t>
        </w:r>
      </w:ins>
      <w:ins w:id="1262" w:author="PR Preview" w:date="2026-01-01T00:00:00Z">
        <w:r>
          <w:t xml:space="preserve"> </w:t>
        </w:r>
      </w:ins>
      <w:ins w:id="1263" w:author="PR Preview" w:date="2026-01-01T00:00:00Z">
        <w:r>
          <w:t xml:space="preserve">because its first entry,</w:t>
        </w:r>
      </w:ins>
      <w:ins w:id="1264" w:author="PR Preview" w:date="2026-01-01T00:00:00Z">
        <w:r>
          <w:t xml:space="preserve"> </w:t>
        </w:r>
      </w:ins>
      <m:oMath>
        <m:r>
          <m:t>5</m:t>
        </m:r>
      </m:oMath>
      <w:ins w:id="1265" w:author="PR Preview" w:date="2026-01-01T00:00:00Z">
        <w:r>
          <w:t xml:space="preserve">, is not in</w:t>
        </w:r>
      </w:ins>
      <w:ins w:id="1266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ins w:id="1267" w:author="PR Preview" w:date="2026-01-01T00:00:00Z">
        <w:r>
          <w:t xml:space="preserve">;</w:t>
        </w:r>
      </w:ins>
      <w:ins w:id="1268" w:author="PR Preview" w:date="2026-01-01T00:00:00Z">
        <w:r>
          <w:t xml:space="preserve"> </w:t>
        </w:r>
      </w:ins>
      <w:ins w:id="1269" w:author="PR Preview" w:date="2026-01-01T00:00:00Z">
        <w:r>
          <w:t xml:space="preserve">so</w:t>
        </w:r>
      </w:ins>
      <w:ins w:id="127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271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8"/>
        </w:numPr>
      </w:pPr>
      <w:ins w:id="1272" w:author="PR Preview" w:date="2026-01-01T00:00:00Z">
        <w:r>
          <w:t xml:space="preserve">The results of rolling a die twice form</w:t>
        </w:r>
      </w:ins>
      <w:ins w:id="1273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1274" w:author="PR Preview" w:date="2026-01-01T00:00:00Z">
        <w:r>
          <w:t xml:space="preserve">,</w:t>
        </w:r>
      </w:ins>
      <w:ins w:id="1275" w:author="PR Preview" w:date="2026-01-01T00:00:00Z">
        <w:r>
          <w:t xml:space="preserve"> </w:t>
        </w:r>
      </w:ins>
      <w:ins w:id="1276" w:author="PR Preview" w:date="2026-01-01T00:00:00Z">
        <w:r>
          <w:t xml:space="preserve">which has</w:t>
        </w:r>
      </w:ins>
      <w:ins w:id="1277" w:author="PR Preview" w:date="2026-01-01T00:00:00Z">
        <w:r>
          <w:t xml:space="preserve"> </w:t>
        </w:r>
      </w:ins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ins w:id="1278" w:author="PR Preview" w:date="2026-01-01T00:00:00Z">
        <w:r>
          <w:t xml:space="preserve"> </w:t>
        </w:r>
      </w:ins>
      <w:ins w:id="1279" w:author="PR Preview" w:date="2026-01-01T00:00:00Z">
        <w:r>
          <w:t xml:space="preserve">elements, such as</w:t>
        </w:r>
      </w:ins>
      <w:ins w:id="128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ins w:id="1281" w:author="PR Preview" w:date="2026-01-01T00:00:00Z">
        <w:r>
          <w:t xml:space="preserve">:</w:t>
        </w:r>
      </w:ins>
      <w:ins w:id="1282" w:author="PR Preview" w:date="2026-01-01T00:00:00Z">
        <w:r>
          <w:t xml:space="preserve"> </w:t>
        </w:r>
      </w:ins>
      <w:ins w:id="1283" w:author="PR Preview" w:date="2026-01-01T00:00:00Z">
        <w:r>
          <w:t xml:space="preserve">a 3 on the first roll and a 5 on the second.</w:t>
        </w:r>
      </w:ins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ins w:id="1284" w:author="PR Preview" w:date="2026-01-01T00:00:00Z">
        <w:r>
          <w:t xml:space="preserve"> </w:t>
        </w:r>
      </w:ins>
      <w:ins w:id="1285" w:author="PR Preview" w:date="2026-01-01T00:00:00Z">
        <w:r>
          <w:t xml:space="preserve">is the set of points</w:t>
        </w:r>
      </w:ins>
      <w:ins w:id="128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ins w:id="1287" w:author="PR Preview" w:date="2026-01-01T00:00:00Z">
        <w:r>
          <w:t xml:space="preserve"> </w:t>
        </w:r>
      </w:ins>
      <w:ins w:id="1288" w:author="PR Preview" w:date="2026-01-01T00:00:00Z">
        <w:r>
          <w:t xml:space="preserve">in the plane</w:t>
        </w:r>
      </w:ins>
      <w:ins w:id="1289" w:author="PR Preview" w:date="2026-01-01T00:00:00Z">
        <w:r>
          <w:t xml:space="preserve"> </w:t>
        </w:r>
      </w:ins>
      <w:ins w:id="1290" w:author="PR Preview" w:date="2026-01-01T00:00:00Z">
        <w:r>
          <w:t xml:space="preserve">with</w:t>
        </w:r>
      </w:ins>
      <w:ins w:id="1291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ins w:id="1292" w:author="PR Preview" w:date="2026-01-01T00:00:00Z">
        <w:r>
          <w:t xml:space="preserve"> </w:t>
        </w:r>
      </w:ins>
      <w:ins w:id="1293" w:author="PR Preview" w:date="2026-01-01T00:00:00Z">
        <w:r>
          <w:t xml:space="preserve">and</w:t>
        </w:r>
      </w:ins>
      <w:ins w:id="1294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ins w:id="1295" w:author="PR Preview" w:date="2026-01-01T00:00:00Z">
        <w:r>
          <w:t xml:space="preserve">:</w:t>
        </w:r>
      </w:ins>
      <w:ins w:id="1296" w:author="PR Preview" w:date="2026-01-01T00:00:00Z">
        <w:r>
          <w:t xml:space="preserve"> </w:t>
        </w:r>
      </w:ins>
      <w:ins w:id="1297" w:author="PR Preview" w:date="2026-01-01T00:00:00Z">
        <w:r>
          <w:t xml:space="preserve">a rectangle of width</w:t>
        </w:r>
      </w:ins>
      <w:ins w:id="1298" w:author="PR Preview" w:date="2026-01-01T00:00:00Z">
        <w:r>
          <w:t xml:space="preserve"> </w:t>
        </w:r>
      </w:ins>
      <m:oMath>
        <m:r>
          <m:t>2</m:t>
        </m:r>
      </m:oMath>
      <w:ins w:id="1299" w:author="PR Preview" w:date="2026-01-01T00:00:00Z">
        <w:r>
          <w:t xml:space="preserve"> </w:t>
        </w:r>
      </w:ins>
      <w:ins w:id="1300" w:author="PR Preview" w:date="2026-01-01T00:00:00Z">
        <w:r>
          <w:t xml:space="preserve">and height</w:t>
        </w:r>
      </w:ins>
      <w:ins w:id="1301" w:author="PR Preview" w:date="2026-01-01T00:00:00Z">
        <w:r>
          <w:t xml:space="preserve"> </w:t>
        </w:r>
      </w:ins>
      <m:oMath>
        <m:r>
          <m:t>3</m:t>
        </m:r>
      </m:oMath>
      <w:ins w:id="1302" w:author="PR Preview" w:date="2026-01-01T00:00:00Z">
        <w:r>
          <w:t xml:space="preserve">.</w:t>
        </w:r>
      </w:ins>
    </w:p>
    <w:bookmarkEnd w:id="62"/>
    <w:bookmarkEnd w:id="63"/>
    <w:bookmarkStart w:id="68" w:name="extended-non-negative-real-numbers"/>
    <w:p>
      <w:pPr>
        <w:pStyle w:val="Heading2"/>
      </w:pPr>
      <w:ins w:id="1303" w:author="PR Preview" w:date="2026-01-01T00:00:00Z">
        <w:r>
          <w:t xml:space="preserve">3 Extended non-negative real numbers</w:t>
        </w:r>
      </w:ins>
    </w:p>
    <w:bookmarkStart w:id="64" w:name="def-extended-nonneg-reals"/>
    <w:p>
      <w:pPr>
        <w:pStyle w:val="FirstParagraph"/>
      </w:pPr>
      <w:ins w:id="1304" w:author="PR Preview" w:date="2026-01-01T00:00:00Z">
        <w:r>
          <w:rPr>
            <w:b/>
            <w:bCs/>
          </w:rPr>
          <w:t xml:space="preserve">Definition 23 (Extended non-negative real numbers)</w:t>
        </w:r>
      </w:ins>
      <w:ins w:id="1305" w:author="PR Preview" w:date="2026-01-01T00:00:00Z">
        <w:r>
          <w:t xml:space="preserve"> </w:t>
        </w:r>
      </w:ins>
      <w:ins w:id="1306" w:author="PR Preview" w:date="2026-01-01T00:00:00Z">
        <w:r>
          <w:t xml:space="preserve">The</w:t>
        </w:r>
      </w:ins>
      <w:ins w:id="1307" w:author="PR Preview" w:date="2026-01-01T00:00:00Z">
        <w:r>
          <w:t xml:space="preserve"> </w:t>
        </w:r>
      </w:ins>
      <w:ins w:id="1308" w:author="PR Preview" w:date="2026-01-01T00:00:00Z">
        <w:r>
          <w:rPr>
            <w:b/>
            <w:bCs/>
          </w:rPr>
          <w:t xml:space="preserve">extended non-negative real numbers</w:t>
        </w:r>
      </w:ins>
      <w:ins w:id="1309" w:author="PR Preview" w:date="2026-01-01T00:00:00Z">
        <w:r>
          <w:t xml:space="preserve">, written</w:t>
        </w:r>
      </w:ins>
      <w:ins w:id="1310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ins w:id="1311" w:author="PR Preview" w:date="2026-01-01T00:00:00Z">
        <w:r>
          <w:t xml:space="preserve">,</w:t>
        </w:r>
      </w:ins>
      <w:ins w:id="1312" w:author="PR Preview" w:date="2026-01-01T00:00:00Z">
        <w:r>
          <w:t xml:space="preserve"> </w:t>
        </w:r>
      </w:ins>
      <w:ins w:id="1313" w:author="PR Preview" w:date="2026-01-01T00:00:00Z">
        <w:r>
          <w:t xml:space="preserve">are the non-negative real numbers together with an extra element</w:t>
        </w:r>
      </w:ins>
      <w:ins w:id="1314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</m:oMath>
      <w:ins w:id="1315" w:author="PR Preview" w:date="2026-01-01T00:00:00Z">
        <w:r>
          <w:t xml:space="preserve"> </w:t>
        </w:r>
      </w:ins>
      <w:ins w:id="1316" w:author="PR Preview" w:date="2026-01-01T00:00:00Z">
        <w:r>
          <w:t xml:space="preserve">that is greater than every real number: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ins w:id="1317" w:author="PR Preview" w:date="2026-01-01T00:00:00Z">
        <w:r>
          <w:t xml:space="preserve">Addition extends to</w:t>
        </w:r>
      </w:ins>
      <w:ins w:id="1318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ins w:id="1319" w:author="PR Preview" w:date="2026-01-01T00:00:00Z">
        <w:r>
          <w:t xml:space="preserve"> </w:t>
        </w:r>
      </w:ins>
      <w:ins w:id="1320" w:author="PR Preview" w:date="2026-01-01T00:00:00Z">
        <w:r>
          <w:t xml:space="preserve">by setting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ins w:id="1321" w:author="PR Preview" w:date="2026-01-01T00:00:00Z">
        <w:r>
          <w:t xml:space="preserve">for every</w:t>
        </w:r>
      </w:ins>
      <w:ins w:id="1322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ins w:id="1323" w:author="PR Preview" w:date="2026-01-01T00:00:00Z">
        <w:r>
          <w:t xml:space="preserve">.</w:t>
        </w:r>
      </w:ins>
    </w:p>
    <w:bookmarkEnd w:id="64"/>
    <w:bookmarkStart w:id="66" w:name="rem-infinity-arithmetic"/>
    <w:p>
      <w:pPr>
        <w:pStyle w:val="BodyText"/>
      </w:pPr>
      <w:ins w:id="1324" w:author="PR Preview" w:date="2026-01-01T00:00:00Z">
        <w:r>
          <w:rPr>
            <w:i/>
            <w:iCs/>
          </w:rPr>
          <w:t xml:space="preserve">Remark 6</w:t>
        </w:r>
      </w:ins>
      <w:ins w:id="1325" w:author="PR Preview" w:date="2026-01-01T00:00:00Z">
        <w:r>
          <w:t xml:space="preserve"> (Arithmetic with</w:t>
        </w:r>
      </w:ins>
      <w:ins w:id="1326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</m:oMath>
      <w:ins w:id="1327" w:author="PR Preview" w:date="2026-01-01T00:00:00Z">
        <w:r>
          <w:t xml:space="preserve">). </w:t>
        </w:r>
      </w:ins>
      <m:oMath>
        <m:r>
          <m:rPr>
            <m:sty m:val="p"/>
          </m:rPr>
          <m:t>∞</m:t>
        </m:r>
      </m:oMath>
      <w:ins w:id="1328" w:author="PR Preview" w:date="2026-01-01T00:00:00Z">
        <w:r>
          <w:t xml:space="preserve"> </w:t>
        </w:r>
      </w:ins>
      <w:ins w:id="1329" w:author="PR Preview" w:date="2026-01-01T00:00:00Z">
        <w:r>
          <w:t xml:space="preserve">is not a real number,</w:t>
        </w:r>
      </w:ins>
      <w:ins w:id="1330" w:author="PR Preview" w:date="2026-01-01T00:00:00Z">
        <w:r>
          <w:t xml:space="preserve"> </w:t>
        </w:r>
      </w:ins>
      <w:ins w:id="1331" w:author="PR Preview" w:date="2026-01-01T00:00:00Z">
        <w:r>
          <w:t xml:space="preserve">so some real-number arithmetic does not extend to it:</w:t>
        </w:r>
      </w:ins>
      <w:ins w:id="1332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ins w:id="1333" w:author="PR Preview" w:date="2026-01-01T00:00:00Z">
        <w:r>
          <w:t xml:space="preserve"> </w:t>
        </w:r>
      </w:ins>
      <w:ins w:id="1334" w:author="PR Preview" w:date="2026-01-01T00:00:00Z">
        <w:r>
          <w:t xml:space="preserve">is left undefined,</w:t>
        </w:r>
      </w:ins>
      <w:ins w:id="1335" w:author="PR Preview" w:date="2026-01-01T00:00:00Z">
        <w:r>
          <w:t xml:space="preserve"> </w:t>
        </w:r>
      </w:ins>
      <w:ins w:id="1336" w:author="PR Preview" w:date="2026-01-01T00:00:00Z">
        <w:r>
          <w:t xml:space="preserve">and</w:t>
        </w:r>
      </w:ins>
      <w:ins w:id="1337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ins w:id="1338" w:author="PR Preview" w:date="2026-01-01T00:00:00Z">
        <w:r>
          <w:t xml:space="preserve"> </w:t>
        </w:r>
      </w:ins>
      <w:ins w:id="1339" w:author="PR Preview" w:date="2026-01-01T00:00:00Z">
        <w:r>
          <w:t xml:space="preserve">does not imply</w:t>
        </w:r>
      </w:ins>
      <w:ins w:id="1340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=</m:t>
        </m:r>
        <m:r>
          <m:t>2</m:t>
        </m:r>
      </m:oMath>
      <w:ins w:id="1341" w:author="PR Preview" w:date="2026-01-01T00:00:00Z">
        <w:r>
          <w:t xml:space="preserve">.</w:t>
        </w:r>
      </w:ins>
      <w:ins w:id="1342" w:author="PR Preview" w:date="2026-01-01T00:00:00Z">
        <w:r>
          <w:t xml:space="preserve"> </w:t>
        </w:r>
      </w:ins>
      <w:ins w:id="1343" w:author="PR Preview" w:date="2026-01-01T00:00:00Z">
        <w:r>
          <w:t xml:space="preserve">Measure theory uses</w:t>
        </w:r>
      </w:ins>
      <w:ins w:id="1344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ins w:id="1345" w:author="PR Preview" w:date="2026-01-01T00:00:00Z">
        <w:r>
          <w:t xml:space="preserve"> </w:t>
        </w:r>
      </w:ins>
      <w:ins w:id="1346" w:author="PR Preview" w:date="2026-01-01T00:00:00Z">
        <w:r>
          <w:t xml:space="preserve">because the size of a set, such as the length of the whole real line, can be infinite</w:t>
        </w:r>
      </w:ins>
      <w:ins w:id="1347" w:author="PR Preview" w:date="2026-01-01T00:00:00Z">
        <w:r>
          <w:t xml:space="preserve"> </w:t>
        </w:r>
      </w:ins>
      <w:ins w:id="1348" w:author="PR Preview" w:date="2026-01-01T00:00:00Z">
        <w:r>
          <w:t xml:space="preserve">(see</w:t>
        </w:r>
      </w:ins>
      <w:ins w:id="1349" w:author="PR Preview" w:date="2026-01-01T00:00:00Z">
        <w:r>
          <w:t xml:space="preserve"> </w:t>
        </w:r>
      </w:ins>
      <w:hyperlink r:id="rId65">
        <w:ins w:id="1350" w:author="PR Preview" w:date="2026-01-01T00:00:00Z">
          <w:r>
            <w:rPr>
              <w:rStyle w:val="Hyperlink"/>
            </w:rPr>
            <w:t xml:space="preserve">Wikipedia: Extended real number line</w:t>
          </w:r>
        </w:ins>
      </w:hyperlink>
      <w:ins w:id="1351" w:author="PR Preview" w:date="2026-01-01T00:00:00Z">
        <w:r>
          <w:t xml:space="preserve">).</w:t>
        </w:r>
      </w:ins>
    </w:p>
    <w:bookmarkEnd w:id="66"/>
    <w:bookmarkStart w:id="67" w:name="exm-extended-nonneg-reals"/>
    <w:p>
      <w:pPr>
        <w:pStyle w:val="BodyText"/>
      </w:pPr>
      <w:ins w:id="1352" w:author="PR Preview" w:date="2026-01-01T00:00:00Z">
        <w:r>
          <w:rPr>
            <w:b/>
            <w:bCs/>
          </w:rPr>
          <w:t xml:space="preserve">Example 14 (Adding with</w:t>
        </w:r>
      </w:ins>
      <w:ins w:id="1353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∞</m:t>
        </m:r>
      </m:oMath>
      <w:ins w:id="1354" w:author="PR Preview" w:date="2026-01-01T00:00:00Z">
        <w:r>
          <w:rPr>
            <w:b/>
            <w:bCs/>
          </w:rPr>
          <w:t xml:space="preserve">)</w:t>
        </w:r>
      </w:ins>
      <w:ins w:id="1355" w:author="PR Preview" w:date="2026-01-01T00:00:00Z">
        <w:r>
          <w:t xml:space="preserve"> </w:t>
        </w:r>
      </w:ins>
      <w:ins w:id="1356" w:author="PR Preview" w:date="2026-01-01T00:00:00Z">
        <w:r>
          <w:t xml:space="preserve">In</w:t>
        </w:r>
      </w:ins>
      <w:ins w:id="1357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ins w:id="1358" w:author="PR Preview" w:date="2026-01-01T00:00:00Z">
        <w:r>
          <w:t xml:space="preserve">,</w:t>
        </w:r>
      </w:ins>
      <w:ins w:id="1359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ins w:id="1360" w:author="PR Preview" w:date="2026-01-01T00:00:00Z">
        <w:r>
          <w:t xml:space="preserve"> </w:t>
        </w:r>
      </w:ins>
      <w:ins w:id="1361" w:author="PR Preview" w:date="2026-01-01T00:00:00Z">
        <w:r>
          <w:t xml:space="preserve">as usual,</w:t>
        </w:r>
      </w:ins>
      <w:ins w:id="1362" w:author="PR Preview" w:date="2026-01-01T00:00:00Z">
        <w:r>
          <w:t xml:space="preserve"> </w:t>
        </w:r>
      </w:ins>
      <w:ins w:id="1363" w:author="PR Preview" w:date="2026-01-01T00:00:00Z">
        <w:r>
          <w:t xml:space="preserve">while</w:t>
        </w:r>
      </w:ins>
      <w:ins w:id="1364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1365" w:author="PR Preview" w:date="2026-01-01T00:00:00Z">
        <w:r>
          <w:t xml:space="preserve"> </w:t>
        </w:r>
      </w:ins>
      <w:ins w:id="1366" w:author="PR Preview" w:date="2026-01-01T00:00:00Z">
        <w:r>
          <w:t xml:space="preserve">and</w:t>
        </w:r>
      </w:ins>
      <w:ins w:id="1367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1368" w:author="PR Preview" w:date="2026-01-01T00:00:00Z">
        <w:r>
          <w:t xml:space="preserve">.</w:t>
        </w:r>
      </w:ins>
    </w:p>
    <w:bookmarkEnd w:id="67"/>
    <w:bookmarkEnd w:id="68"/>
    <w:bookmarkStart w:id="69" w:name="sec-further-reading"/>
    <w:p>
      <w:pPr>
        <w:pStyle w:val="Heading2"/>
      </w:pPr>
      <w:ins w:id="1369" w:author="PR Preview" w:date="2026-01-01T00:00:00Z">
        <w:r>
          <w:t xml:space="preserve">4 Further reading</w:t>
        </w:r>
      </w:ins>
    </w:p>
    <w:p>
      <w:pPr>
        <w:pStyle w:val="FirstParagraph"/>
      </w:pPr>
      <w:ins w:id="1370" w:author="PR Preview" w:date="2026-01-01T00:00:00Z">
        <w:r>
          <w:t xml:space="preserve">These books treat sets and the logic behind them in more depth.</w:t>
        </w:r>
      </w:ins>
    </w:p>
    <w:p>
      <w:pPr>
        <w:pStyle w:val="Compact"/>
        <w:numPr>
          <w:ilvl w:val="0"/>
          <w:numId w:val="1009"/>
        </w:numPr>
      </w:pPr>
      <w:ins w:id="1371" w:author="PR Preview" w:date="2026-01-01T00:00:00Z">
        <w:r>
          <w:t xml:space="preserve">Devlin (1993)</w:t>
        </w:r>
      </w:ins>
      <w:ins w:id="1372" w:author="PR Preview" w:date="2026-01-01T00:00:00Z">
        <w:r>
          <w:t xml:space="preserve"> </w:t>
        </w:r>
      </w:ins>
      <w:ins w:id="1373" w:author="PR Preview" w:date="2026-01-01T00:00:00Z">
        <w:r>
          <w:t xml:space="preserve">is an undergraduate introduction to axiomatic set theory.</w:t>
        </w:r>
      </w:ins>
      <w:ins w:id="1374" w:author="PR Preview" w:date="2026-01-01T00:00:00Z">
        <w:r>
          <w:t xml:space="preserve"> </w:t>
        </w:r>
      </w:ins>
      <w:ins w:id="1375" w:author="PR Preview" w:date="2026-01-01T00:00:00Z">
        <w:r>
          <w:t xml:space="preserve">It covers the axioms of set theory, ordinals, and cardinals,</w:t>
        </w:r>
      </w:ins>
      <w:ins w:id="1376" w:author="PR Preview" w:date="2026-01-01T00:00:00Z">
        <w:r>
          <w:t xml:space="preserve"> </w:t>
        </w:r>
      </w:ins>
      <w:ins w:id="1377" w:author="PR Preview" w:date="2026-01-01T00:00:00Z">
        <w:r>
          <w:t xml:space="preserve">which go well beyond the countable sets and functions in these notes.</w:t>
        </w:r>
      </w:ins>
    </w:p>
    <w:p>
      <w:pPr>
        <w:pStyle w:val="Compact"/>
        <w:numPr>
          <w:ilvl w:val="0"/>
          <w:numId w:val="1009"/>
        </w:numPr>
      </w:pPr>
      <w:ins w:id="1378" w:author="PR Preview" w:date="2026-01-01T00:00:00Z">
        <w:r>
          <w:t xml:space="preserve">Halmos (1974)</w:t>
        </w:r>
      </w:ins>
      <w:ins w:id="1379" w:author="PR Preview" w:date="2026-01-01T00:00:00Z">
        <w:r>
          <w:t xml:space="preserve"> </w:t>
        </w:r>
      </w:ins>
      <w:ins w:id="1380" w:author="PR Preview" w:date="2026-01-01T00:00:00Z">
        <w:r>
          <w:t xml:space="preserve">is a short, informal treatment of the same axioms,</w:t>
        </w:r>
      </w:ins>
      <w:ins w:id="1381" w:author="PR Preview" w:date="2026-01-01T00:00:00Z">
        <w:r>
          <w:t xml:space="preserve"> </w:t>
        </w:r>
      </w:ins>
      <w:ins w:id="1382" w:author="PR Preview" w:date="2026-01-01T00:00:00Z">
        <w:r>
          <w:t xml:space="preserve">covering relations, functions, families of sets, and cardinal numbers.</w:t>
        </w:r>
      </w:ins>
    </w:p>
    <w:p>
      <w:pPr>
        <w:pStyle w:val="Compact"/>
        <w:numPr>
          <w:ilvl w:val="0"/>
          <w:numId w:val="1009"/>
        </w:numPr>
      </w:pPr>
      <w:ins w:id="1383" w:author="PR Preview" w:date="2026-01-01T00:00:00Z">
        <w:r>
          <w:t xml:space="preserve">Enderton (2001)</w:t>
        </w:r>
      </w:ins>
      <w:ins w:id="1384" w:author="PR Preview" w:date="2026-01-01T00:00:00Z">
        <w:r>
          <w:t xml:space="preserve"> </w:t>
        </w:r>
      </w:ins>
      <w:ins w:id="1385" w:author="PR Preview" w:date="2026-01-01T00:00:00Z">
        <w:r>
          <w:t xml:space="preserve">is a standard introduction to mathematical logic.</w:t>
        </w:r>
      </w:ins>
      <w:ins w:id="1386" w:author="PR Preview" w:date="2026-01-01T00:00:00Z">
        <w:r>
          <w:t xml:space="preserve"> </w:t>
        </w:r>
      </w:ins>
      <w:ins w:id="1387" w:author="PR Preview" w:date="2026-01-01T00:00:00Z">
        <w:r>
          <w:t xml:space="preserve">Its first chapter collects the facts about sets, relations, and functions</w:t>
        </w:r>
      </w:ins>
      <w:ins w:id="1388" w:author="PR Preview" w:date="2026-01-01T00:00:00Z">
        <w:r>
          <w:t xml:space="preserve"> </w:t>
        </w:r>
      </w:ins>
      <w:ins w:id="1389" w:author="PR Preview" w:date="2026-01-01T00:00:00Z">
        <w:r>
          <w:t xml:space="preserve">that the later chapters use.</w:t>
        </w:r>
      </w:ins>
    </w:p>
    <w:p>
      <w:pPr>
        <w:pStyle w:val="Compact"/>
        <w:numPr>
          <w:ilvl w:val="0"/>
          <w:numId w:val="1009"/>
        </w:numPr>
      </w:pPr>
      <w:ins w:id="1390" w:author="PR Preview" w:date="2026-01-01T00:00:00Z">
        <w:r>
          <w:t xml:space="preserve">Barker-Plummer et al. (2011)</w:t>
        </w:r>
      </w:ins>
      <w:ins w:id="1391" w:author="PR Preview" w:date="2026-01-01T00:00:00Z">
        <w:r>
          <w:t xml:space="preserve"> </w:t>
        </w:r>
      </w:ins>
      <w:ins w:id="1392" w:author="PR Preview" w:date="2026-01-01T00:00:00Z">
        <w:r>
          <w:t xml:space="preserve">teaches propositional and first-order logic,</w:t>
        </w:r>
      </w:ins>
      <w:ins w:id="1393" w:author="PR Preview" w:date="2026-01-01T00:00:00Z">
        <w:r>
          <w:t xml:space="preserve"> </w:t>
        </w:r>
      </w:ins>
      <w:ins w:id="1394" w:author="PR Preview" w:date="2026-01-01T00:00:00Z">
        <w:r>
          <w:t xml:space="preserve">the language behind statements such as</w:t>
        </w:r>
      </w:ins>
      <w:ins w:id="1395" w:author="PR Preview" w:date="2026-01-01T00:00:00Z">
        <w:r>
          <w:t xml:space="preserve"> </w:t>
        </w:r>
      </w:ins>
      <w:ins w:id="1396" w:author="PR Preview" w:date="2026-01-01T00:00:00Z">
        <w:r>
          <w:t xml:space="preserve">“for every set</w:t>
        </w:r>
      </w:ins>
      <w:ins w:id="1397" w:author="PR Preview" w:date="2026-01-01T00:00:00Z">
        <w:r>
          <w:t xml:space="preserve"> </w:t>
        </w:r>
      </w:ins>
      <m:oMath>
        <m:r>
          <m:t>A</m:t>
        </m:r>
      </m:oMath>
      <w:ins w:id="1398" w:author="PR Preview" w:date="2026-01-01T00:00:00Z">
        <w:r>
          <w:t xml:space="preserve"> </w:t>
        </w:r>
      </w:ins>
      <w:ins w:id="1399" w:author="PR Preview" w:date="2026-01-01T00:00:00Z">
        <w:r>
          <w:t xml:space="preserve">there exists…”</w:t>
        </w:r>
      </w:ins>
      <w:ins w:id="1400" w:author="PR Preview" w:date="2026-01-01T00:00:00Z">
        <w:r>
          <w:t xml:space="preserve">.</w:t>
        </w:r>
      </w:ins>
    </w:p>
    <w:bookmarkEnd w:id="69"/>
    <w:bookmarkStart w:id="79" w:name="references"/>
    <w:p>
      <w:pPr>
        <w:pStyle w:val="Heading2"/>
      </w:pPr>
      <w:ins w:id="1401" w:author="PR Preview" w:date="2026-01-01T00:00:00Z">
        <w:r>
          <w:t xml:space="preserve">References</w:t>
        </w:r>
      </w:ins>
    </w:p>
    <w:bookmarkStart w:id="78" w:name="refs"/>
    <w:bookmarkStart w:id="71" w:name="ref-barkerplummer2011language"/>
    <w:p>
      <w:pPr>
        <w:pStyle w:val="Bibliography"/>
      </w:pPr>
      <w:ins w:id="1402" w:author="PR Preview" w:date="2026-01-01T00:00:00Z">
        <w:r>
          <w:t xml:space="preserve">Barker-Plummer, Dave, Jon Barwise, and John Etchemendy. 2011.</w:t>
        </w:r>
      </w:ins>
      <w:ins w:id="1403" w:author="PR Preview" w:date="2026-01-01T00:00:00Z">
        <w:r>
          <w:t xml:space="preserve"> </w:t>
        </w:r>
      </w:ins>
      <w:ins w:id="1404" w:author="PR Preview" w:date="2026-01-01T00:00:00Z">
        <w:r>
          <w:rPr>
            <w:i/>
            <w:iCs/>
          </w:rPr>
          <w:t xml:space="preserve">Language, Proof and Logic</w:t>
        </w:r>
      </w:ins>
      <w:ins w:id="1405" w:author="PR Preview" w:date="2026-01-01T00:00:00Z">
        <w:r>
          <w:t xml:space="preserve">. 2nd ed. CSLI Publications.</w:t>
        </w:r>
      </w:ins>
      <w:ins w:id="1406" w:author="PR Preview" w:date="2026-01-01T00:00:00Z">
        <w:r>
          <w:t xml:space="preserve"> </w:t>
        </w:r>
      </w:ins>
      <w:hyperlink r:id="rId70">
        <w:ins w:id="1407" w:author="PR Preview" w:date="2026-01-01T00:00:00Z">
          <w:r>
            <w:rPr>
              <w:rStyle w:val="Hyperlink"/>
            </w:rPr>
            <w:t xml:space="preserve">https://www.amazon.com/dp/1575866323</w:t>
          </w:r>
        </w:ins>
      </w:hyperlink>
      <w:ins w:id="1408" w:author="PR Preview" w:date="2026-01-01T00:00:00Z">
        <w:r>
          <w:t xml:space="preserve">.</w:t>
        </w:r>
      </w:ins>
    </w:p>
    <w:bookmarkEnd w:id="71"/>
    <w:bookmarkStart w:id="73" w:name="ref-devlin1993joy"/>
    <w:p>
      <w:pPr>
        <w:pStyle w:val="Bibliography"/>
      </w:pPr>
      <w:ins w:id="1409" w:author="PR Preview" w:date="2026-01-01T00:00:00Z">
        <w:r>
          <w:t xml:space="preserve">Devlin, Keith. 1993.</w:t>
        </w:r>
      </w:ins>
      <w:ins w:id="1410" w:author="PR Preview" w:date="2026-01-01T00:00:00Z">
        <w:r>
          <w:t xml:space="preserve"> </w:t>
        </w:r>
      </w:ins>
      <w:ins w:id="1411" w:author="PR Preview" w:date="2026-01-01T00:00:00Z">
        <w:r>
          <w:rPr>
            <w:i/>
            <w:iCs/>
          </w:rPr>
          <w:t xml:space="preserve">The Joy of Sets: Fundamentals of Contemporary Set Theory</w:t>
        </w:r>
      </w:ins>
      <w:ins w:id="1412" w:author="PR Preview" w:date="2026-01-01T00:00:00Z">
        <w:r>
          <w:t xml:space="preserve">. 2nd ed. Undergraduate Texts in Mathematics. Springer.</w:t>
        </w:r>
      </w:ins>
      <w:ins w:id="1413" w:author="PR Preview" w:date="2026-01-01T00:00:00Z">
        <w:r>
          <w:t xml:space="preserve"> </w:t>
        </w:r>
      </w:ins>
      <w:hyperlink r:id="rId72">
        <w:ins w:id="1414" w:author="PR Preview" w:date="2026-01-01T00:00:00Z">
          <w:r>
            <w:rPr>
              <w:rStyle w:val="Hyperlink"/>
            </w:rPr>
            <w:t xml:space="preserve">https://doi.org/10.1007/978-1-4612-0903-4</w:t>
          </w:r>
        </w:ins>
      </w:hyperlink>
      <w:ins w:id="1415" w:author="PR Preview" w:date="2026-01-01T00:00:00Z">
        <w:r>
          <w:t xml:space="preserve">.</w:t>
        </w:r>
      </w:ins>
    </w:p>
    <w:bookmarkEnd w:id="73"/>
    <w:bookmarkStart w:id="75" w:name="ref-enderton2001logic"/>
    <w:p>
      <w:pPr>
        <w:pStyle w:val="Bibliography"/>
      </w:pPr>
      <w:ins w:id="1416" w:author="PR Preview" w:date="2026-01-01T00:00:00Z">
        <w:r>
          <w:t xml:space="preserve">Enderton, Herbert B. 2001.</w:t>
        </w:r>
      </w:ins>
      <w:ins w:id="1417" w:author="PR Preview" w:date="2026-01-01T00:00:00Z">
        <w:r>
          <w:t xml:space="preserve"> </w:t>
        </w:r>
      </w:ins>
      <w:ins w:id="1418" w:author="PR Preview" w:date="2026-01-01T00:00:00Z">
        <w:r>
          <w:rPr>
            <w:i/>
            <w:iCs/>
          </w:rPr>
          <w:t xml:space="preserve">A Mathematical Introduction to Logic</w:t>
        </w:r>
      </w:ins>
      <w:ins w:id="1419" w:author="PR Preview" w:date="2026-01-01T00:00:00Z">
        <w:r>
          <w:t xml:space="preserve">. 2nd ed. Academic Press.</w:t>
        </w:r>
      </w:ins>
      <w:ins w:id="1420" w:author="PR Preview" w:date="2026-01-01T00:00:00Z">
        <w:r>
          <w:t xml:space="preserve"> </w:t>
        </w:r>
      </w:ins>
      <w:hyperlink r:id="rId74">
        <w:ins w:id="1421" w:author="PR Preview" w:date="2026-01-01T00:00:00Z">
          <w:r>
            <w:rPr>
              <w:rStyle w:val="Hyperlink"/>
            </w:rPr>
            <w:t xml:space="preserve">https://doi.org/10.1016/C2009-0-22107-6</w:t>
          </w:r>
        </w:ins>
      </w:hyperlink>
      <w:ins w:id="1422" w:author="PR Preview" w:date="2026-01-01T00:00:00Z">
        <w:r>
          <w:t xml:space="preserve">.</w:t>
        </w:r>
      </w:ins>
    </w:p>
    <w:bookmarkEnd w:id="75"/>
    <w:bookmarkStart w:id="77" w:name="ref-halmos1974naive"/>
    <w:p>
      <w:pPr>
        <w:pStyle w:val="Bibliography"/>
      </w:pPr>
      <w:ins w:id="1423" w:author="PR Preview" w:date="2026-01-01T00:00:00Z">
        <w:r>
          <w:t xml:space="preserve">Halmos, Paul R. 1974.</w:t>
        </w:r>
      </w:ins>
      <w:ins w:id="1424" w:author="PR Preview" w:date="2026-01-01T00:00:00Z">
        <w:r>
          <w:t xml:space="preserve"> </w:t>
        </w:r>
      </w:ins>
      <w:ins w:id="1425" w:author="PR Preview" w:date="2026-01-01T00:00:00Z">
        <w:r>
          <w:rPr>
            <w:i/>
            <w:iCs/>
          </w:rPr>
          <w:t xml:space="preserve">Naive Set Theory</w:t>
        </w:r>
      </w:ins>
      <w:ins w:id="1426" w:author="PR Preview" w:date="2026-01-01T00:00:00Z">
        <w:r>
          <w:t xml:space="preserve">. Undergraduate Texts in Mathematics. Springer.</w:t>
        </w:r>
      </w:ins>
      <w:ins w:id="1427" w:author="PR Preview" w:date="2026-01-01T00:00:00Z">
        <w:r>
          <w:t xml:space="preserve"> </w:t>
        </w:r>
      </w:ins>
      <w:hyperlink r:id="rId76">
        <w:ins w:id="1428" w:author="PR Preview" w:date="2026-01-01T00:00:00Z">
          <w:r>
            <w:rPr>
              <w:rStyle w:val="Hyperlink"/>
            </w:rPr>
            <w:t xml:space="preserve">https://doi.org/10.1007/978-1-4757-1645-0</w:t>
          </w:r>
        </w:ins>
      </w:hyperlink>
      <w:ins w:id="1429" w:author="PR Preview" w:date="2026-01-01T00:00:00Z">
        <w:r>
          <w:t xml:space="preserve">.</w:t>
        </w:r>
      </w:ins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72" Type="http://schemas.openxmlformats.org/officeDocument/2006/relationships/hyperlink" Target="https://doi.org/10.1007/978-1-4612-0903-4" TargetMode="External"/><Relationship Id="rId76" Type="http://schemas.openxmlformats.org/officeDocument/2006/relationships/hyperlink" Target="https://doi.org/10.1007/978-1-4757-1645-0" TargetMode="External"/><Relationship Id="rId74" Type="http://schemas.openxmlformats.org/officeDocument/2006/relationships/hyperlink" Target="https://doi.org/10.1016/C2009-0-22107-6" TargetMode="External"/><Relationship Id="rId37" Type="http://schemas.openxmlformats.org/officeDocument/2006/relationships/hyperlink" Target="https://en.wikipedia.org/wiki/Empty_set" TargetMode="External"/><Relationship Id="rId65" Type="http://schemas.openxmlformats.org/officeDocument/2006/relationships/hyperlink" Target="https://en.wikipedia.org/wiki/Extended_real_number_line" TargetMode="External"/><Relationship Id="rId12" Type="http://schemas.openxmlformats.org/officeDocument/2006/relationships/hyperlink" Target="https://en.wikipedia.org/wiki/Set_(mathematics)" TargetMode="External"/><Relationship Id="rId29" Type="http://schemas.openxmlformats.org/officeDocument/2006/relationships/hyperlink" Target="https://en.wikipedia.org/wiki/Subset" TargetMode="External"/><Relationship Id="rId70" Type="http://schemas.openxmlformats.org/officeDocument/2006/relationships/hyperlink" Target="https://www.amazon.com/dp/1575866323" TargetMode="External"/><Relationship Id="rId38" Type="http://schemas.openxmlformats.org/officeDocument/2006/relationships/hyperlink" Target="measures.qmd#def-measure-zero" TargetMode="External"/><Relationship Id="rId16" Type="http://schemas.openxmlformats.org/officeDocument/2006/relationships/hyperlink" Target="notation.qmd#def-even-odd" TargetMode="External"/><Relationship Id="rId17" Type="http://schemas.openxmlformats.org/officeDocument/2006/relationships/hyperlink" Target="notation.qmd#def-real-numbers" TargetMode="External"/><Relationship Id="rId58" Type="http://schemas.openxmlformats.org/officeDocument/2006/relationships/hyperlink" Target="proof-writing.qmd#def-necessary-sufficient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72" Type="http://schemas.openxmlformats.org/officeDocument/2006/relationships/hyperlink" Target="https://doi.org/10.1007/978-1-4612-0903-4" TargetMode="External"/><Relationship Id="rId76" Type="http://schemas.openxmlformats.org/officeDocument/2006/relationships/hyperlink" Target="https://doi.org/10.1007/978-1-4757-1645-0" TargetMode="External"/><Relationship Id="rId74" Type="http://schemas.openxmlformats.org/officeDocument/2006/relationships/hyperlink" Target="https://doi.org/10.1016/C2009-0-22107-6" TargetMode="External"/><Relationship Id="rId37" Type="http://schemas.openxmlformats.org/officeDocument/2006/relationships/hyperlink" Target="https://en.wikipedia.org/wiki/Empty_set" TargetMode="External"/><Relationship Id="rId65" Type="http://schemas.openxmlformats.org/officeDocument/2006/relationships/hyperlink" Target="https://en.wikipedia.org/wiki/Extended_real_number_line" TargetMode="External"/><Relationship Id="rId12" Type="http://schemas.openxmlformats.org/officeDocument/2006/relationships/hyperlink" Target="https://en.wikipedia.org/wiki/Set_(mathematics)" TargetMode="External"/><Relationship Id="rId29" Type="http://schemas.openxmlformats.org/officeDocument/2006/relationships/hyperlink" Target="https://en.wikipedia.org/wiki/Subset" TargetMode="External"/><Relationship Id="rId70" Type="http://schemas.openxmlformats.org/officeDocument/2006/relationships/hyperlink" Target="https://www.amazon.com/dp/1575866323" TargetMode="External"/><Relationship Id="rId38" Type="http://schemas.openxmlformats.org/officeDocument/2006/relationships/hyperlink" Target="measures.qmd#def-measure-zero" TargetMode="External"/><Relationship Id="rId16" Type="http://schemas.openxmlformats.org/officeDocument/2006/relationships/hyperlink" Target="notation.qmd#def-even-odd" TargetMode="External"/><Relationship Id="rId17" Type="http://schemas.openxmlformats.org/officeDocument/2006/relationships/hyperlink" Target="notation.qmd#def-real-numbers" TargetMode="External"/><Relationship Id="rId58" Type="http://schemas.openxmlformats.org/officeDocument/2006/relationships/hyperlink" Target="proof-writing.qmd#def-necessary-suffici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2026-10-15T21:56:52Z</dcterms:created>
  <dcterms:modified xsi:type="dcterms:W3CDTF">2026-10-15T21:56:52Z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13:56:31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