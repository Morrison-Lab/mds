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Probability and statistics describe events, outcomes, and parameters as sets,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 random variables, densities, and measures as functions.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This page collects the definitions of sets and functions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that the Morrison Lab’s probability and statistics notes build on.</w:delText>
        </w:r>
      </w:del>
    </w:p>
    <w:p>
      <w:pPr>
        <w:pStyle w:val="Heading2"/>
      </w:pPr>
      <w:del w:id="11" w:author="PR Preview" w:date="2026-01-01T00:00:00Z">
        <w:r>
          <w:delText xml:space="preserve">1 Sets</w:delText>
        </w:r>
      </w:del>
    </w:p>
    <w:p>
      <w:pPr>
        <w:pStyle w:val="FirstParagraph"/>
      </w:pPr>
      <w:del w:id="12" w:author="PR Preview" w:date="2026-01-01T00:00:00Z">
        <w:r>
          <w:rPr>
            <w:b/>
            <w:bCs/>
          </w:rPr>
          <w:delText xml:space="preserve">Definition 1 (Set)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set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a collection of distinct objects,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called its elements.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We write</w:delText>
        </w:r>
      </w:del>
      <w:del w:id="2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when</w:delText>
        </w:r>
      </w:del>
      <w:del w:id="26" w:author="PR Preview" w:date="2026-01-01T00:00:00Z">
        <w:r>
          <w:delText xml:space="preserve"> </w:delText>
        </w:r>
      </w:del>
      <m:oMath>
        <m:r>
          <m:t>a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an element of the set</w:delText>
        </w:r>
      </w:del>
      <w:del w:id="29" w:author="PR Preview" w:date="2026-01-01T00:00:00Z">
        <w:r>
          <w:delText xml:space="preserve"> </w:delText>
        </w:r>
      </w:del>
      <m:oMath>
        <m:r>
          <m:t>A</m:t>
        </m:r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</w:delText>
        </w:r>
      </w:del>
      <w:del w:id="3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∉</m:t>
        </m:r>
        <m:r>
          <m:t>A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when it is not.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Two sets are equal when they have exactly the same elements.</w:delText>
        </w:r>
      </w:del>
    </w:p>
    <w:p>
      <w:pPr>
        <w:pStyle w:val="BodyText"/>
      </w:pPr>
      <w:del w:id="38" w:author="PR Preview" w:date="2026-01-01T00:00:00Z">
        <w:r>
          <w:rPr>
            <w:i/>
            <w:iCs/>
          </w:rPr>
          <w:delText xml:space="preserve">Remark 1</w:delText>
        </w:r>
      </w:del>
      <w:del w:id="39" w:author="PR Preview" w:date="2026-01-01T00:00:00Z">
        <w:r>
          <w:delText xml:space="preserve"> (Naive and formal set theory). </w:delText>
        </w:r>
      </w:del>
      <w:hyperlink w:anchor="def-set">
        <w:del w:id="4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informal (</w:delText>
        </w:r>
      </w:del>
      <w:del w:id="43" w:author="PR Preview" w:date="2026-01-01T00:00:00Z">
        <w:r>
          <w:delText xml:space="preserve">“naive”</w:delText>
        </w:r>
      </w:del>
      <w:del w:id="44" w:author="PR Preview" w:date="2026-01-01T00:00:00Z">
        <w:r>
          <w:delText xml:space="preserve">) notion of a set,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which is all these notes need.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Formal set theory states axioms for sets instead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(see</w:delText>
        </w:r>
      </w:del>
      <w:del w:id="51" w:author="PR Preview" w:date="2026-01-01T00:00:00Z">
        <w:r>
          <w:delText xml:space="preserve"> </w:delText>
        </w:r>
      </w:del>
      <w:hyperlink r:id="rId12">
        <w:del w:id="52" w:author="PR Preview" w:date="2026-01-01T00:00:00Z">
          <w:r>
            <w:rPr>
              <w:rStyle w:val="Hyperlink"/>
            </w:rPr>
            <w:delText xml:space="preserve">Wikipedia: Set (mathematics)</w:delText>
          </w:r>
        </w:del>
      </w:hyperlink>
      <w:del w:id="53" w:author="PR Preview" w:date="2026-01-01T00:00:00Z">
        <w:r>
          <w:delText xml:space="preserve">).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For example, the last sentence of</w:delText>
        </w:r>
      </w:del>
      <w:del w:id="56" w:author="PR Preview" w:date="2026-01-01T00:00:00Z">
        <w:r>
          <w:delText xml:space="preserve"> </w:delText>
        </w:r>
      </w:del>
      <w:hyperlink w:anchor="def-set">
        <w:del w:id="5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that two sets are equal when they have exactly the same elements,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one of those axioms, the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i/>
            <w:iCs/>
          </w:rPr>
          <w:delText xml:space="preserve">axiom of extensionality</w:delText>
        </w:r>
      </w:del>
      <w:del w:id="65" w:author="PR Preview" w:date="2026-01-01T00:00:00Z">
        <w:r>
          <w:delText xml:space="preserve">.</w:delText>
        </w:r>
      </w:del>
    </w:p>
    <w:p>
      <w:pPr>
        <w:pStyle w:val="BodyText"/>
      </w:pPr>
      <w:del w:id="66" w:author="PR Preview" w:date="2026-01-01T00:00:00Z">
        <w:r>
          <w:rPr>
            <w:b/>
            <w:bCs/>
          </w:rPr>
          <w:delText xml:space="preserve">Example 1 (Sets of die rolls)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The possible results of rolling a six-sided die form the set</w:delText>
        </w:r>
      </w:del>
      <w:del w:id="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with</w:delText>
        </w:r>
      </w:del>
      <w:del w:id="7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</w:delText>
        </w:r>
      </w:del>
      <w:del w:id="76" w:author="PR Preview" w:date="2026-01-01T00:00:00Z">
        <w:r>
          <w:delText xml:space="preserve"> </w:delText>
        </w:r>
      </w:del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 sets</w:delText>
        </w:r>
      </w:del>
      <w:del w:id="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</w:delText>
        </w:r>
      </w:del>
      <w:del w:id="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are equal,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because they have the same elements;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order in which the elements are listed does not matter.</w:delText>
        </w:r>
      </w:del>
    </w:p>
    <w:p>
      <w:pPr>
        <w:pStyle w:val="BodyText"/>
      </w:pPr>
      <w:del w:id="90" w:author="PR Preview" w:date="2026-01-01T00:00:00Z">
        <w:r>
          <w:rPr>
            <w:b/>
            <w:bCs/>
          </w:rPr>
          <w:delText xml:space="preserve">Definition 2 (Set-builder notation)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For a set</w:delText>
        </w:r>
      </w:del>
      <w:del w:id="93" w:author="PR Preview" w:date="2026-01-01T00:00:00Z">
        <w:r>
          <w:delText xml:space="preserve"> </w:delText>
        </w:r>
      </w:del>
      <m:oMath>
        <m:r>
          <m:t>A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and a statement</w:delText>
        </w:r>
      </w:del>
      <w:del w:id="9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about an element</w:delText>
        </w:r>
      </w:del>
      <w:del w:id="99" w:author="PR Preview" w:date="2026-01-01T00:00:00Z">
        <w:r>
          <w:delText xml:space="preserve"> </w:delText>
        </w:r>
      </w:del>
      <m:oMath>
        <m:r>
          <m:t>x</m:t>
        </m:r>
      </m:oMath>
      <w:del w:id="100" w:author="PR Preview" w:date="2026-01-01T00:00:00Z">
        <w:r>
          <w:delText xml:space="preserve">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rPr>
            <w:b/>
            <w:bCs/>
          </w:rPr>
          <w:delText xml:space="preserve">set-builder notation</w:delText>
        </w:r>
      </w:del>
      <w:del w:id="1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denotes the set of elements</w:delText>
        </w:r>
      </w:del>
      <w:del w:id="106" w:author="PR Preview" w:date="2026-01-01T00:00:00Z">
        <w:r>
          <w:delText xml:space="preserve"> </w:delText>
        </w:r>
      </w:del>
      <m:oMath>
        <m:r>
          <m:t>x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</w:delText>
        </w:r>
      </w:del>
      <w:del w:id="109" w:author="PR Preview" w:date="2026-01-01T00:00:00Z">
        <w:r>
          <w:delText xml:space="preserve"> </w:delText>
        </w:r>
      </w:del>
      <m:oMath>
        <m:r>
          <m:t>A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for which</w:delText>
        </w:r>
      </w:del>
      <w:del w:id="1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true.</w:delText>
        </w:r>
      </w:del>
    </w:p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Example 2 (Even die rolls in set-builder notation)</w:delText>
        </w:r>
      </w:del>
      <w:del w:id="1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 the set of</w:delText>
        </w:r>
      </w:del>
      <w:del w:id="119" w:author="PR Preview" w:date="2026-01-01T00:00:00Z">
        <w:r>
          <w:delText xml:space="preserve"> </w:delText>
        </w:r>
      </w:del>
      <w:hyperlink r:id="rId13">
        <w:del w:id="120" w:author="PR Preview" w:date="2026-01-01T00:00:00Z">
          <w:r>
            <w:rPr>
              <w:rStyle w:val="Hyperlink"/>
            </w:rPr>
            <w:delText xml:space="preserve">even</w:delText>
          </w:r>
        </w:del>
      </w:hyperlink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rolls,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is the set of positive</w:delText>
        </w:r>
      </w:del>
      <w:del w:id="128" w:author="PR Preview" w:date="2026-01-01T00:00:00Z">
        <w:r>
          <w:delText xml:space="preserve"> </w:delText>
        </w:r>
      </w:del>
      <w:hyperlink r:id="rId14">
        <w:del w:id="129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30" w:author="PR Preview" w:date="2026-01-01T00:00:00Z">
        <w:r>
          <w:delText xml:space="preserve">.</w:delText>
        </w:r>
      </w:del>
    </w:p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Definition 3 (Interval)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For</w:delText>
        </w:r>
      </w:del>
      <w:del w:id="134" w:author="PR Preview" w:date="2026-01-01T00:00:00Z">
        <w:r>
          <w:delText xml:space="preserve"> </w:delText>
        </w:r>
      </w:del>
      <w:hyperlink r:id="rId14">
        <w:del w:id="135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b/>
            <w:bCs/>
          </w:rPr>
          <w:delText xml:space="preserve">intervals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with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endpoints</w:delText>
        </w:r>
      </w:del>
      <w:del w:id="146" w:author="PR Preview" w:date="2026-01-01T00:00:00Z">
        <w:r>
          <w:delText xml:space="preserve"> </w:delText>
        </w:r>
      </w:del>
      <m:oMath>
        <m:r>
          <m:t>a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and</w:delText>
        </w:r>
      </w:del>
      <w:del w:id="149" w:author="PR Preview" w:date="2026-01-01T00:00:00Z">
        <w:r>
          <w:delText xml:space="preserve"> </w:delText>
        </w:r>
      </w:del>
      <m:oMath>
        <m:r>
          <m:t>b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are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 closed interval (</w:delText>
        </w:r>
      </w:del>
      <w:hyperlink w:anchor="def-closed-interval">
        <w:del w:id="15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5" w:author="PR Preview" w:date="2026-01-01T00:00:00Z">
        <w:r>
          <w:delText xml:space="preserve">),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open interval (</w:delText>
        </w:r>
      </w:del>
      <w:hyperlink w:anchor="def-open-interval">
        <w:del w:id="15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59" w:author="PR Preview" w:date="2026-01-01T00:00:00Z">
        <w:r>
          <w:delText xml:space="preserve">),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the half-open intervals (</w:delText>
        </w:r>
      </w:del>
      <w:hyperlink w:anchor="def-half-open-interval">
        <w:del w:id="16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63" w:author="PR Preview" w:date="2026-01-01T00:00:00Z">
        <w:r>
          <w:delText xml:space="preserve">).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The unbounded intervals (</w:delText>
        </w:r>
      </w:del>
      <w:hyperlink w:anchor="def-unbounded-interval">
        <w:del w:id="16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67" w:author="PR Preview" w:date="2026-01-01T00:00:00Z">
        <w:r>
          <w:delText xml:space="preserve">) have at most one endpoint.</w:delText>
        </w:r>
      </w:del>
    </w:p>
    <w:p>
      <w:pPr>
        <w:pStyle w:val="BodyText"/>
      </w:pPr>
      <w:del w:id="168" w:author="PR Preview" w:date="2026-01-01T00:00:00Z">
        <w:r>
          <w:delText xml:space="preserve">A square bracket means the endpoint belongs to the interval,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 a parenthesis means it does not.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symbols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and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are not real numbers,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so they always get a parenthesis.</w:delText>
        </w:r>
      </w:del>
    </w:p>
    <w:p>
      <w:pPr>
        <w:pStyle w:val="BodyText"/>
      </w:pPr>
      <w:del w:id="181" w:author="PR Preview" w:date="2026-01-01T00:00:00Z">
        <w:r>
          <w:rPr>
            <w:b/>
            <w:bCs/>
          </w:rPr>
          <w:delText xml:space="preserve">Definition 4 (Closed interval)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For real numbers</w:delText>
        </w:r>
      </w:del>
      <w:del w:id="1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rPr>
            <w:b/>
            <w:bCs/>
          </w:rPr>
          <w:delText xml:space="preserve">closed interval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is</w:delText>
        </w:r>
      </w:del>
      <w:del w:id="1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193" w:author="PR Preview" w:date="2026-01-01T00:00:00Z">
        <w:r>
          <w:delText xml:space="preserve">.</w:delText>
        </w:r>
      </w:del>
    </w:p>
    <w:p>
      <w:pPr>
        <w:pStyle w:val="BodyText"/>
      </w:pPr>
      <w:del w:id="194" w:author="PR Preview" w:date="2026-01-01T00:00:00Z">
        <w:r>
          <w:rPr>
            <w:b/>
            <w:bCs/>
          </w:rPr>
          <w:delText xml:space="preserve">Definition 5 (Open interval)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For real numbers</w:delText>
        </w:r>
      </w:del>
      <w:del w:id="19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98" w:author="PR Preview" w:date="2026-01-01T00:00:00Z">
        <w:r>
          <w:delText xml:space="preserve">,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rPr>
            <w:b/>
            <w:bCs/>
          </w:rPr>
          <w:delText xml:space="preserve">open interval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</w:delText>
        </w:r>
      </w:del>
      <w:del w:id="2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206" w:author="PR Preview" w:date="2026-01-01T00:00:00Z">
        <w:r>
          <w:delText xml:space="preserve">.</w:delText>
        </w:r>
      </w:del>
    </w:p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Definition 6 (Half-open intervals)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For real numbers</w:delText>
        </w:r>
      </w:del>
      <w:del w:id="2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the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rPr>
            <w:b/>
            <w:bCs/>
          </w:rPr>
          <w:delText xml:space="preserve">half-open intervals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are</w:delText>
        </w:r>
      </w:del>
      <w:del w:id="21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</w:delText>
        </w:r>
      </w:del>
      <w:del w:id="2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222" w:author="PR Preview" w:date="2026-01-01T00:00:00Z">
        <w:r>
          <w:delText xml:space="preserve">.</w:delText>
        </w:r>
      </w:del>
    </w:p>
    <w:p>
      <w:pPr>
        <w:pStyle w:val="BodyText"/>
      </w:pPr>
      <w:del w:id="223" w:author="PR Preview" w:date="2026-01-01T00:00:00Z">
        <w:r>
          <w:rPr>
            <w:b/>
            <w:bCs/>
          </w:rPr>
          <w:delText xml:space="preserve">Definition 7 (Unbounded intervals)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The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rPr>
            <w:b/>
            <w:bCs/>
          </w:rPr>
          <w:delText xml:space="preserve">unbounded intervals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have at most one endpoint: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</w:delText>
        </w:r>
      </w:del>
      <w:del w:id="2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del w:id="23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and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23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del w:id="238" w:author="PR Preview" w:date="2026-01-01T00:00:00Z">
        <w:r>
          <w:delText xml:space="preserve">.</w:delText>
        </w:r>
      </w:del>
    </w:p>
    <w:p>
      <w:pPr>
        <w:pStyle w:val="FirstParagraph"/>
      </w:pPr>
      <w:del w:id="239" w:author="PR Preview" w:date="2026-01-01T00:00:00Z">
        <w:r>
          <w:rPr>
            <w:b/>
            <w:bCs/>
          </w:rPr>
          <w:delText xml:space="preserve">Example 3 (Which numbers are in an interval)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42" w:author="PR Preview" w:date="2026-01-01T00:00:00Z">
        <w:r>
          <w:delText xml:space="preserve">, but</w:delText>
        </w:r>
      </w:del>
      <w:del w:id="2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45" w:author="PR Preview" w:date="2026-01-01T00:00:00Z">
        <w:r>
          <w:delText xml:space="preserve">, but</w:delText>
        </w:r>
      </w:del>
      <w:del w:id="24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in all four of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51" w:author="PR Preview" w:date="2026-01-01T00:00:00Z">
        <w:r>
          <w:delText xml:space="preserve">,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55" w:author="PR Preview" w:date="2026-01-01T00:00:00Z">
        <w:r>
          <w:delText xml:space="preserve">, and</w:delText>
        </w:r>
      </w:del>
      <w:del w:id="2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5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is the set of non-negative real numbers:</w:delText>
        </w:r>
      </w:del>
      <w:del w:id="26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and</w:delText>
        </w:r>
      </w:del>
      <w:del w:id="263" w:author="PR Preview" w:date="2026-01-01T00:00:00Z">
        <w:r>
          <w:delText xml:space="preserve"> </w:delText>
        </w:r>
      </w:del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64" w:author="PR Preview" w:date="2026-01-01T00:00:00Z">
        <w:r>
          <w:delText xml:space="preserve">, but</w:delText>
        </w:r>
      </w:del>
      <w:del w:id="26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66" w:author="PR Preview" w:date="2026-01-01T00:00:00Z">
        <w:r>
          <w:delText xml:space="preserve">.</w:delText>
        </w:r>
      </w:del>
    </w:p>
    <w:p>
      <w:pPr>
        <w:pStyle w:val="FirstParagraph"/>
      </w:pPr>
      <w:del w:id="267" w:author="PR Preview" w:date="2026-01-01T00:00:00Z">
        <w:r>
          <w:rPr>
            <w:b/>
            <w:bCs/>
          </w:rPr>
          <w:delText xml:space="preserve">Definition 8 (Subset)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 set</w:delText>
        </w:r>
      </w:del>
      <w:del w:id="270" w:author="PR Preview" w:date="2026-01-01T00:00:00Z">
        <w:r>
          <w:delText xml:space="preserve"> </w:delText>
        </w:r>
      </w:del>
      <m:oMath>
        <m:r>
          <m:t>A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a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rPr>
            <w:b/>
            <w:bCs/>
          </w:rPr>
          <w:delText xml:space="preserve">subset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a set</w:delText>
        </w:r>
      </w:del>
      <w:del w:id="277" w:author="PR Preview" w:date="2026-01-01T00:00:00Z">
        <w:r>
          <w:delText xml:space="preserve"> </w:delText>
        </w:r>
      </w:del>
      <m:oMath>
        <m:r>
          <m:t>B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written</w:delText>
        </w:r>
      </w:del>
      <w:del w:id="28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if every element of</w:delText>
        </w:r>
      </w:del>
      <w:del w:id="285" w:author="PR Preview" w:date="2026-01-01T00:00:00Z">
        <w:r>
          <w:delText xml:space="preserve"> </w:delText>
        </w:r>
      </w:del>
      <m:oMath>
        <m:r>
          <m:t>A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is an element of</w:delText>
        </w:r>
      </w:del>
      <w:del w:id="288" w:author="PR Preview" w:date="2026-01-01T00:00:00Z">
        <w:r>
          <w:delText xml:space="preserve"> </w:delText>
        </w:r>
      </w:del>
      <m:oMath>
        <m:r>
          <m:t>B</m:t>
        </m:r>
      </m:oMath>
      <w:del w:id="289" w:author="PR Preview" w:date="2026-01-01T00:00:00Z">
        <w:r>
          <w:delText xml:space="preserve">.</w:delText>
        </w:r>
      </w:del>
    </w:p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Example 4 (Even die rolls)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 even die rolls form a subset of the possible rolls:</w:delText>
        </w:r>
      </w:del>
      <w:del w:id="2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94" w:author="PR Preview" w:date="2026-01-01T00:00:00Z">
        <w:r>
          <w:delText xml:space="preserve">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because each of</w:delText>
        </w:r>
      </w:del>
      <w:del w:id="297" w:author="PR Preview" w:date="2026-01-01T00:00:00Z">
        <w:r>
          <w:delText xml:space="preserve"> </w:delText>
        </w:r>
      </w:del>
      <m:oMath>
        <m:r>
          <m:t>2</m:t>
        </m:r>
      </m:oMath>
      <w:del w:id="298" w:author="PR Preview" w:date="2026-01-01T00:00:00Z">
        <w:r>
          <w:delText xml:space="preserve">,</w:delText>
        </w:r>
      </w:del>
      <w:del w:id="299" w:author="PR Preview" w:date="2026-01-01T00:00:00Z">
        <w:r>
          <w:delText xml:space="preserve"> </w:delText>
        </w:r>
      </w:del>
      <m:oMath>
        <m:r>
          <m:t>4</m:t>
        </m:r>
      </m:oMath>
      <w:del w:id="300" w:author="PR Preview" w:date="2026-01-01T00:00:00Z">
        <w:r>
          <w:delText xml:space="preserve">, and</w:delText>
        </w:r>
      </w:del>
      <w:del w:id="301" w:author="PR Preview" w:date="2026-01-01T00:00:00Z">
        <w:r>
          <w:delText xml:space="preserve"> </w:delText>
        </w:r>
      </w:del>
      <m:oMath>
        <m:r>
          <m:t>6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is a possible roll.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 set</w:delText>
        </w:r>
      </w:del>
      <w:del w:id="30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is not a subset of</w:delText>
        </w:r>
      </w:del>
      <w:del w:id="3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because</w:delText>
        </w:r>
      </w:del>
      <w:del w:id="313" w:author="PR Preview" w:date="2026-01-01T00:00:00Z">
        <w:r>
          <w:delText xml:space="preserve"> </w:delText>
        </w:r>
      </w:del>
      <m:oMath>
        <m:r>
          <m:t>7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is not a possible roll.</w:delText>
        </w:r>
      </w:del>
    </w:p>
    <w:p>
      <w:pPr>
        <w:pStyle w:val="BodyText"/>
      </w:pPr>
      <w:del w:id="316" w:author="PR Preview" w:date="2026-01-01T00:00:00Z">
        <w:r>
          <w:rPr>
            <w:b/>
            <w:bCs/>
          </w:rPr>
          <w:delText xml:space="preserve">Theorem 1 (Every set is a subset of itself)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For every set</w:delText>
        </w:r>
      </w:del>
      <w:del w:id="319" w:author="PR Preview" w:date="2026-01-01T00:00:00Z">
        <w:r>
          <w:delText xml:space="preserve"> </w:delText>
        </w:r>
      </w:del>
      <m:oMath>
        <m:r>
          <m:t>A</m:t>
        </m:r>
      </m:oMath>
      <w:del w:id="320" w:author="PR Preview" w:date="2026-01-01T00:00:00Z">
        <w:r>
          <w:delText xml:space="preserve">,</w:delText>
        </w:r>
      </w:del>
      <w:del w:id="3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A</m:t>
        </m:r>
      </m:oMath>
      <w:del w:id="322" w:author="PR Preview" w:date="2026-01-01T00:00:00Z">
        <w:r>
          <w:delText xml:space="preserve">.</w:delText>
        </w:r>
      </w:del>
    </w:p>
    <w:p>
      <w:pPr>
        <w:pStyle w:val="BodyText"/>
      </w:pPr>
      <w:del w:id="323" w:author="PR Preview" w:date="2026-01-01T00:00:00Z">
        <w:r>
          <w:rPr>
            <w:i/>
            <w:iCs/>
          </w:rPr>
          <w:delText xml:space="preserve">Proof</w:delText>
        </w:r>
      </w:del>
      <w:del w:id="324" w:author="PR Preview" w:date="2026-01-01T00:00:00Z">
        <w:r>
          <w:delText xml:space="preserve">. </w:delText>
        </w:r>
      </w:del>
      <w:del w:id="325" w:author="PR Preview" w:date="2026-01-01T00:00:00Z">
        <w:r>
          <w:delText xml:space="preserve">Every element of</w:delText>
        </w:r>
      </w:del>
      <w:del w:id="326" w:author="PR Preview" w:date="2026-01-01T00:00:00Z">
        <w:r>
          <w:delText xml:space="preserve"> </w:delText>
        </w:r>
      </w:del>
      <m:oMath>
        <m:r>
          <m:t>A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is an element of</w:delText>
        </w:r>
      </w:del>
      <w:del w:id="329" w:author="PR Preview" w:date="2026-01-01T00:00:00Z">
        <w:r>
          <w:delText xml:space="preserve"> </w:delText>
        </w:r>
      </w:del>
      <m:oMath>
        <m:r>
          <m:t>A</m:t>
        </m:r>
      </m:oMath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which is</w:delText>
        </w:r>
      </w:del>
      <w:del w:id="333" w:author="PR Preview" w:date="2026-01-01T00:00:00Z">
        <w:r>
          <w:delText xml:space="preserve"> </w:delText>
        </w:r>
      </w:del>
      <w:hyperlink w:anchor="def-subset">
        <w:del w:id="33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with</w:delText>
        </w:r>
      </w:del>
      <w:del w:id="3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A</m:t>
        </m:r>
      </m:oMath>
      <w:del w:id="338" w:author="PR Preview" w:date="2026-01-01T00:00:00Z">
        <w:r>
          <w:delText xml:space="preserve">.</w:delText>
        </w:r>
      </w:del>
    </w:p>
    <w:p>
      <w:pPr>
        <w:pStyle w:val="BodyText"/>
      </w:pPr>
      <w:del w:id="339" w:author="PR Preview" w:date="2026-01-01T00:00:00Z">
        <w:r>
          <w:rPr>
            <w:b/>
            <w:bCs/>
          </w:rPr>
          <w:delText xml:space="preserve">Definition 9 (Strict subset)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 set</w:delText>
        </w:r>
      </w:del>
      <w:del w:id="342" w:author="PR Preview" w:date="2026-01-01T00:00:00Z">
        <w:r>
          <w:delText xml:space="preserve"> </w:delText>
        </w:r>
      </w:del>
      <m:oMath>
        <m:r>
          <m:t>A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a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rPr>
            <w:b/>
            <w:bCs/>
          </w:rPr>
          <w:delText xml:space="preserve">strict subset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of a set</w:delText>
        </w:r>
      </w:del>
      <w:del w:id="349" w:author="PR Preview" w:date="2026-01-01T00:00:00Z">
        <w:r>
          <w:delText xml:space="preserve"> </w:delText>
        </w:r>
      </w:del>
      <m:oMath>
        <m:r>
          <m:t>B</m:t>
        </m:r>
      </m:oMath>
      <w:del w:id="350" w:author="PR Preview" w:date="2026-01-01T00:00:00Z">
        <w:r>
          <w:delText xml:space="preserve">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written</w:delText>
        </w:r>
      </w:del>
      <w:del w:id="3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if</w:delText>
        </w:r>
      </w:del>
      <w:del w:id="357" w:author="PR Preview" w:date="2026-01-01T00:00:00Z">
        <w:r>
          <w:delText xml:space="preserve"> </w:delText>
        </w:r>
      </w:del>
      <m:oMath>
        <m:r>
          <m:t>A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a</w:delText>
        </w:r>
      </w:del>
      <w:del w:id="360" w:author="PR Preview" w:date="2026-01-01T00:00:00Z">
        <w:r>
          <w:delText xml:space="preserve"> </w:delText>
        </w:r>
      </w:del>
      <w:hyperlink w:anchor="def-subset">
        <w:del w:id="361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of</w:delText>
        </w:r>
      </w:del>
      <w:del w:id="364" w:author="PR Preview" w:date="2026-01-01T00:00:00Z">
        <w:r>
          <w:delText xml:space="preserve"> </w:delText>
        </w:r>
      </w:del>
      <m:oMath>
        <m:r>
          <m:t>B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and</w:delText>
        </w:r>
      </w:del>
      <w:del w:id="36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368" w:author="PR Preview" w:date="2026-01-01T00:00:00Z">
        <w:r>
          <w:delText xml:space="preserve">.</w:delText>
        </w:r>
      </w:del>
    </w:p>
    <w:p>
      <w:pPr>
        <w:pStyle w:val="BodyText"/>
      </w:pPr>
      <w:del w:id="369" w:author="PR Preview" w:date="2026-01-01T00:00:00Z">
        <w:r>
          <w:rPr>
            <w:i/>
            <w:iCs/>
          </w:rPr>
          <w:delText xml:space="preserve">Remark 2</w:delText>
        </w:r>
      </w:del>
      <w:del w:id="370" w:author="PR Preview" w:date="2026-01-01T00:00:00Z">
        <w:r>
          <w:delText xml:space="preserve"> (Proper subsets and the symbol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372" w:author="PR Preview" w:date="2026-01-01T00:00:00Z">
        <w:r>
          <w:delText xml:space="preserve">). </w:delText>
        </w:r>
      </w:del>
      <w:del w:id="373" w:author="PR Preview" w:date="2026-01-01T00:00:00Z">
        <w:r>
          <w:delText xml:space="preserve">Other sources call a strict subset a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proper subset</w:delText>
        </w:r>
      </w:del>
      <w:del w:id="376" w:author="PR Preview" w:date="2026-01-01T00:00:00Z">
        <w:r>
          <w:delText xml:space="preserve">.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Sources disagree about the symbol</w:delText>
        </w:r>
      </w:del>
      <w:del w:id="379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380" w:author="PR Preview" w:date="2026-01-01T00:00:00Z">
        <w:r>
          <w:delText xml:space="preserve">: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some use it for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“subset”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(</w:delText>
        </w:r>
      </w:del>
      <m:oMath>
        <m:r>
          <m:rPr>
            <m:sty m:val="p"/>
          </m:rPr>
          <m:t>⊆</m:t>
        </m:r>
      </m:oMath>
      <w:del w:id="387" w:author="PR Preview" w:date="2026-01-01T00:00:00Z">
        <w:r>
          <w:delText xml:space="preserve">),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and others for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“strict subset”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(</w:delText>
        </w:r>
      </w:del>
      <m:oMath>
        <m:r>
          <m:rPr>
            <m:sty m:val="p"/>
          </m:rPr>
          <m:t>⊊</m:t>
        </m:r>
      </m:oMath>
      <w:del w:id="394" w:author="PR Preview" w:date="2026-01-01T00:00:00Z">
        <w:r>
          <w:delText xml:space="preserve">)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(see</w:delText>
        </w:r>
      </w:del>
      <w:del w:id="397" w:author="PR Preview" w:date="2026-01-01T00:00:00Z">
        <w:r>
          <w:delText xml:space="preserve"> </w:delText>
        </w:r>
      </w:del>
      <w:hyperlink r:id="rId15">
        <w:del w:id="398" w:author="PR Preview" w:date="2026-01-01T00:00:00Z">
          <w:r>
            <w:rPr>
              <w:rStyle w:val="Hyperlink"/>
            </w:rPr>
            <w:delText xml:space="preserve">Wikipedia: Subset</w:delText>
          </w:r>
        </w:del>
      </w:hyperlink>
      <w:del w:id="399" w:author="PR Preview" w:date="2026-01-01T00:00:00Z">
        <w:r>
          <w:delText xml:space="preserve">).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For example,</w:delText>
        </w:r>
      </w:del>
      <w:del w:id="4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is true in the first reading,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because</w:delText>
        </w:r>
      </w:del>
      <w:del w:id="4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and false in the second,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because the two sets are equal.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These notes avoid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and write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p"/>
          </m:rPr>
          <m:t>⊆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or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ty m:val="p"/>
          </m:rPr>
          <m:t>⊊</m:t>
        </m:r>
      </m:oMath>
      <w:del w:id="422" w:author="PR Preview" w:date="2026-01-01T00:00:00Z">
        <w:r>
          <w:delText xml:space="preserve">.</w:delText>
        </w:r>
      </w:del>
    </w:p>
    <w:p>
      <w:pPr>
        <w:pStyle w:val="BodyText"/>
      </w:pPr>
      <w:del w:id="423" w:author="PR Preview" w:date="2026-01-01T00:00:00Z">
        <w:r>
          <w:rPr>
            <w:b/>
            <w:bCs/>
          </w:rPr>
          <w:delText xml:space="preserve">Definition 10 (Superset)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 set</w:delText>
        </w:r>
      </w:del>
      <w:del w:id="426" w:author="PR Preview" w:date="2026-01-01T00:00:00Z">
        <w:r>
          <w:delText xml:space="preserve"> </w:delText>
        </w:r>
      </w:del>
      <m:oMath>
        <m:r>
          <m:t>B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is a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rPr>
            <w:b/>
            <w:bCs/>
          </w:rPr>
          <w:delText xml:space="preserve">superset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 a set</w:delText>
        </w:r>
      </w:del>
      <w:del w:id="433" w:author="PR Preview" w:date="2026-01-01T00:00:00Z">
        <w:r>
          <w:delText xml:space="preserve"> </w:delText>
        </w:r>
      </w:del>
      <m:oMath>
        <m:r>
          <m:t>A</m:t>
        </m:r>
      </m:oMath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written</w:delText>
        </w:r>
      </w:del>
      <w:del w:id="4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if every element of</w:delText>
        </w:r>
      </w:del>
      <w:del w:id="441" w:author="PR Preview" w:date="2026-01-01T00:00:00Z">
        <w:r>
          <w:delText xml:space="preserve"> </w:delText>
        </w:r>
      </w:del>
      <m:oMath>
        <m:r>
          <m:t>A</m:t>
        </m:r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is an element of</w:delText>
        </w:r>
      </w:del>
      <w:del w:id="444" w:author="PR Preview" w:date="2026-01-01T00:00:00Z">
        <w:r>
          <w:delText xml:space="preserve"> </w:delText>
        </w:r>
      </w:del>
      <m:oMath>
        <m:r>
          <m:t>B</m:t>
        </m:r>
      </m:oMath>
      <w:del w:id="445" w:author="PR Preview" w:date="2026-01-01T00:00:00Z">
        <w:r>
          <w:delText xml:space="preserve">.</w:delText>
        </w:r>
      </w:del>
    </w:p>
    <w:p>
      <w:pPr>
        <w:pStyle w:val="BodyText"/>
      </w:pPr>
      <w:del w:id="446" w:author="PR Preview" w:date="2026-01-01T00:00:00Z">
        <w:r>
          <w:rPr>
            <w:i/>
            <w:iCs/>
          </w:rPr>
          <w:delText xml:space="preserve">Remark 3</w:delText>
        </w:r>
      </w:del>
      <w:del w:id="447" w:author="PR Preview" w:date="2026-01-01T00:00:00Z">
        <w:r>
          <w:delText xml:space="preserve"> (Superset and subset). </w:delText>
        </w:r>
      </w:del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means the same thing as</w:delText>
        </w:r>
      </w:del>
      <w:del w:id="4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(</w:delText>
        </w:r>
      </w:del>
      <w:hyperlink w:anchor="def-subset">
        <w:del w:id="453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454" w:author="PR Preview" w:date="2026-01-01T00:00:00Z">
        <w:r>
          <w:delText xml:space="preserve">).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For example,</w:delText>
        </w:r>
      </w:del>
      <w:del w:id="4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and</w:delText>
        </w:r>
      </w:del>
      <w:del w:id="4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62" w:author="PR Preview" w:date="2026-01-01T00:00:00Z">
        <w:r>
          <w:delText xml:space="preserve">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But</w:delText>
        </w:r>
      </w:del>
      <w:del w:id="4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is not a superset of</w:delText>
        </w:r>
      </w:del>
      <w:del w:id="4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69" w:author="PR Preview" w:date="2026-01-01T00:00:00Z">
        <w:r>
          <w:delText xml:space="preserve">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because</w:delText>
        </w:r>
      </w:del>
      <w:del w:id="47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and</w:delText>
        </w:r>
      </w:del>
      <w:del w:id="47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476" w:author="PR Preview" w:date="2026-01-01T00:00:00Z">
        <w:r>
          <w:delText xml:space="preserve">.</w:delText>
        </w:r>
      </w:del>
    </w:p>
    <w:p>
      <w:pPr>
        <w:pStyle w:val="BodyText"/>
      </w:pPr>
      <w:del w:id="477" w:author="PR Preview" w:date="2026-01-01T00:00:00Z">
        <w:r>
          <w:rPr>
            <w:b/>
            <w:bCs/>
          </w:rPr>
          <w:delText xml:space="preserve">Definition 11 (Strict superset)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 set</w:delText>
        </w:r>
      </w:del>
      <w:del w:id="480" w:author="PR Preview" w:date="2026-01-01T00:00:00Z">
        <w:r>
          <w:delText xml:space="preserve"> </w:delText>
        </w:r>
      </w:del>
      <m:oMath>
        <m:r>
          <m:t>B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a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rPr>
            <w:b/>
            <w:bCs/>
          </w:rPr>
          <w:delText xml:space="preserve">strict superset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of a set</w:delText>
        </w:r>
      </w:del>
      <w:del w:id="487" w:author="PR Preview" w:date="2026-01-01T00:00:00Z">
        <w:r>
          <w:delText xml:space="preserve"> </w:delText>
        </w:r>
      </w:del>
      <m:oMath>
        <m:r>
          <m:t>A</m:t>
        </m:r>
      </m:oMath>
      <w:del w:id="488" w:author="PR Preview" w:date="2026-01-01T00:00:00Z">
        <w:r>
          <w:delText xml:space="preserve">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written</w:delText>
        </w:r>
      </w:del>
      <w:del w:id="49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if</w:delText>
        </w:r>
      </w:del>
      <w:del w:id="495" w:author="PR Preview" w:date="2026-01-01T00:00:00Z">
        <w:r>
          <w:delText xml:space="preserve"> </w:delText>
        </w:r>
      </w:del>
      <m:oMath>
        <m:r>
          <m:t>B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is a</w:delText>
        </w:r>
      </w:del>
      <w:del w:id="498" w:author="PR Preview" w:date="2026-01-01T00:00:00Z">
        <w:r>
          <w:delText xml:space="preserve"> </w:delText>
        </w:r>
      </w:del>
      <w:hyperlink w:anchor="def-superset">
        <w:del w:id="499" w:author="PR Preview" w:date="2026-01-01T00:00:00Z">
          <w:r>
            <w:rPr>
              <w:rStyle w:val="Hyperlink"/>
            </w:rPr>
            <w:delText xml:space="preserve">superset</w:delText>
          </w:r>
        </w:del>
      </w:hyperlink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of</w:delText>
        </w:r>
      </w:del>
      <w:del w:id="502" w:author="PR Preview" w:date="2026-01-01T00:00:00Z">
        <w:r>
          <w:delText xml:space="preserve"> </w:delText>
        </w:r>
      </w:del>
      <m:oMath>
        <m:r>
          <m:t>A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and</w:delText>
        </w:r>
      </w:del>
      <w:del w:id="5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A</m:t>
        </m:r>
      </m:oMath>
      <w:del w:id="506" w:author="PR Preview" w:date="2026-01-01T00:00:00Z">
        <w:r>
          <w:delText xml:space="preserve">.</w:delText>
        </w:r>
      </w:del>
    </w:p>
    <w:p>
      <w:pPr>
        <w:pStyle w:val="BodyText"/>
      </w:pPr>
      <w:del w:id="507" w:author="PR Preview" w:date="2026-01-01T00:00:00Z">
        <w:r>
          <w:rPr>
            <w:i/>
            <w:iCs/>
          </w:rPr>
          <w:delText xml:space="preserve">Remark 4</w:delText>
        </w:r>
      </w:del>
      <w:del w:id="508" w:author="PR Preview" w:date="2026-01-01T00:00:00Z">
        <w:r>
          <w:delText xml:space="preserve"> (Strict superset and strict subset).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means the same thing as</w:delText>
        </w:r>
      </w:del>
      <w:del w:id="51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(</w:delText>
        </w:r>
      </w:del>
      <w:hyperlink w:anchor="def-strict-subset">
        <w:del w:id="514" w:author="PR Preview" w:date="2026-01-01T00:00:00Z">
          <w:r>
            <w:rPr>
              <w:rStyle w:val="Hyperlink"/>
            </w:rPr>
            <w:delText xml:space="preserve">strict subset</w:delText>
          </w:r>
        </w:del>
      </w:hyperlink>
      <w:del w:id="515" w:author="PR Preview" w:date="2026-01-01T00:00:00Z">
        <w:r>
          <w:delText xml:space="preserve">).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For example,</w:delText>
        </w:r>
      </w:del>
      <w:del w:id="5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19" w:author="PR Preview" w:date="2026-01-01T00:00:00Z">
        <w:r>
          <w:delText xml:space="preserve">,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because</w:delText>
        </w:r>
      </w:del>
      <w:del w:id="5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contains</w:delText>
        </w:r>
      </w:del>
      <w:del w:id="525" w:author="PR Preview" w:date="2026-01-01T00:00:00Z">
        <w:r>
          <w:delText xml:space="preserve"> </w:delText>
        </w:r>
      </w:del>
      <m:oMath>
        <m:r>
          <m:t>2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</w:delText>
        </w:r>
      </w:del>
      <w:del w:id="5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does not.</w:delText>
        </w:r>
      </w:del>
    </w:p>
    <w:p>
      <w:pPr>
        <w:pStyle w:val="BodyText"/>
      </w:pPr>
      <w:del w:id="531" w:author="PR Preview" w:date="2026-01-01T00:00:00Z">
        <w:r>
          <w:rPr>
            <w:b/>
            <w:bCs/>
          </w:rPr>
          <w:delText xml:space="preserve">Example 5 (Strict subsets and supersets of die rolls)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For the even rolls</w:delText>
        </w:r>
      </w:del>
      <w:del w:id="5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and the possible rolls</w:delText>
        </w:r>
      </w:del>
      <w:del w:id="5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38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539" w:author="PR Preview" w:date="2026-01-01T00:00:00Z">
        <w:r>
          <w:delText xml:space="preserve">, because</w:delText>
        </w:r>
      </w:del>
      <w:del w:id="54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(</w:delText>
        </w:r>
      </w:del>
      <w:hyperlink w:anchor="exm-subset">
        <w:del w:id="543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544" w:author="PR Preview" w:date="2026-01-01T00:00:00Z">
        <w:r>
          <w:delText xml:space="preserve">) and</w:delText>
        </w:r>
      </w:del>
      <w:del w:id="54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∈</m:t>
        </m:r>
        <m:r>
          <m:t>B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but</w:delText>
        </w:r>
      </w:del>
      <w:del w:id="54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∉</m:t>
        </m:r>
        <m:r>
          <m:t>A</m:t>
        </m:r>
      </m:oMath>
      <w:del w:id="549" w:author="PR Preview" w:date="2026-01-01T00:00:00Z">
        <w:r>
          <w:delText xml:space="preserve">, so</w:delText>
        </w:r>
      </w:del>
      <w:del w:id="5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55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and</w:delText>
        </w:r>
      </w:del>
      <w:del w:id="55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555" w:author="PR Preview" w:date="2026-01-01T00:00:00Z">
        <w:r>
          <w:delText xml:space="preserve">, for the same reasons;</w:delText>
        </w:r>
      </w:del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del w:id="556" w:author="PR Preview" w:date="2026-01-01T00:00:00Z">
        <w:r>
          <w:delText xml:space="preserve">, but</w:delText>
        </w:r>
      </w:del>
      <w:del w:id="557" w:author="PR Preview" w:date="2026-01-01T00:00:00Z">
        <w:r>
          <w:delText xml:space="preserve"> </w:delText>
        </w:r>
      </w:del>
      <m:oMath>
        <m:r>
          <m:t>B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is not a strict subset of itself, because</w:delText>
        </w:r>
      </w:del>
      <w:del w:id="56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B</m:t>
        </m:r>
      </m:oMath>
      <w:del w:id="561" w:author="PR Preview" w:date="2026-01-01T00:00:00Z">
        <w:r>
          <w:delText xml:space="preserve">;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likewise</w:delText>
        </w:r>
      </w:del>
      <w:del w:id="56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⊇</m:t>
        </m:r>
        <m:r>
          <m:t>B</m:t>
        </m:r>
      </m:oMath>
      <w:del w:id="565" w:author="PR Preview" w:date="2026-01-01T00:00:00Z">
        <w:r>
          <w:delText xml:space="preserve">, but</w:delText>
        </w:r>
      </w:del>
      <w:del w:id="566" w:author="PR Preview" w:date="2026-01-01T00:00:00Z">
        <w:r>
          <w:delText xml:space="preserve"> </w:delText>
        </w:r>
      </w:del>
      <m:oMath>
        <m:r>
          <m:t>B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is not a strict superset of itself, because</w:delText>
        </w:r>
      </w:del>
      <w:del w:id="56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B</m:t>
        </m:r>
      </m:oMath>
      <w:del w:id="570" w:author="PR Preview" w:date="2026-01-01T00:00:00Z">
        <w:r>
          <w:delText xml:space="preserve">.</w:delText>
        </w:r>
      </w:del>
    </w:p>
    <w:p>
      <w:pPr>
        <w:pStyle w:val="FirstParagraph"/>
      </w:pPr>
      <w:del w:id="571" w:author="PR Preview" w:date="2026-01-01T00:00:00Z">
        <w:r>
          <w:rPr>
            <w:b/>
            <w:bCs/>
          </w:rPr>
          <w:delText xml:space="preserve">Definition 12 (Empty set)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The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rPr>
            <w:b/>
            <w:bCs/>
          </w:rPr>
          <w:delText xml:space="preserve">empty set</w:delText>
        </w:r>
      </w:del>
      <w:del w:id="576" w:author="PR Preview" w:date="2026-01-01T00:00:00Z">
        <w:r>
          <w:delText xml:space="preserve">, denoted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is the set that has no elements.</w:delText>
        </w:r>
      </w:del>
    </w:p>
    <w:p>
      <w:pPr>
        <w:pStyle w:val="BodyText"/>
      </w:pPr>
      <w:del w:id="581" w:author="PR Preview" w:date="2026-01-01T00:00:00Z">
        <w:r>
          <w:rPr>
            <w:i/>
            <w:iCs/>
          </w:rPr>
          <w:delText xml:space="preserve">Remark 5</w:delText>
        </w:r>
      </w:del>
      <w:del w:id="582" w:author="PR Preview" w:date="2026-01-01T00:00:00Z">
        <w:r>
          <w:delText xml:space="preserve"> (Other notation for the empty set). </w:delText>
        </w:r>
      </w:del>
      <w:del w:id="583" w:author="PR Preview" w:date="2026-01-01T00:00:00Z">
        <w:r>
          <w:delText xml:space="preserve">Other sources write</w:delText>
        </w:r>
      </w:del>
      <w:del w:id="5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</w:delText>
        </w:r>
      </w:del>
      <w:del w:id="587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(see</w:delText>
        </w:r>
      </w:del>
      <w:del w:id="590" w:author="PR Preview" w:date="2026-01-01T00:00:00Z">
        <w:r>
          <w:delText xml:space="preserve"> </w:delText>
        </w:r>
      </w:del>
      <w:hyperlink r:id="rId16">
        <w:del w:id="591" w:author="PR Preview" w:date="2026-01-01T00:00:00Z">
          <w:r>
            <w:rPr>
              <w:rStyle w:val="Hyperlink"/>
            </w:rPr>
            <w:delText xml:space="preserve">Wikipedia: Empty set</w:delText>
          </w:r>
        </w:del>
      </w:hyperlink>
      <w:del w:id="592" w:author="PR Preview" w:date="2026-01-01T00:00:00Z">
        <w:r>
          <w:delText xml:space="preserve">).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Some sources call it the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rPr>
            <w:b/>
            <w:bCs/>
          </w:rPr>
          <w:delText xml:space="preserve">null set</w:delText>
        </w:r>
      </w:del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but in measure theory a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“null set”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usually means a set of</w:delText>
        </w:r>
      </w:del>
      <w:del w:id="604" w:author="PR Preview" w:date="2026-01-01T00:00:00Z">
        <w:r>
          <w:delText xml:space="preserve"> </w:delText>
        </w:r>
      </w:del>
      <w:hyperlink r:id="rId17">
        <w:del w:id="605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606" w:author="PR Preview" w:date="2026-01-01T00:00:00Z">
        <w:r>
          <w:delText xml:space="preserve">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which need not be empty.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For example, the interval</w:delText>
        </w:r>
      </w:del>
      <w:del w:id="6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has length</w:delText>
        </w:r>
      </w:del>
      <w:del w:id="61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615" w:author="PR Preview" w:date="2026-01-01T00:00:00Z">
        <w:r>
          <w:delText xml:space="preserve">,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so it is a null set in that sense,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but it is not empty, because</w:delText>
        </w:r>
      </w:del>
      <w:del w:id="62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621" w:author="PR Preview" w:date="2026-01-01T00:00:00Z">
        <w:r>
          <w:delText xml:space="preserve">.</w:delText>
        </w:r>
      </w:del>
    </w:p>
    <w:p>
      <w:pPr>
        <w:pStyle w:val="BodyText"/>
      </w:pPr>
      <w:del w:id="622" w:author="PR Preview" w:date="2026-01-01T00:00:00Z">
        <w:r>
          <w:rPr>
            <w:b/>
            <w:bCs/>
          </w:rPr>
          <w:delText xml:space="preserve">Example 6 (Impossible die rolls)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No roll of a six-sided die is greater than 6,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so</w:delText>
        </w:r>
      </w:del>
      <w:del w:id="6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628" w:author="PR Preview" w:date="2026-01-01T00:00:00Z">
        <w:r>
          <w:delText xml:space="preserve">.</w:delText>
        </w:r>
      </w:del>
    </w:p>
    <w:p>
      <w:pPr>
        <w:pStyle w:val="BodyText"/>
      </w:pPr>
      <w:del w:id="629" w:author="PR Preview" w:date="2026-01-01T00:00:00Z">
        <w:r>
          <w:rPr>
            <w:b/>
            <w:bCs/>
          </w:rPr>
          <w:delText xml:space="preserve">Definition 13 (Vacuous truth)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 statement of the form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“every element of</w:delText>
        </w:r>
      </w:del>
      <w:del w:id="634" w:author="PR Preview" w:date="2026-01-01T00:00:00Z">
        <w:r>
          <w:delText xml:space="preserve"> </w:delText>
        </w:r>
      </w:del>
      <m:oMath>
        <m:r>
          <m:t>A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has property</w:delText>
        </w:r>
      </w:del>
      <w:del w:id="637" w:author="PR Preview" w:date="2026-01-01T00:00:00Z">
        <w:r>
          <w:delText xml:space="preserve"> </w:delText>
        </w:r>
      </w:del>
      <m:oMath>
        <m:r>
          <m:t>P</m:t>
        </m:r>
      </m:oMath>
      <w:del w:id="638" w:author="PR Preview" w:date="2026-01-01T00:00:00Z">
        <w:r>
          <w:delText xml:space="preserve">”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vacuously true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when</w:delText>
        </w:r>
      </w:del>
      <w:del w:id="645" w:author="PR Preview" w:date="2026-01-01T00:00:00Z">
        <w:r>
          <w:delText xml:space="preserve"> </w:delText>
        </w:r>
      </w:del>
      <m:oMath>
        <m:r>
          <m:t>A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is the</w:delText>
        </w:r>
      </w:del>
      <w:del w:id="648" w:author="PR Preview" w:date="2026-01-01T00:00:00Z">
        <w:r>
          <w:delText xml:space="preserve"> </w:delText>
        </w:r>
      </w:del>
      <w:hyperlink w:anchor="def-empty-set">
        <w:del w:id="649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650" w:author="PR Preview" w:date="2026-01-01T00:00:00Z">
        <w:r>
          <w:delText xml:space="preserve">:</w:delText>
        </w:r>
      </w:del>
      <w:del w:id="651" w:author="PR Preview" w:date="2026-01-01T00:00:00Z">
        <w:r>
          <w:delText xml:space="preserve"> </w:delText>
        </w:r>
      </w:del>
      <m:oMath>
        <m:r>
          <m:t>A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has no elements,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 no element of</w:delText>
        </w:r>
      </w:del>
      <w:del w:id="656" w:author="PR Preview" w:date="2026-01-01T00:00:00Z">
        <w:r>
          <w:delText xml:space="preserve"> </w:delText>
        </w:r>
      </w:del>
      <m:oMath>
        <m:r>
          <m:t>A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fails to have property</w:delText>
        </w:r>
      </w:del>
      <w:del w:id="659" w:author="PR Preview" w:date="2026-01-01T00:00:00Z">
        <w:r>
          <w:delText xml:space="preserve"> </w:delText>
        </w:r>
      </w:del>
      <m:oMath>
        <m:r>
          <m:t>P</m:t>
        </m:r>
      </m:oMath>
      <w:del w:id="660" w:author="PR Preview" w:date="2026-01-01T00:00:00Z">
        <w:r>
          <w:delText xml:space="preserve">.</w:delText>
        </w:r>
      </w:del>
    </w:p>
    <w:p>
      <w:pPr>
        <w:pStyle w:val="BodyText"/>
      </w:pPr>
      <w:del w:id="661" w:author="PR Preview" w:date="2026-01-01T00:00:00Z">
        <w:r>
          <w:rPr>
            <w:b/>
            <w:bCs/>
          </w:rPr>
          <w:delText xml:space="preserve">Example 7 (Every impossible die roll is even)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The set of die rolls greater than 6 is</w:delText>
        </w:r>
      </w:del>
      <w:del w:id="664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(</w:delText>
        </w:r>
      </w:del>
      <w:hyperlink w:anchor="exm-empty-set">
        <w:del w:id="667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668" w:author="PR Preview" w:date="2026-01-01T00:00:00Z">
        <w:r>
          <w:delText xml:space="preserve">).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So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“every die roll greater than 6 is even”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is vacuously true,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and so is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“every die roll greater than 6 is odd”</w:delText>
        </w:r>
      </w:del>
      <w:del w:id="679" w:author="PR Preview" w:date="2026-01-01T00:00:00Z">
        <w:r>
          <w:delText xml:space="preserve">: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there is no such roll to fail either statement.</w:delText>
        </w:r>
      </w:del>
    </w:p>
    <w:p>
      <w:pPr>
        <w:pStyle w:val="BodyText"/>
      </w:pPr>
      <w:del w:id="682" w:author="PR Preview" w:date="2026-01-01T00:00:00Z">
        <w:r>
          <w:rPr>
            <w:b/>
            <w:bCs/>
          </w:rPr>
          <w:delText xml:space="preserve">Theorem 2 (There is only one empty set)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If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and</w:delText>
        </w:r>
      </w:del>
      <w:del w:id="688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2</m:t>
            </m:r>
          </m:sub>
        </m:sSub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are sets with no elements,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then</w:delText>
        </w:r>
      </w:del>
      <w:del w:id="69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del w:id="694" w:author="PR Preview" w:date="2026-01-01T00:00:00Z">
        <w:r>
          <w:delText xml:space="preserve">.</w:delText>
        </w:r>
      </w:del>
    </w:p>
    <w:p>
      <w:pPr>
        <w:pStyle w:val="BodyText"/>
      </w:pPr>
      <w:del w:id="695" w:author="PR Preview" w:date="2026-01-01T00:00:00Z">
        <w:r>
          <w:rPr>
            <w:i/>
            <w:iCs/>
          </w:rPr>
          <w:delText xml:space="preserve">Proof</w:delText>
        </w:r>
      </w:del>
      <w:del w:id="696" w:author="PR Preview" w:date="2026-01-01T00:00:00Z">
        <w:r>
          <w:delText xml:space="preserve">. </w:delText>
        </w:r>
      </w:del>
      <w:del w:id="697" w:author="PR Preview" w:date="2026-01-01T00:00:00Z">
        <w:r>
          <w:delText xml:space="preserve">Neither set has any elements,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so every element of</w:delText>
        </w:r>
      </w:del>
      <w:del w:id="700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1</m:t>
            </m:r>
          </m:sub>
        </m:sSub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 an element of</w:delText>
        </w:r>
      </w:del>
      <w:del w:id="70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2</m:t>
            </m:r>
          </m:sub>
        </m:sSub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and vice versa,</w:delText>
        </w:r>
      </w:del>
      <w:del w:id="706" w:author="PR Preview" w:date="2026-01-01T00:00:00Z">
        <w:r>
          <w:delText xml:space="preserve"> </w:delText>
        </w:r>
      </w:del>
      <w:hyperlink w:anchor="def-vacuous-truth">
        <w:del w:id="707" w:author="PR Preview" w:date="2026-01-01T00:00:00Z">
          <w:r>
            <w:rPr>
              <w:rStyle w:val="Hyperlink"/>
            </w:rPr>
            <w:delText xml:space="preserve">vacuously</w:delText>
          </w:r>
        </w:del>
      </w:hyperlink>
      <w:del w:id="708" w:author="PR Preview" w:date="2026-01-01T00:00:00Z">
        <w:r>
          <w:delText xml:space="preserve">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Sets with the same elements are equal (</w:delText>
        </w:r>
      </w:del>
      <w:hyperlink w:anchor="def-set">
        <w:del w:id="7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712" w:author="PR Preview" w:date="2026-01-01T00:00:00Z">
        <w:r>
          <w:delText xml:space="preserve">).</w:delText>
        </w:r>
      </w:del>
    </w:p>
    <w:p>
      <w:pPr>
        <w:pStyle w:val="BodyText"/>
      </w:pPr>
      <w:del w:id="713" w:author="PR Preview" w:date="2026-01-01T00:00:00Z">
        <w:r>
          <w:rPr>
            <w:b/>
            <w:bCs/>
          </w:rPr>
          <w:delText xml:space="preserve">Theorem 3 (The empty set is a subset of every set)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For every set</w:delText>
        </w:r>
      </w:del>
      <w:del w:id="716" w:author="PR Preview" w:date="2026-01-01T00:00:00Z">
        <w:r>
          <w:delText xml:space="preserve"> </w:delText>
        </w:r>
      </w:del>
      <m:oMath>
        <m:r>
          <m:t>A</m:t>
        </m:r>
      </m:oMath>
      <w:del w:id="717" w:author="PR Preview" w:date="2026-01-01T00:00:00Z">
        <w:r>
          <w:delText xml:space="preserve">,</w:delText>
        </w:r>
      </w:del>
      <w:del w:id="71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del w:id="719" w:author="PR Preview" w:date="2026-01-01T00:00:00Z">
        <w:r>
          <w:delText xml:space="preserve">.</w:delText>
        </w:r>
      </w:del>
    </w:p>
    <w:p>
      <w:pPr>
        <w:pStyle w:val="BodyText"/>
      </w:pPr>
      <w:del w:id="720" w:author="PR Preview" w:date="2026-01-01T00:00:00Z">
        <w:r>
          <w:rPr>
            <w:i/>
            <w:iCs/>
          </w:rPr>
          <w:delText xml:space="preserve">Proof</w:delText>
        </w:r>
      </w:del>
      <w:del w:id="721" w:author="PR Preview" w:date="2026-01-01T00:00:00Z">
        <w:r>
          <w:delText xml:space="preserve">. </w:delText>
        </w:r>
      </w:del>
      <w:del w:id="722" w:author="PR Preview" w:date="2026-01-01T00:00:00Z">
        <w:r>
          <w:delText xml:space="preserve">By</w:delText>
        </w:r>
      </w:del>
      <w:del w:id="723" w:author="PR Preview" w:date="2026-01-01T00:00:00Z">
        <w:r>
          <w:delText xml:space="preserve"> </w:delText>
        </w:r>
      </w:del>
      <w:hyperlink w:anchor="def-subset">
        <w:del w:id="72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25" w:author="PR Preview" w:date="2026-01-01T00:00:00Z">
        <w:r>
          <w:delText xml:space="preserve">,</w:delText>
        </w:r>
      </w:del>
      <w:del w:id="726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fails only if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some element of</w:delText>
        </w:r>
      </w:del>
      <w:del w:id="73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not in</w:delText>
        </w:r>
      </w:del>
      <w:del w:id="734" w:author="PR Preview" w:date="2026-01-01T00:00:00Z">
        <w:r>
          <w:delText xml:space="preserve"> </w:delText>
        </w:r>
      </w:del>
      <m:oMath>
        <m:r>
          <m:t>A</m:t>
        </m:r>
      </m:oMath>
      <w:del w:id="735" w:author="PR Preview" w:date="2026-01-01T00:00:00Z">
        <w:r>
          <w:delText xml:space="preserve">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The</w:delText>
        </w:r>
      </w:del>
      <w:del w:id="738" w:author="PR Preview" w:date="2026-01-01T00:00:00Z">
        <w:r>
          <w:delText xml:space="preserve"> </w:delText>
        </w:r>
      </w:del>
      <w:hyperlink w:anchor="def-empty-set">
        <w:del w:id="739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has no elements,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so no such element exists.</w:delText>
        </w:r>
      </w:del>
    </w:p>
    <w:p>
      <w:pPr>
        <w:pStyle w:val="BodyText"/>
      </w:pPr>
      <w:del w:id="744" w:author="PR Preview" w:date="2026-01-01T00:00:00Z">
        <w:r>
          <w:rPr>
            <w:b/>
            <w:bCs/>
          </w:rPr>
          <w:delText xml:space="preserve">Definition 14 (Collection of sets (family of sets))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A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rPr>
            <w:b/>
            <w:bCs/>
          </w:rPr>
          <w:delText xml:space="preserve">collection of sets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(also called a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rPr>
            <w:b/>
            <w:bCs/>
          </w:rPr>
          <w:delText xml:space="preserve">family of sets</w:delText>
        </w:r>
      </w:del>
      <w:del w:id="753" w:author="PR Preview" w:date="2026-01-01T00:00:00Z">
        <w:r>
          <w:delText xml:space="preserve">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is a set whose elements are themselves sets.</w:delText>
        </w:r>
      </w:del>
    </w:p>
    <w:p>
      <w:pPr>
        <w:pStyle w:val="BodyText"/>
      </w:pPr>
      <w:del w:id="756" w:author="PR Preview" w:date="2026-01-01T00:00:00Z">
        <w:r>
          <w:rPr>
            <w:b/>
            <w:bCs/>
          </w:rPr>
          <w:delText xml:space="preserve">Example 8 (The collection of all subsets of a two-element set)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The subsets of</w:delText>
        </w:r>
      </w:del>
      <w:del w:id="7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are</w:delText>
        </w:r>
      </w:del>
      <w:del w:id="762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763" w:author="PR Preview" w:date="2026-01-01T00:00:00Z">
        <w:r>
          <w:delText xml:space="preserve">,</w:delText>
        </w:r>
      </w:del>
      <w:del w:id="7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765" w:author="PR Preview" w:date="2026-01-01T00:00:00Z">
        <w:r>
          <w:delText xml:space="preserve">,</w:delText>
        </w:r>
      </w:del>
      <w:del w:id="7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767" w:author="PR Preview" w:date="2026-01-01T00:00:00Z">
        <w:r>
          <w:delText xml:space="preserve">, and</w:delText>
        </w:r>
      </w:del>
      <w:del w:id="7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(</w:delText>
        </w:r>
      </w:del>
      <w:hyperlink w:anchor="thm-empty-subset">
        <w:del w:id="77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and</w:delText>
        </w:r>
      </w:del>
      <w:del w:id="774" w:author="PR Preview" w:date="2026-01-01T00:00:00Z">
        <w:r>
          <w:delText xml:space="preserve"> </w:delText>
        </w:r>
      </w:del>
      <w:hyperlink w:anchor="thm-subset-reflexive">
        <w:del w:id="77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give the first and the last),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so the collection of all subsets of</w:delText>
        </w:r>
      </w:del>
      <w:del w:id="7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783" w:author="PR Preview" w:date="2026-01-01T00:00:00Z">
        <w:r>
          <w:delText xml:space="preserve">It has four elements, each of them a set.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The collection</w:delText>
        </w:r>
      </w:del>
      <w:del w:id="7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has one element, the empty set,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so it is not equal to</w:delText>
        </w:r>
      </w:del>
      <w:del w:id="79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792" w:author="PR Preview" w:date="2026-01-01T00:00:00Z">
        <w:r>
          <w:delText xml:space="preserve">, which has none.</w:delText>
        </w:r>
      </w:del>
    </w:p>
    <w:p>
      <w:pPr>
        <w:pStyle w:val="Heading2"/>
      </w:pPr>
      <w:del w:id="793" w:author="PR Preview" w:date="2026-01-01T00:00:00Z">
        <w:r>
          <w:delText xml:space="preserve">2 Combining sets</w:delText>
        </w:r>
      </w:del>
    </w:p>
    <w:p>
      <w:pPr>
        <w:pStyle w:val="FirstParagraph"/>
      </w:pPr>
      <w:del w:id="794" w:author="PR Preview" w:date="2026-01-01T00:00:00Z">
        <w:r>
          <w:rPr>
            <w:b/>
            <w:bCs/>
          </w:rPr>
          <w:delText xml:space="preserve">Definition 15 (Union)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rPr>
            <w:b/>
            <w:bCs/>
          </w:rPr>
          <w:delText xml:space="preserve">union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 sets</w:delText>
        </w:r>
      </w:del>
      <w:del w:id="801" w:author="PR Preview" w:date="2026-01-01T00:00:00Z">
        <w:r>
          <w:delText xml:space="preserve"> </w:delText>
        </w:r>
      </w:del>
      <m:oMath>
        <m: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and</w:delText>
        </w:r>
      </w:del>
      <w:del w:id="804" w:author="PR Preview" w:date="2026-01-01T00:00:00Z">
        <w:r>
          <w:delText xml:space="preserve"> </w:delText>
        </w:r>
      </w:del>
      <m:oMath>
        <m:r>
          <m:t>B</m:t>
        </m:r>
      </m:oMath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written</w:delText>
        </w:r>
      </w:del>
      <w:del w:id="80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∪</m:t>
        </m:r>
        <m:r>
          <m:t>B</m:t>
        </m:r>
      </m:oMath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is the set of elements that are in</w:delText>
        </w:r>
      </w:del>
      <w:del w:id="812" w:author="PR Preview" w:date="2026-01-01T00:00:00Z">
        <w:r>
          <w:delText xml:space="preserve"> </w:delText>
        </w:r>
      </w:del>
      <m:oMath>
        <m:r>
          <m:t>A</m:t>
        </m:r>
      </m:oMath>
      <w:del w:id="813" w:author="PR Preview" w:date="2026-01-01T00:00:00Z">
        <w:r>
          <w:delText xml:space="preserve">, in</w:delText>
        </w:r>
      </w:del>
      <w:del w:id="814" w:author="PR Preview" w:date="2026-01-01T00:00:00Z">
        <w:r>
          <w:delText xml:space="preserve"> </w:delText>
        </w:r>
      </w:del>
      <m:oMath>
        <m:r>
          <m:t>B</m:t>
        </m:r>
      </m:oMath>
      <w:del w:id="815" w:author="PR Preview" w:date="2026-01-01T00:00:00Z">
        <w:r>
          <w:delText xml:space="preserve">, or in both: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816" w:author="PR Preview" w:date="2026-01-01T00:00:00Z">
        <w:r>
          <w:rPr>
            <w:b/>
            <w:bCs/>
          </w:rPr>
          <w:delText xml:space="preserve">Definition 16 (Union of a family of sets)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Let</w:delText>
        </w:r>
      </w:del>
      <w:del w:id="819" w:author="PR Preview" w:date="2026-01-01T00:00:00Z">
        <w:r>
          <w:delText xml:space="preserve"> </w:delText>
        </w:r>
      </w:del>
      <m:oMath>
        <m:r>
          <m:t>I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be a set of indices,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such as</w:delText>
        </w:r>
      </w:del>
      <w:del w:id="8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or</w:delText>
        </w:r>
      </w:del>
      <w:del w:id="8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828" w:author="PR Preview" w:date="2026-01-01T00:00:00Z">
        <w:r>
          <w:delText xml:space="preserve">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and let</w:delText>
        </w:r>
      </w:del>
      <w:del w:id="8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be a set for each</w:delText>
        </w:r>
      </w:del>
      <w:del w:id="83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835" w:author="PR Preview" w:date="2026-01-01T00:00:00Z">
        <w:r>
          <w:delText xml:space="preserve">.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The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rPr>
            <w:b/>
            <w:bCs/>
          </w:rPr>
          <w:delText xml:space="preserve">union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of the sets</w:delText>
        </w:r>
      </w:del>
      <w:del w:id="84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43" w:author="PR Preview" w:date="2026-01-01T00:00:00Z">
        <w:r>
          <w:delText xml:space="preserve">,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written</w:delText>
        </w:r>
      </w:del>
      <w:del w:id="84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847" w:author="PR Preview" w:date="2026-01-01T00:00:00Z">
        <w:r>
          <w:delText xml:space="preserve">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is the set of elements that are in at least one</w:delText>
        </w:r>
      </w:del>
      <w:del w:id="85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51" w:author="PR Preview" w:date="2026-01-01T00:00:00Z">
        <w:r>
          <w:delText xml:space="preserve">.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For</w:delText>
        </w:r>
      </w:del>
      <w:del w:id="8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855" w:author="PR Preview" w:date="2026-01-01T00:00:00Z">
        <w:r>
          <w:delText xml:space="preserve">, it is also written</w:delText>
        </w:r>
      </w:del>
      <w:del w:id="85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or</w:delText>
        </w:r>
      </w:del>
      <w:del w:id="85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860" w:author="PR Preview" w:date="2026-01-01T00:00:00Z">
        <w:r>
          <w:delText xml:space="preserve">,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and for</w:delText>
        </w:r>
      </w:del>
      <w:del w:id="86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864" w:author="PR Preview" w:date="2026-01-01T00:00:00Z">
        <w:r>
          <w:delText xml:space="preserve">, it is written</w:delText>
        </w:r>
      </w:del>
      <w:del w:id="86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866" w:author="PR Preview" w:date="2026-01-01T00:00:00Z">
        <w:r>
          <w:delText xml:space="preserve">.</w:delText>
        </w:r>
      </w:del>
    </w:p>
    <w:p>
      <w:pPr>
        <w:pStyle w:val="BodyText"/>
      </w:pPr>
      <w:del w:id="867" w:author="PR Preview" w:date="2026-01-01T00:00:00Z">
        <w:r>
          <w:rPr>
            <w:b/>
            <w:bCs/>
          </w:rPr>
          <w:delText xml:space="preserve">Definition 17 (Intersection)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The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rPr>
            <w:b/>
            <w:bCs/>
          </w:rPr>
          <w:delText xml:space="preserve">intersection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of sets</w:delText>
        </w:r>
      </w:del>
      <w:del w:id="874" w:author="PR Preview" w:date="2026-01-01T00:00:00Z">
        <w:r>
          <w:delText xml:space="preserve"> </w:delText>
        </w:r>
      </w:del>
      <m:oMath>
        <m:r>
          <m:t>A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and</w:delText>
        </w:r>
      </w:del>
      <w:del w:id="877" w:author="PR Preview" w:date="2026-01-01T00:00:00Z">
        <w:r>
          <w:delText xml:space="preserve"> </w:delText>
        </w:r>
      </w:del>
      <m:oMath>
        <m:r>
          <m:t>B</m:t>
        </m:r>
      </m:oMath>
      <w:del w:id="878" w:author="PR Preview" w:date="2026-01-01T00:00:00Z">
        <w:r>
          <w:delText xml:space="preserve">,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written</w:delText>
        </w:r>
      </w:del>
      <w:del w:id="88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882" w:author="PR Preview" w:date="2026-01-01T00:00:00Z">
        <w:r>
          <w:delText xml:space="preserve">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is the set of elements that are in both</w:delText>
        </w:r>
      </w:del>
      <w:del w:id="885" w:author="PR Preview" w:date="2026-01-01T00:00:00Z">
        <w:r>
          <w:delText xml:space="preserve"> </w:delText>
        </w:r>
      </w:del>
      <m:oMath>
        <m:r>
          <m:t>A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and</w:delText>
        </w:r>
      </w:del>
      <w:del w:id="888" w:author="PR Preview" w:date="2026-01-01T00:00:00Z">
        <w:r>
          <w:delText xml:space="preserve"> </w:delText>
        </w:r>
      </w:del>
      <m:oMath>
        <m:r>
          <m:t>B</m:t>
        </m:r>
      </m:oMath>
      <w:del w:id="88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890" w:author="PR Preview" w:date="2026-01-01T00:00:00Z">
        <w:r>
          <w:rPr>
            <w:b/>
            <w:bCs/>
          </w:rPr>
          <w:delText xml:space="preserve">Definition 18 (Intersection of a family of sets)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Let</w:delText>
        </w:r>
      </w:del>
      <w:del w:id="893" w:author="PR Preview" w:date="2026-01-01T00:00:00Z">
        <w:r>
          <w:delText xml:space="preserve"> </w:delText>
        </w:r>
      </w:del>
      <m:oMath>
        <m:r>
          <m:t>I</m:t>
        </m:r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be a nonempty set of indices,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such as</w:delText>
        </w:r>
      </w:del>
      <w:del w:id="8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or</w:delText>
        </w:r>
      </w:del>
      <w:del w:id="9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and let</w:delText>
        </w:r>
      </w:del>
      <w:del w:id="90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be a set for each</w:delText>
        </w:r>
      </w:del>
      <w:del w:id="90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09" w:author="PR Preview" w:date="2026-01-01T00:00:00Z">
        <w:r>
          <w:delText xml:space="preserve">.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The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rPr>
            <w:b/>
            <w:bCs/>
          </w:rPr>
          <w:delText xml:space="preserve">intersection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of the sets</w:delText>
        </w:r>
      </w:del>
      <w:del w:id="9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17" w:author="PR Preview" w:date="2026-01-01T00:00:00Z">
        <w:r>
          <w:delText xml:space="preserve">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written</w:delText>
        </w:r>
      </w:del>
      <w:del w:id="92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921" w:author="PR Preview" w:date="2026-01-01T00:00:00Z">
        <w:r>
          <w:delText xml:space="preserve">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is the set of elements that are in every</w:delText>
        </w:r>
      </w:del>
      <w:del w:id="9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25" w:author="PR Preview" w:date="2026-01-01T00:00:00Z">
        <w:r>
          <w:delText xml:space="preserve">.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For</w:delText>
        </w:r>
      </w:del>
      <w:del w:id="92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929" w:author="PR Preview" w:date="2026-01-01T00:00:00Z">
        <w:r>
          <w:delText xml:space="preserve">, it is also written</w:delText>
        </w:r>
      </w:del>
      <w:del w:id="93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or</w:delText>
        </w:r>
      </w:del>
      <w:del w:id="9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934" w:author="PR Preview" w:date="2026-01-01T00:00:00Z">
        <w:r>
          <w:delText xml:space="preserve">,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and for</w:delText>
        </w:r>
      </w:del>
      <w:del w:id="9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938" w:author="PR Preview" w:date="2026-01-01T00:00:00Z">
        <w:r>
          <w:delText xml:space="preserve">, it is written</w:delText>
        </w:r>
      </w:del>
      <w:del w:id="93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940" w:author="PR Preview" w:date="2026-01-01T00:00:00Z">
        <w:r>
          <w:delText xml:space="preserve">.</w:delText>
        </w:r>
      </w:del>
    </w:p>
    <w:p>
      <w:pPr>
        <w:pStyle w:val="BodyText"/>
      </w:pPr>
      <w:del w:id="941" w:author="PR Preview" w:date="2026-01-01T00:00:00Z">
        <w:r>
          <w:rPr>
            <w:b/>
            <w:bCs/>
          </w:rPr>
          <w:delText xml:space="preserve">Definition 19 (Set difference)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The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rPr>
            <w:b/>
            <w:bCs/>
          </w:rPr>
          <w:delText xml:space="preserve">set difference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of sets</w:delText>
        </w:r>
      </w:del>
      <w:del w:id="948" w:author="PR Preview" w:date="2026-01-01T00:00:00Z">
        <w:r>
          <w:delText xml:space="preserve"> </w:delText>
        </w:r>
      </w:del>
      <m:oMath>
        <m:r>
          <m:t>A</m:t>
        </m:r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and</w:delText>
        </w:r>
      </w:del>
      <w:del w:id="951" w:author="PR Preview" w:date="2026-01-01T00:00:00Z">
        <w:r>
          <w:delText xml:space="preserve"> </w:delText>
        </w:r>
      </w:del>
      <m:oMath>
        <m:r>
          <m:t>B</m:t>
        </m:r>
      </m:oMath>
      <w:del w:id="952" w:author="PR Preview" w:date="2026-01-01T00:00:00Z">
        <w:r>
          <w:delText xml:space="preserve">,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written</w:delText>
        </w:r>
      </w:del>
      <w:del w:id="9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956" w:author="PR Preview" w:date="2026-01-01T00:00:00Z">
        <w:r>
          <w:delText xml:space="preserve">,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is the set of elements of</w:delText>
        </w:r>
      </w:del>
      <w:del w:id="959" w:author="PR Preview" w:date="2026-01-01T00:00:00Z">
        <w:r>
          <w:delText xml:space="preserve"> </w:delText>
        </w:r>
      </w:del>
      <m:oMath>
        <m:r>
          <m:t>A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that are not in</w:delText>
        </w:r>
      </w:del>
      <w:del w:id="962" w:author="PR Preview" w:date="2026-01-01T00:00:00Z">
        <w:r>
          <w:delText xml:space="preserve"> </w:delText>
        </w:r>
      </w:del>
      <m:oMath>
        <m:r>
          <m:t>B</m:t>
        </m:r>
      </m:oMath>
      <w:del w:id="9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964" w:author="PR Preview" w:date="2026-01-01T00:00:00Z">
        <w:r>
          <w:rPr>
            <w:b/>
            <w:bCs/>
          </w:rPr>
          <w:delText xml:space="preserve">Definition 20 (Complement)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Let</w:delText>
        </w:r>
      </w:del>
      <w:del w:id="967" w:author="PR Preview" w:date="2026-01-01T00:00:00Z">
        <w:r>
          <w:delText xml:space="preserve"> </w:delText>
        </w:r>
      </w:del>
      <m:oMath>
        <m:r>
          <m:t>A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be a</w:delText>
        </w:r>
      </w:del>
      <w:del w:id="970" w:author="PR Preview" w:date="2026-01-01T00:00:00Z">
        <w:r>
          <w:delText xml:space="preserve"> </w:delText>
        </w:r>
      </w:del>
      <w:hyperlink w:anchor="def-subset">
        <w:del w:id="971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of a set</w:delText>
        </w:r>
      </w:del>
      <w:del w:id="974" w:author="PR Preview" w:date="2026-01-01T00:00:00Z">
        <w:r>
          <w:delText xml:space="preserve"> </w:delText>
        </w:r>
      </w:del>
      <m:oMath>
        <m:r>
          <m:t>S</m:t>
        </m:r>
      </m:oMath>
      <w:del w:id="975" w:author="PR Preview" w:date="2026-01-01T00:00:00Z">
        <w:r>
          <w:delText xml:space="preserve">.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The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rPr>
            <w:b/>
            <w:bCs/>
          </w:rPr>
          <w:delText xml:space="preserve">complement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of</w:delText>
        </w:r>
      </w:del>
      <w:del w:id="982" w:author="PR Preview" w:date="2026-01-01T00:00:00Z">
        <w:r>
          <w:delText xml:space="preserve"> </w:delText>
        </w:r>
      </w:del>
      <m:oMath>
        <m:r>
          <m:t>A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in</w:delText>
        </w:r>
      </w:del>
      <w:del w:id="985" w:author="PR Preview" w:date="2026-01-01T00:00:00Z">
        <w:r>
          <w:delText xml:space="preserve"> </w:delText>
        </w:r>
      </w:del>
      <m:oMath>
        <m:r>
          <m:t>S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is the set difference (</w:delText>
        </w:r>
      </w:del>
      <w:hyperlink w:anchor="def-set-difference">
        <w:del w:id="98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989" w:author="PR Preview" w:date="2026-01-01T00:00:00Z">
        <w:r>
          <w:delText xml:space="preserve">)</w:delText>
        </w:r>
      </w:del>
      <w:del w:id="99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991" w:author="PR Preview" w:date="2026-01-01T00:00:00Z">
        <w:r>
          <w:delText xml:space="preserve">: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the elements of</w:delText>
        </w:r>
      </w:del>
      <w:del w:id="994" w:author="PR Preview" w:date="2026-01-01T00:00:00Z">
        <w:r>
          <w:delText xml:space="preserve"> </w:delText>
        </w:r>
      </w:del>
      <m:oMath>
        <m:r>
          <m:t>S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that are not in</w:delText>
        </w:r>
      </w:del>
      <w:del w:id="997" w:author="PR Preview" w:date="2026-01-01T00:00:00Z">
        <w:r>
          <w:delText xml:space="preserve"> </w:delText>
        </w:r>
      </w:del>
      <m:oMath>
        <m:r>
          <m:t>A</m:t>
        </m:r>
      </m:oMath>
      <w:del w:id="998" w:author="PR Preview" w:date="2026-01-01T00:00:00Z">
        <w:r>
          <w:delText xml:space="preserve">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When the set</w:delText>
        </w:r>
      </w:del>
      <w:del w:id="1001" w:author="PR Preview" w:date="2026-01-01T00:00:00Z">
        <w:r>
          <w:delText xml:space="preserve"> </w:delText>
        </w:r>
      </w:del>
      <m:oMath>
        <m:r>
          <m:t>S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is clear from context,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complement of</w:delText>
        </w:r>
      </w:del>
      <w:del w:id="1006" w:author="PR Preview" w:date="2026-01-01T00:00:00Z">
        <w:r>
          <w:delText xml:space="preserve"> </w:delText>
        </w:r>
      </w:del>
      <m:oMath>
        <m:r>
          <m:t>A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is written</w:delText>
        </w:r>
      </w:del>
      <w:del w:id="1009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101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1011" w:author="PR Preview" w:date="2026-01-01T00:00:00Z">
        <w:r>
          <w:rPr>
            <w:b/>
            <w:bCs/>
          </w:rPr>
          <w:delText xml:space="preserve">Example 9 (Complements of sets of die rolls)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Let</w:delText>
        </w:r>
      </w:del>
      <w:del w:id="101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be the possible rolls of a die.</w:delText>
        </w:r>
      </w:del>
    </w:p>
    <w:p>
      <w:pPr>
        <w:pStyle w:val="Compact"/>
        <w:numPr>
          <w:ilvl w:val="0"/>
          <w:numId w:val="1004"/>
        </w:numPr>
      </w:pPr>
      <w:del w:id="1017" w:author="PR Preview" w:date="2026-01-01T00:00:00Z">
        <w:r>
          <w:delText xml:space="preserve">The complement of the even rolls</w:delText>
        </w:r>
      </w:del>
      <w:del w:id="10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is</w:delText>
        </w:r>
      </w:del>
      <w:del w:id="1021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1022" w:author="PR Preview" w:date="2026-01-01T00:00:00Z">
        <w:r>
          <w:delText xml:space="preserve">, the odd rolls.</w:delText>
        </w:r>
      </w:del>
    </w:p>
    <w:p>
      <w:pPr>
        <w:pStyle w:val="Compact"/>
        <w:numPr>
          <w:ilvl w:val="0"/>
          <w:numId w:val="1004"/>
        </w:numPr>
      </w:pPr>
      <w:del w:id="1023" w:author="PR Preview" w:date="2026-01-01T00:00:00Z">
        <w:r>
          <w:delText xml:space="preserve">The complement of</w:delText>
        </w:r>
      </w:del>
      <w:del w:id="1024" w:author="PR Preview" w:date="2026-01-01T00:00:00Z">
        <w:r>
          <w:delText xml:space="preserve"> </w:delText>
        </w:r>
      </w:del>
      <m:oMath>
        <m:r>
          <m:t>S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itself is</w:delText>
        </w:r>
      </w:del>
      <w:del w:id="1027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and the complement of</w:delText>
        </w:r>
      </w:del>
      <w:del w:id="1031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is</w:delText>
        </w:r>
      </w:del>
      <w:del w:id="103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del w:id="1035" w:author="PR Preview" w:date="2026-01-01T00:00:00Z">
        <w:r>
          <w:delText xml:space="preserve">.</w:delText>
        </w:r>
      </w:del>
    </w:p>
    <w:p>
      <w:pPr>
        <w:pStyle w:val="FirstParagraph"/>
      </w:pPr>
      <w:del w:id="1036" w:author="PR Preview" w:date="2026-01-01T00:00:00Z">
        <w:r>
          <w:delText xml:space="preserve">The complement depends on</w:delText>
        </w:r>
      </w:del>
      <w:del w:id="1037" w:author="PR Preview" w:date="2026-01-01T00:00:00Z">
        <w:r>
          <w:delText xml:space="preserve"> </w:delText>
        </w:r>
      </w:del>
      <m:oMath>
        <m:r>
          <m:t>S</m:t>
        </m:r>
      </m:oMath>
      <w:del w:id="1038" w:author="PR Preview" w:date="2026-01-01T00:00:00Z">
        <w:r>
          <w:delText xml:space="preserve">: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in</w:delText>
        </w:r>
      </w:del>
      <w:del w:id="104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42" w:author="PR Preview" w:date="2026-01-01T00:00:00Z">
        <w:r>
          <w:delText xml:space="preserve">, the complement of</w:delText>
        </w:r>
      </w:del>
      <w:del w:id="10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is</w:delText>
        </w:r>
      </w:del>
      <w:del w:id="10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1047" w:author="PR Preview" w:date="2026-01-01T00:00:00Z">
        <w:r>
          <w:delText xml:space="preserve">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but in</w:delText>
        </w:r>
      </w:del>
      <w:del w:id="105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del w:id="1051" w:author="PR Preview" w:date="2026-01-01T00:00:00Z">
        <w:r>
          <w:delText xml:space="preserve">, it is</w:delText>
        </w:r>
      </w:del>
      <w:del w:id="10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del w:id="1053" w:author="PR Preview" w:date="2026-01-01T00:00:00Z">
        <w:r>
          <w:delText xml:space="preserve">.</w:delText>
        </w:r>
      </w:del>
    </w:p>
    <w:p>
      <w:pPr>
        <w:pStyle w:val="BodyText"/>
      </w:pPr>
      <w:del w:id="1054" w:author="PR Preview" w:date="2026-01-01T00:00:00Z">
        <w:r>
          <w:rPr>
            <w:b/>
            <w:bCs/>
          </w:rPr>
          <w:delText xml:space="preserve">Example 10 (Combining sets of die rolls)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Let</w:delText>
        </w:r>
      </w:del>
      <w:del w:id="10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(the even rolls) and</w:delText>
        </w:r>
      </w:del>
      <w:del w:id="106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(the rolls of at most 3).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65" w:author="PR Preview" w:date="2026-01-01T00:00:00Z">
        <w:r>
          <w:delText xml:space="preserve">, the rolls that are even or at most 3;</w:delText>
        </w:r>
      </w:del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1066" w:author="PR Preview" w:date="2026-01-01T00:00:00Z">
        <w:r>
          <w:delText xml:space="preserve">, the only roll that is both;</w:delText>
        </w:r>
      </w:del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067" w:author="PR Preview" w:date="2026-01-01T00:00:00Z">
        <w:r>
          <w:delText xml:space="preserve">, the even rolls greater than 3;</w:delText>
        </w:r>
      </w:del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068" w:author="PR Preview" w:date="2026-01-01T00:00:00Z">
        <w:r>
          <w:delText xml:space="preserve">: no roll is both even and odd.</w:delText>
        </w:r>
      </w:del>
    </w:p>
    <w:p>
      <w:pPr>
        <w:pStyle w:val="FirstParagraph"/>
      </w:pPr>
      <w:del w:id="1069" w:author="PR Preview" w:date="2026-01-01T00:00:00Z">
        <w:r>
          <w:rPr>
            <w:b/>
            <w:bCs/>
          </w:rPr>
          <w:delText xml:space="preserve">Example 11 (Unions and intersections of many sets)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 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del w:id="1072" w:author="PR Preview" w:date="2026-01-01T00:00:00Z">
        <w:r>
          <w:delText xml:space="preserve">: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each natural number</w:delText>
        </w:r>
      </w:del>
      <w:del w:id="1075" w:author="PR Preview" w:date="2026-01-01T00:00:00Z">
        <w:r>
          <w:delText xml:space="preserve"> </w:delText>
        </w:r>
      </w:del>
      <m:oMath>
        <m:r>
          <m:t>n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is in the set</w:delText>
        </w:r>
      </w:del>
      <w:del w:id="10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del w:id="1079" w:author="PR Preview" w:date="2026-01-01T00:00:00Z">
        <w:r>
          <w:delText xml:space="preserve">,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and each set</w:delText>
        </w:r>
      </w:del>
      <w:del w:id="10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contains only the natural number</w:delText>
        </w:r>
      </w:del>
      <w:del w:id="1085" w:author="PR Preview" w:date="2026-01-01T00:00:00Z">
        <w:r>
          <w:delText xml:space="preserve"> </w:delText>
        </w:r>
      </w:del>
      <m:oMath>
        <m:r>
          <m:t>i</m:t>
        </m:r>
      </m:oMath>
      <w:del w:id="1086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1087" w:author="PR Preview" w:date="2026-01-01T00:00:00Z">
        <w:r>
          <w:delText xml:space="preserve">:</w:delText>
        </w:r>
      </w:del>
      <w:del w:id="1088" w:author="PR Preview" w:date="2026-01-01T00:00:00Z">
        <w:r>
          <w:delText xml:space="preserve"> </w:delText>
        </w:r>
      </w:del>
      <m:oMath>
        <m:r>
          <m:t>0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is in every interval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del w:id="1092" w:author="PR Preview" w:date="2026-01-01T00:00:00Z">
        <w:r>
          <w:delText xml:space="preserve">;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a number</w:delText>
        </w:r>
      </w:del>
      <w:del w:id="10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is not in</w:delText>
        </w:r>
      </w:del>
      <w:del w:id="109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once</w:delText>
        </w:r>
      </w:del>
      <w:del w:id="110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del w:id="1102" w:author="PR Preview" w:date="2026-01-01T00:00:00Z">
        <w:r>
          <w:delText xml:space="preserve">;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 a number</w:delText>
        </w:r>
      </w:del>
      <w:del w:id="110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is in none of them.</w:delText>
        </w:r>
      </w:del>
    </w:p>
    <w:p>
      <w:pPr>
        <w:pStyle w:val="FirstParagraph"/>
      </w:pPr>
      <w:del w:id="1108" w:author="PR Preview" w:date="2026-01-01T00:00:00Z">
        <w:r>
          <w:rPr>
            <w:b/>
            <w:bCs/>
          </w:rPr>
          <w:delText xml:space="preserve">Theorem 4 (De Morgan’s laws)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Let</w:delText>
        </w:r>
      </w:del>
      <w:del w:id="1111" w:author="PR Preview" w:date="2026-01-01T00:00:00Z">
        <w:r>
          <w:delText xml:space="preserve"> </w:delText>
        </w:r>
      </w:del>
      <m:oMath>
        <m:r>
          <m:t>S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be a set, let</w:delText>
        </w:r>
      </w:del>
      <w:del w:id="1114" w:author="PR Preview" w:date="2026-01-01T00:00:00Z">
        <w:r>
          <w:delText xml:space="preserve"> </w:delText>
        </w:r>
      </w:del>
      <m:oMath>
        <m:r>
          <m:t>I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be a nonempty set of indices,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 let</w:delText>
        </w:r>
      </w:del>
      <w:del w:id="111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be a</w:delText>
        </w:r>
      </w:del>
      <w:del w:id="1122" w:author="PR Preview" w:date="2026-01-01T00:00:00Z">
        <w:r>
          <w:delText xml:space="preserve"> </w:delText>
        </w:r>
      </w:del>
      <w:hyperlink w:anchor="def-subset">
        <w:del w:id="1123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of</w:delText>
        </w:r>
      </w:del>
      <w:del w:id="1126" w:author="PR Preview" w:date="2026-01-01T00:00:00Z">
        <w:r>
          <w:delText xml:space="preserve"> </w:delText>
        </w:r>
      </w:del>
      <m:oMath>
        <m:r>
          <m:t>S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for each</w:delText>
        </w:r>
      </w:del>
      <w:del w:id="112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Then the complement of a union is the intersection of the complements,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and the complement of an intersection is the union of the complements: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35" w:author="PR Preview" w:date="2026-01-01T00:00:00Z">
        <w:r>
          <w:delText xml:space="preserve">With the complement notation of</w:delText>
        </w:r>
      </w:del>
      <w:del w:id="1136" w:author="PR Preview" w:date="2026-01-01T00:00:00Z">
        <w:r>
          <w:delText xml:space="preserve"> </w:delText>
        </w:r>
      </w:del>
      <w:hyperlink w:anchor="def-complement">
        <w:del w:id="113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138" w:author="PR Preview" w:date="2026-01-01T00:00:00Z">
        <w:r>
          <w:delText xml:space="preserve">,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these read</w:delText>
        </w:r>
      </w:del>
      <w:del w:id="11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and</w:delText>
        </w:r>
      </w:del>
      <w:del w:id="11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145" w:author="PR Preview" w:date="2026-01-01T00:00:00Z">
        <w:r>
          <w:delText xml:space="preserve">.</w:delText>
        </w:r>
      </w:del>
    </w:p>
    <w:p>
      <w:pPr>
        <w:pStyle w:val="BodyText"/>
      </w:pPr>
      <w:del w:id="1146" w:author="PR Preview" w:date="2026-01-01T00:00:00Z">
        <w:r>
          <w:rPr>
            <w:i/>
            <w:iCs/>
          </w:rPr>
          <w:delText xml:space="preserve">Proof</w:delText>
        </w:r>
      </w:del>
      <w:del w:id="1147" w:author="PR Preview" w:date="2026-01-01T00:00:00Z">
        <w:r>
          <w:delText xml:space="preserve">. </w:delText>
        </w:r>
      </w:del>
      <w:del w:id="1148" w:author="PR Preview" w:date="2026-01-01T00:00:00Z">
        <w:r>
          <w:delText xml:space="preserve">Two sets are equal when they have the same elements (</w:delText>
        </w:r>
      </w:del>
      <w:hyperlink w:anchor="def-set">
        <w:del w:id="114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50" w:author="PR Preview" w:date="2026-01-01T00:00:00Z">
        <w:r>
          <w:delText xml:space="preserve">),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so it is enough to show that an element</w:delText>
        </w:r>
      </w:del>
      <w:del w:id="1153" w:author="PR Preview" w:date="2026-01-01T00:00:00Z">
        <w:r>
          <w:delText xml:space="preserve"> </w:delText>
        </w:r>
      </w:del>
      <m:oMath>
        <m:r>
          <m:t>x</m:t>
        </m:r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is in the left-hand side</w:delText>
        </w:r>
      </w:del>
      <w:del w:id="1156" w:author="PR Preview" w:date="2026-01-01T00:00:00Z">
        <w:r>
          <w:delText xml:space="preserve"> </w:delText>
        </w:r>
      </w:del>
      <w:hyperlink r:id="rId18">
        <w:del w:id="1157" w:author="PR Preview" w:date="2026-01-01T00:00:00Z">
          <w:r>
            <w:rPr>
              <w:rStyle w:val="Hyperlink"/>
            </w:rPr>
            <w:delText xml:space="preserve">if and only if</w:delText>
          </w:r>
        </w:del>
      </w:hyperlink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(</w:delText>
        </w:r>
      </w:del>
      <m:oMath>
        <m:r>
          <m:rPr>
            <m:sty m:val="p"/>
          </m:rPr>
          <m:t>⇔</m:t>
        </m:r>
      </m:oMath>
      <w:del w:id="1160" w:author="PR Preview" w:date="2026-01-01T00:00:00Z">
        <w:r>
          <w:delText xml:space="preserve">)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it is in the right-hand side.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For the first law: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65" w:author="PR Preview" w:date="2026-01-01T00:00:00Z">
        <w:r>
          <w:delText xml:space="preserve">For the second law: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66" w:author="PR Preview" w:date="2026-01-01T00:00:00Z">
        <w:r>
          <w:rPr>
            <w:b/>
            <w:bCs/>
          </w:rPr>
          <w:delText xml:space="preserve">Example 12 (De Morgan’s laws for die rolls)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In</w:delText>
        </w:r>
      </w:del>
      <w:del w:id="116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70" w:author="PR Preview" w:date="2026-01-01T00:00:00Z">
        <w:r>
          <w:delText xml:space="preserve">,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let</w:delText>
        </w:r>
      </w:del>
      <w:del w:id="11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and</w:delText>
        </w:r>
      </w:del>
      <w:del w:id="117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1177" w:author="PR Preview" w:date="2026-01-01T00:00:00Z">
        <w:r>
          <w:delText xml:space="preserve">, as in</w:delText>
        </w:r>
      </w:del>
      <w:del w:id="1178" w:author="PR Preview" w:date="2026-01-01T00:00:00Z">
        <w:r>
          <w:delText xml:space="preserve"> </w:delText>
        </w:r>
      </w:del>
      <w:hyperlink w:anchor="exm-set-operations">
        <w:del w:id="117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180" w:author="PR Preview" w:date="2026-01-01T00:00:00Z">
        <w:r>
          <w:delText xml:space="preserve">,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so</w:delText>
        </w:r>
      </w:del>
      <w:del w:id="1183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and</w:delText>
        </w:r>
      </w:del>
      <w:del w:id="1186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187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88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8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90" w:author="PR Preview" w:date="2026-01-01T00:00:00Z">
        <w:r>
          <w:rPr>
            <w:b/>
            <w:bCs/>
          </w:rPr>
          <w:delText xml:space="preserve">Definition 21 (Ordered pair)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An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rPr>
            <w:b/>
            <w:bCs/>
          </w:rPr>
          <w:delText xml:space="preserve">ordered pair</w:delText>
        </w:r>
      </w:del>
      <w:del w:id="11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is a pair of objects listed in order,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with</w:delText>
        </w:r>
      </w:del>
      <w:del w:id="1200" w:author="PR Preview" w:date="2026-01-01T00:00:00Z">
        <w:r>
          <w:delText xml:space="preserve"> </w:delText>
        </w:r>
      </w:del>
      <m:oMath>
        <m:r>
          <m:t>a</m:t>
        </m:r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first and</w:delText>
        </w:r>
      </w:del>
      <w:del w:id="1203" w:author="PR Preview" w:date="2026-01-01T00:00:00Z">
        <w:r>
          <w:delText xml:space="preserve"> </w:delText>
        </w:r>
      </w:del>
      <m:oMath>
        <m:r>
          <m:t>b</m:t>
        </m:r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second;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two ordered pairs are equal,</w:delText>
        </w:r>
      </w:del>
      <w:del w:id="12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1209" w:author="PR Preview" w:date="2026-01-01T00:00:00Z">
        <w:r>
          <w:delText xml:space="preserve">,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when</w:delText>
        </w:r>
      </w:del>
      <w:del w:id="121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and</w:delText>
        </w:r>
      </w:del>
      <w:del w:id="121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1216" w:author="PR Preview" w:date="2026-01-01T00:00:00Z">
        <w:r>
          <w:delText xml:space="preserve">.</w:delText>
        </w:r>
      </w:del>
    </w:p>
    <w:p>
      <w:pPr>
        <w:pStyle w:val="BodyText"/>
      </w:pPr>
      <w:del w:id="1217" w:author="PR Preview" w:date="2026-01-01T00:00:00Z">
        <w:r>
          <w:rPr>
            <w:b/>
            <w:bCs/>
          </w:rPr>
          <w:delText xml:space="preserve">Definition 22 (Cartesian product)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The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rPr>
            <w:b/>
            <w:bCs/>
          </w:rPr>
          <w:delText xml:space="preserve">Cartesian product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of sets</w:delText>
        </w:r>
      </w:del>
      <w:del w:id="1224" w:author="PR Preview" w:date="2026-01-01T00:00:00Z">
        <w:r>
          <w:delText xml:space="preserve"> </w:delText>
        </w:r>
      </w:del>
      <m:oMath>
        <m:r>
          <m:t>A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and</w:delText>
        </w:r>
      </w:del>
      <w:del w:id="1227" w:author="PR Preview" w:date="2026-01-01T00:00:00Z">
        <w:r>
          <w:delText xml:space="preserve"> </w:delText>
        </w:r>
      </w:del>
      <m:oMath>
        <m:r>
          <m:t>B</m:t>
        </m:r>
      </m:oMath>
      <w:del w:id="1228" w:author="PR Preview" w:date="2026-01-01T00:00:00Z">
        <w:r>
          <w:delText xml:space="preserve">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written</w:delText>
        </w:r>
      </w:del>
      <w:del w:id="12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232" w:author="PR Preview" w:date="2026-01-01T00:00:00Z">
        <w:r>
          <w:delText xml:space="preserve">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is the set of ordered pairs whose first entry is in</w:delText>
        </w:r>
      </w:del>
      <w:del w:id="1235" w:author="PR Preview" w:date="2026-01-01T00:00:00Z">
        <w:r>
          <w:delText xml:space="preserve"> </w:delText>
        </w:r>
      </w:del>
      <m:oMath>
        <m:r>
          <m:t>A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and whose second entry is in</w:delText>
        </w:r>
      </w:del>
      <w:del w:id="1238" w:author="PR Preview" w:date="2026-01-01T00:00:00Z">
        <w:r>
          <w:delText xml:space="preserve"> </w:delText>
        </w:r>
      </w:del>
      <m:oMath>
        <m:r>
          <m:t>B</m:t>
        </m:r>
      </m:oMath>
      <w:del w:id="123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1240" w:author="PR Preview" w:date="2026-01-01T00:00:00Z">
        <w:r>
          <w:rPr>
            <w:b/>
            <w:bCs/>
          </w:rPr>
          <w:delText xml:space="preserve">Example 13 (Cartesian products)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243" w:author="PR Preview" w:date="2026-01-01T00:00:00Z">
        <w:r>
          <w:delText xml:space="preserve">.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The pair</w:delText>
        </w:r>
      </w:del>
      <w:del w:id="12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is not in it,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because its first entry,</w:delText>
        </w:r>
      </w:del>
      <w:del w:id="1251" w:author="PR Preview" w:date="2026-01-01T00:00:00Z">
        <w:r>
          <w:delText xml:space="preserve"> </w:delText>
        </w:r>
      </w:del>
      <m:oMath>
        <m:r>
          <m:t>5</m:t>
        </m:r>
      </m:oMath>
      <w:del w:id="1252" w:author="PR Preview" w:date="2026-01-01T00:00:00Z">
        <w:r>
          <w:delText xml:space="preserve">, is not in</w:delText>
        </w:r>
      </w:del>
      <w:del w:id="12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254" w:author="PR Preview" w:date="2026-01-01T00:00:00Z">
        <w:r>
          <w:delText xml:space="preserve">;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so</w:delText>
        </w:r>
      </w:del>
      <w:del w:id="12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5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del w:id="1259" w:author="PR Preview" w:date="2026-01-01T00:00:00Z">
        <w:r>
          <w:delText xml:space="preserve">The results of rolling a die twice form</w:delText>
        </w:r>
      </w:del>
      <w:del w:id="12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261" w:author="PR Preview" w:date="2026-01-01T00:00:00Z">
        <w:r>
          <w:delText xml:space="preserve">,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which has</w:delText>
        </w:r>
      </w:del>
      <w:del w:id="1264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elements, such as</w:delText>
        </w:r>
      </w:del>
      <w:del w:id="12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268" w:author="PR Preview" w:date="2026-01-01T00:00:00Z">
        <w:r>
          <w:delText xml:space="preserve">: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 3 on the first roll and a 5 on the second.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is the set of points</w:delText>
        </w:r>
      </w:del>
      <w:del w:id="12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in the plane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with</w:delText>
        </w:r>
      </w:del>
      <w:del w:id="127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and</w:delText>
        </w:r>
      </w:del>
      <w:del w:id="128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del w:id="1282" w:author="PR Preview" w:date="2026-01-01T00:00:00Z">
        <w:r>
          <w:delText xml:space="preserve">: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a rectangle of width</w:delText>
        </w:r>
      </w:del>
      <w:del w:id="1285" w:author="PR Preview" w:date="2026-01-01T00:00:00Z">
        <w:r>
          <w:delText xml:space="preserve"> </w:delText>
        </w:r>
      </w:del>
      <m:oMath>
        <m:r>
          <m:t>2</m:t>
        </m:r>
      </m:oMath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and height</w:delText>
        </w:r>
      </w:del>
      <w:del w:id="1288" w:author="PR Preview" w:date="2026-01-01T00:00:00Z">
        <w:r>
          <w:delText xml:space="preserve"> </w:delText>
        </w:r>
      </w:del>
      <m:oMath>
        <m:r>
          <m:t>3</m:t>
        </m:r>
      </m:oMath>
      <w:del w:id="1289" w:author="PR Preview" w:date="2026-01-01T00:00:00Z">
        <w:r>
          <w:delText xml:space="preserve">.</w:delText>
        </w:r>
      </w:del>
    </w:p>
    <w:p>
      <w:pPr>
        <w:pStyle w:val="Heading2"/>
      </w:pPr>
      <w:del w:id="1290" w:author="PR Preview" w:date="2026-01-01T00:00:00Z">
        <w:r>
          <w:delText xml:space="preserve">3 Functions</w:delText>
        </w:r>
      </w:del>
    </w:p>
    <w:p>
      <w:pPr>
        <w:pStyle w:val="FirstParagraph"/>
      </w:pPr>
      <w:del w:id="1291" w:author="PR Preview" w:date="2026-01-01T00:00:00Z">
        <w:r>
          <w:rPr>
            <w:b/>
            <w:bCs/>
          </w:rPr>
          <w:delText xml:space="preserve">Definition 23 (Function (map, mapping, transformation))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A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rPr>
            <w:b/>
            <w:bCs/>
          </w:rPr>
          <w:delText xml:space="preserve">function</w:delText>
        </w:r>
      </w:del>
      <w:del w:id="1296" w:author="PR Preview" w:date="2026-01-01T00:00:00Z">
        <w:r>
          <w:delText xml:space="preserve"> </w:delText>
        </w:r>
      </w:del>
      <m:oMath>
        <m:r>
          <m:t>f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from a set</w:delText>
        </w:r>
      </w:del>
      <w:del w:id="1299" w:author="PR Preview" w:date="2026-01-01T00:00:00Z">
        <w:r>
          <w:delText xml:space="preserve"> </w:delText>
        </w:r>
      </w:del>
      <m:oMath>
        <m:r>
          <m:t>A</m:t>
        </m:r>
      </m:oMath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to a set</w:delText>
        </w:r>
      </w:del>
      <w:del w:id="1302" w:author="PR Preview" w:date="2026-01-01T00:00:00Z">
        <w:r>
          <w:delText xml:space="preserve"> </w:delText>
        </w:r>
      </w:del>
      <m:oMath>
        <m:r>
          <m:t>B</m:t>
        </m:r>
      </m:oMath>
      <w:del w:id="1303" w:author="PR Preview" w:date="2026-01-01T00:00:00Z">
        <w:r>
          <w:delText xml:space="preserve">,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written</w:delText>
        </w:r>
      </w:del>
      <w:del w:id="13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307" w:author="PR Preview" w:date="2026-01-01T00:00:00Z">
        <w:r>
          <w:delText xml:space="preserve">,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assigns to each element</w:delText>
        </w:r>
      </w:del>
      <w:del w:id="13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exactly one element</w:delText>
        </w:r>
      </w:del>
      <w:del w:id="13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13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del w:id="1315" w:author="PR Preview" w:date="2026-01-01T00:00:00Z">
        <w:r>
          <w:delText xml:space="preserve">The element</w:delText>
        </w:r>
      </w:del>
      <w:del w:id="13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is called the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rPr>
            <w:b/>
            <w:bCs/>
          </w:rPr>
          <w:delText xml:space="preserve">argument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(or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rPr>
            <w:b/>
            <w:bCs/>
          </w:rPr>
          <w:delText xml:space="preserve">input</w:delText>
        </w:r>
      </w:del>
      <w:del w:id="1325" w:author="PR Preview" w:date="2026-01-01T00:00:00Z">
        <w:r>
          <w:delText xml:space="preserve">) to</w:delText>
        </w:r>
      </w:del>
      <w:del w:id="1326" w:author="PR Preview" w:date="2026-01-01T00:00:00Z">
        <w:r>
          <w:delText xml:space="preserve"> </w:delText>
        </w:r>
      </w:del>
      <m:oMath>
        <m:r>
          <m:t>f</m:t>
        </m:r>
      </m:oMath>
      <w:del w:id="132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del w:id="1328" w:author="PR Preview" w:date="2026-01-01T00:00:00Z">
        <w:r>
          <w:delText xml:space="preserve">The assigned element</w:delText>
        </w:r>
      </w:del>
      <w:del w:id="13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is called the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rPr>
            <w:b/>
            <w:bCs/>
          </w:rPr>
          <w:delText xml:space="preserve">value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(or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rPr>
            <w:b/>
            <w:bCs/>
          </w:rPr>
          <w:delText xml:space="preserve">output</w:delText>
        </w:r>
      </w:del>
      <w:del w:id="1338" w:author="PR Preview" w:date="2026-01-01T00:00:00Z">
        <w:r>
          <w:delText xml:space="preserve">) of</w:delText>
        </w:r>
      </w:del>
      <w:del w:id="1339" w:author="PR Preview" w:date="2026-01-01T00:00:00Z">
        <w:r>
          <w:delText xml:space="preserve"> </w:delText>
        </w:r>
      </w:del>
      <m:oMath>
        <m:r>
          <m:t>f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at</w:delText>
        </w:r>
      </w:del>
      <w:del w:id="1342" w:author="PR Preview" w:date="2026-01-01T00:00:00Z">
        <w:r>
          <w:delText xml:space="preserve"> </w:delText>
        </w:r>
      </w:del>
      <m:oMath>
        <m:r>
          <m:t>a</m:t>
        </m:r>
      </m:oMath>
      <w:del w:id="1343" w:author="PR Preview" w:date="2026-01-01T00:00:00Z">
        <w:r>
          <w:delText xml:space="preserve">.</w:delText>
        </w:r>
      </w:del>
    </w:p>
    <w:p>
      <w:pPr>
        <w:pStyle w:val="FirstParagraph"/>
      </w:pPr>
      <w:del w:id="1344" w:author="PR Preview" w:date="2026-01-01T00:00:00Z">
        <w:r>
          <w:delText xml:space="preserve">A function is also called a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rPr>
            <w:b/>
            <w:bCs/>
          </w:rPr>
          <w:delText xml:space="preserve">map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(or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rPr>
            <w:b/>
            <w:bCs/>
          </w:rPr>
          <w:delText xml:space="preserve">mapping</w:delText>
        </w:r>
      </w:del>
      <w:del w:id="1351" w:author="PR Preview" w:date="2026-01-01T00:00:00Z">
        <w:r>
          <w:delText xml:space="preserve">)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or a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rPr>
            <w:b/>
            <w:bCs/>
          </w:rPr>
          <w:delText xml:space="preserve">transformation</w:delText>
        </w:r>
      </w:del>
      <w:del w:id="1356" w:author="PR Preview" w:date="2026-01-01T00:00:00Z">
        <w:r>
          <w:delText xml:space="preserve">;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on this site the three words mean the same thing,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although some authors reserve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“transformation”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for a function from a set to itself.</w:delText>
        </w:r>
      </w:del>
    </w:p>
    <w:p>
      <w:pPr>
        <w:pStyle w:val="BodyText"/>
      </w:pPr>
      <w:del w:id="1365" w:author="PR Preview" w:date="2026-01-01T00:00:00Z">
        <w:r>
          <w:rPr>
            <w:b/>
            <w:bCs/>
          </w:rPr>
          <w:delText xml:space="preserve">Example 14 (Doubling a die roll)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The rule</w:delText>
        </w:r>
      </w:del>
      <w:del w:id="136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defines a function</w:delText>
        </w:r>
      </w:del>
      <w:del w:id="13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72" w:author="PR Preview" w:date="2026-01-01T00:00:00Z">
        <w:r>
          <w:delText xml:space="preserve">,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because it assigns exactly one real number to each possible roll;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for example,</w:delText>
        </w:r>
      </w:del>
      <w:del w:id="13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del w:id="1378" w:author="PR Preview" w:date="2026-01-01T00:00:00Z">
        <w:r>
          <w:delText xml:space="preserve">.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 rule that assigned both</w:delText>
        </w:r>
      </w:del>
      <w:del w:id="1381" w:author="PR Preview" w:date="2026-01-01T00:00:00Z">
        <w:r>
          <w:delText xml:space="preserve"> </w:delText>
        </w:r>
      </w:del>
      <m:oMath>
        <m:r>
          <m:t>2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and</w:delText>
        </w:r>
      </w:del>
      <w:del w:id="138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to the roll</w:delText>
        </w:r>
      </w:del>
      <w:del w:id="1387" w:author="PR Preview" w:date="2026-01-01T00:00:00Z">
        <w:r>
          <w:delText xml:space="preserve"> </w:delText>
        </w:r>
      </w:del>
      <m:oMath>
        <m:r>
          <m:t>1</m:t>
        </m:r>
      </m:oMath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would not be a function,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because a function assigns exactly one value to each element.</w:delText>
        </w:r>
      </w:del>
    </w:p>
    <w:p>
      <w:pPr>
        <w:pStyle w:val="BodyText"/>
      </w:pPr>
      <w:del w:id="1392" w:author="PR Preview" w:date="2026-01-01T00:00:00Z">
        <w:r>
          <w:rPr>
            <w:b/>
            <w:bCs/>
          </w:rPr>
          <w:delText xml:space="preserve">Definition 24 (Relation)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A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rPr>
            <w:b/>
            <w:bCs/>
          </w:rPr>
          <w:delText xml:space="preserve">relation</w:delText>
        </w:r>
      </w:del>
      <w:del w:id="1397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on a set</w:delText>
        </w:r>
      </w:del>
      <w:del w:id="1400" w:author="PR Preview" w:date="2026-01-01T00:00:00Z">
        <w:r>
          <w:delText xml:space="preserve"> </w:delText>
        </w:r>
      </w:del>
      <m:oMath>
        <m:r>
          <m:t>S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rule that,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for each</w:delText>
        </w:r>
      </w:del>
      <w:del w:id="1405" w:author="PR Preview" w:date="2026-01-01T00:00:00Z">
        <w:r>
          <w:delText xml:space="preserve"> </w:delText>
        </w:r>
      </w:del>
      <w:hyperlink w:anchor="def-ordered-pair">
        <w:del w:id="1406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of elements</w:delText>
        </w:r>
      </w:del>
      <w:del w:id="14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1410" w:author="PR Preview" w:date="2026-01-01T00:00:00Z">
        <w:r>
          <w:delText xml:space="preserve">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says whether</w:delText>
        </w:r>
      </w:del>
      <w:del w:id="14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holds (</w:delText>
        </w:r>
      </w:del>
      <w:del w:id="1416" w:author="PR Preview" w:date="2026-01-01T00:00:00Z">
        <w:r>
          <w:delText xml:space="preserve">“</w:delText>
        </w:r>
      </w:del>
      <m:oMath>
        <m:r>
          <m:t>a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is related to</w:delText>
        </w:r>
      </w:del>
      <w:del w:id="1419" w:author="PR Preview" w:date="2026-01-01T00:00:00Z">
        <w:r>
          <w:delText xml:space="preserve"> </w:delText>
        </w:r>
      </w:del>
      <m:oMath>
        <m:r>
          <m:t>b</m:t>
        </m:r>
      </m:oMath>
      <w:del w:id="1420" w:author="PR Preview" w:date="2026-01-01T00:00:00Z">
        <w:r>
          <w:delText xml:space="preserve">”</w:delText>
        </w:r>
      </w:del>
      <w:del w:id="1421" w:author="PR Preview" w:date="2026-01-01T00:00:00Z">
        <w:r>
          <w:delText xml:space="preserve">).</w:delText>
        </w:r>
      </w:del>
    </w:p>
    <w:p>
      <w:pPr>
        <w:pStyle w:val="BodyText"/>
      </w:pPr>
      <w:del w:id="1422" w:author="PR Preview" w:date="2026-01-01T00:00:00Z">
        <w:r>
          <w:rPr>
            <w:b/>
            <w:bCs/>
          </w:rPr>
          <w:delText xml:space="preserve">Example 15 (Relations on the real numbers)</w:delText>
        </w:r>
      </w:del>
      <w:del w:id="142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424" w:author="PR Preview" w:date="2026-01-01T00:00:00Z">
        <w:r>
          <w:delText xml:space="preserve">,</w:delText>
        </w:r>
      </w:del>
      <w:del w:id="142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are relations on</w:delText>
        </w:r>
      </w:del>
      <w:del w:id="143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432" w:author="PR Preview" w:date="2026-01-01T00:00:00Z">
        <w:r>
          <w:delText xml:space="preserve">.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For</w:delText>
        </w:r>
      </w:del>
      <w:del w:id="143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1436" w:author="PR Preview" w:date="2026-01-01T00:00:00Z">
        <w:r>
          <w:delText xml:space="preserve">, the pair</w:delText>
        </w:r>
      </w:del>
      <w:del w:id="14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is related, since</w:delText>
        </w:r>
      </w:del>
      <w:del w:id="144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5</m:t>
        </m:r>
      </m:oMath>
      <w:del w:id="1441" w:author="PR Preview" w:date="2026-01-01T00:00:00Z">
        <w:r>
          <w:delText xml:space="preserve">,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but the pair</w:delText>
        </w:r>
      </w:del>
      <w:del w:id="14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is not, since</w:delText>
        </w:r>
      </w:del>
      <w:del w:id="1447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&lt;</m:t>
        </m:r>
        <m:r>
          <m:t>2</m:t>
        </m:r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is false: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the order of the pair matters.</w:delText>
        </w:r>
      </w:del>
    </w:p>
    <w:p>
      <w:pPr>
        <w:pStyle w:val="BodyText"/>
      </w:pPr>
      <w:del w:id="1452" w:author="PR Preview" w:date="2026-01-01T00:00:00Z">
        <w:r>
          <w:rPr>
            <w:b/>
            <w:bCs/>
          </w:rPr>
          <w:delText xml:space="preserve">Definition 25 (Domain)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The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rPr>
            <w:b/>
            <w:bCs/>
          </w:rPr>
          <w:delText xml:space="preserve">domain</w:delText>
        </w:r>
      </w:del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of a</w:delText>
        </w:r>
      </w:del>
      <w:del w:id="1459" w:author="PR Preview" w:date="2026-01-01T00:00:00Z">
        <w:r>
          <w:delText xml:space="preserve"> </w:delText>
        </w:r>
      </w:del>
      <w:hyperlink w:anchor="def-function">
        <w:del w:id="146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is the set</w:delText>
        </w:r>
      </w:del>
      <w:del w:id="1464" w:author="PR Preview" w:date="2026-01-01T00:00:00Z">
        <w:r>
          <w:delText xml:space="preserve"> </w:delText>
        </w:r>
      </w:del>
      <m:oMath>
        <m:r>
          <m:t>A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of elements that</w:delText>
        </w:r>
      </w:del>
      <w:del w:id="1467" w:author="PR Preview" w:date="2026-01-01T00:00:00Z">
        <w:r>
          <w:delText xml:space="preserve"> </w:delText>
        </w:r>
      </w:del>
      <m:oMath>
        <m:r>
          <m:t>f</m:t>
        </m:r>
      </m:oMath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assigns values to.</w:delText>
        </w:r>
      </w:del>
    </w:p>
    <w:p>
      <w:pPr>
        <w:pStyle w:val="BodyText"/>
      </w:pPr>
      <w:del w:id="1470" w:author="PR Preview" w:date="2026-01-01T00:00:00Z">
        <w:r>
          <w:rPr>
            <w:b/>
            <w:bCs/>
          </w:rPr>
          <w:delText xml:space="preserve">Definition 26 (Codomain)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The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rPr>
            <w:b/>
            <w:bCs/>
          </w:rPr>
          <w:delText xml:space="preserve">codomain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of a</w:delText>
        </w:r>
      </w:del>
      <w:del w:id="1477" w:author="PR Preview" w:date="2026-01-01T00:00:00Z">
        <w:r>
          <w:delText xml:space="preserve"> </w:delText>
        </w:r>
      </w:del>
      <w:hyperlink w:anchor="def-function">
        <w:del w:id="147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is the set</w:delText>
        </w:r>
      </w:del>
      <w:del w:id="1482" w:author="PR Preview" w:date="2026-01-01T00:00:00Z">
        <w:r>
          <w:delText xml:space="preserve"> </w:delText>
        </w:r>
      </w:del>
      <m:oMath>
        <m:r>
          <m:t>B</m:t>
        </m:r>
      </m:oMath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1485" w:author="PR Preview" w:date="2026-01-01T00:00:00Z">
        <w:r>
          <w:rPr>
            <w:b/>
            <w:bCs/>
          </w:rPr>
          <w:delText xml:space="preserve">Definition 27 (Image)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The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rPr>
            <w:b/>
            <w:bCs/>
          </w:rPr>
          <w:delText xml:space="preserve">image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of a</w:delText>
        </w:r>
      </w:del>
      <w:del w:id="1492" w:author="PR Preview" w:date="2026-01-01T00:00:00Z">
        <w:r>
          <w:delText xml:space="preserve"> </w:delText>
        </w:r>
      </w:del>
      <w:hyperlink w:anchor="def-function">
        <w:del w:id="149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is the set of values that</w:delText>
        </w:r>
      </w:del>
      <w:del w:id="1497" w:author="PR Preview" w:date="2026-01-01T00:00:00Z">
        <w:r>
          <w:delText xml:space="preserve"> </w:delText>
        </w:r>
      </w:del>
      <m:oMath>
        <m:r>
          <m:t>f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actually takes: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1500" w:author="PR Preview" w:date="2026-01-01T00:00:00Z">
        <w:r>
          <w:delText xml:space="preserve">For a single element</w:delText>
        </w:r>
      </w:del>
      <w:del w:id="15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502" w:author="PR Preview" w:date="2026-01-01T00:00:00Z">
        <w:r>
          <w:delText xml:space="preserve">,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the value</w:delText>
        </w:r>
      </w:del>
      <w:del w:id="15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is also called the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rPr>
            <w:b/>
            <w:bCs/>
          </w:rPr>
          <w:delText xml:space="preserve">image of</w:delText>
        </w:r>
      </w:del>
      <w:del w:id="1510" w:author="PR Preview" w:date="2026-01-01T00:00:00Z">
        <w:r>
          <w:delText xml:space="preserve"> </w:delText>
        </w:r>
      </w:del>
      <m:oMath>
        <m:r>
          <m:t>a</m:t>
        </m:r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under</w:delText>
        </w:r>
      </w:del>
      <w:del w:id="1513" w:author="PR Preview" w:date="2026-01-01T00:00:00Z">
        <w:r>
          <w:delText xml:space="preserve"> </w:delText>
        </w:r>
      </w:del>
      <m:oMath>
        <m:r>
          <m:t>f</m:t>
        </m:r>
      </m:oMath>
      <w:del w:id="1514" w:author="PR Preview" w:date="2026-01-01T00:00:00Z">
        <w:r>
          <w:delText xml:space="preserve">.</w:delText>
        </w:r>
      </w:del>
    </w:p>
    <w:p>
      <w:pPr>
        <w:pStyle w:val="BodyText"/>
      </w:pPr>
      <w:del w:id="1515" w:author="PR Preview" w:date="2026-01-01T00:00:00Z">
        <w:r>
          <w:rPr>
            <w:i/>
            <w:iCs/>
          </w:rPr>
          <w:delText xml:space="preserve">Remark 6</w:delText>
        </w:r>
      </w:del>
      <w:del w:id="1516" w:author="PR Preview" w:date="2026-01-01T00:00:00Z">
        <w:r>
          <w:delText xml:space="preserve"> (Image and range). </w:delText>
        </w:r>
      </w:del>
      <w:del w:id="1517" w:author="PR Preview" w:date="2026-01-01T00:00:00Z">
        <w:r>
          <w:delText xml:space="preserve">Many sources call the image the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rPr>
            <w:b/>
            <w:bCs/>
          </w:rPr>
          <w:delText xml:space="preserve">range</w:delText>
        </w:r>
      </w:del>
      <w:del w:id="1520" w:author="PR Preview" w:date="2026-01-01T00:00:00Z">
        <w:r>
          <w:delText xml:space="preserve">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but others use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“range”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for the codomain,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so these notes avoid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“range”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for functions in general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(see</w:delText>
        </w:r>
      </w:del>
      <w:del w:id="1535" w:author="PR Preview" w:date="2026-01-01T00:00:00Z">
        <w:r>
          <w:delText xml:space="preserve"> </w:delText>
        </w:r>
      </w:del>
      <w:hyperlink r:id="rId19">
        <w:del w:id="1536" w:author="PR Preview" w:date="2026-01-01T00:00:00Z">
          <w:r>
            <w:rPr>
              <w:rStyle w:val="Hyperlink"/>
            </w:rPr>
            <w:delText xml:space="preserve">Wikipedia: Range of a function</w:delText>
          </w:r>
        </w:del>
      </w:hyperlink>
      <w:del w:id="1537" w:author="PR Preview" w:date="2026-01-01T00:00:00Z">
        <w:r>
          <w:delText xml:space="preserve">).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For example, for</w:delText>
        </w:r>
      </w:del>
      <w:del w:id="15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with</w:delText>
        </w:r>
      </w:del>
      <w:del w:id="15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1544" w:author="PR Preview" w:date="2026-01-01T00:00:00Z">
        <w:r>
          <w:delText xml:space="preserve">,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“the range of</w:delText>
        </w:r>
      </w:del>
      <w:del w:id="1547" w:author="PR Preview" w:date="2026-01-01T00:00:00Z">
        <w:r>
          <w:delText xml:space="preserve"> </w:delText>
        </w:r>
      </w:del>
      <m:oMath>
        <m:r>
          <m:t>f</m:t>
        </m:r>
      </m:oMath>
      <w:del w:id="1548" w:author="PR Preview" w:date="2026-01-01T00:00:00Z">
        <w:r>
          <w:delText xml:space="preserve">”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could mean the image</w:delText>
        </w:r>
      </w:del>
      <w:del w:id="15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or the codomain</w:delText>
        </w:r>
      </w:del>
      <w:del w:id="155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55" w:author="PR Preview" w:date="2026-01-01T00:00:00Z">
        <w:r>
          <w:delText xml:space="preserve">.</w:delText>
        </w:r>
      </w:del>
    </w:p>
    <w:p>
      <w:pPr>
        <w:pStyle w:val="BodyText"/>
      </w:pPr>
      <w:del w:id="1556" w:author="PR Preview" w:date="2026-01-01T00:00:00Z">
        <w:r>
          <w:delText xml:space="preserve">The image is always a subset of the codomain,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because every value</w:delText>
        </w:r>
      </w:del>
      <w:del w:id="15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lies in</w:delText>
        </w:r>
      </w:del>
      <w:del w:id="1562" w:author="PR Preview" w:date="2026-01-01T00:00:00Z">
        <w:r>
          <w:delText xml:space="preserve"> </w:delText>
        </w:r>
      </w:del>
      <m:oMath>
        <m:r>
          <m:t>B</m:t>
        </m:r>
      </m:oMath>
      <w:del w:id="1563" w:author="PR Preview" w:date="2026-01-01T00:00:00Z">
        <w:r>
          <w:delText xml:space="preserve">.</w:delText>
        </w:r>
      </w:del>
    </w:p>
    <w:p>
      <w:pPr>
        <w:pStyle w:val="BodyText"/>
      </w:pPr>
      <w:del w:id="1564" w:author="PR Preview" w:date="2026-01-01T00:00:00Z">
        <w:r>
          <w:rPr>
            <w:b/>
            <w:bCs/>
          </w:rPr>
          <w:delText xml:space="preserve">Example 16 (Domain, codomain, and image of the doubled die roll)</w:delText>
        </w:r>
      </w:del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For the function</w:delText>
        </w:r>
      </w:del>
      <w:del w:id="15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with</w:delText>
        </w:r>
      </w:del>
      <w:del w:id="15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from</w:delText>
        </w:r>
      </w:del>
      <w:del w:id="1573" w:author="PR Preview" w:date="2026-01-01T00:00:00Z">
        <w:r>
          <w:delText xml:space="preserve"> </w:delText>
        </w:r>
      </w:del>
      <w:hyperlink w:anchor="exm-function">
        <w:del w:id="1574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575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0"/>
        </w:numPr>
      </w:pPr>
      <w:del w:id="1576" w:author="PR Preview" w:date="2026-01-01T00:00:00Z">
        <w:r>
          <w:delText xml:space="preserve">the domain is</w:delText>
        </w:r>
      </w:del>
      <w:del w:id="15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57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579" w:author="PR Preview" w:date="2026-01-01T00:00:00Z">
        <w:r>
          <w:delText xml:space="preserve">the codomain is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8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0"/>
        </w:numPr>
      </w:pPr>
      <w:del w:id="1582" w:author="PR Preview" w:date="2026-01-01T00:00:00Z">
        <w:r>
          <w:delText xml:space="preserve">the image is</w:delText>
        </w:r>
      </w:del>
      <w:del w:id="15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del w:id="1584" w:author="PR Preview" w:date="2026-01-01T00:00:00Z">
        <w:r>
          <w:delText xml:space="preserve">.</w:delText>
        </w:r>
      </w:del>
    </w:p>
    <w:p>
      <w:pPr>
        <w:pStyle w:val="FirstParagraph"/>
      </w:pPr>
      <w:del w:id="1585" w:author="PR Preview" w:date="2026-01-01T00:00:00Z">
        <w:r>
          <w:delText xml:space="preserve">The image is a subset of the codomain,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and here a much smaller one: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most real numbers, such as</w:delText>
        </w:r>
      </w:del>
      <w:del w:id="1590" w:author="PR Preview" w:date="2026-01-01T00:00:00Z">
        <w:r>
          <w:delText xml:space="preserve"> </w:delText>
        </w:r>
      </w:del>
      <m:oMath>
        <m:r>
          <m:t>3</m:t>
        </m:r>
      </m:oMath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and</w:delText>
        </w:r>
      </w:del>
      <w:del w:id="15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594" w:author="PR Preview" w:date="2026-01-01T00:00:00Z">
        <w:r>
          <w:delText xml:space="preserve">, are not values of</w:delText>
        </w:r>
      </w:del>
      <w:del w:id="1595" w:author="PR Preview" w:date="2026-01-01T00:00:00Z">
        <w:r>
          <w:delText xml:space="preserve"> </w:delText>
        </w:r>
      </w:del>
      <m:oMath>
        <m:r>
          <m:t>f</m:t>
        </m:r>
      </m:oMath>
      <w:del w:id="1596" w:author="PR Preview" w:date="2026-01-01T00:00:00Z">
        <w:r>
          <w:delText xml:space="preserve">.</w:delText>
        </w:r>
      </w:del>
    </w:p>
    <w:p>
      <w:pPr>
        <w:pStyle w:val="BodyText"/>
      </w:pPr>
      <w:del w:id="1597" w:author="PR Preview" w:date="2026-01-01T00:00:00Z">
        <w:r>
          <w:rPr>
            <w:b/>
            <w:bCs/>
          </w:rPr>
          <w:delText xml:space="preserve">Definition 28 (Graph of a function)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The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rPr>
            <w:b/>
            <w:bCs/>
          </w:rPr>
          <w:delText xml:space="preserve">graph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of a</w:delText>
        </w:r>
      </w:del>
      <w:del w:id="1604" w:author="PR Preview" w:date="2026-01-01T00:00:00Z">
        <w:r>
          <w:delText xml:space="preserve"> </w:delText>
        </w:r>
      </w:del>
      <w:hyperlink w:anchor="def-function">
        <w:del w:id="160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6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is the set of</w:delText>
        </w:r>
      </w:del>
      <w:del w:id="1609" w:author="PR Preview" w:date="2026-01-01T00:00:00Z">
        <w:r>
          <w:delText xml:space="preserve"> </w:delText>
        </w:r>
      </w:del>
      <w:hyperlink w:anchor="def-ordered-pair">
        <w:del w:id="1610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16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1612" w:author="PR Preview" w:date="2026-01-01T00:00:00Z">
        <w:r>
          <w:delText xml:space="preserve">, one for each element</w:delText>
        </w:r>
      </w:del>
      <w:del w:id="1613" w:author="PR Preview" w:date="2026-01-01T00:00:00Z">
        <w:r>
          <w:delText xml:space="preserve"> </w:delText>
        </w:r>
      </w:del>
      <m:oMath>
        <m:r>
          <m:t>a</m:t>
        </m:r>
      </m:oMath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of its domain: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1616" w:author="PR Preview" w:date="2026-01-01T00:00:00Z">
        <w:r>
          <w:rPr>
            <w:b/>
            <w:bCs/>
          </w:rPr>
          <w:delText xml:space="preserve">Example 17 (The graph of a function on three points)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Let</w:delText>
        </w:r>
      </w:del>
      <w:del w:id="16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with</w:delText>
        </w:r>
      </w:del>
      <w:del w:id="16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1623" w:author="PR Preview" w:date="2026-01-01T00:00:00Z">
        <w:r>
          <w:delText xml:space="preserve">.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Then</w:delText>
        </w:r>
      </w:del>
      <w:del w:id="16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627" w:author="PR Preview" w:date="2026-01-01T00:00:00Z">
        <w:r>
          <w:delText xml:space="preserve">,</w:delText>
        </w:r>
      </w:del>
      <w:del w:id="16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29" w:author="PR Preview" w:date="2026-01-01T00:00:00Z">
        <w:r>
          <w:delText xml:space="preserve">, and</w:delText>
        </w:r>
      </w:del>
      <w:del w:id="16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631" w:author="PR Preview" w:date="2026-01-01T00:00:00Z">
        <w:r>
          <w:delText xml:space="preserve">,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so the graph of</w:delText>
        </w:r>
      </w:del>
      <w:del w:id="1634" w:author="PR Preview" w:date="2026-01-01T00:00:00Z">
        <w:r>
          <w:delText xml:space="preserve"> </w:delText>
        </w:r>
      </w:del>
      <m:oMath>
        <m:r>
          <m:t>f</m:t>
        </m:r>
      </m:oMath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is</w:delText>
        </w:r>
      </w:del>
      <w:del w:id="16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638" w:author="PR Preview" w:date="2026-01-01T00:00:00Z">
        <w:r>
          <w:delText xml:space="preserve">.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The pair</w:delText>
        </w:r>
      </w:del>
      <w:del w:id="16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is not in the graph, because</w:delText>
        </w:r>
      </w:del>
      <w:del w:id="1644" w:author="PR Preview" w:date="2026-01-01T00:00:00Z">
        <w:r>
          <w:delText xml:space="preserve"> </w:delText>
        </w:r>
      </w:del>
      <m:oMath>
        <m:r>
          <m:t>1</m:t>
        </m:r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is not in the domain of</w:delText>
        </w:r>
      </w:del>
      <w:del w:id="1647" w:author="PR Preview" w:date="2026-01-01T00:00:00Z">
        <w:r>
          <w:delText xml:space="preserve"> </w:delText>
        </w:r>
      </w:del>
      <m:oMath>
        <m:r>
          <m:t>f</m:t>
        </m:r>
      </m:oMath>
      <w:del w:id="1648" w:author="PR Preview" w:date="2026-01-01T00:00:00Z">
        <w:r>
          <w:delText xml:space="preserve">.</w:delText>
        </w:r>
      </w:del>
    </w:p>
    <w:p>
      <w:pPr>
        <w:pStyle w:val="BodyText"/>
      </w:pPr>
      <w:del w:id="1649" w:author="PR Preview" w:date="2026-01-01T00:00:00Z">
        <w:r>
          <w:rPr>
            <w:i/>
            <w:iCs/>
          </w:rPr>
          <w:delText xml:space="preserve">Remark 7</w:delText>
        </w:r>
      </w:del>
      <w:del w:id="1650" w:author="PR Preview" w:date="2026-01-01T00:00:00Z">
        <w:r>
          <w:delText xml:space="preserve"> (The graph of a real function is a curve). </w:delText>
        </w:r>
      </w:del>
      <w:del w:id="1651" w:author="PR Preview" w:date="2026-01-01T00:00:00Z">
        <w:r>
          <w:delText xml:space="preserve">For a function</w:delText>
        </w:r>
      </w:del>
      <w:del w:id="16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653" w:author="PR Preview" w:date="2026-01-01T00:00:00Z">
        <w:r>
          <w:delText xml:space="preserve">,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the graph is a curve in the plane,</w:delText>
        </w:r>
      </w:del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with</w:delText>
        </w:r>
      </w:del>
      <w:del w:id="1658" w:author="PR Preview" w:date="2026-01-01T00:00:00Z">
        <w:r>
          <w:delText xml:space="preserve"> </w:delText>
        </w:r>
      </w:del>
      <m:oMath>
        <m:r>
          <m:t>a</m:t>
        </m:r>
      </m:oMath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on the horizontal axis and</w:delText>
        </w:r>
      </w:del>
      <w:del w:id="16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on the vertical axis.</w:delText>
        </w:r>
      </w:del>
    </w:p>
    <w:p>
      <w:pPr>
        <w:pStyle w:val="BodyText"/>
      </w:pPr>
      <w:del w:id="1664" w:author="PR Preview" w:date="2026-01-01T00:00:00Z">
        <w:r>
          <w:rPr>
            <w:i/>
            <w:iCs/>
          </w:rPr>
          <w:delText xml:space="preserve">Remark 8</w:delText>
        </w:r>
      </w:del>
      <w:del w:id="1665" w:author="PR Preview" w:date="2026-01-01T00:00:00Z">
        <w:r>
          <w:delText xml:space="preserve"> (What a function is fundamentally). </w:delText>
        </w:r>
      </w:del>
      <w:hyperlink w:anchor="def-function">
        <w:del w:id="1666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defines what a function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rPr>
            <w:i/>
            <w:iCs/>
          </w:rPr>
          <w:delText xml:space="preserve">does</w:delText>
        </w:r>
      </w:del>
      <w:del w:id="1671" w:author="PR Preview" w:date="2026-01-01T00:00:00Z">
        <w:r>
          <w:delText xml:space="preserve">: it assigns an output to each input.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In formal set theory, what a function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rPr>
            <w:i/>
            <w:iCs/>
          </w:rPr>
          <w:delText xml:space="preserve">is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is described in terms of</w:delText>
        </w:r>
      </w:del>
      <w:del w:id="1678" w:author="PR Preview" w:date="2026-01-01T00:00:00Z">
        <w:r>
          <w:delText xml:space="preserve"> </w:delText>
        </w:r>
      </w:del>
      <w:hyperlink w:anchor="def-ordered-pair">
        <w:del w:id="1679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and its graph (</w:delText>
        </w:r>
      </w:del>
      <w:hyperlink w:anchor="def-graph">
        <w:del w:id="1682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683" w:author="PR Preview" w:date="2026-01-01T00:00:00Z">
        <w:r>
          <w:delText xml:space="preserve">):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the set of pairs</w:delText>
        </w:r>
      </w:del>
      <w:del w:id="168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1687" w:author="PR Preview" w:date="2026-01-01T00:00:00Z">
        <w:r>
          <w:delText xml:space="preserve">.</w:delText>
        </w:r>
      </w:del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Authors define a function formally in one of two ways:</w:delText>
        </w:r>
      </w:del>
    </w:p>
    <w:p>
      <w:pPr>
        <w:pStyle w:val="Compact"/>
        <w:numPr>
          <w:ilvl w:val="0"/>
          <w:numId w:val="1011"/>
        </w:numPr>
      </w:pPr>
      <w:del w:id="1690" w:author="PR Preview" w:date="2026-01-01T00:00:00Z">
        <w:r>
          <w:rPr>
            <w:b/>
            <w:bCs/>
          </w:rPr>
          <w:delText xml:space="preserve">As its graph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(Halmos 1974, sec. 8, p. 30)</w:delText>
        </w:r>
      </w:del>
      <w:del w:id="1693" w:author="PR Preview" w:date="2026-01-01T00:00:00Z">
        <w:r>
          <w:delText xml:space="preserve">: a function is a subset of</w:delText>
        </w:r>
      </w:del>
      <w:del w:id="16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containing exactly one pair</w:delText>
        </w:r>
      </w:del>
      <w:del w:id="16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for each</w:delText>
        </w:r>
      </w:del>
      <w:del w:id="1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701" w:author="PR Preview" w:date="2026-01-01T00:00:00Z">
        <w:r>
          <w:delText xml:space="preserve">, where</w:delText>
        </w:r>
      </w:del>
      <w:del w:id="170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703" w:author="PR Preview" w:date="2026-01-01T00:00:00Z">
        <w:r>
          <w:delText xml:space="preserve">, and the statement</w:delText>
        </w:r>
      </w:del>
      <w:del w:id="17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 notation for</w:delText>
        </w:r>
      </w:del>
      <w:del w:id="17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del w:id="1708" w:author="PR Preview" w:date="2026-01-01T00:00:00Z">
        <w:r>
          <w:delText xml:space="preserve">. Under this convention, the codomain</w:delText>
        </w:r>
      </w:del>
      <w:del w:id="1709" w:author="PR Preview" w:date="2026-01-01T00:00:00Z">
        <w:r>
          <w:delText xml:space="preserve"> </w:delText>
        </w:r>
      </w:del>
      <m:oMath>
        <m:r>
          <m:t>B</m:t>
        </m:r>
      </m:oMath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is specified alongside the graph in the declaration</w:delText>
        </w:r>
      </w:del>
      <w:del w:id="17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71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1714" w:author="PR Preview" w:date="2026-01-01T00:00:00Z">
        <w:r>
          <w:rPr>
            <w:b/>
            <w:bCs/>
          </w:rPr>
          <w:delText xml:space="preserve">As a triple</w:delText>
        </w:r>
      </w:del>
      <w:del w:id="171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del w:id="1716" w:author="PR Preview" w:date="2026-01-01T00:00:00Z">
        <w:r>
          <w:delText xml:space="preserve">: the function consists of the domain</w:delText>
        </w:r>
      </w:del>
      <w:del w:id="1717" w:author="PR Preview" w:date="2026-01-01T00:00:00Z">
        <w:r>
          <w:delText xml:space="preserve"> </w:delText>
        </w:r>
      </w:del>
      <m:oMath>
        <m:r>
          <m:t>A</m:t>
        </m:r>
      </m:oMath>
      <w:del w:id="1718" w:author="PR Preview" w:date="2026-01-01T00:00:00Z">
        <w:r>
          <w:delText xml:space="preserve">, the codomain</w:delText>
        </w:r>
      </w:del>
      <w:del w:id="1719" w:author="PR Preview" w:date="2026-01-01T00:00:00Z">
        <w:r>
          <w:delText xml:space="preserve"> </w:delText>
        </w:r>
      </w:del>
      <m:oMath>
        <m:r>
          <m:t>B</m:t>
        </m:r>
      </m:oMath>
      <w:del w:id="1720" w:author="PR Preview" w:date="2026-01-01T00:00:00Z">
        <w:r>
          <w:delText xml:space="preserve">, and the graph</w:delText>
        </w:r>
      </w:del>
      <w:del w:id="172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1722" w:author="PR Preview" w:date="2026-01-01T00:00:00Z">
        <w:r>
          <w:delText xml:space="preserve">. This explicit packaging retains the codomain</w:delText>
        </w:r>
      </w:del>
      <w:del w:id="1723" w:author="PR Preview" w:date="2026-01-01T00:00:00Z">
        <w:r>
          <w:delText xml:space="preserve"> </w:delText>
        </w:r>
      </w:del>
      <m:oMath>
        <m:r>
          <m:t>B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as part of the function itself, distinguishing functions that have the same graph but different codomains (such as a function mapping into</w:delText>
        </w:r>
      </w:del>
      <w:del w:id="172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versus into integers).</w:delText>
        </w:r>
      </w:del>
    </w:p>
    <w:p>
      <w:pPr>
        <w:pStyle w:val="FirstParagraph"/>
      </w:pPr>
      <w:del w:id="1729" w:author="PR Preview" w:date="2026-01-01T00:00:00Z">
        <w:r>
          <w:delText xml:space="preserve">For example, the die-doubling function in</w:delText>
        </w:r>
      </w:del>
      <w:del w:id="1730" w:author="PR Preview" w:date="2026-01-01T00:00:00Z">
        <w:r>
          <w:delText xml:space="preserve"> </w:delText>
        </w:r>
      </w:del>
      <w:hyperlink w:anchor="exm-function">
        <w:del w:id="1731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has the graph of six ordered pairs</w:delText>
        </w:r>
      </w:del>
      <w:del w:id="17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735" w:author="PR Preview" w:date="2026-01-01T00:00:00Z">
        <w:r>
          <w:delText xml:space="preserve">.</w:delText>
        </w:r>
      </w:del>
    </w:p>
    <w:p>
      <w:pPr>
        <w:pStyle w:val="BodyText"/>
      </w:pPr>
      <w:del w:id="1736" w:author="PR Preview" w:date="2026-01-01T00:00:00Z">
        <w:r>
          <w:delText xml:space="preserve">This distinction clarifies what a function is and is not:</w:delText>
        </w:r>
      </w:del>
    </w:p>
    <w:p>
      <w:pPr>
        <w:pStyle w:val="Compact"/>
        <w:numPr>
          <w:ilvl w:val="0"/>
          <w:numId w:val="1012"/>
        </w:numPr>
      </w:pPr>
      <w:del w:id="1737" w:author="PR Preview" w:date="2026-01-01T00:00:00Z">
        <w:r>
          <w:rPr>
            <w:b/>
            <w:bCs/>
          </w:rPr>
          <w:delText xml:space="preserve">Not an algebraic formula: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A function is not fundamentally an equation or algebraic expression. While many functions are specified by a formula (such as</w:delText>
        </w:r>
      </w:del>
      <w:del w:id="17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741" w:author="PR Preview" w:date="2026-01-01T00:00:00Z">
        <w:r>
          <w:delText xml:space="preserve">), many others cannot be written in closed form (such as empirical measurements or a lookup table), yet every function has a well-defined set of input-output pairs.</w:delText>
        </w:r>
      </w:del>
    </w:p>
    <w:p>
      <w:pPr>
        <w:pStyle w:val="Compact"/>
        <w:numPr>
          <w:ilvl w:val="0"/>
          <w:numId w:val="1012"/>
        </w:numPr>
      </w:pPr>
      <w:del w:id="1742" w:author="PR Preview" w:date="2026-01-01T00:00:00Z">
        <w:r>
          <w:rPr>
            <w:b/>
            <w:bCs/>
          </w:rPr>
          <w:delText xml:space="preserve">Not a curve: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A curve or plot is a geometric visualization of a function whose domain and codomain are subsets of</w:delText>
        </w:r>
      </w:del>
      <w:del w:id="17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746" w:author="PR Preview" w:date="2026-01-01T00:00:00Z">
        <w:r>
          <w:delText xml:space="preserve">, but functions can map between arbitrary sets (such as sets of words, matrices, or probability distributions).</w:delText>
        </w:r>
      </w:del>
    </w:p>
    <w:p>
      <w:pPr>
        <w:pStyle w:val="Compact"/>
        <w:numPr>
          <w:ilvl w:val="0"/>
          <w:numId w:val="1012"/>
        </w:numPr>
      </w:pPr>
      <w:del w:id="1747" w:author="PR Preview" w:date="2026-01-01T00:00:00Z">
        <w:r>
          <w:rPr>
            <w:b/>
            <w:bCs/>
          </w:rPr>
          <w:delText xml:space="preserve">Sets of pairs with unique first entries: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Any subset of</w:delText>
        </w:r>
      </w:del>
      <w:del w:id="17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in which no two distinct pairs share the same first element defines a function from the set of those first elements to</w:delText>
        </w:r>
      </w:del>
      <w:del w:id="1753" w:author="PR Preview" w:date="2026-01-01T00:00:00Z">
        <w:r>
          <w:delText xml:space="preserve"> </w:delText>
        </w:r>
      </w:del>
      <m:oMath>
        <m:r>
          <m:t>B</m:t>
        </m:r>
      </m:oMath>
      <w:del w:id="1754" w:author="PR Preview" w:date="2026-01-01T00:00:00Z">
        <w:r>
          <w:delText xml:space="preserve">.</w:delText>
        </w:r>
      </w:del>
    </w:p>
    <w:p>
      <w:pPr>
        <w:pStyle w:val="FirstParagraph"/>
      </w:pPr>
      <w:del w:id="1755" w:author="PR Preview" w:date="2026-01-01T00:00:00Z">
        <w:r>
          <w:delText xml:space="preserve">In computer science, viewing a function as a set of key-value pairs corresponds directly to a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rPr>
            <w:b/>
            <w:bCs/>
          </w:rPr>
          <w:delText xml:space="preserve">dictionary</w:delText>
        </w:r>
      </w:del>
      <w:del w:id="1758" w:author="PR Preview" w:date="2026-01-01T00:00:00Z">
        <w:r>
          <w:delText xml:space="preserve">,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rPr>
            <w:b/>
            <w:bCs/>
          </w:rPr>
          <w:delText xml:space="preserve">lookup table</w:delText>
        </w:r>
      </w:del>
      <w:del w:id="1761" w:author="PR Preview" w:date="2026-01-01T00:00:00Z">
        <w:r>
          <w:delText xml:space="preserve">, or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rPr>
            <w:b/>
            <w:bCs/>
          </w:rPr>
          <w:delText xml:space="preserve">hash map</w:delText>
        </w:r>
      </w:del>
      <w:del w:id="1764" w:author="PR Preview" w:date="2026-01-01T00:00:00Z">
        <w:r>
          <w:delText xml:space="preserve">.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Evaluating an expression computes outputs on demand;</w:delText>
        </w:r>
      </w:del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caching computed outputs</w:delText>
        </w:r>
      </w:del>
      <w:del w:id="17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on demand to return on future calls without recomputing is known as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rPr>
            <w:b/>
            <w:bCs/>
          </w:rPr>
          <w:delText xml:space="preserve">memoization</w:delText>
        </w:r>
      </w:del>
      <w:del w:id="1774" w:author="PR Preview" w:date="2026-01-01T00:00:00Z">
        <w:r>
          <w:delText xml:space="preserve">.</w:delText>
        </w:r>
      </w:del>
    </w:p>
    <w:p>
      <w:pPr>
        <w:pStyle w:val="BodyText"/>
      </w:pPr>
      <w:del w:id="1775" w:author="PR Preview" w:date="2026-01-01T00:00:00Z">
        <w:r>
          <w:rPr>
            <w:b/>
            <w:bCs/>
          </w:rPr>
          <w:delText xml:space="preserve">Definition 29 (Composition)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Let</w:delText>
        </w:r>
      </w:del>
      <w:del w:id="177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and</w:delText>
        </w:r>
      </w:del>
      <w:del w:id="17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be</w:delText>
        </w:r>
      </w:del>
      <w:del w:id="1784" w:author="PR Preview" w:date="2026-01-01T00:00:00Z">
        <w:r>
          <w:delText xml:space="preserve"> </w:delText>
        </w:r>
      </w:del>
      <w:hyperlink w:anchor="def-function">
        <w:del w:id="1785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1786" w:author="PR Preview" w:date="2026-01-01T00:00:00Z">
        <w:r>
          <w:delText xml:space="preserve">.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The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rPr>
            <w:b/>
            <w:bCs/>
          </w:rPr>
          <w:delText xml:space="preserve">composition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of</w:delText>
        </w:r>
      </w:del>
      <w:del w:id="1793" w:author="PR Preview" w:date="2026-01-01T00:00:00Z">
        <w:r>
          <w:delText xml:space="preserve"> </w:delText>
        </w:r>
      </w:del>
      <m:oMath>
        <m:r>
          <m:t>f</m:t>
        </m:r>
      </m:oMath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and</w:delText>
        </w:r>
      </w:del>
      <w:del w:id="1796" w:author="PR Preview" w:date="2026-01-01T00:00:00Z">
        <w:r>
          <w:delText xml:space="preserve"> </w:delText>
        </w:r>
      </w:del>
      <m:oMath>
        <m:r>
          <m:t>g</m:t>
        </m:r>
      </m:oMath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is the function</w:delText>
        </w:r>
      </w:del>
      <w:del w:id="17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defined 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02" w:author="PR Preview" w:date="2026-01-01T00:00:00Z">
        <w:r>
          <w:rPr>
            <w:b/>
            <w:bCs/>
          </w:rPr>
          <w:delText xml:space="preserve">Definition 30 (Inner function)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In a composition</w:delText>
        </w:r>
      </w:del>
      <w:del w:id="18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(</w:delText>
        </w:r>
      </w:del>
      <w:hyperlink w:anchor="def-composition">
        <w:del w:id="180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809" w:author="PR Preview" w:date="2026-01-01T00:00:00Z">
        <w:r>
          <w:delText xml:space="preserve">),</w:delText>
        </w:r>
      </w:del>
      <w:del w:id="1810" w:author="PR Preview" w:date="2026-01-01T00:00:00Z">
        <w:r>
          <w:delText xml:space="preserve"> </w:delText>
        </w:r>
      </w:del>
      <m:oMath>
        <m:r>
          <m:t>g</m:t>
        </m:r>
      </m:oMath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is the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rPr>
            <w:b/>
            <w:bCs/>
          </w:rPr>
          <w:delText xml:space="preserve">inner function</w:delText>
        </w:r>
      </w:del>
      <w:del w:id="1815" w:author="PR Preview" w:date="2026-01-01T00:00:00Z">
        <w:r>
          <w:delText xml:space="preserve">, applied first.</w:delText>
        </w:r>
      </w:del>
    </w:p>
    <w:p>
      <w:pPr>
        <w:pStyle w:val="BodyText"/>
      </w:pPr>
      <w:del w:id="1816" w:author="PR Preview" w:date="2026-01-01T00:00:00Z">
        <w:r>
          <w:rPr>
            <w:b/>
            <w:bCs/>
          </w:rPr>
          <w:delText xml:space="preserve">Definition 31 (Outer function)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In a composition</w:delText>
        </w:r>
      </w:del>
      <w:del w:id="18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(</w:delText>
        </w:r>
      </w:del>
      <w:hyperlink w:anchor="def-composition">
        <w:del w:id="1822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823" w:author="PR Preview" w:date="2026-01-01T00:00:00Z">
        <w:r>
          <w:delText xml:space="preserve">),</w:delText>
        </w:r>
      </w:del>
      <w:del w:id="1824" w:author="PR Preview" w:date="2026-01-01T00:00:00Z">
        <w:r>
          <w:delText xml:space="preserve"> </w:delText>
        </w:r>
      </w:del>
      <m:oMath>
        <m:r>
          <m:t>f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is the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rPr>
            <w:b/>
            <w:bCs/>
          </w:rPr>
          <w:delText xml:space="preserve">outer function</w:delText>
        </w:r>
      </w:del>
      <w:del w:id="1829" w:author="PR Preview" w:date="2026-01-01T00:00:00Z">
        <w:r>
          <w:delText xml:space="preserve">, applied to the result.</w:delText>
        </w:r>
      </w:del>
    </w:p>
    <w:p>
      <w:pPr>
        <w:pStyle w:val="BodyText"/>
      </w:pPr>
      <w:del w:id="1830" w:author="PR Preview" w:date="2026-01-01T00:00:00Z">
        <w:r>
          <w:rPr>
            <w:b/>
            <w:bCs/>
          </w:rPr>
          <w:delText xml:space="preserve">Example 18 (The order of composition matters)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Let</w:delText>
        </w:r>
      </w:del>
      <w:del w:id="183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with</w:delText>
        </w:r>
      </w:del>
      <w:del w:id="183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1837" w:author="PR Preview" w:date="2026-01-01T00:00:00Z">
        <w:r>
          <w:delText xml:space="preserve">,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and</w:delText>
        </w:r>
      </w:del>
      <w:del w:id="18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with</w:delText>
        </w:r>
      </w:del>
      <w:del w:id="18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844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is the inner function, and</w:delText>
        </w:r>
      </w:del>
      <w:del w:id="1847" w:author="PR Preview" w:date="2026-01-01T00:00:00Z">
        <w:r>
          <w:delText xml:space="preserve"> </w:delText>
        </w:r>
      </w:del>
      <m:oMath>
        <m:r>
          <m:t>f</m:t>
        </m:r>
      </m:oMath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is the outer function.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1850" w:author="PR Preview" w:date="2026-01-01T00:00:00Z">
        <w:r>
          <w:delText xml:space="preserve">now</w:delText>
        </w:r>
      </w:del>
      <w:del w:id="1851" w:author="PR Preview" w:date="2026-01-01T00:00:00Z">
        <w:r>
          <w:delText xml:space="preserve"> </w:delText>
        </w:r>
      </w:del>
      <m:oMath>
        <m:r>
          <m:t>f</m:t>
        </m:r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is the inner function, and</w:delText>
        </w:r>
      </w:del>
      <w:del w:id="1854" w:author="PR Preview" w:date="2026-01-01T00:00:00Z">
        <w:r>
          <w:delText xml:space="preserve"> </w:delText>
        </w:r>
      </w:del>
      <m:oMath>
        <m:r>
          <m:t>g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is the outer function.</w:delText>
        </w:r>
      </w:del>
    </w:p>
    <w:p>
      <w:pPr>
        <w:pStyle w:val="FirstParagraph"/>
      </w:pPr>
      <w:del w:id="1857" w:author="PR Preview" w:date="2026-01-01T00:00:00Z">
        <w:r>
          <w:delText xml:space="preserve">Since</w:delText>
        </w:r>
      </w:del>
      <w:del w:id="1858" w:author="PR Preview" w:date="2026-01-01T00:00:00Z">
        <w:r>
          <w:delText xml:space="preserve"> </w:delText>
        </w:r>
      </w:del>
      <m:oMath>
        <m:r>
          <m:t>9</m:t>
        </m:r>
        <m:r>
          <m:rPr>
            <m:sty m:val="p"/>
          </m:rPr>
          <m:t>≠</m:t>
        </m:r>
        <m:r>
          <m:t>5</m:t>
        </m:r>
      </m:oMath>
      <w:del w:id="1859" w:author="PR Preview" w:date="2026-01-01T00:00:00Z">
        <w:r>
          <w:delText xml:space="preserve">,</w:delText>
        </w:r>
      </w:del>
      <w:del w:id="18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and</w:delText>
        </w:r>
      </w:del>
      <w:del w:id="186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∘</m:t>
        </m:r>
        <m:r>
          <m:t>f</m:t>
        </m:r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are different functions.</w:delText>
        </w:r>
      </w:del>
    </w:p>
    <w:p>
      <w:pPr>
        <w:pStyle w:val="BodyText"/>
      </w:pPr>
      <w:del w:id="1866" w:author="PR Preview" w:date="2026-01-01T00:00:00Z">
        <w:r>
          <w:rPr>
            <w:b/>
            <w:bCs/>
          </w:rPr>
          <w:delText xml:space="preserve">Definition 32 (Inverse function)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Let</w:delText>
        </w:r>
      </w:del>
      <w:del w:id="18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be a</w:delText>
        </w:r>
      </w:del>
      <w:del w:id="1872" w:author="PR Preview" w:date="2026-01-01T00:00:00Z">
        <w:r>
          <w:delText xml:space="preserve"> </w:delText>
        </w:r>
      </w:del>
      <w:hyperlink w:anchor="def-function">
        <w:del w:id="187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874" w:author="PR Preview" w:date="2026-01-01T00:00:00Z">
        <w:r>
          <w:delText xml:space="preserve">.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A function</w:delText>
        </w:r>
      </w:del>
      <w:del w:id="187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is the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rPr>
            <w:b/>
            <w:bCs/>
          </w:rPr>
          <w:delText xml:space="preserve">inverse function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of</w:delText>
        </w:r>
      </w:del>
      <w:del w:id="1884" w:author="PR Preview" w:date="2026-01-01T00:00:00Z">
        <w:r>
          <w:delText xml:space="preserve"> </w:delText>
        </w:r>
      </w:del>
      <m:oMath>
        <m:r>
          <m:t>f</m:t>
        </m:r>
      </m:oMath>
      <w:del w:id="1885" w:author="PR Preview" w:date="2026-01-01T00:00:00Z">
        <w:r>
          <w:delText xml:space="preserve">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written</w:delText>
        </w:r>
      </w:del>
      <w:del w:id="188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889" w:author="PR Preview" w:date="2026-01-01T00:00:00Z">
        <w:r>
          <w:delText xml:space="preserve">, if both</w:delText>
        </w:r>
      </w:del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for every</w:delText>
        </w:r>
      </w:del>
      <w:del w:id="18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893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for every</w:delText>
        </w:r>
      </w:del>
      <w:del w:id="189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t>B</m:t>
        </m:r>
      </m:oMath>
      <w:del w:id="1897" w:author="PR Preview" w:date="2026-01-01T00:00:00Z">
        <w:r>
          <w:delText xml:space="preserve">.</w:delText>
        </w:r>
      </w:del>
    </w:p>
    <w:p>
      <w:pPr>
        <w:pStyle w:val="FirstParagraph"/>
      </w:pPr>
      <w:del w:id="1898" w:author="PR Preview" w:date="2026-01-01T00:00:00Z">
        <w:r>
          <w:delText xml:space="preserve">A function that has an inverse function is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rPr>
            <w:b/>
            <w:bCs/>
          </w:rPr>
          <w:delText xml:space="preserve">invertible</w:delText>
        </w:r>
      </w:del>
      <w:del w:id="1901" w:author="PR Preview" w:date="2026-01-01T00:00:00Z">
        <w:r>
          <w:delText xml:space="preserve">.</w:delText>
        </w:r>
      </w:del>
    </w:p>
    <w:p>
      <w:pPr>
        <w:pStyle w:val="BodyText"/>
      </w:pPr>
      <w:del w:id="1902" w:author="PR Preview" w:date="2026-01-01T00:00:00Z">
        <w:r>
          <w:rPr>
            <w:i/>
            <w:iCs/>
          </w:rPr>
          <w:delText xml:space="preserve">Remark 9</w:delText>
        </w:r>
      </w:del>
      <w:del w:id="1903" w:author="PR Preview" w:date="2026-01-01T00:00:00Z">
        <w:r>
          <w:delText xml:space="preserve"> 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is not</w:delText>
        </w:r>
      </w:del>
      <w:del w:id="19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f</m:t>
        </m:r>
      </m:oMath>
      <w:del w:id="1907" w:author="PR Preview" w:date="2026-01-01T00:00:00Z">
        <w:r>
          <w:delText xml:space="preserve">). </w:delText>
        </w:r>
      </w:del>
      <w:del w:id="1908" w:author="PR Preview" w:date="2026-01-01T00:00:00Z">
        <w:r>
          <w:delText xml:space="preserve">The</w:delText>
        </w:r>
      </w:del>
      <w:del w:id="190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in</w:delText>
        </w:r>
      </w:del>
      <w:del w:id="191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does not mean a reciprocal:</w:delText>
        </w:r>
      </w:del>
      <w:del w:id="191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is the input that</w:delText>
        </w:r>
      </w:del>
      <w:del w:id="1918" w:author="PR Preview" w:date="2026-01-01T00:00:00Z">
        <w:r>
          <w:delText xml:space="preserve"> </w:delText>
        </w:r>
      </w:del>
      <m:oMath>
        <m:r>
          <m:t>f</m:t>
        </m:r>
      </m:oMath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maps to</w:delText>
        </w:r>
      </w:del>
      <w:del w:id="1921" w:author="PR Preview" w:date="2026-01-01T00:00:00Z">
        <w:r>
          <w:delText xml:space="preserve"> </w:delText>
        </w:r>
      </w:del>
      <m:oMath>
        <m:r>
          <m:t>b</m:t>
        </m:r>
      </m:oMath>
      <w:del w:id="1922" w:author="PR Preview" w:date="2026-01-01T00:00:00Z">
        <w:r>
          <w:delText xml:space="preserve">,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not</w:delText>
        </w:r>
      </w:del>
      <w:del w:id="192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del w:id="1926" w:author="PR Preview" w:date="2026-01-01T00:00:00Z">
        <w:r>
          <w:delText xml:space="preserve">.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For example, with</w:delText>
        </w:r>
      </w:del>
      <w:del w:id="19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on</w:delText>
        </w:r>
      </w:del>
      <w:del w:id="193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933" w:author="PR Preview" w:date="2026-01-01T00:00:00Z">
        <w:r>
          <w:delText xml:space="preserve">,</w:delText>
        </w:r>
      </w:del>
      <w:del w:id="193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935" w:author="PR Preview" w:date="2026-01-01T00:00:00Z">
        <w:r>
          <w:delText xml:space="preserve">, but</w:delText>
        </w:r>
      </w:del>
      <w:del w:id="193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del w:id="1937" w:author="PR Preview" w:date="2026-01-01T00:00:00Z">
        <w:r>
          <w:delText xml:space="preserve">.</w:delText>
        </w:r>
      </w:del>
    </w:p>
    <w:p>
      <w:pPr>
        <w:pStyle w:val="BodyText"/>
      </w:pPr>
      <w:del w:id="1938" w:author="PR Preview" w:date="2026-01-01T00:00:00Z">
        <w:r>
          <w:rPr>
            <w:b/>
            <w:bCs/>
          </w:rPr>
          <w:delText xml:space="preserve">Example 19 (An invertible function, and one that is not)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 </w:delText>
        </w:r>
      </w:del>
    </w:p>
    <w:p>
      <w:pPr>
        <w:numPr>
          <w:ilvl w:val="0"/>
          <w:numId w:val="1015"/>
        </w:numPr>
      </w:pPr>
      <w:del w:id="1941" w:author="PR Preview" w:date="2026-01-01T00:00:00Z">
        <w:r>
          <w:delText xml:space="preserve">Let</w:delText>
        </w:r>
      </w:del>
      <w:del w:id="19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with</w:delText>
        </w:r>
      </w:del>
      <w:del w:id="19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1946" w:author="PR Preview" w:date="2026-01-01T00:00:00Z">
        <w:r>
          <w:delText xml:space="preserve">.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Its inverse function is</w:delText>
        </w:r>
      </w:del>
      <w:del w:id="194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del w:id="1950" w:author="PR Preview" w:date="2026-01-01T00:00:00Z">
        <w:r>
          <w:delText xml:space="preserve">.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For example,</w:delText>
        </w:r>
      </w:del>
      <w:del w:id="19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del w:id="1956" w:author="PR Preview" w:date="2026-01-01T00:00:00Z">
        <w:r>
          <w:delText xml:space="preserve">Let</w:delText>
        </w:r>
      </w:del>
      <w:del w:id="195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with</w:delText>
        </w:r>
      </w:del>
      <w:del w:id="196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961" w:author="PR Preview" w:date="2026-01-01T00:00:00Z">
        <w:r>
          <w:delText xml:space="preserve">.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Then</w:delText>
        </w:r>
      </w:del>
      <w:del w:id="196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and</w:delText>
        </w:r>
      </w:del>
      <w:del w:id="196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968" w:author="PR Preview" w:date="2026-01-01T00:00:00Z">
        <w:r>
          <w:delText xml:space="preserve">,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so an inverse function would need</w:delText>
        </w:r>
      </w:del>
      <w:del w:id="1971" w:author="PR Preview" w:date="2026-01-01T00:00:00Z">
        <w:r>
          <w:delText xml:space="preserve"> </w:delText>
        </w:r>
      </w:del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to equal both</w:delText>
        </w:r>
      </w:del>
      <w:del w:id="197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and</w:delText>
        </w:r>
      </w:del>
      <w:del w:id="1977" w:author="PR Preview" w:date="2026-01-01T00:00:00Z">
        <w:r>
          <w:delText xml:space="preserve"> </w:delText>
        </w:r>
      </w:del>
      <m:oMath>
        <m:r>
          <m:t>2</m:t>
        </m:r>
      </m:oMath>
      <w:del w:id="1978" w:author="PR Preview" w:date="2026-01-01T00:00:00Z">
        <w:r>
          <w:delText xml:space="preserve">.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So</w:delText>
        </w:r>
      </w:del>
      <w:del w:id="1981" w:author="PR Preview" w:date="2026-01-01T00:00:00Z">
        <w:r>
          <w:delText xml:space="preserve"> </w:delText>
        </w:r>
      </w:del>
      <m:oMath>
        <m:r>
          <m:t>h</m:t>
        </m:r>
      </m:oMath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is not invertible.</w:delText>
        </w:r>
      </w:del>
    </w:p>
    <w:p>
      <w:pPr>
        <w:pStyle w:val="FirstParagraph"/>
      </w:pPr>
      <w:del w:id="1984" w:author="PR Preview" w:date="2026-01-01T00:00:00Z">
        <w:r>
          <w:rPr>
            <w:b/>
            <w:bCs/>
          </w:rPr>
          <w:delText xml:space="preserve">Definition 33 (Elementwise application of a function to a vector)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Let</w:delText>
        </w:r>
      </w:del>
      <w:del w:id="19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be a function (</w:delText>
        </w:r>
      </w:del>
      <w:hyperlink w:anchor="def-function">
        <w:del w:id="1990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991" w:author="PR Preview" w:date="2026-01-01T00:00:00Z">
        <w:r>
          <w:delText xml:space="preserve">),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and let</w:delText>
        </w:r>
      </w:del>
      <w:del w:id="19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be a vector whose entries all lie in</w:delText>
        </w:r>
      </w:del>
      <w:del w:id="1997" w:author="PR Preview" w:date="2026-01-01T00:00:00Z">
        <w:r>
          <w:delText xml:space="preserve"> </w:delText>
        </w:r>
      </w:del>
      <m:oMath>
        <m:r>
          <m:t>A</m:t>
        </m:r>
      </m:oMath>
      <w:del w:id="1998" w:author="PR Preview" w:date="2026-01-01T00:00:00Z">
        <w:r>
          <w:delText xml:space="preserve">.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The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rPr>
            <w:b/>
            <w:bCs/>
          </w:rPr>
          <w:delText xml:space="preserve">elementwise application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of</w:delText>
        </w:r>
      </w:del>
      <w:del w:id="2005" w:author="PR Preview" w:date="2026-01-01T00:00:00Z">
        <w:r>
          <w:delText xml:space="preserve"> </w:delText>
        </w:r>
      </w:del>
      <m:oMath>
        <m:r>
          <m:t>f</m:t>
        </m:r>
      </m:oMath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to</w:delText>
        </w:r>
      </w:del>
      <w:del w:id="20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009" w:author="PR Preview" w:date="2026-01-01T00:00:00Z">
        <w:r>
          <w:delText xml:space="preserve">,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written</w:delText>
        </w:r>
      </w:del>
      <w:del w:id="201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013" w:author="PR Preview" w:date="2026-01-01T00:00:00Z">
        <w:r>
          <w:delText xml:space="preserve">,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is the vector of the values of</w:delText>
        </w:r>
      </w:del>
      <w:del w:id="2016" w:author="PR Preview" w:date="2026-01-01T00:00:00Z">
        <w:r>
          <w:delText xml:space="preserve"> </w:delText>
        </w:r>
      </w:del>
      <m:oMath>
        <m:r>
          <m:t>f</m:t>
        </m:r>
      </m:oMath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at the entries of</w:delText>
        </w:r>
      </w:del>
      <w:del w:id="20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02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21" w:author="PR Preview" w:date="2026-01-01T00:00:00Z">
        <w:r>
          <w:delText xml:space="preserve">It is a function</w:delText>
        </w:r>
      </w:del>
      <w:del w:id="202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del w:id="2023" w:author="PR Preview" w:date="2026-01-01T00:00:00Z">
        <w:r>
          <w:delText xml:space="preserve">,</w:delText>
        </w:r>
      </w:del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where</w:delText>
        </w:r>
      </w:del>
      <w:del w:id="202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n</m:t>
            </m:r>
          </m:sup>
        </m:sSup>
      </m:oMath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is the</w:delText>
        </w:r>
      </w:del>
      <w:del w:id="2029" w:author="PR Preview" w:date="2026-01-01T00:00:00Z">
        <w:r>
          <w:delText xml:space="preserve"> </w:delText>
        </w:r>
      </w:del>
      <m:oMath>
        <m:r>
          <m:t>n</m:t>
        </m:r>
      </m:oMath>
      <w:del w:id="2030" w:author="PR Preview" w:date="2026-01-01T00:00:00Z">
        <w:r>
          <w:delText xml:space="preserve">-fold Cartesian product of</w:delText>
        </w:r>
      </w:del>
      <w:del w:id="2031" w:author="PR Preview" w:date="2026-01-01T00:00:00Z">
        <w:r>
          <w:delText xml:space="preserve"> </w:delText>
        </w:r>
      </w:del>
      <m:oMath>
        <m:r>
          <m:t>A</m:t>
        </m:r>
      </m:oMath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with itself (</w:delText>
        </w:r>
      </w:del>
      <w:hyperlink w:anchor="def-cartesian-product">
        <w:del w:id="2034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2035" w:author="PR Preview" w:date="2026-01-01T00:00:00Z">
        <w:r>
          <w:delText xml:space="preserve">).</w:delText>
        </w:r>
      </w:del>
    </w:p>
    <w:p>
      <w:pPr>
        <w:pStyle w:val="BodyText"/>
      </w:pPr>
      <w:del w:id="2036" w:author="PR Preview" w:date="2026-01-01T00:00:00Z">
        <w:r>
          <w:rPr>
            <w:b/>
            <w:bCs/>
          </w:rPr>
          <w:delText xml:space="preserve">Example 20 (The exponential and logistic functions applied to a vector)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Let</w:delText>
        </w:r>
      </w:del>
      <w:del w:id="20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40" w:author="PR Preview" w:date="2026-01-01T00:00:00Z">
        <w:r>
          <w:delText xml:space="preserve">.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With</w:delText>
        </w:r>
      </w:del>
      <w:del w:id="204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and the logistic function</w:delText>
        </w:r>
      </w:del>
      <w:del w:id="2046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204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048" w:author="PR Preview" w:date="2026-01-01T00:00:00Z">
        <w:r>
          <w:delText xml:space="preserve">The code evaluates both, using R’s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rPr>
            <w:rStyle w:val="VerbatimChar"/>
          </w:rPr>
          <w:delText xml:space="preserve">exp()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and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rPr>
            <w:rStyle w:val="VerbatimChar"/>
          </w:rPr>
          <w:delText xml:space="preserve">plogis()</w:delText>
        </w:r>
      </w:del>
      <w:del w:id="2055" w:author="PR Preview" w:date="2026-01-01T00:00:00Z">
        <w:r>
          <w:delText xml:space="preserve">,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which apply to a vector entry by entry.</w:delText>
        </w:r>
      </w:del>
    </w:p>
    <w:p>
      <w:pPr>
        <w:pStyle w:val="SourceCode"/>
      </w:pPr>
      <w:del w:id="2058" w:author="PR Preview" w:date="2026-01-01T00:00:00Z">
        <w:r>
          <w:rPr>
            <w:rStyle w:val="NormalTok"/>
          </w:rPr>
          <w:delText xml:space="preserve">x </w:delText>
        </w:r>
      </w:del>
      <w:del w:id="2059" w:author="PR Preview" w:date="2026-01-01T00:00:00Z">
        <w:r>
          <w:rPr>
            <w:rStyle w:val="OtherTok"/>
          </w:rPr>
          <w:delText xml:space="preserve">&lt;-</w:delText>
        </w:r>
      </w:del>
      <w:del w:id="2060" w:author="PR Preview" w:date="2026-01-01T00:00:00Z">
        <w:r>
          <w:rPr>
            <w:rStyle w:val="NormalTok"/>
          </w:rPr>
          <w:delText xml:space="preserve"> </w:delText>
        </w:r>
      </w:del>
      <w:del w:id="2061" w:author="PR Preview" w:date="2026-01-01T00:00:00Z">
        <w:r>
          <w:rPr>
            <w:rStyle w:val="FunctionTok"/>
          </w:rPr>
          <w:delText xml:space="preserve">c</w:delText>
        </w:r>
      </w:del>
      <w:del w:id="2062" w:author="PR Preview" w:date="2026-01-01T00:00:00Z">
        <w:r>
          <w:rPr>
            <w:rStyle w:val="NormalTok"/>
          </w:rPr>
          <w:delText xml:space="preserve">(</w:delText>
        </w:r>
      </w:del>
      <w:del w:id="2063" w:author="PR Preview" w:date="2026-01-01T00:00:00Z">
        <w:r>
          <w:rPr>
            <w:rStyle w:val="SpecialCharTok"/>
          </w:rPr>
          <w:delText xml:space="preserve">-</w:delText>
        </w:r>
      </w:del>
      <w:del w:id="2064" w:author="PR Preview" w:date="2026-01-01T00:00:00Z">
        <w:r>
          <w:rPr>
            <w:rStyle w:val="DecValTok"/>
          </w:rPr>
          <w:delText xml:space="preserve">1</w:delText>
        </w:r>
      </w:del>
      <w:del w:id="2065" w:author="PR Preview" w:date="2026-01-01T00:00:00Z">
        <w:r>
          <w:rPr>
            <w:rStyle w:val="NormalTok"/>
          </w:rPr>
          <w:delText xml:space="preserve">, </w:delText>
        </w:r>
      </w:del>
      <w:del w:id="2066" w:author="PR Preview" w:date="2026-01-01T00:00:00Z">
        <w:r>
          <w:rPr>
            <w:rStyle w:val="DecValTok"/>
          </w:rPr>
          <w:delText xml:space="preserve">0</w:delText>
        </w:r>
      </w:del>
      <w:del w:id="2067" w:author="PR Preview" w:date="2026-01-01T00:00:00Z">
        <w:r>
          <w:rPr>
            <w:rStyle w:val="NormalTok"/>
          </w:rPr>
          <w:delText xml:space="preserve">, </w:delText>
        </w:r>
      </w:del>
      <w:del w:id="2068" w:author="PR Preview" w:date="2026-01-01T00:00:00Z">
        <w:r>
          <w:rPr>
            <w:rStyle w:val="DecValTok"/>
          </w:rPr>
          <w:delText xml:space="preserve">2</w:delText>
        </w:r>
      </w:del>
      <w:del w:id="2069" w:author="PR Preview" w:date="2026-01-01T00:00:00Z">
        <w:r>
          <w:rPr>
            <w:rStyle w:val="NormalTok"/>
          </w:rPr>
          <w:delText xml:space="preserve">)</w:delText>
        </w:r>
      </w:del>
      <w:del w:id="2070" w:author="PR Preview" w:date="2026-01-01T00:00:00Z">
        <w:r>
          <w:br/>
        </w:r>
      </w:del>
      <w:del w:id="2071" w:author="PR Preview" w:date="2026-01-01T00:00:00Z">
        <w:r>
          <w:rPr>
            <w:rStyle w:val="NormalTok"/>
          </w:rPr>
          <w:delText xml:space="preserve">exp_x </w:delText>
        </w:r>
      </w:del>
      <w:del w:id="2072" w:author="PR Preview" w:date="2026-01-01T00:00:00Z">
        <w:r>
          <w:rPr>
            <w:rStyle w:val="OtherTok"/>
          </w:rPr>
          <w:delText xml:space="preserve">&lt;-</w:delText>
        </w:r>
      </w:del>
      <w:del w:id="2073" w:author="PR Preview" w:date="2026-01-01T00:00:00Z">
        <w:r>
          <w:rPr>
            <w:rStyle w:val="NormalTok"/>
          </w:rPr>
          <w:delText xml:space="preserve"> </w:delText>
        </w:r>
      </w:del>
      <w:del w:id="2074" w:author="PR Preview" w:date="2026-01-01T00:00:00Z">
        <w:r>
          <w:rPr>
            <w:rStyle w:val="FunctionTok"/>
          </w:rPr>
          <w:delText xml:space="preserve">exp</w:delText>
        </w:r>
      </w:del>
      <w:del w:id="2075" w:author="PR Preview" w:date="2026-01-01T00:00:00Z">
        <w:r>
          <w:rPr>
            <w:rStyle w:val="NormalTok"/>
          </w:rPr>
          <w:delText xml:space="preserve">(x)</w:delText>
        </w:r>
      </w:del>
      <w:del w:id="2076" w:author="PR Preview" w:date="2026-01-01T00:00:00Z">
        <w:r>
          <w:br/>
        </w:r>
      </w:del>
      <w:del w:id="2077" w:author="PR Preview" w:date="2026-01-01T00:00:00Z">
        <w:r>
          <w:rPr>
            <w:rStyle w:val="NormalTok"/>
          </w:rPr>
          <w:delText xml:space="preserve">expit_x </w:delText>
        </w:r>
      </w:del>
      <w:del w:id="2078" w:author="PR Preview" w:date="2026-01-01T00:00:00Z">
        <w:r>
          <w:rPr>
            <w:rStyle w:val="OtherTok"/>
          </w:rPr>
          <w:delText xml:space="preserve">&lt;-</w:delText>
        </w:r>
      </w:del>
      <w:del w:id="2079" w:author="PR Preview" w:date="2026-01-01T00:00:00Z">
        <w:r>
          <w:rPr>
            <w:rStyle w:val="NormalTok"/>
          </w:rPr>
          <w:delText xml:space="preserve"> </w:delText>
        </w:r>
      </w:del>
      <w:del w:id="2080" w:author="PR Preview" w:date="2026-01-01T00:00:00Z">
        <w:r>
          <w:rPr>
            <w:rStyle w:val="FunctionTok"/>
          </w:rPr>
          <w:delText xml:space="preserve">plogis</w:delText>
        </w:r>
      </w:del>
      <w:del w:id="2081" w:author="PR Preview" w:date="2026-01-01T00:00:00Z">
        <w:r>
          <w:rPr>
            <w:rStyle w:val="NormalTok"/>
          </w:rPr>
          <w:delText xml:space="preserve">(x)</w:delText>
        </w:r>
      </w:del>
      <w:del w:id="2082" w:author="PR Preview" w:date="2026-01-01T00:00:00Z">
        <w:r>
          <w:br/>
        </w:r>
      </w:del>
      <w:del w:id="2083" w:author="PR Preview" w:date="2026-01-01T00:00:00Z">
        <w:r>
          <w:rPr>
            <w:rStyle w:val="NormalTok"/>
          </w:rPr>
          <w:delText xml:space="preserve">exp_x</w:delText>
        </w:r>
      </w:del>
      <w:del w:id="2084" w:author="PR Preview" w:date="2026-01-01T00:00:00Z">
        <w:r>
          <w:br/>
        </w:r>
      </w:del>
      <w:del w:id="2085" w:author="PR Preview" w:date="2026-01-01T00:00:00Z">
        <w:r>
          <w:rPr>
            <w:rStyle w:val="CommentTok"/>
          </w:rPr>
          <w:delText xml:space="preserve">#&gt; [1] 0.3678794 1.0000000 7.3890561</w:delText>
        </w:r>
      </w:del>
      <w:del w:id="2086" w:author="PR Preview" w:date="2026-01-01T00:00:00Z">
        <w:r>
          <w:br/>
        </w:r>
      </w:del>
      <w:del w:id="2087" w:author="PR Preview" w:date="2026-01-01T00:00:00Z">
        <w:r>
          <w:rPr>
            <w:rStyle w:val="NormalTok"/>
          </w:rPr>
          <w:delText xml:space="preserve">expit_x</w:delText>
        </w:r>
      </w:del>
      <w:del w:id="2088" w:author="PR Preview" w:date="2026-01-01T00:00:00Z">
        <w:r>
          <w:br/>
        </w:r>
      </w:del>
      <w:del w:id="2089" w:author="PR Preview" w:date="2026-01-01T00:00:00Z">
        <w:r>
          <w:rPr>
            <w:rStyle w:val="CommentTok"/>
          </w:rPr>
          <w:delText xml:space="preserve">#&gt; [1] 0.2689414 0.5000000 0.8807971</w:delText>
        </w:r>
      </w:del>
    </w:p>
    <w:p>
      <w:pPr>
        <w:pStyle w:val="FirstParagraph"/>
      </w:pPr>
      <w:del w:id="2090" w:author="PR Preview" w:date="2026-01-01T00:00:00Z">
        <w:r>
          <w:delText xml:space="preserve">So</w:delText>
        </w:r>
      </w:del>
      <w:del w:id="20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(0.3679, 1, 7.3891)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and</w:delText>
        </w:r>
      </w:del>
      <w:del w:id="209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(0.2689, 0.5, 0.8808).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Each entry of the output depends only on the entry of</w:delText>
        </w:r>
      </w:del>
      <w:del w:id="21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in the same position.</w:delText>
        </w:r>
      </w:del>
    </w:p>
    <w:p>
      <w:pPr>
        <w:pStyle w:val="BodyText"/>
      </w:pPr>
      <w:del w:id="2104" w:author="PR Preview" w:date="2026-01-01T00:00:00Z">
        <w:r>
          <w:rPr>
            <w:i/>
            <w:iCs/>
          </w:rPr>
          <w:delText xml:space="preserve">Remark 10</w:delText>
        </w:r>
      </w:del>
      <w:del w:id="2105" w:author="PR Preview" w:date="2026-01-01T00:00:00Z">
        <w:r>
          <w:delText xml:space="preserve"> (Notation and software for elementwise application). </w:delText>
        </w:r>
      </w:del>
    </w:p>
    <w:p>
      <w:pPr>
        <w:pStyle w:val="Compact"/>
        <w:numPr>
          <w:ilvl w:val="0"/>
          <w:numId w:val="1016"/>
        </w:numPr>
      </w:pPr>
      <w:del w:id="2106" w:author="PR Preview" w:date="2026-01-01T00:00:00Z">
        <w:r>
          <w:delText xml:space="preserve">The superscript</w:delText>
        </w:r>
      </w:del>
      <w:del w:id="2107" w:author="PR Preview" w:date="2026-01-01T00:00:00Z">
        <w:r>
          <w:delText xml:space="preserve"> </w:delText>
        </w:r>
      </w:del>
      <m:oMath>
        <m:r>
          <m:rPr>
            <m:sty m:val="p"/>
          </m:rPr>
          <m:t>⊙</m:t>
        </m:r>
      </m:oMath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keeps</w:delText>
        </w:r>
      </w:del>
      <w:del w:id="211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apart from</w:delText>
        </w:r>
      </w:del>
      <w:del w:id="2113" w:author="PR Preview" w:date="2026-01-01T00:00:00Z">
        <w:r>
          <w:delText xml:space="preserve"> </w:delText>
        </w:r>
      </w:del>
      <m:oMath>
        <m:r>
          <m:t>f</m:t>
        </m:r>
      </m:oMath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itself.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Where a function</w:delText>
        </w:r>
      </w:del>
      <w:del w:id="2118" w:author="PR Preview" w:date="2026-01-01T00:00:00Z">
        <w:r>
          <w:delText xml:space="preserve"> </w:delText>
        </w:r>
      </w:del>
      <m:oMath>
        <m:r>
          <m:t>f</m:t>
        </m:r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takes a whole vector as its argument,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as in the multivariable calculus of</w:delText>
        </w:r>
      </w:del>
      <w:del w:id="2123" w:author="PR Preview" w:date="2026-01-01T00:00:00Z">
        <w:r>
          <w:delText xml:space="preserve"> </w:delText>
        </w:r>
      </w:del>
      <w:hyperlink r:id="rId20">
        <w:del w:id="2124" w:author="PR Preview" w:date="2026-01-01T00:00:00Z">
          <w:r>
            <w:rPr>
              <w:rStyle w:val="Hyperlink"/>
            </w:rPr>
            <w:delText xml:space="preserve">vector calculus</w:delText>
          </w:r>
        </w:del>
      </w:hyperlink>
      <w:del w:id="2125" w:author="PR Preview" w:date="2026-01-01T00:00:00Z">
        <w:r>
          <w:delText xml:space="preserve">,</w:delText>
        </w:r>
      </w:del>
      <w:del w:id="21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means</w:delText>
        </w:r>
      </w:del>
      <w:del w:id="2129" w:author="PR Preview" w:date="2026-01-01T00:00:00Z">
        <w:r>
          <w:delText xml:space="preserve"> </w:delText>
        </w:r>
      </w:del>
      <m:oMath>
        <m:r>
          <m:t>f</m:t>
        </m:r>
      </m:oMath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evaluated at the vector,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which is generally not the vector of its values at the entries.</w:delText>
        </w:r>
      </w:del>
    </w:p>
    <w:p>
      <w:pPr>
        <w:pStyle w:val="Compact"/>
        <w:numPr>
          <w:ilvl w:val="0"/>
          <w:numId w:val="1016"/>
        </w:numPr>
      </w:pPr>
      <w:del w:id="2134" w:author="PR Preview" w:date="2026-01-01T00:00:00Z">
        <w:r>
          <w:delText xml:space="preserve">If</w:delText>
        </w:r>
      </w:del>
      <w:del w:id="2135" w:author="PR Preview" w:date="2026-01-01T00:00:00Z">
        <w:r>
          <w:delText xml:space="preserve"> </w:delText>
        </w:r>
      </w:del>
      <m:oMath>
        <m:r>
          <m:t>f</m:t>
        </m:r>
      </m:oMath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has parameters, as in</w:delText>
        </w:r>
      </w:del>
      <w:del w:id="213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del w:id="2139" w:author="PR Preview" w:date="2026-01-01T00:00:00Z">
        <w:r>
          <w:delText xml:space="preserve">,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the same parameters are used at every entry.</w:delText>
        </w:r>
      </w:del>
    </w:p>
    <w:p>
      <w:pPr>
        <w:pStyle w:val="Compact"/>
        <w:numPr>
          <w:ilvl w:val="0"/>
          <w:numId w:val="1016"/>
        </w:numPr>
      </w:pPr>
      <w:del w:id="2142" w:author="PR Preview" w:date="2026-01-01T00:00:00Z">
        <w:r>
          <w:delText xml:space="preserve">Software usually applies a scalar function to a vector this way,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without a special symbol:</w:delText>
        </w:r>
      </w:del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R and NumPy evaluate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rPr>
            <w:rStyle w:val="VerbatimChar"/>
          </w:rPr>
          <w:delText xml:space="preserve">exp(x)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entry by entry.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The matrix exponential of a square matrix is a different function from</w:delText>
        </w:r>
      </w:del>
      <w:del w:id="215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del w:id="2154" w:author="PR Preview" w:date="2026-01-01T00:00:00Z">
        <w:r>
          <w:delText xml:space="preserve">.</w:delText>
        </w:r>
      </w:del>
    </w:p>
    <w:p>
      <w:pPr>
        <w:pStyle w:val="FirstParagraph"/>
      </w:pPr>
      <w:del w:id="2155" w:author="PR Preview" w:date="2026-01-01T00:00:00Z">
        <w:r>
          <w:rPr>
            <w:b/>
            <w:bCs/>
          </w:rPr>
          <w:delText xml:space="preserve">Definition 34 (Sequence)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A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rPr>
            <w:b/>
            <w:bCs/>
          </w:rPr>
          <w:delText xml:space="preserve">sequence</w:delText>
        </w:r>
      </w:del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in a set</w:delText>
        </w:r>
      </w:del>
      <w:del w:id="2162" w:author="PR Preview" w:date="2026-01-01T00:00:00Z">
        <w:r>
          <w:delText xml:space="preserve"> </w:delText>
        </w:r>
      </w:del>
      <m:oMath>
        <m:r>
          <m:t>S</m:t>
        </m:r>
      </m:oMath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is a</w:delText>
        </w:r>
      </w:del>
      <w:del w:id="2165" w:author="PR Preview" w:date="2026-01-01T00:00:00Z">
        <w:r>
          <w:delText xml:space="preserve"> </w:delText>
        </w:r>
      </w:del>
      <w:hyperlink w:anchor="def-function">
        <w:del w:id="216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16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from the</w:delText>
        </w:r>
      </w:del>
      <w:del w:id="2170" w:author="PR Preview" w:date="2026-01-01T00:00:00Z">
        <w:r>
          <w:delText xml:space="preserve"> </w:delText>
        </w:r>
      </w:del>
      <w:hyperlink r:id="rId21">
        <w:del w:id="2171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to</w:delText>
        </w:r>
      </w:del>
      <w:del w:id="2174" w:author="PR Preview" w:date="2026-01-01T00:00:00Z">
        <w:r>
          <w:delText xml:space="preserve"> </w:delText>
        </w:r>
      </w:del>
      <m:oMath>
        <m:r>
          <m:t>S</m:t>
        </m:r>
      </m:oMath>
      <w:del w:id="2175" w:author="PR Preview" w:date="2026-01-01T00:00:00Z">
        <w:r>
          <w:delText xml:space="preserve">.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Its value</w:delText>
        </w:r>
      </w:del>
      <w:del w:id="21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is written</w:delText>
        </w:r>
      </w:del>
      <w:del w:id="218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182" w:author="PR Preview" w:date="2026-01-01T00:00:00Z">
        <w:r>
          <w:delText xml:space="preserve">,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and the sequence is written</w:delText>
        </w:r>
      </w:del>
      <w:del w:id="21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or</w:delText>
        </w:r>
      </w:del>
      <w:del w:id="21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89" w:author="PR Preview" w:date="2026-01-01T00:00:00Z">
        <w:r>
          <w:delText xml:space="preserve">.</w:delText>
        </w:r>
      </w:del>
    </w:p>
    <w:p>
      <w:pPr>
        <w:pStyle w:val="BodyText"/>
      </w:pPr>
      <w:del w:id="2190" w:author="PR Preview" w:date="2026-01-01T00:00:00Z">
        <w:r>
          <w:rPr>
            <w:b/>
            <w:bCs/>
          </w:rPr>
          <w:delText xml:space="preserve">Definition 35 (Term of a sequence)</w:delText>
        </w:r>
      </w:del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The value</w:delText>
        </w:r>
      </w:del>
      <w:del w:id="21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of a sequence</w:delText>
        </w:r>
      </w:del>
      <w:del w:id="21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(</w:delText>
        </w:r>
      </w:del>
      <w:hyperlink w:anchor="def-sequence">
        <w:del w:id="2199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2200" w:author="PR Preview" w:date="2026-01-01T00:00:00Z">
        <w:r>
          <w:delText xml:space="preserve">) is called its</w:delText>
        </w:r>
      </w:del>
      <w:del w:id="2201" w:author="PR Preview" w:date="2026-01-01T00:00:00Z">
        <w:r>
          <w:delText xml:space="preserve"> </w:delText>
        </w:r>
      </w:del>
      <m:oMath>
        <m:r>
          <m:t>n</m:t>
        </m:r>
      </m:oMath>
      <w:del w:id="2202" w:author="PR Preview" w:date="2026-01-01T00:00:00Z">
        <w:r>
          <w:delText xml:space="preserve">th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rPr>
            <w:b/>
            <w:bCs/>
          </w:rPr>
          <w:delText xml:space="preserve">term</w:delText>
        </w:r>
      </w:del>
      <w:del w:id="2205" w:author="PR Preview" w:date="2026-01-01T00:00:00Z">
        <w:r>
          <w:delText xml:space="preserve">.</w:delText>
        </w:r>
      </w:del>
    </w:p>
    <w:p>
      <w:pPr>
        <w:pStyle w:val="BodyText"/>
      </w:pPr>
      <w:del w:id="2206" w:author="PR Preview" w:date="2026-01-01T00:00:00Z">
        <w:r>
          <w:rPr>
            <w:b/>
            <w:bCs/>
          </w:rPr>
          <w:delText xml:space="preserve">Example 21 (Sequences)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is the sequence</w:delText>
        </w:r>
      </w:del>
      <w:del w:id="221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212" w:author="PR Preview" w:date="2026-01-01T00:00:00Z">
        <w:r>
          <w:delText xml:space="preserve">;</w:delText>
        </w:r>
      </w:del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its third term is</w:delText>
        </w:r>
      </w:del>
      <w:del w:id="221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del w:id="221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is the sequence</w:delText>
        </w:r>
      </w:del>
      <w:del w:id="22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220" w:author="PR Preview" w:date="2026-01-01T00:00:00Z">
        <w:r>
          <w:delText xml:space="preserve">: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a sequence can repeat values.</w:delText>
        </w:r>
      </w:del>
    </w:p>
    <w:p>
      <w:pPr>
        <w:pStyle w:val="Compact"/>
        <w:numPr>
          <w:ilvl w:val="0"/>
          <w:numId w:val="1017"/>
        </w:numPr>
      </w:pPr>
      <w:del w:id="2223" w:author="PR Preview" w:date="2026-01-01T00:00:00Z">
        <w:r>
          <w:delText xml:space="preserve">The die rolls</w:delText>
        </w:r>
      </w:del>
      <w:del w:id="2224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form a finite sequence of length</w:delText>
        </w:r>
      </w:del>
      <w:del w:id="2227" w:author="PR Preview" w:date="2026-01-01T00:00:00Z">
        <w:r>
          <w:delText xml:space="preserve"> </w:delText>
        </w:r>
      </w:del>
      <m:oMath>
        <m:r>
          <m:t>3</m:t>
        </m:r>
      </m:oMath>
      <w:del w:id="2228" w:author="PR Preview" w:date="2026-01-01T00:00:00Z">
        <w:r>
          <w:delText xml:space="preserve">,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with</w:delText>
        </w:r>
      </w:del>
      <w:del w:id="22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del w:id="2232" w:author="PR Preview" w:date="2026-01-01T00:00:00Z">
        <w:r>
          <w:delText xml:space="preserve">,</w:delText>
        </w:r>
      </w:del>
      <w:del w:id="22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2234" w:author="PR Preview" w:date="2026-01-01T00:00:00Z">
        <w:r>
          <w:delText xml:space="preserve">, and</w:delText>
        </w:r>
      </w:del>
      <w:del w:id="223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del w:id="2236" w:author="PR Preview" w:date="2026-01-01T00:00:00Z">
        <w:r>
          <w:delText xml:space="preserve">.</w:delText>
        </w:r>
      </w:del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As a set,</w:delText>
        </w:r>
      </w:del>
      <w:del w:id="22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2240" w:author="PR Preview" w:date="2026-01-01T00:00:00Z">
        <w:r>
          <w:delText xml:space="preserve">,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but as a sequence, the order and the repeats matter.</w:delText>
        </w:r>
      </w:del>
    </w:p>
    <w:p>
      <w:pPr>
        <w:pStyle w:val="FirstParagraph"/>
      </w:pPr>
      <w:del w:id="2243" w:author="PR Preview" w:date="2026-01-01T00:00:00Z">
        <w:r>
          <w:rPr>
            <w:b/>
            <w:bCs/>
          </w:rPr>
          <w:delText xml:space="preserve">Definition 36 (Finite sequence)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Let</w:delText>
        </w:r>
      </w:del>
      <w:del w:id="2246" w:author="PR Preview" w:date="2026-01-01T00:00:00Z">
        <w:r>
          <w:delText xml:space="preserve"> </w:delText>
        </w:r>
      </w:del>
      <m:oMath>
        <m:r>
          <m:t>S</m:t>
        </m:r>
      </m:oMath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be a set.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A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rPr>
            <w:b/>
            <w:bCs/>
          </w:rPr>
          <w:delText xml:space="preserve">finite sequence</w:delText>
        </w:r>
      </w:del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of length</w:delText>
        </w:r>
      </w:del>
      <w:del w:id="2255" w:author="PR Preview" w:date="2026-01-01T00:00:00Z">
        <w:r>
          <w:delText xml:space="preserve"> </w:delText>
        </w:r>
      </w:del>
      <m:oMath>
        <m:r>
          <m:t>n</m:t>
        </m:r>
      </m:oMath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is a function from</w:delText>
        </w:r>
      </w:del>
      <w:del w:id="22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to</w:delText>
        </w:r>
      </w:del>
      <w:del w:id="2261" w:author="PR Preview" w:date="2026-01-01T00:00:00Z">
        <w:r>
          <w:delText xml:space="preserve"> </w:delText>
        </w:r>
      </w:del>
      <m:oMath>
        <m:r>
          <m:t>S</m:t>
        </m:r>
      </m:oMath>
      <w:del w:id="2262" w:author="PR Preview" w:date="2026-01-01T00:00:00Z">
        <w:r>
          <w:delText xml:space="preserve">,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written</w:delText>
        </w:r>
      </w:del>
      <w:del w:id="22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266" w:author="PR Preview" w:date="2026-01-01T00:00:00Z">
        <w:r>
          <w:delText xml:space="preserve">.</w:delText>
        </w:r>
      </w:del>
    </w:p>
    <w:p>
      <w:pPr>
        <w:pStyle w:val="BodyText"/>
      </w:pPr>
      <w:del w:id="2267" w:author="PR Preview" w:date="2026-01-01T00:00:00Z">
        <w:r>
          <w:rPr>
            <w:b/>
            <w:bCs/>
          </w:rPr>
          <w:delText xml:space="preserve">Definition 37 (Expression)</w:delText>
        </w:r>
      </w:del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An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rPr>
            <w:b/>
            <w:bCs/>
          </w:rPr>
          <w:delText xml:space="preserve">expression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is a string of symbols, built from constants, variables,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operations and function names according to the rules of the notation.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When its variables are read as inputs,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an expression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rPr>
            <w:i/>
            <w:iCs/>
          </w:rPr>
          <w:delText xml:space="preserve">denotes</w:delText>
        </w:r>
      </w:del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delText xml:space="preserve">a</w:delText>
        </w:r>
      </w:del>
      <w:del w:id="2284" w:author="PR Preview" w:date="2026-01-01T00:00:00Z">
        <w:r>
          <w:delText xml:space="preserve"> </w:delText>
        </w:r>
      </w:del>
      <w:hyperlink w:anchor="def-function">
        <w:del w:id="228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286" w:author="PR Preview" w:date="2026-01-01T00:00:00Z">
        <w:r>
          <w:delText xml:space="preserve">: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it fixes the output for each input.</w:delText>
        </w:r>
      </w:del>
    </w:p>
    <w:p>
      <w:pPr>
        <w:pStyle w:val="BodyText"/>
      </w:pPr>
      <w:del w:id="2289" w:author="PR Preview" w:date="2026-01-01T00:00:00Z">
        <w:r>
          <w:rPr>
            <w:b/>
            <w:bCs/>
          </w:rPr>
          <w:delText xml:space="preserve">Example 22 (Two expressions for one function)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The expressions</w:delText>
        </w:r>
      </w:del>
      <w:del w:id="2292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and</w:delText>
        </w:r>
      </w:del>
      <w:del w:id="22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denote the same function of</w:delText>
        </w:r>
      </w:del>
      <w:del w:id="2298" w:author="PR Preview" w:date="2026-01-01T00:00:00Z">
        <w:r>
          <w:delText xml:space="preserve"> </w:delText>
        </w:r>
      </w:del>
      <m:oMath>
        <m:r>
          <m:t>x</m:t>
        </m:r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for any fixed</w:delText>
        </w:r>
      </w:del>
      <w:del w:id="2301" w:author="PR Preview" w:date="2026-01-01T00:00:00Z">
        <w:r>
          <w:delText xml:space="preserve"> </w:delText>
        </w:r>
      </w:del>
      <m:oMath>
        <m:r>
          <m:t>a</m:t>
        </m:r>
      </m:oMath>
      <w:del w:id="2302" w:author="PR Preview" w:date="2026-01-01T00:00:00Z">
        <w:r>
          <w:delText xml:space="preserve">,</w:delText>
        </w:r>
      </w:del>
      <w:del w:id="2303" w:author="PR Preview" w:date="2026-01-01T00:00:00Z">
        <w:r>
          <w:delText xml:space="preserve"> </w:delText>
        </w:r>
      </w:del>
      <m:oMath>
        <m:r>
          <m:t>b</m:t>
        </m:r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and</w:delText>
        </w:r>
      </w:del>
      <w:del w:id="2306" w:author="PR Preview" w:date="2026-01-01T00:00:00Z">
        <w:r>
          <w:delText xml:space="preserve"> </w:delText>
        </w:r>
      </w:del>
      <m:oMath>
        <m:r>
          <m:t>c</m:t>
        </m:r>
      </m:oMath>
      <w:del w:id="2307" w:author="PR Preview" w:date="2026-01-01T00:00:00Z">
        <w:r>
          <w:delText xml:space="preserve">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because they give the same value at every</w:delText>
        </w:r>
      </w:del>
      <w:del w:id="2310" w:author="PR Preview" w:date="2026-01-01T00:00:00Z">
        <w:r>
          <w:delText xml:space="preserve"> </w:delText>
        </w:r>
      </w:del>
      <m:oMath>
        <m:r>
          <m:t>x</m:t>
        </m:r>
      </m:oMath>
      <w:del w:id="2311" w:author="PR Preview" w:date="2026-01-01T00:00:00Z">
        <w:r>
          <w:delText xml:space="preserve">.</w:delText>
        </w:r>
      </w:del>
    </w:p>
    <w:p>
      <w:pPr>
        <w:pStyle w:val="BodyText"/>
      </w:pPr>
      <w:del w:id="2312" w:author="PR Preview" w:date="2026-01-01T00:00:00Z">
        <w:r>
          <w:delText xml:space="preserve">Precedence parses</w:delText>
        </w:r>
      </w:del>
      <w:del w:id="2313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as a sum of three terms: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the power</w:delText>
        </w:r>
      </w:del>
      <w:del w:id="231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is applied first,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then</w:delText>
        </w:r>
      </w:del>
      <w:del w:id="2323" w:author="PR Preview" w:date="2026-01-01T00:00:00Z">
        <w:r>
          <w:delText xml:space="preserve"> </w:delText>
        </w:r>
      </w:del>
      <m:oMath>
        <m:r>
          <m:t>a</m:t>
        </m:r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multiplies</w:delText>
        </w:r>
      </w:del>
      <w:del w:id="23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and</w:delText>
        </w:r>
      </w:del>
      <w:del w:id="2329" w:author="PR Preview" w:date="2026-01-01T00:00:00Z">
        <w:r>
          <w:delText xml:space="preserve"> </w:delText>
        </w:r>
      </w:del>
      <m:oMath>
        <m:r>
          <m:t>b</m:t>
        </m:r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multiplies</w:delText>
        </w:r>
      </w:del>
      <w:del w:id="2332" w:author="PR Preview" w:date="2026-01-01T00:00:00Z">
        <w:r>
          <w:delText xml:space="preserve"> </w:delText>
        </w:r>
      </w:del>
      <m:oMath>
        <m:r>
          <m:t>x</m:t>
        </m:r>
      </m:oMath>
      <w:del w:id="2333" w:author="PR Preview" w:date="2026-01-01T00:00:00Z">
        <w:r>
          <w:delText xml:space="preserve">,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and the three products are added.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The parentheses in</w:delText>
        </w:r>
      </w:del>
      <w:del w:id="23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force a different tree:</w:delText>
        </w:r>
      </w:del>
      <w:del w:id="2341" w:author="PR Preview" w:date="2026-01-01T00:00:00Z">
        <w:r>
          <w:delText xml:space="preserve"> </w:delText>
        </w:r>
      </w:del>
      <m:oMath>
        <m:r>
          <m:t>a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multiplies</w:delText>
        </w:r>
      </w:del>
      <w:del w:id="2344" w:author="PR Preview" w:date="2026-01-01T00:00:00Z">
        <w:r>
          <w:delText xml:space="preserve"> </w:delText>
        </w:r>
      </w:del>
      <m:oMath>
        <m:r>
          <m:t>x</m:t>
        </m:r>
      </m:oMath>
      <w:del w:id="2345" w:author="PR Preview" w:date="2026-01-01T00:00:00Z">
        <w:r>
          <w:delText xml:space="preserve">,</w:delText>
        </w:r>
      </w:del>
      <w:del w:id="2346" w:author="PR Preview" w:date="2026-01-01T00:00:00Z">
        <w:r>
          <w:delText xml:space="preserve"> </w:delText>
        </w:r>
      </w:del>
      <m:oMath>
        <m:r>
          <m:t>b</m:t>
        </m:r>
      </m:oMath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is added, the sum multiplies</w:delText>
        </w:r>
      </w:del>
      <w:del w:id="2349" w:author="PR Preview" w:date="2026-01-01T00:00:00Z">
        <w:r>
          <w:delText xml:space="preserve"> </w:delText>
        </w:r>
      </w:del>
      <m:oMath>
        <m:r>
          <m:t>x</m:t>
        </m:r>
      </m:oMath>
      <w:del w:id="2350" w:author="PR Preview" w:date="2026-01-01T00:00:00Z">
        <w:r>
          <w:delText xml:space="preserve">,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and</w:delText>
        </w:r>
      </w:del>
      <w:del w:id="2353" w:author="PR Preview" w:date="2026-01-01T00:00:00Z">
        <w:r>
          <w:delText xml:space="preserve"> </w:delText>
        </w:r>
      </w:del>
      <m:oMath>
        <m:r>
          <m:t>c</m:t>
        </m:r>
      </m:oMath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is added.</w:delText>
        </w:r>
      </w:del>
    </w:p>
    <w:p>
      <w:pPr>
        <w:pStyle w:val="BodyText"/>
      </w:pPr>
      <w:del w:id="2356" w:author="PR Preview" w:date="2026-01-01T00:00:00Z">
        <w:r>
          <w:rPr>
            <w:b/>
            <w:bCs/>
          </w:rPr>
          <w:delText xml:space="preserve">Definition 38 (Parse tree)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The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rPr>
            <w:b/>
            <w:bCs/>
          </w:rPr>
          <w:delText xml:space="preserve">parse tree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of an</w:delText>
        </w:r>
      </w:del>
      <w:del w:id="2363" w:author="PR Preview" w:date="2026-01-01T00:00:00Z">
        <w:r>
          <w:delText xml:space="preserve"> </w:delText>
        </w:r>
      </w:del>
      <w:hyperlink w:anchor="def-expression">
        <w:del w:id="2364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is the tree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that shows how its symbols group into operations.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Its leaves are the constants and variables of the expression,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and each internal node is an operation applied to the nodes below it.</w:delText>
        </w:r>
      </w:del>
    </w:p>
    <w:p>
      <w:pPr>
        <w:pStyle w:val="BodyText"/>
      </w:pPr>
      <w:del w:id="2373" w:author="PR Preview" w:date="2026-01-01T00:00:00Z">
        <w:r>
          <w:rPr>
            <w:b/>
            <w:bCs/>
          </w:rPr>
          <w:delText xml:space="preserve">Example 23 (The parse tree of a polynomial)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The parse tree of</w:delText>
        </w:r>
      </w:del>
      <w:del w:id="23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377" w:author="PR Preview" w:date="2026-01-01T00:00:00Z">
        <w:r>
          <w:delText xml:space="preserve">, with each operation having two children, is:</w:delText>
        </w:r>
      </w:del>
    </w:p>
    <w:p>
      <w:pPr>
        <w:pStyle w:val="Compact"/>
        <w:numPr>
          <w:ilvl w:val="0"/>
          <w:numId w:val="1018"/>
        </w:numPr>
      </w:pPr>
      <w:del w:id="2378" w:author="PR Preview" w:date="2026-01-01T00:00:00Z">
        <w:r>
          <w:delText xml:space="preserve">the root</w:delText>
        </w:r>
      </w:del>
      <w:del w:id="2379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380" w:author="PR Preview" w:date="2026-01-01T00:00:00Z">
        <w:r>
          <w:delText xml:space="preserve">, whose children are</w:delText>
        </w:r>
      </w:del>
    </w:p>
    <w:p>
      <w:pPr>
        <w:pStyle w:val="Compact"/>
        <w:numPr>
          <w:ilvl w:val="1"/>
          <w:numId w:val="1019"/>
        </w:numPr>
      </w:pPr>
      <w:del w:id="2381" w:author="PR Preview" w:date="2026-01-01T00:00:00Z">
        <w:r>
          <w:delText xml:space="preserve">the node</w:delText>
        </w:r>
      </w:del>
      <w:del w:id="2382" w:author="PR Preview" w:date="2026-01-01T00:00:00Z">
        <w:r>
          <w:delText xml:space="preserve"> </w:delText>
        </w:r>
      </w:del>
      <m:oMath>
        <m:r>
          <m:rPr>
            <m:sty m:val="p"/>
          </m:rPr>
          <m:t>×</m:t>
        </m:r>
      </m:oMath>
      <w:del w:id="2383" w:author="PR Preview" w:date="2026-01-01T00:00:00Z">
        <w:r>
          <w:delText xml:space="preserve">, whose children are</w:delText>
        </w:r>
      </w:del>
    </w:p>
    <w:p>
      <w:pPr>
        <w:pStyle w:val="Compact"/>
        <w:numPr>
          <w:ilvl w:val="2"/>
          <w:numId w:val="1020"/>
        </w:numPr>
      </w:pPr>
      <w:del w:id="2384" w:author="PR Preview" w:date="2026-01-01T00:00:00Z">
        <w:r>
          <w:delText xml:space="preserve">the node</w:delText>
        </w:r>
      </w:del>
      <w:del w:id="238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386" w:author="PR Preview" w:date="2026-01-01T00:00:00Z">
        <w:r>
          <w:delText xml:space="preserve">, whose children are</w:delText>
        </w:r>
      </w:del>
    </w:p>
    <w:p>
      <w:pPr>
        <w:pStyle w:val="Compact"/>
        <w:numPr>
          <w:ilvl w:val="3"/>
          <w:numId w:val="1021"/>
        </w:numPr>
      </w:pPr>
      <w:del w:id="2387" w:author="PR Preview" w:date="2026-01-01T00:00:00Z">
        <w:r>
          <w:delText xml:space="preserve">the node</w:delText>
        </w:r>
      </w:del>
      <w:del w:id="2388" w:author="PR Preview" w:date="2026-01-01T00:00:00Z">
        <w:r>
          <w:delText xml:space="preserve"> </w:delText>
        </w:r>
      </w:del>
      <m:oMath>
        <m:r>
          <m:rPr>
            <m:sty m:val="p"/>
          </m:rPr>
          <m:t>×</m:t>
        </m:r>
      </m:oMath>
      <w:del w:id="2389" w:author="PR Preview" w:date="2026-01-01T00:00:00Z">
        <w:r>
          <w:delText xml:space="preserve">, whose children are the leaves</w:delText>
        </w:r>
      </w:del>
      <w:del w:id="2390" w:author="PR Preview" w:date="2026-01-01T00:00:00Z">
        <w:r>
          <w:delText xml:space="preserve"> </w:delText>
        </w:r>
      </w:del>
      <m:oMath>
        <m:r>
          <m:t>a</m:t>
        </m:r>
      </m:oMath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and</w:delText>
        </w:r>
      </w:del>
      <w:del w:id="2393" w:author="PR Preview" w:date="2026-01-01T00:00:00Z">
        <w:r>
          <w:delText xml:space="preserve"> </w:delText>
        </w:r>
      </w:del>
      <m:oMath>
        <m:r>
          <m:t>x</m:t>
        </m:r>
      </m:oMath>
      <w:del w:id="2394" w:author="PR Preview" w:date="2026-01-01T00:00:00Z">
        <w:r>
          <w:delText xml:space="preserve">,</w:delText>
        </w:r>
      </w:del>
    </w:p>
    <w:p>
      <w:pPr>
        <w:pStyle w:val="Compact"/>
        <w:numPr>
          <w:ilvl w:val="3"/>
          <w:numId w:val="1021"/>
        </w:numPr>
      </w:pPr>
      <w:del w:id="2395" w:author="PR Preview" w:date="2026-01-01T00:00:00Z">
        <w:r>
          <w:delText xml:space="preserve">the leaf</w:delText>
        </w:r>
      </w:del>
      <w:del w:id="2396" w:author="PR Preview" w:date="2026-01-01T00:00:00Z">
        <w:r>
          <w:delText xml:space="preserve"> </w:delText>
        </w:r>
      </w:del>
      <m:oMath>
        <m:r>
          <m:t>b</m:t>
        </m:r>
      </m:oMath>
      <w:del w:id="2397" w:author="PR Preview" w:date="2026-01-01T00:00:00Z">
        <w:r>
          <w:delText xml:space="preserve">;</w:delText>
        </w:r>
      </w:del>
    </w:p>
    <w:p>
      <w:pPr>
        <w:pStyle w:val="Compact"/>
        <w:numPr>
          <w:ilvl w:val="2"/>
          <w:numId w:val="1020"/>
        </w:numPr>
      </w:pPr>
      <w:del w:id="2398" w:author="PR Preview" w:date="2026-01-01T00:00:00Z">
        <w:r>
          <w:delText xml:space="preserve">the leaf</w:delText>
        </w:r>
      </w:del>
      <w:del w:id="2399" w:author="PR Preview" w:date="2026-01-01T00:00:00Z">
        <w:r>
          <w:delText xml:space="preserve"> </w:delText>
        </w:r>
      </w:del>
      <m:oMath>
        <m:r>
          <m:t>x</m:t>
        </m:r>
      </m:oMath>
      <w:del w:id="2400" w:author="PR Preview" w:date="2026-01-01T00:00:00Z">
        <w:r>
          <w:delText xml:space="preserve">;</w:delText>
        </w:r>
      </w:del>
    </w:p>
    <w:p>
      <w:pPr>
        <w:pStyle w:val="Compact"/>
        <w:numPr>
          <w:ilvl w:val="1"/>
          <w:numId w:val="1019"/>
        </w:numPr>
      </w:pPr>
      <w:del w:id="2401" w:author="PR Preview" w:date="2026-01-01T00:00:00Z">
        <w:r>
          <w:delText xml:space="preserve">the leaf</w:delText>
        </w:r>
      </w:del>
      <w:del w:id="2402" w:author="PR Preview" w:date="2026-01-01T00:00:00Z">
        <w:r>
          <w:delText xml:space="preserve"> </w:delText>
        </w:r>
      </w:del>
      <m:oMath>
        <m:r>
          <m:t>c</m:t>
        </m:r>
      </m:oMath>
      <w:del w:id="2403" w:author="PR Preview" w:date="2026-01-01T00:00:00Z">
        <w:r>
          <w:delText xml:space="preserve">.</w:delText>
        </w:r>
      </w:del>
    </w:p>
    <w:p>
      <w:pPr>
        <w:pStyle w:val="FirstParagraph"/>
      </w:pPr>
      <w:del w:id="2404" w:author="PR Preview" w:date="2026-01-01T00:00:00Z">
        <w:r>
          <w:delText xml:space="preserve">Read from the leaves up, the tree says to multiply</w:delText>
        </w:r>
      </w:del>
      <w:del w:id="2405" w:author="PR Preview" w:date="2026-01-01T00:00:00Z">
        <w:r>
          <w:delText xml:space="preserve"> </w:delText>
        </w:r>
      </w:del>
      <m:oMath>
        <m:r>
          <m:t>a</m:t>
        </m:r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by</w:delText>
        </w:r>
      </w:del>
      <w:del w:id="2408" w:author="PR Preview" w:date="2026-01-01T00:00:00Z">
        <w:r>
          <w:delText xml:space="preserve"> </w:delText>
        </w:r>
      </w:del>
      <m:oMath>
        <m:r>
          <m:t>x</m:t>
        </m:r>
      </m:oMath>
      <w:del w:id="2409" w:author="PR Preview" w:date="2026-01-01T00:00:00Z">
        <w:r>
          <w:delText xml:space="preserve">,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add</w:delText>
        </w:r>
      </w:del>
      <w:del w:id="2412" w:author="PR Preview" w:date="2026-01-01T00:00:00Z">
        <w:r>
          <w:delText xml:space="preserve"> </w:delText>
        </w:r>
      </w:del>
      <m:oMath>
        <m:r>
          <m:t>b</m:t>
        </m:r>
      </m:oMath>
      <w:del w:id="2413" w:author="PR Preview" w:date="2026-01-01T00:00:00Z">
        <w:r>
          <w:delText xml:space="preserve">, multiply by</w:delText>
        </w:r>
      </w:del>
      <w:del w:id="2414" w:author="PR Preview" w:date="2026-01-01T00:00:00Z">
        <w:r>
          <w:delText xml:space="preserve"> </w:delText>
        </w:r>
      </w:del>
      <m:oMath>
        <m:r>
          <m:t>x</m:t>
        </m:r>
      </m:oMath>
      <w:del w:id="2415" w:author="PR Preview" w:date="2026-01-01T00:00:00Z">
        <w:r>
          <w:delText xml:space="preserve">, and add</w:delText>
        </w:r>
      </w:del>
      <w:del w:id="2416" w:author="PR Preview" w:date="2026-01-01T00:00:00Z">
        <w:r>
          <w:delText xml:space="preserve"> </w:delText>
        </w:r>
      </w:del>
      <m:oMath>
        <m:r>
          <m:t>c</m:t>
        </m:r>
      </m:oMath>
      <w:del w:id="2417" w:author="PR Preview" w:date="2026-01-01T00:00:00Z">
        <w:r>
          <w:delText xml:space="preserve">.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The expression</w:delText>
        </w:r>
      </w:del>
      <w:del w:id="2420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has a different tree.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Its root is the</w:delText>
        </w:r>
      </w:del>
      <w:del w:id="242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whose children are</w:delText>
        </w:r>
      </w:del>
      <w:del w:id="2428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and</w:delText>
        </w:r>
      </w:del>
      <w:del w:id="2431" w:author="PR Preview" w:date="2026-01-01T00:00:00Z">
        <w:r>
          <w:delText xml:space="preserve"> </w:delText>
        </w:r>
      </w:del>
      <m:oMath>
        <m:r>
          <m:t>c</m:t>
        </m:r>
      </m:oMath>
      <w:del w:id="2432" w:author="PR Preview" w:date="2026-01-01T00:00:00Z">
        <w:r>
          <w:delText xml:space="preserve">,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and the first of these is a</w:delText>
        </w:r>
      </w:del>
      <w:del w:id="243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whose children are</w:delText>
        </w:r>
      </w:del>
      <w:del w:id="2438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and</w:delText>
        </w:r>
      </w:del>
      <w:del w:id="2441" w:author="PR Preview" w:date="2026-01-01T00:00:00Z">
        <w:r>
          <w:delText xml:space="preserve"> </w:delText>
        </w:r>
      </w:del>
      <m:oMath>
        <m:r>
          <m:t>b</m:t>
        </m:r>
        <m:r>
          <m:t>x</m:t>
        </m:r>
      </m:oMath>
      <w:del w:id="2442" w:author="PR Preview" w:date="2026-01-01T00:00:00Z">
        <w:r>
          <w:delText xml:space="preserve">.</w:delText>
        </w:r>
      </w:del>
    </w:p>
    <w:p>
      <w:pPr>
        <w:pStyle w:val="BodyText"/>
      </w:pPr>
      <w:del w:id="2443" w:author="PR Preview" w:date="2026-01-01T00:00:00Z">
        <w:r>
          <w:rPr>
            <w:i/>
            <w:iCs/>
          </w:rPr>
          <w:delText xml:space="preserve">Remark 11</w:delText>
        </w:r>
      </w:del>
      <w:del w:id="2444" w:author="PR Preview" w:date="2026-01-01T00:00:00Z">
        <w:r>
          <w:delText xml:space="preserve"> (Expressions, precedence and parse trees). </w:delText>
        </w:r>
      </w:del>
      <w:del w:id="2445" w:author="PR Preview" w:date="2026-01-01T00:00:00Z">
        <w:r>
          <w:delText xml:space="preserve">An expression does not say how to compute the output it fixes,</w:delText>
        </w:r>
      </w:del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and many expressions denote the same function.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A function is the input-output relationship itself;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an expression is one way of writing it down.</w:delText>
        </w:r>
      </w:del>
    </w:p>
    <w:p>
      <w:pPr>
        <w:pStyle w:val="BodyText"/>
      </w:pPr>
      <w:del w:id="2452" w:author="PR Preview" w:date="2026-01-01T00:00:00Z">
        <w:r>
          <w:delText xml:space="preserve">The rules of operator precedence (PEMDAS: parentheses, exponents,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multiplication and division, addition and subtraction)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decide how the symbols group.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They turn the string into its parse tree (</w:delText>
        </w:r>
      </w:del>
      <w:hyperlink w:anchor="def-parse-tree">
        <w:del w:id="245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2460" w:author="PR Preview" w:date="2026-01-01T00:00:00Z">
        <w:r>
          <w:delText xml:space="preserve">).</w:delText>
        </w:r>
      </w:del>
    </w:p>
    <w:p>
      <w:pPr>
        <w:pStyle w:val="BodyText"/>
      </w:pPr>
      <w:del w:id="2461" w:author="PR Preview" w:date="2026-01-01T00:00:00Z">
        <w:r>
          <w:rPr>
            <w:b/>
            <w:bCs/>
          </w:rPr>
          <w:delText xml:space="preserve">Definition 39 (Algorithm)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An</w:delText>
        </w:r>
      </w:del>
      <w:del w:id="2464" w:author="PR Preview" w:date="2026-01-01T00:00:00Z">
        <w:r>
          <w:delText xml:space="preserve"> </w:delText>
        </w:r>
      </w:del>
      <w:del w:id="2465" w:author="PR Preview" w:date="2026-01-01T00:00:00Z">
        <w:r>
          <w:rPr>
            <w:b/>
            <w:bCs/>
          </w:rPr>
          <w:delText xml:space="preserve">algorithm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is a finite list of unambiguous steps that,</w:delText>
        </w:r>
      </w:del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applied to any valid input, halts and returns an output.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An algorithm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rPr>
            <w:i/>
            <w:iCs/>
          </w:rPr>
          <w:delText xml:space="preserve">computes</w:delText>
        </w:r>
      </w:del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a</w:delText>
        </w:r>
      </w:del>
      <w:del w:id="2476" w:author="PR Preview" w:date="2026-01-01T00:00:00Z">
        <w:r>
          <w:delText xml:space="preserve"> </w:delText>
        </w:r>
      </w:del>
      <w:hyperlink w:anchor="def-function">
        <w:del w:id="247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478" w:author="PR Preview" w:date="2026-01-01T00:00:00Z">
        <w:r>
          <w:delText xml:space="preserve">:</w:delText>
        </w:r>
      </w:del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for each input it returns the function’s value at that input.</w:delText>
        </w:r>
      </w:del>
    </w:p>
    <w:p>
      <w:pPr>
        <w:pStyle w:val="BodyText"/>
      </w:pPr>
      <w:del w:id="2481" w:author="PR Preview" w:date="2026-01-01T00:00:00Z">
        <w:r>
          <w:rPr>
            <w:b/>
            <w:bCs/>
          </w:rPr>
          <w:delText xml:space="preserve">Example 24 (Two algorithms for one function)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Take the function that</w:delText>
        </w:r>
      </w:del>
      <w:del w:id="2484" w:author="PR Preview" w:date="2026-01-01T00:00:00Z">
        <w:r>
          <w:delText xml:space="preserve"> </w:delText>
        </w:r>
      </w:del>
      <w:hyperlink w:anchor="exm-expression">
        <w:del w:id="2485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writes two ways.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Evaluating the tree of</w:delText>
        </w:r>
      </w:del>
      <w:del w:id="2490" w:author="PR Preview" w:date="2026-01-01T00:00:00Z">
        <w:r>
          <w:delText xml:space="preserve"> </w:delText>
        </w:r>
      </w:del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491" w:author="PR Preview" w:date="2026-01-01T00:00:00Z">
        <w:r>
          <w:delText xml:space="preserve">, with</w:delText>
        </w:r>
      </w:del>
      <w:del w:id="249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computed as</w:delText>
        </w:r>
      </w:del>
      <w:del w:id="24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⋅</m:t>
        </m:r>
        <m:r>
          <m:t>x</m:t>
        </m:r>
      </m:oMath>
      <w:del w:id="2496" w:author="PR Preview" w:date="2026-01-01T00:00:00Z">
        <w:r>
          <w:delText xml:space="preserve">,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takes three multiplications and two additions.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Evaluating the tree of Horner’s form</w:delText>
        </w:r>
      </w:del>
      <w:del w:id="25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takes two multiplications and two additions.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At</w:delText>
        </w:r>
      </w:del>
      <w:del w:id="25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507" w:author="PR Preview" w:date="2026-01-01T00:00:00Z">
        <w:r>
          <w:delText xml:space="preserve">,</w:delText>
        </w:r>
      </w:del>
      <w:del w:id="25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2509" w:author="PR Preview" w:date="2026-01-01T00:00:00Z">
        <w:r>
          <w:delText xml:space="preserve">,</w:delText>
        </w:r>
      </w:del>
      <w:del w:id="251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5</m:t>
        </m:r>
      </m:oMath>
      <w:del w:id="2511" w:author="PR Preview" w:date="2026-01-01T00:00:00Z">
        <w:r>
          <w:delText xml:space="preserve"> </w:delText>
        </w:r>
      </w:del>
      <w:del w:id="2512" w:author="PR Preview" w:date="2026-01-01T00:00:00Z">
        <w:r>
          <w:delText xml:space="preserve">and</w:delText>
        </w:r>
      </w:del>
      <w:del w:id="25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1.5</m:t>
        </m:r>
      </m:oMath>
      <w:del w:id="2514" w:author="PR Preview" w:date="2026-01-01T00:00:00Z">
        <w:r>
          <w:delText xml:space="preserve">,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the first algorithm computes</w:delText>
        </w:r>
      </w:del>
      <w:del w:id="2517" w:author="PR Preview" w:date="2026-01-01T00:00:00Z">
        <w:r>
          <w:delText xml:space="preserve"> </w:delText>
        </w:r>
      </w:del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and the second computes</w:delText>
        </w:r>
      </w:del>
      <w:del w:id="25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del w:id="2521" w:author="PR Preview" w:date="2026-01-01T00:00:00Z">
        <w:r>
          <w:delText xml:space="preserve">,</w:delText>
        </w:r>
      </w:del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the same value by different steps.</w:delText>
        </w:r>
      </w:del>
    </w:p>
    <w:p>
      <w:pPr>
        <w:pStyle w:val="BodyText"/>
      </w:pPr>
      <w:del w:id="2524" w:author="PR Preview" w:date="2026-01-01T00:00:00Z">
        <w:r>
          <w:rPr>
            <w:i/>
            <w:iCs/>
          </w:rPr>
          <w:delText xml:space="preserve">Remark 12</w:delText>
        </w:r>
      </w:del>
      <w:del w:id="2525" w:author="PR Preview" w:date="2026-01-01T00:00:00Z">
        <w:r>
          <w:delText xml:space="preserve"> (How functions, expressions and algorithms relate). </w:delText>
        </w:r>
      </w:del>
      <w:del w:id="2526" w:author="PR Preview" w:date="2026-01-01T00:00:00Z">
        <w:r>
          <w:delText xml:space="preserve">The three ideas fit together this way:</w:delText>
        </w:r>
      </w:del>
    </w:p>
    <w:p>
      <w:pPr>
        <w:pStyle w:val="Compact"/>
        <w:numPr>
          <w:ilvl w:val="0"/>
          <w:numId w:val="1022"/>
        </w:numPr>
      </w:pPr>
      <w:del w:id="2527" w:author="PR Preview" w:date="2026-01-01T00:00:00Z">
        <w:r>
          <w:delText xml:space="preserve">A function is the input-output relationship.</w:delText>
        </w:r>
      </w:del>
    </w:p>
    <w:p>
      <w:pPr>
        <w:pStyle w:val="Compact"/>
        <w:numPr>
          <w:ilvl w:val="0"/>
          <w:numId w:val="1022"/>
        </w:numPr>
      </w:pPr>
      <w:del w:id="2528" w:author="PR Preview" w:date="2026-01-01T00:00:00Z">
        <w:r>
          <w:delText xml:space="preserve">An</w:delText>
        </w:r>
      </w:del>
      <w:del w:id="2529" w:author="PR Preview" w:date="2026-01-01T00:00:00Z">
        <w:r>
          <w:delText xml:space="preserve"> </w:delText>
        </w:r>
      </w:del>
      <w:hyperlink w:anchor="def-expression">
        <w:del w:id="2530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denotes a function,</w:delText>
        </w:r>
      </w:del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and many expressions denote the same one.</w:delText>
        </w:r>
      </w:del>
    </w:p>
    <w:p>
      <w:pPr>
        <w:pStyle w:val="Compact"/>
        <w:numPr>
          <w:ilvl w:val="0"/>
          <w:numId w:val="1022"/>
        </w:numPr>
      </w:pPr>
      <w:del w:id="2535" w:author="PR Preview" w:date="2026-01-01T00:00:00Z">
        <w:r>
          <w:delText xml:space="preserve">An</w:delText>
        </w:r>
      </w:del>
      <w:del w:id="2536" w:author="PR Preview" w:date="2026-01-01T00:00:00Z">
        <w:r>
          <w:delText xml:space="preserve"> </w:delText>
        </w:r>
      </w:del>
      <w:hyperlink w:anchor="def-algorithm">
        <w:del w:id="2537" w:author="PR Preview" w:date="2026-01-01T00:00:00Z">
          <w:r>
            <w:rPr>
              <w:rStyle w:val="Hyperlink"/>
            </w:rPr>
            <w:delText xml:space="preserve">algorithm</w:delText>
          </w:r>
        </w:del>
      </w:hyperlink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computes a function,</w:delText>
        </w:r>
      </w:del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and many algorithms compute the same one.</w:delText>
        </w:r>
      </w:del>
    </w:p>
    <w:p>
      <w:pPr>
        <w:pStyle w:val="FirstParagraph"/>
      </w:pPr>
      <w:del w:id="2542" w:author="PR Preview" w:date="2026-01-01T00:00:00Z">
        <w:r>
          <w:delText xml:space="preserve">An expression is not an algorithm,</w:delText>
        </w:r>
      </w:del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because it does not say what to do, or in what order.</w:delText>
        </w:r>
      </w:del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Given values for its variables,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evaluating its parse tree from the leaves up is one algorithm for the function it denotes,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and a different expression for the same function gives a different tree and a different algorithm.</w:delText>
        </w:r>
      </w:del>
    </w:p>
    <w:p>
      <w:pPr>
        <w:pStyle w:val="BodyText"/>
      </w:pPr>
      <w:del w:id="2551" w:author="PR Preview" w:date="2026-01-01T00:00:00Z">
        <w:r>
          <w:rPr>
            <w:i/>
            <w:iCs/>
          </w:rPr>
          <w:delText xml:space="preserve">Remark 13</w:delText>
        </w:r>
      </w:del>
      <w:del w:id="2552" w:author="PR Preview" w:date="2026-01-01T00:00:00Z">
        <w:r>
          <w:delText xml:space="preserve"> (Values with no known algorithm). </w:delText>
        </w:r>
      </w:del>
      <w:del w:id="2553" w:author="PR Preview" w:date="2026-01-01T00:00:00Z">
        <w:r>
          <w:delText xml:space="preserve">Some functions have no known finite algorithm for their exact values,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and expressions that denote them,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such as a limit, a supremum, an integral with no closed form,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or an</w:delText>
        </w:r>
      </w:del>
      <w:del w:id="256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over a set with no formula for the minimizer,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cannot be evaluated by following their tree.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Such a value can still be well defined and approximated by an algorithm.</w:delText>
        </w:r>
      </w:del>
    </w:p>
    <w:p>
      <w:pPr>
        <w:pStyle w:val="BodyText"/>
      </w:pPr>
      <w:del w:id="2567" w:author="PR Preview" w:date="2026-01-01T00:00:00Z">
        <w:r>
          <w:rPr>
            <w:b/>
            <w:bCs/>
          </w:rPr>
          <w:delText xml:space="preserve">Example 25 (A minimizer with no known formula)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The minimizer</w:delText>
        </w:r>
      </w:del>
      <w:del w:id="257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is well defined,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because</w:delText>
        </w:r>
      </w:del>
      <w:del w:id="257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is strictly increasing and equals zero at one point,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yet that point has no known closed-form expression,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so no known finite list of arithmetic steps returns it exactly.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An algorithm such as bisection approximates it as closely as we like.</w:delText>
        </w:r>
      </w:del>
    </w:p>
    <w:p>
      <w:pPr>
        <w:pStyle w:val="Heading2"/>
      </w:pPr>
      <w:del w:id="2584" w:author="PR Preview" w:date="2026-01-01T00:00:00Z">
        <w:r>
          <w:delText xml:space="preserve">4 Countable sets</w:delText>
        </w:r>
      </w:del>
    </w:p>
    <w:p>
      <w:pPr>
        <w:pStyle w:val="FirstParagraph"/>
      </w:pPr>
      <w:del w:id="2585" w:author="PR Preview" w:date="2026-01-01T00:00:00Z">
        <w:r>
          <w:rPr>
            <w:b/>
            <w:bCs/>
          </w:rPr>
          <w:delText xml:space="preserve">Definition 40 (Finite set)</w:delText>
        </w:r>
      </w:del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A set</w:delText>
        </w:r>
      </w:del>
      <w:del w:id="2588" w:author="PR Preview" w:date="2026-01-01T00:00:00Z">
        <w:r>
          <w:delText xml:space="preserve"> </w:delText>
        </w:r>
      </w:del>
      <m:oMath>
        <m:r>
          <m:t>A</m:t>
        </m:r>
      </m:oMath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is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rPr>
            <w:b/>
            <w:bCs/>
          </w:rPr>
          <w:delText xml:space="preserve">finite</w:delText>
        </w:r>
      </w:del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if it is empty,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or if, for some natural number</w:delText>
        </w:r>
      </w:del>
      <w:del w:id="2597" w:author="PR Preview" w:date="2026-01-01T00:00:00Z">
        <w:r>
          <w:delText xml:space="preserve"> </w:delText>
        </w:r>
      </w:del>
      <m:oMath>
        <m:r>
          <m:t>n</m:t>
        </m:r>
      </m:oMath>
      <w:del w:id="2598" w:author="PR Preview" w:date="2026-01-01T00:00:00Z">
        <w:r>
          <w:delText xml:space="preserve">,</w:delText>
        </w:r>
      </w:del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its elements can be listed as a finite sequence (</w:delText>
        </w:r>
      </w:del>
      <w:hyperlink w:anchor="def-finite-sequence">
        <w:del w:id="2601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602" w:author="PR Preview" w:date="2026-01-01T00:00:00Z">
        <w:r>
          <w:delText xml:space="preserve">)</w:delText>
        </w:r>
      </w:del>
      <w:del w:id="260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in which each element of</w:delText>
        </w:r>
      </w:del>
      <w:del w:id="2606" w:author="PR Preview" w:date="2026-01-01T00:00:00Z">
        <w:r>
          <w:delText xml:space="preserve"> </w:delText>
        </w:r>
      </w:del>
      <m:oMath>
        <m:r>
          <m:t>A</m:t>
        </m:r>
      </m:oMath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2609" w:author="PR Preview" w:date="2026-01-01T00:00:00Z">
        <w:r>
          <w:rPr>
            <w:b/>
            <w:bCs/>
          </w:rPr>
          <w:delText xml:space="preserve">Definition 41 (Cardinality)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For a finite set</w:delText>
        </w:r>
      </w:del>
      <w:del w:id="2612" w:author="PR Preview" w:date="2026-01-01T00:00:00Z">
        <w:r>
          <w:delText xml:space="preserve"> </w:delText>
        </w:r>
      </w:del>
      <m:oMath>
        <m:r>
          <m:t>A</m:t>
        </m:r>
      </m:oMath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(</w:delText>
        </w:r>
      </w:del>
      <w:hyperlink w:anchor="def-finite-set">
        <w:del w:id="2615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616" w:author="PR Preview" w:date="2026-01-01T00:00:00Z">
        <w:r>
          <w:delText xml:space="preserve">), the number</w:delText>
        </w:r>
      </w:del>
      <w:del w:id="2617" w:author="PR Preview" w:date="2026-01-01T00:00:00Z">
        <w:r>
          <w:delText xml:space="preserve"> </w:delText>
        </w:r>
      </w:del>
      <m:oMath>
        <m:r>
          <m:t>n</m:t>
        </m:r>
      </m:oMath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in such a list</w:delText>
        </w:r>
      </w:del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is the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rPr>
            <w:b/>
            <w:bCs/>
          </w:rPr>
          <w:delText xml:space="preserve">cardinality</w:delText>
        </w:r>
      </w:del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of</w:delText>
        </w:r>
      </w:del>
      <w:del w:id="2626" w:author="PR Preview" w:date="2026-01-01T00:00:00Z">
        <w:r>
          <w:delText xml:space="preserve"> </w:delText>
        </w:r>
      </w:del>
      <m:oMath>
        <m:r>
          <m:t>A</m:t>
        </m:r>
      </m:oMath>
      <w:del w:id="2627" w:author="PR Preview" w:date="2026-01-01T00:00:00Z">
        <w:r>
          <w:delText xml:space="preserve">, its number of elements,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written</w:delText>
        </w:r>
      </w:del>
      <w:del w:id="26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31" w:author="PR Preview" w:date="2026-01-01T00:00:00Z">
        <w:r>
          <w:delText xml:space="preserve">;</w:delText>
        </w:r>
      </w:del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the empty set has cardinality</w:delText>
        </w:r>
      </w:del>
      <w:del w:id="26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35" w:author="PR Preview" w:date="2026-01-01T00:00:00Z">
        <w:r>
          <w:delText xml:space="preserve">.</w:delText>
        </w:r>
      </w:del>
    </w:p>
    <w:p>
      <w:pPr>
        <w:pStyle w:val="BodyText"/>
      </w:pPr>
      <w:del w:id="2636" w:author="PR Preview" w:date="2026-01-01T00:00:00Z">
        <w:r>
          <w:rPr>
            <w:i/>
            <w:iCs/>
          </w:rPr>
          <w:delText xml:space="preserve">Remark 14</w:delText>
        </w:r>
      </w:del>
      <w:del w:id="2637" w:author="PR Preview" w:date="2026-01-01T00:00:00Z">
        <w:r>
          <w:delText xml:space="preserve"> (Two meanings of</w:delText>
        </w:r>
      </w:del>
      <w:del w:id="26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639" w:author="PR Preview" w:date="2026-01-01T00:00:00Z">
        <w:r>
          <w:delText xml:space="preserve">). </w:delText>
        </w:r>
      </w:del>
      <w:del w:id="2640" w:author="PR Preview" w:date="2026-01-01T00:00:00Z">
        <w:r>
          <w:delText xml:space="preserve">Applied to a set, the bars</w:delText>
        </w:r>
      </w:del>
      <w:del w:id="26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mean the cardinality of</w:delText>
        </w:r>
      </w:del>
      <w:del w:id="2644" w:author="PR Preview" w:date="2026-01-01T00:00:00Z">
        <w:r>
          <w:delText xml:space="preserve"> </w:delText>
        </w:r>
      </w:del>
      <m:oMath>
        <m:r>
          <m:t>A</m:t>
        </m:r>
      </m:oMath>
      <w:del w:id="2645" w:author="PR Preview" w:date="2026-01-01T00:00:00Z">
        <w:r>
          <w:delText xml:space="preserve">.</w:delText>
        </w:r>
      </w:del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Applied to a number,</w:delText>
        </w:r>
      </w:del>
      <w:del w:id="26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means its</w:delText>
        </w:r>
      </w:del>
      <w:del w:id="2651" w:author="PR Preview" w:date="2026-01-01T00:00:00Z">
        <w:r>
          <w:delText xml:space="preserve"> </w:delText>
        </w:r>
      </w:del>
      <w:hyperlink r:id="rId22">
        <w:del w:id="2652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2653" w:author="PR Preview" w:date="2026-01-01T00:00:00Z">
        <w:r>
          <w:delText xml:space="preserve">,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or its</w:delText>
        </w:r>
      </w:del>
      <w:del w:id="2656" w:author="PR Preview" w:date="2026-01-01T00:00:00Z">
        <w:r>
          <w:delText xml:space="preserve"> </w:delText>
        </w:r>
      </w:del>
      <w:hyperlink r:id="rId23">
        <w:del w:id="2657" w:author="PR Preview" w:date="2026-01-01T00:00:00Z">
          <w:r>
            <w:rPr>
              <w:rStyle w:val="Hyperlink"/>
            </w:rPr>
            <w:delText xml:space="preserve">modulus</w:delText>
          </w:r>
        </w:del>
      </w:hyperlink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when</w:delText>
        </w:r>
      </w:del>
      <w:del w:id="2660" w:author="PR Preview" w:date="2026-01-01T00:00:00Z">
        <w:r>
          <w:delText xml:space="preserve"> </w:delText>
        </w:r>
      </w:del>
      <m:oMath>
        <m:r>
          <m:t>x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is complex.</w:delText>
        </w:r>
      </w:del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delText xml:space="preserve">For example,</w:delText>
        </w:r>
      </w:del>
      <w:del w:id="26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666" w:author="PR Preview" w:date="2026-01-01T00:00:00Z">
        <w:r>
          <w:delText xml:space="preserve">, but</w:delText>
        </w:r>
      </w:del>
      <w:del w:id="26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668" w:author="PR Preview" w:date="2026-01-01T00:00:00Z">
        <w:r>
          <w:delText xml:space="preserve">.</w:delText>
        </w:r>
      </w:del>
    </w:p>
    <w:p>
      <w:pPr>
        <w:pStyle w:val="BodyText"/>
      </w:pPr>
      <w:del w:id="2669" w:author="PR Preview" w:date="2026-01-01T00:00:00Z">
        <w:r>
          <w:rPr>
            <w:b/>
            <w:bCs/>
          </w:rPr>
          <w:delText xml:space="preserve">Example 26 (Finite and infinite sets)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is finite, with</w:delText>
        </w:r>
      </w:del>
      <w:del w:id="267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6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676" w:author="PR Preview" w:date="2026-01-01T00:00:00Z">
        <w:r>
          <w:delText xml:space="preserve">, so</w:delText>
        </w:r>
      </w:del>
      <w:del w:id="26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2678" w:author="PR Preview" w:date="2026-01-01T00:00:00Z">
        <w:r>
          <w:delText xml:space="preserve">: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a repeated listing does not count twice.</w:delText>
        </w:r>
      </w:del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is finite, with</w:delText>
        </w:r>
      </w:del>
      <w:del w:id="26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8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w:del w:id="2685" w:author="PR Preview" w:date="2026-01-01T00:00:00Z">
        <w:r>
          <w:delText xml:space="preserve">The natural numbers</w:delText>
        </w:r>
      </w:del>
      <w:del w:id="268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are infinite: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for any</w:delText>
        </w:r>
      </w:del>
      <w:del w:id="2691" w:author="PR Preview" w:date="2026-01-01T00:00:00Z">
        <w:r>
          <w:delText xml:space="preserve"> </w:delText>
        </w:r>
      </w:del>
      <m:oMath>
        <m:r>
          <m:t>n</m:t>
        </m:r>
      </m:oMath>
      <w:del w:id="2692" w:author="PR Preview" w:date="2026-01-01T00:00:00Z">
        <w:r>
          <w:delText xml:space="preserve">, a list</w:delText>
        </w:r>
      </w:del>
      <w:del w:id="26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of natural numbers</w:delText>
        </w:r>
      </w:del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misses the natural number</w:delText>
        </w:r>
      </w:del>
      <w:del w:id="269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del w:id="2699" w:author="PR Preview" w:date="2026-01-01T00:00:00Z">
        <w:r>
          <w:delText xml:space="preserve">,</w:delText>
        </w:r>
      </w:del>
      <w:del w:id="2700" w:author="PR Preview" w:date="2026-01-01T00:00:00Z">
        <w:r>
          <w:delText xml:space="preserve"> </w:delText>
        </w:r>
      </w:del>
      <w:del w:id="2701" w:author="PR Preview" w:date="2026-01-01T00:00:00Z">
        <w:r>
          <w:delText xml:space="preserve">which is larger than every number in the list.</w:delText>
        </w:r>
      </w:del>
    </w:p>
    <w:p>
      <w:pPr>
        <w:pStyle w:val="FirstParagraph"/>
      </w:pPr>
      <w:del w:id="2702" w:author="PR Preview" w:date="2026-01-01T00:00:00Z">
        <w:r>
          <w:rPr>
            <w:b/>
            <w:bCs/>
          </w:rPr>
          <w:delText xml:space="preserve">Definition 42 (Infinite set)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A set that is not finite (</w:delText>
        </w:r>
      </w:del>
      <w:hyperlink w:anchor="def-finite-set">
        <w:del w:id="2705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706" w:author="PR Preview" w:date="2026-01-01T00:00:00Z">
        <w:r>
          <w:delText xml:space="preserve">) is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rPr>
            <w:b/>
            <w:bCs/>
          </w:rPr>
          <w:delText xml:space="preserve">infinite</w:delText>
        </w:r>
      </w:del>
      <w:del w:id="2709" w:author="PR Preview" w:date="2026-01-01T00:00:00Z">
        <w:r>
          <w:delText xml:space="preserve">.</w:delText>
        </w:r>
      </w:del>
    </w:p>
    <w:p>
      <w:pPr>
        <w:pStyle w:val="BodyText"/>
      </w:pPr>
      <w:del w:id="2710" w:author="PR Preview" w:date="2026-01-01T00:00:00Z">
        <w:r>
          <w:rPr>
            <w:b/>
            <w:bCs/>
          </w:rPr>
          <w:delText xml:space="preserve">Definition 43 (Countable set)</w:delText>
        </w:r>
      </w:del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A set is</w:delText>
        </w:r>
      </w:del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rPr>
            <w:b/>
            <w:bCs/>
          </w:rPr>
          <w:delText xml:space="preserve">countable</w:delText>
        </w:r>
      </w:del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if it is finite (</w:delText>
        </w:r>
      </w:del>
      <w:hyperlink w:anchor="def-finite-set">
        <w:del w:id="2717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718" w:author="PR Preview" w:date="2026-01-01T00:00:00Z">
        <w:r>
          <w:delText xml:space="preserve">),</w:delText>
        </w:r>
      </w:del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or if its elements can be listed as a sequence (</w:delText>
        </w:r>
      </w:del>
      <w:hyperlink w:anchor="def-sequence">
        <w:del w:id="2721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2722" w:author="PR Preview" w:date="2026-01-01T00:00:00Z">
        <w:r>
          <w:delText xml:space="preserve">)</w:delText>
        </w:r>
      </w:del>
      <w:del w:id="27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2726" w:author="PR Preview" w:date="2026-01-01T00:00:00Z">
        <w:r>
          <w:rPr>
            <w:b/>
            <w:bCs/>
          </w:rPr>
          <w:delText xml:space="preserve">Definition 44 (Countably infinite set)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A set is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rPr>
            <w:b/>
            <w:bCs/>
          </w:rPr>
          <w:delText xml:space="preserve">countably infinite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if it is</w:delText>
        </w:r>
      </w:del>
      <w:del w:id="2733" w:author="PR Preview" w:date="2026-01-01T00:00:00Z">
        <w:r>
          <w:delText xml:space="preserve"> </w:delText>
        </w:r>
      </w:del>
      <w:hyperlink w:anchor="def-countable-set">
        <w:del w:id="2734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delText xml:space="preserve">and not finite.</w:delText>
        </w:r>
      </w:del>
    </w:p>
    <w:p>
      <w:pPr>
        <w:pStyle w:val="BodyText"/>
      </w:pPr>
      <w:del w:id="2737" w:author="PR Preview" w:date="2026-01-01T00:00:00Z">
        <w:r>
          <w:rPr>
            <w:b/>
            <w:bCs/>
          </w:rPr>
          <w:delText xml:space="preserve">Example 27 (Countable and uncountable sets)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is countable, because it is finite.</w:delText>
        </w:r>
      </w:del>
    </w:p>
    <w:p>
      <w:pPr>
        <w:pStyle w:val="Compact"/>
        <w:numPr>
          <w:ilvl w:val="0"/>
          <w:numId w:val="1024"/>
        </w:numPr>
      </w:pPr>
      <w:del w:id="2742" w:author="PR Preview" w:date="2026-01-01T00:00:00Z">
        <w:r>
          <w:delText xml:space="preserve">The</w:delText>
        </w:r>
      </w:del>
      <w:del w:id="2743" w:author="PR Preview" w:date="2026-01-01T00:00:00Z">
        <w:r>
          <w:delText xml:space="preserve"> </w:delText>
        </w:r>
      </w:del>
      <w:hyperlink r:id="rId24">
        <w:del w:id="2744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27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are countably infinite:</w:delText>
        </w:r>
      </w:del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the sequence</w:delText>
        </w:r>
      </w:del>
      <w:del w:id="275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lists them.</w:delText>
        </w:r>
      </w:del>
    </w:p>
    <w:p>
      <w:pPr>
        <w:pStyle w:val="Compact"/>
        <w:numPr>
          <w:ilvl w:val="0"/>
          <w:numId w:val="1024"/>
        </w:numPr>
      </w:pPr>
      <w:del w:id="2753" w:author="PR Preview" w:date="2026-01-01T00:00:00Z">
        <w:r>
          <w:delText xml:space="preserve">The</w:delText>
        </w:r>
      </w:del>
      <w:del w:id="2754" w:author="PR Preview" w:date="2026-01-01T00:00:00Z">
        <w:r>
          <w:delText xml:space="preserve"> </w:delText>
        </w:r>
      </w:del>
      <w:hyperlink r:id="rId25">
        <w:del w:id="2755" w:author="PR Preview" w:date="2026-01-01T00:00:00Z">
          <w:r>
            <w:rPr>
              <w:rStyle w:val="Hyperlink"/>
            </w:rPr>
            <w:delText xml:space="preserve">integers</w:delText>
          </w:r>
        </w:del>
      </w:hyperlink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are countably infinite too:</w:delText>
        </w:r>
      </w:del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the sequence</w:delText>
        </w:r>
      </w:del>
      <w:del w:id="276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lists every one of them.</w:delText>
        </w:r>
      </w:del>
    </w:p>
    <w:p>
      <w:pPr>
        <w:pStyle w:val="FirstParagraph"/>
      </w:pPr>
      <w:del w:id="2763" w:author="PR Preview" w:date="2026-01-01T00:00:00Z">
        <w:r>
          <w:rPr>
            <w:b/>
            <w:bCs/>
          </w:rPr>
          <w:delText xml:space="preserve">Theorem 5 (The unit interval is not countable)</w:delText>
        </w:r>
      </w:del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The interval</w:delText>
        </w:r>
      </w:del>
      <w:del w:id="27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is not</w:delText>
        </w:r>
      </w:del>
      <w:del w:id="2769" w:author="PR Preview" w:date="2026-01-01T00:00:00Z">
        <w:r>
          <w:delText xml:space="preserve"> </w:delText>
        </w:r>
      </w:del>
      <w:hyperlink w:anchor="def-countable-set">
        <w:del w:id="2770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2771" w:author="PR Preview" w:date="2026-01-01T00:00:00Z">
        <w:r>
          <w:delText xml:space="preserve">.</w:delText>
        </w:r>
      </w:del>
    </w:p>
    <w:p>
      <w:pPr>
        <w:pStyle w:val="BodyText"/>
      </w:pPr>
      <w:del w:id="2772" w:author="PR Preview" w:date="2026-01-01T00:00:00Z">
        <w:r>
          <w:rPr>
            <w:i/>
            <w:iCs/>
          </w:rPr>
          <w:delText xml:space="preserve">Remark 15</w:delText>
        </w:r>
      </w:del>
      <w:del w:id="2773" w:author="PR Preview" w:date="2026-01-01T00:00:00Z">
        <w:r>
          <w:delText xml:space="preserve"> (Cantor’s diagonal argument). </w:delText>
        </w:r>
      </w:del>
      <w:del w:id="2774" w:author="PR Preview" w:date="2026-01-01T00:00:00Z">
        <w:r>
          <w:delText xml:space="preserve">The standard</w:delText>
        </w:r>
      </w:del>
      <w:del w:id="2775" w:author="PR Preview" w:date="2026-01-01T00:00:00Z">
        <w:r>
          <w:delText xml:space="preserve"> </w:delText>
        </w:r>
      </w:del>
      <w:hyperlink r:id="rId26">
        <w:del w:id="2776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is Cantor’s diagonal argument: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given any sequence of numbers in</w:delText>
        </w:r>
      </w:del>
      <w:del w:id="278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82" w:author="PR Preview" w:date="2026-01-01T00:00:00Z">
        <w:r>
          <w:delText xml:space="preserve">,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it builds a number in</w:delText>
        </w:r>
      </w:del>
      <w:del w:id="278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whose</w:delText>
        </w:r>
      </w:del>
      <w:del w:id="2788" w:author="PR Preview" w:date="2026-01-01T00:00:00Z">
        <w:r>
          <w:delText xml:space="preserve"> </w:delText>
        </w:r>
      </w:del>
      <w:hyperlink r:id="rId14">
        <w:del w:id="2789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differs from the</w:delText>
        </w:r>
      </w:del>
      <w:del w:id="2792" w:author="PR Preview" w:date="2026-01-01T00:00:00Z">
        <w:r>
          <w:delText xml:space="preserve"> </w:delText>
        </w:r>
      </w:del>
      <m:oMath>
        <m:r>
          <m:t>n</m:t>
        </m:r>
      </m:oMath>
      <w:del w:id="2793" w:author="PR Preview" w:date="2026-01-01T00:00:00Z">
        <w:r>
          <w:delText xml:space="preserve">th number’s in the</w:delText>
        </w:r>
      </w:del>
      <w:del w:id="2794" w:author="PR Preview" w:date="2026-01-01T00:00:00Z">
        <w:r>
          <w:delText xml:space="preserve"> </w:delText>
        </w:r>
      </w:del>
      <m:oMath>
        <m:r>
          <m:t>n</m:t>
        </m:r>
      </m:oMath>
      <w:del w:id="2795" w:author="PR Preview" w:date="2026-01-01T00:00:00Z">
        <w:r>
          <w:delText xml:space="preserve">th digit</w:delText>
        </w:r>
      </w:del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(its</w:delText>
        </w:r>
      </w:del>
      <w:del w:id="2798" w:author="PR Preview" w:date="2026-01-01T00:00:00Z">
        <w:r>
          <w:delText xml:space="preserve"> </w:delText>
        </w:r>
      </w:del>
      <m:oMath>
        <m:r>
          <m:t>n</m:t>
        </m:r>
      </m:oMath>
      <w:del w:id="2799" w:author="PR Preview" w:date="2026-01-01T00:00:00Z">
        <w:r>
          <w:delText xml:space="preserve">th decimal place, one of</w:delText>
        </w:r>
      </w:del>
      <w:del w:id="280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2801" w:author="PR Preview" w:date="2026-01-01T00:00:00Z">
        <w:r>
          <w:delText xml:space="preserve">),</w:delText>
        </w:r>
      </w:del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so the sequence misses it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(see</w:delText>
        </w:r>
      </w:del>
      <w:del w:id="2806" w:author="PR Preview" w:date="2026-01-01T00:00:00Z">
        <w:r>
          <w:delText xml:space="preserve"> </w:delText>
        </w:r>
      </w:del>
      <w:hyperlink r:id="rId27">
        <w:del w:id="2807" w:author="PR Preview" w:date="2026-01-01T00:00:00Z">
          <w:r>
            <w:rPr>
              <w:rStyle w:val="Hyperlink"/>
            </w:rPr>
            <w:delText xml:space="preserve">Wikipedia: Cantor’s diagonal argument</w:delText>
          </w:r>
        </w:del>
      </w:hyperlink>
      <w:del w:id="2808" w:author="PR Preview" w:date="2026-01-01T00:00:00Z">
        <w:r>
          <w:delText xml:space="preserve">).</w:delText>
        </w:r>
      </w:del>
      <w:del w:id="2809" w:author="PR Preview" w:date="2026-01-01T00:00:00Z">
        <w:r>
          <w:delText xml:space="preserve"> </w:delText>
        </w:r>
      </w:del>
      <w:del w:id="2810" w:author="PR Preview" w:date="2026-01-01T00:00:00Z">
        <w:r>
          <w:delText xml:space="preserve">One way to choose the</w:delText>
        </w:r>
      </w:del>
      <w:del w:id="2811" w:author="PR Preview" w:date="2026-01-01T00:00:00Z">
        <w:r>
          <w:delText xml:space="preserve"> </w:delText>
        </w:r>
      </w:del>
      <m:oMath>
        <m:r>
          <m:t>n</m:t>
        </m:r>
      </m:oMath>
      <w:del w:id="2812" w:author="PR Preview" w:date="2026-01-01T00:00:00Z">
        <w:r>
          <w:delText xml:space="preserve">th digit is to use</w:delText>
        </w:r>
      </w:del>
      <w:del w:id="2813" w:author="PR Preview" w:date="2026-01-01T00:00:00Z">
        <w:r>
          <w:delText xml:space="preserve"> </w:delText>
        </w:r>
      </w:del>
      <m:oMath>
        <m:r>
          <m:t>5</m:t>
        </m:r>
      </m:oMath>
      <w:del w:id="2814" w:author="PR Preview" w:date="2026-01-01T00:00:00Z">
        <w:r>
          <w:delText xml:space="preserve">,</w:delText>
        </w:r>
      </w:del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unless the</w:delText>
        </w:r>
      </w:del>
      <w:del w:id="2817" w:author="PR Preview" w:date="2026-01-01T00:00:00Z">
        <w:r>
          <w:delText xml:space="preserve"> </w:delText>
        </w:r>
      </w:del>
      <m:oMath>
        <m:r>
          <m:t>n</m:t>
        </m:r>
      </m:oMath>
      <w:del w:id="2818" w:author="PR Preview" w:date="2026-01-01T00:00:00Z">
        <w:r>
          <w:delText xml:space="preserve">th number’s</w:delText>
        </w:r>
      </w:del>
      <w:del w:id="2819" w:author="PR Preview" w:date="2026-01-01T00:00:00Z">
        <w:r>
          <w:delText xml:space="preserve"> </w:delText>
        </w:r>
      </w:del>
      <m:oMath>
        <m:r>
          <m:t>n</m:t>
        </m:r>
      </m:oMath>
      <w:del w:id="2820" w:author="PR Preview" w:date="2026-01-01T00:00:00Z">
        <w:r>
          <w:delText xml:space="preserve">th digit is</w:delText>
        </w:r>
      </w:del>
      <w:del w:id="2821" w:author="PR Preview" w:date="2026-01-01T00:00:00Z">
        <w:r>
          <w:delText xml:space="preserve"> </w:delText>
        </w:r>
      </w:del>
      <m:oMath>
        <m:r>
          <m:t>5</m:t>
        </m:r>
      </m:oMath>
      <w:del w:id="2822" w:author="PR Preview" w:date="2026-01-01T00:00:00Z">
        <w:r>
          <w:delText xml:space="preserve">, in which case use</w:delText>
        </w:r>
      </w:del>
      <w:del w:id="2823" w:author="PR Preview" w:date="2026-01-01T00:00:00Z">
        <w:r>
          <w:delText xml:space="preserve"> </w:delText>
        </w:r>
      </w:del>
      <m:oMath>
        <m:r>
          <m:t>4</m:t>
        </m:r>
      </m:oMath>
      <w:del w:id="2824" w:author="PR Preview" w:date="2026-01-01T00:00:00Z">
        <w:r>
          <w:delText xml:space="preserve">.</w:delText>
        </w:r>
      </w:del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For example, if the sequence starts</w:delText>
        </w:r>
      </w:del>
      <w:del w:id="2827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2828" w:author="PR Preview" w:date="2026-01-01T00:00:00Z">
        <w:r>
          <w:delText xml:space="preserve">,</w:delText>
        </w:r>
      </w:del>
      <w:del w:id="2829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2830" w:author="PR Preview" w:date="2026-01-01T00:00:00Z">
        <w:r>
          <w:delText xml:space="preserve">,</w:delText>
        </w:r>
      </w:del>
      <w:del w:id="2831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2832" w:author="PR Preview" w:date="2026-01-01T00:00:00Z">
        <w:r>
          <w:delText xml:space="preserve">,</w:delText>
        </w:r>
      </w:del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the diagonal digits are</w:delText>
        </w:r>
      </w:del>
      <w:del w:id="2835" w:author="PR Preview" w:date="2026-01-01T00:00:00Z">
        <w:r>
          <w:delText xml:space="preserve"> </w:delText>
        </w:r>
      </w:del>
      <m:oMath>
        <m:r>
          <m:t>1</m:t>
        </m:r>
      </m:oMath>
      <w:del w:id="2836" w:author="PR Preview" w:date="2026-01-01T00:00:00Z">
        <w:r>
          <w:delText xml:space="preserve">,</w:delText>
        </w:r>
      </w:del>
      <w:del w:id="2837" w:author="PR Preview" w:date="2026-01-01T00:00:00Z">
        <w:r>
          <w:delText xml:space="preserve"> </w:delText>
        </w:r>
      </w:del>
      <m:oMath>
        <m:r>
          <m:t>5</m:t>
        </m:r>
      </m:oMath>
      <w:del w:id="2838" w:author="PR Preview" w:date="2026-01-01T00:00:00Z">
        <w:r>
          <w:delText xml:space="preserve">, and</w:delText>
        </w:r>
      </w:del>
      <w:del w:id="2839" w:author="PR Preview" w:date="2026-01-01T00:00:00Z">
        <w:r>
          <w:delText xml:space="preserve"> </w:delText>
        </w:r>
      </w:del>
      <m:oMath>
        <m:r>
          <m:t>6</m:t>
        </m:r>
      </m:oMath>
      <w:del w:id="2840" w:author="PR Preview" w:date="2026-01-01T00:00:00Z">
        <w:r>
          <w:delText xml:space="preserve">,</w:delText>
        </w:r>
      </w:del>
      <w:del w:id="2841" w:author="PR Preview" w:date="2026-01-01T00:00:00Z">
        <w:r>
          <w:delText xml:space="preserve"> </w:delText>
        </w:r>
      </w:del>
      <w:del w:id="2842" w:author="PR Preview" w:date="2026-01-01T00:00:00Z">
        <w:r>
          <w:delText xml:space="preserve">so the new number starts</w:delText>
        </w:r>
      </w:del>
      <w:del w:id="2843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2844" w:author="PR Preview" w:date="2026-01-01T00:00:00Z">
        <w:r>
          <w:delText xml:space="preserve">,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which differs from the first number in the first digit,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from the second in the second digit,</w:delText>
        </w:r>
      </w:del>
      <w:del w:id="2849" w:author="PR Preview" w:date="2026-01-01T00:00:00Z">
        <w:r>
          <w:delText xml:space="preserve"> </w:delText>
        </w:r>
      </w:del>
      <w:del w:id="2850" w:author="PR Preview" w:date="2026-01-01T00:00:00Z">
        <w:r>
          <w:delText xml:space="preserve">and from the third in the third digit.</w:delText>
        </w:r>
      </w:del>
    </w:p>
    <w:p>
      <w:pPr>
        <w:pStyle w:val="Heading2"/>
      </w:pPr>
      <w:del w:id="2851" w:author="PR Preview" w:date="2026-01-01T00:00:00Z">
        <w:r>
          <w:delText xml:space="preserve">5 Extended non-negative real numbers</w:delText>
        </w:r>
      </w:del>
    </w:p>
    <w:p>
      <w:pPr>
        <w:pStyle w:val="FirstParagraph"/>
      </w:pPr>
      <w:del w:id="2852" w:author="PR Preview" w:date="2026-01-01T00:00:00Z">
        <w:r>
          <w:rPr>
            <w:b/>
            <w:bCs/>
          </w:rPr>
          <w:delText xml:space="preserve">Definition 45 (Extended non-negative real numbers)</w:delText>
        </w:r>
      </w:del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The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2857" w:author="PR Preview" w:date="2026-01-01T00:00:00Z">
        <w:r>
          <w:delText xml:space="preserve">, written</w:delText>
        </w:r>
      </w:del>
      <w:del w:id="28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59" w:author="PR Preview" w:date="2026-01-01T00:00:00Z">
        <w:r>
          <w:delText xml:space="preserve">,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are the non-negative real numbers together with an extra element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that is greater than every real number: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del w:id="2865" w:author="PR Preview" w:date="2026-01-01T00:00:00Z">
        <w:r>
          <w:delText xml:space="preserve">Addition extends to</w:delText>
        </w:r>
      </w:del>
      <w:del w:id="28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by setting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del w:id="2869" w:author="PR Preview" w:date="2026-01-01T00:00:00Z">
        <w:r>
          <w:delText xml:space="preserve">for every</w:delText>
        </w:r>
      </w:del>
      <w:del w:id="28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71" w:author="PR Preview" w:date="2026-01-01T00:00:00Z">
        <w:r>
          <w:delText xml:space="preserve">.</w:delText>
        </w:r>
      </w:del>
    </w:p>
    <w:p>
      <w:pPr>
        <w:pStyle w:val="BodyText"/>
      </w:pPr>
      <w:del w:id="2872" w:author="PR Preview" w:date="2026-01-01T00:00:00Z">
        <w:r>
          <w:rPr>
            <w:i/>
            <w:iCs/>
          </w:rPr>
          <w:delText xml:space="preserve">Remark 16</w:delText>
        </w:r>
      </w:del>
      <w:del w:id="2873" w:author="PR Preview" w:date="2026-01-01T00:00:00Z">
        <w:r>
          <w:delText xml:space="preserve"> (Arithmetic with</w:delText>
        </w:r>
      </w:del>
      <w:del w:id="287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875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is not a real number,</w:delText>
        </w:r>
      </w:del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so some real-number arithmetic does not extend to it:</w:delText>
        </w:r>
      </w:del>
      <w:del w:id="288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is left undefined,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and</w:delText>
        </w:r>
      </w:del>
      <w:del w:id="288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does not imply</w:delText>
        </w:r>
      </w:del>
      <w:del w:id="288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2889" w:author="PR Preview" w:date="2026-01-01T00:00:00Z">
        <w:r>
          <w:delText xml:space="preserve">.</w:delText>
        </w:r>
      </w:del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Measure theory uses</w:delText>
        </w:r>
      </w:del>
      <w:del w:id="28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because the size of a set, such as the length of the whole real line, can be infinite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(see</w:delText>
        </w:r>
      </w:del>
      <w:del w:id="2897" w:author="PR Preview" w:date="2026-01-01T00:00:00Z">
        <w:r>
          <w:delText xml:space="preserve"> </w:delText>
        </w:r>
      </w:del>
      <w:hyperlink r:id="rId28">
        <w:del w:id="2898" w:author="PR Preview" w:date="2026-01-01T00:00:00Z">
          <w:r>
            <w:rPr>
              <w:rStyle w:val="Hyperlink"/>
            </w:rPr>
            <w:delText xml:space="preserve">Wikipedia: Extended real number line</w:delText>
          </w:r>
        </w:del>
      </w:hyperlink>
      <w:del w:id="2899" w:author="PR Preview" w:date="2026-01-01T00:00:00Z">
        <w:r>
          <w:delText xml:space="preserve">).</w:delText>
        </w:r>
      </w:del>
    </w:p>
    <w:p>
      <w:pPr>
        <w:pStyle w:val="BodyText"/>
      </w:pPr>
      <w:del w:id="2900" w:author="PR Preview" w:date="2026-01-01T00:00:00Z">
        <w:r>
          <w:rPr>
            <w:b/>
            <w:bCs/>
          </w:rPr>
          <w:delText xml:space="preserve">Example 28 (Adding with</w:delText>
        </w:r>
      </w:del>
      <w:del w:id="290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2902" w:author="PR Preview" w:date="2026-01-01T00:00:00Z">
        <w:r>
          <w:rPr>
            <w:b/>
            <w:bCs/>
          </w:rPr>
          <w:delText xml:space="preserve">)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In</w:delText>
        </w:r>
      </w:del>
      <w:del w:id="29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906" w:author="PR Preview" w:date="2026-01-01T00:00:00Z">
        <w:r>
          <w:delText xml:space="preserve">,</w:delText>
        </w:r>
      </w:del>
      <w:del w:id="290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as usual,</w:delText>
        </w:r>
      </w:del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while</w:delText>
        </w:r>
      </w:del>
      <w:del w:id="291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and</w:delText>
        </w:r>
      </w:del>
      <w:del w:id="291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916" w:author="PR Preview" w:date="2026-01-01T00:00:00Z">
        <w:r>
          <w:delText xml:space="preserve">.</w:delText>
        </w:r>
      </w:del>
    </w:p>
    <w:p>
      <w:pPr>
        <w:pStyle w:val="Heading2"/>
      </w:pPr>
      <w:del w:id="2917" w:author="PR Preview" w:date="2026-01-01T00:00:00Z">
        <w:r>
          <w:delText xml:space="preserve">6 Further reading</w:delText>
        </w:r>
      </w:del>
    </w:p>
    <w:p>
      <w:pPr>
        <w:pStyle w:val="FirstParagraph"/>
      </w:pPr>
      <w:del w:id="2918" w:author="PR Preview" w:date="2026-01-01T00:00:00Z">
        <w:r>
          <w:delText xml:space="preserve">These books treat sets and the logic behind them in more depth.</w:delText>
        </w:r>
      </w:del>
    </w:p>
    <w:p>
      <w:pPr>
        <w:pStyle w:val="Compact"/>
        <w:numPr>
          <w:ilvl w:val="0"/>
          <w:numId w:val="1025"/>
        </w:numPr>
      </w:pPr>
      <w:del w:id="2919" w:author="PR Preview" w:date="2026-01-01T00:00:00Z">
        <w:r>
          <w:delText xml:space="preserve">Devlin (1993)</w:delText>
        </w:r>
      </w:del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is an undergraduate introduction to axiomatic set theory.</w:delText>
        </w:r>
      </w:del>
      <w:del w:id="2922" w:author="PR Preview" w:date="2026-01-01T00:00:00Z">
        <w:r>
          <w:delText xml:space="preserve"> </w:delText>
        </w:r>
      </w:del>
      <w:del w:id="2923" w:author="PR Preview" w:date="2026-01-01T00:00:00Z">
        <w:r>
          <w:delText xml:space="preserve">It covers the axioms of set theory, ordinals, and cardinals,</w:delText>
        </w:r>
      </w:del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which go well beyond the countable sets and functions on this page.</w:delText>
        </w:r>
      </w:del>
    </w:p>
    <w:p>
      <w:pPr>
        <w:pStyle w:val="Compact"/>
        <w:numPr>
          <w:ilvl w:val="0"/>
          <w:numId w:val="1025"/>
        </w:numPr>
      </w:pPr>
      <w:del w:id="2926" w:author="PR Preview" w:date="2026-01-01T00:00:00Z">
        <w:r>
          <w:delText xml:space="preserve">Halmos (1974)</w:delText>
        </w:r>
      </w:del>
      <w:del w:id="2927" w:author="PR Preview" w:date="2026-01-01T00:00:00Z">
        <w:r>
          <w:delText xml:space="preserve"> </w:delText>
        </w:r>
      </w:del>
      <w:del w:id="2928" w:author="PR Preview" w:date="2026-01-01T00:00:00Z">
        <w:r>
          <w:delText xml:space="preserve">is a short, informal treatment of the same axioms,</w:delText>
        </w:r>
      </w:del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covering relations, functions, families of sets, and cardinal numbers.</w:delText>
        </w:r>
      </w:del>
    </w:p>
    <w:p>
      <w:pPr>
        <w:pStyle w:val="Compact"/>
        <w:numPr>
          <w:ilvl w:val="0"/>
          <w:numId w:val="1025"/>
        </w:numPr>
      </w:pPr>
      <w:del w:id="2931" w:author="PR Preview" w:date="2026-01-01T00:00:00Z">
        <w:r>
          <w:delText xml:space="preserve">Enderton (2001)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is a standard introduction to mathematical logic.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Its first chapter collects the facts about sets, relations, and functions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that the later chapters use.</w:delText>
        </w:r>
      </w:del>
    </w:p>
    <w:p>
      <w:pPr>
        <w:pStyle w:val="Compact"/>
        <w:numPr>
          <w:ilvl w:val="0"/>
          <w:numId w:val="1025"/>
        </w:numPr>
      </w:pPr>
      <w:del w:id="2938" w:author="PR Preview" w:date="2026-01-01T00:00:00Z">
        <w:r>
          <w:delText xml:space="preserve">Barker-Plummer et al. (2011)</w:delText>
        </w:r>
      </w:del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teaches propositional and first-order logic,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the language behind statements such as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“for every set</w:delText>
        </w:r>
      </w:del>
      <w:del w:id="2945" w:author="PR Preview" w:date="2026-01-01T00:00:00Z">
        <w:r>
          <w:delText xml:space="preserve"> </w:delText>
        </w:r>
      </w:del>
      <m:oMath>
        <m:r>
          <m:t>A</m:t>
        </m:r>
      </m:oMath>
      <w:del w:id="2946" w:author="PR Preview" w:date="2026-01-01T00:00:00Z">
        <w:r>
          <w:delText xml:space="preserve"> </w:delText>
        </w:r>
      </w:del>
      <w:del w:id="2947" w:author="PR Preview" w:date="2026-01-01T00:00:00Z">
        <w:r>
          <w:delText xml:space="preserve">there exists…”</w:delText>
        </w:r>
      </w:del>
      <w:del w:id="2948" w:author="PR Preview" w:date="2026-01-01T00:00:00Z">
        <w:r>
          <w:delText xml:space="preserve">.</w:delText>
        </w:r>
      </w:del>
    </w:p>
    <w:p>
      <w:pPr>
        <w:pStyle w:val="Heading2"/>
      </w:pPr>
      <w:del w:id="2949" w:author="PR Preview" w:date="2026-01-01T00:00:00Z">
        <w:r>
          <w:delText xml:space="preserve">References</w:delText>
        </w:r>
      </w:del>
    </w:p>
    <w:p>
      <w:pPr>
        <w:pStyle w:val="Bibliography"/>
      </w:pPr>
      <w:del w:id="2950" w:author="PR Preview" w:date="2026-01-01T00:00:00Z">
        <w:r>
          <w:delText xml:space="preserve">Barker-Plummer, Dave, Jon Barwise, and John Etchemendy. 2011.</w:delText>
        </w:r>
      </w:del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rPr>
            <w:i/>
            <w:iCs/>
          </w:rPr>
          <w:delText xml:space="preserve">Language, Proof and Logic</w:delText>
        </w:r>
      </w:del>
      <w:del w:id="2953" w:author="PR Preview" w:date="2026-01-01T00:00:00Z">
        <w:r>
          <w:delText xml:space="preserve">. 2nd ed. CSLI Publications.</w:delText>
        </w:r>
      </w:del>
      <w:del w:id="2954" w:author="PR Preview" w:date="2026-01-01T00:00:00Z">
        <w:r>
          <w:delText xml:space="preserve"> </w:delText>
        </w:r>
      </w:del>
      <w:hyperlink r:id="rId29">
        <w:del w:id="2955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  <w:del w:id="2956" w:author="PR Preview" w:date="2026-01-01T00:00:00Z">
        <w:r>
          <w:delText xml:space="preserve">.</w:delText>
        </w:r>
      </w:del>
    </w:p>
    <w:p>
      <w:pPr>
        <w:pStyle w:val="Bibliography"/>
      </w:pPr>
      <w:del w:id="2957" w:author="PR Preview" w:date="2026-01-01T00:00:00Z">
        <w:r>
          <w:delText xml:space="preserve">Devlin, Keith. 1993.</w:delText>
        </w:r>
      </w:del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rPr>
            <w:i/>
            <w:iCs/>
          </w:rPr>
          <w:delText xml:space="preserve">The Joy of Sets: Fundamentals of Contemporary Set Theory</w:delText>
        </w:r>
      </w:del>
      <w:del w:id="2960" w:author="PR Preview" w:date="2026-01-01T00:00:00Z">
        <w:r>
          <w:delText xml:space="preserve">. 2nd ed. Undergraduate Texts in Mathematics. Springer.</w:delText>
        </w:r>
      </w:del>
      <w:del w:id="2961" w:author="PR Preview" w:date="2026-01-01T00:00:00Z">
        <w:r>
          <w:delText xml:space="preserve"> </w:delText>
        </w:r>
      </w:del>
      <w:hyperlink r:id="rId30">
        <w:del w:id="2962" w:author="PR Preview" w:date="2026-01-01T00:00:00Z">
          <w:r>
            <w:rPr>
              <w:rStyle w:val="Hyperlink"/>
            </w:rPr>
            <w:delText xml:space="preserve">https://doi.org/10.1007/978-1-4612-0903-4</w:delText>
          </w:r>
        </w:del>
      </w:hyperlink>
      <w:del w:id="2963" w:author="PR Preview" w:date="2026-01-01T00:00:00Z">
        <w:r>
          <w:delText xml:space="preserve">.</w:delText>
        </w:r>
      </w:del>
    </w:p>
    <w:p>
      <w:pPr>
        <w:pStyle w:val="Bibliography"/>
      </w:pPr>
      <w:del w:id="2964" w:author="PR Preview" w:date="2026-01-01T00:00:00Z">
        <w:r>
          <w:delText xml:space="preserve">Enderton, Herbert B. 2001.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rPr>
            <w:i/>
            <w:iCs/>
          </w:rPr>
          <w:delText xml:space="preserve">A Mathematical Introduction to Logic</w:delText>
        </w:r>
      </w:del>
      <w:del w:id="2967" w:author="PR Preview" w:date="2026-01-01T00:00:00Z">
        <w:r>
          <w:delText xml:space="preserve">. 2nd ed. Academic Press.</w:delText>
        </w:r>
      </w:del>
      <w:del w:id="2968" w:author="PR Preview" w:date="2026-01-01T00:00:00Z">
        <w:r>
          <w:delText xml:space="preserve"> </w:delText>
        </w:r>
      </w:del>
      <w:hyperlink r:id="rId31">
        <w:del w:id="2969" w:author="PR Preview" w:date="2026-01-01T00:00:00Z">
          <w:r>
            <w:rPr>
              <w:rStyle w:val="Hyperlink"/>
            </w:rPr>
            <w:delText xml:space="preserve">https://doi.org/10.1016/C2009-0-22107-6</w:delText>
          </w:r>
        </w:del>
      </w:hyperlink>
      <w:del w:id="2970" w:author="PR Preview" w:date="2026-01-01T00:00:00Z">
        <w:r>
          <w:delText xml:space="preserve">.</w:delText>
        </w:r>
      </w:del>
    </w:p>
    <w:p>
      <w:pPr>
        <w:pStyle w:val="Bibliography"/>
      </w:pPr>
      <w:del w:id="2971" w:author="PR Preview" w:date="2026-01-01T00:00:00Z">
        <w:r>
          <w:delText xml:space="preserve">Halmos, Paul R. 1974.</w:delText>
        </w:r>
      </w:del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rPr>
            <w:i/>
            <w:iCs/>
          </w:rPr>
          <w:delText xml:space="preserve">Naive Set Theory</w:delText>
        </w:r>
      </w:del>
      <w:del w:id="2974" w:author="PR Preview" w:date="2026-01-01T00:00:00Z">
        <w:r>
          <w:delText xml:space="preserve">. Undergraduate Texts in Mathematics. Springer.</w:delText>
        </w:r>
      </w:del>
      <w:del w:id="2975" w:author="PR Preview" w:date="2026-01-01T00:00:00Z">
        <w:r>
          <w:delText xml:space="preserve"> </w:delText>
        </w:r>
      </w:del>
      <w:hyperlink r:id="rId32">
        <w:del w:id="2976" w:author="PR Preview" w:date="2026-01-01T00:00:00Z">
          <w:r>
            <w:rPr>
              <w:rStyle w:val="Hyperlink"/>
            </w:rPr>
            <w:delText xml:space="preserve">https://doi.org/10.1007/978-1-4757-1645-0</w:delText>
          </w:r>
        </w:del>
      </w:hyperlink>
      <w:del w:id="2977" w:author="PR Preview" w:date="2026-01-01T00:00:00Z">
        <w:r>
          <w:delText xml:space="preserve">.</w:delText>
        </w:r>
      </w:del>
    </w:p>
    <w:p>
      <w:pPr>
        <w:pStyle w:val="Date"/>
      </w:pPr>
      <w:ins w:id="2978" w:author="PR Preview" w:date="2026-01-01T00:00:00Z">
        <w:r>
          <w:t xml:space="preserve">Last modified: 2026-10-15 13:56:31 (PDT)</w:t>
        </w:r>
      </w:ins>
    </w:p>
    <w:bookmarkStart w:id="12" w:name="sec-split-pages"/>
    <w:p>
      <w:pPr>
        <w:pStyle w:val="Heading2"/>
      </w:pPr>
      <w:ins w:id="2979" w:author="PR Preview" w:date="2026-01-01T00:00:00Z">
        <w:r>
          <w:t xml:space="preserve">1 The pages</w:t>
        </w:r>
      </w:ins>
    </w:p>
    <w:p>
      <w:pPr>
        <w:pStyle w:val="FirstParagraph"/>
      </w:pPr>
      <w:ins w:id="2980" w:author="PR Preview" w:date="2026-01-01T00:00:00Z">
        <w:r>
          <w:t xml:space="preserve">The definitions that were on this page are now on three pages:</w:t>
        </w:r>
      </w:ins>
    </w:p>
    <w:p>
      <w:pPr>
        <w:pStyle w:val="Compact"/>
        <w:numPr>
          <w:ilvl w:val="0"/>
          <w:numId w:val="1001"/>
        </w:numPr>
      </w:pPr>
      <w:hyperlink r:id="rId9">
        <w:ins w:id="2981" w:author="PR Preview" w:date="2026-01-01T00:00:00Z">
          <w:r>
            <w:rPr>
              <w:rStyle w:val="Hyperlink"/>
            </w:rPr>
            <w:t xml:space="preserve">Sets</w:t>
          </w:r>
        </w:ins>
      </w:hyperlink>
      <w:ins w:id="2982" w:author="PR Preview" w:date="2026-01-01T00:00:00Z">
        <w:r>
          <w:t xml:space="preserve">: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sets, subsets, unions, intersections, complements, Cartesian products,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and the extended non-negative real numbers.</w:t>
        </w:r>
      </w:ins>
    </w:p>
    <w:p>
      <w:pPr>
        <w:pStyle w:val="Compact"/>
        <w:numPr>
          <w:ilvl w:val="0"/>
          <w:numId w:val="1001"/>
        </w:numPr>
      </w:pPr>
      <w:hyperlink r:id="rId10">
        <w:ins w:id="2987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988" w:author="PR Preview" w:date="2026-01-01T00:00:00Z">
        <w:r>
          <w:t xml:space="preserve">:</w:t>
        </w:r>
      </w:ins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functions with their domains, codomains, and images,</w:t>
        </w:r>
      </w:ins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composition, inverses, sequences, and countable sets.</w:t>
        </w:r>
      </w:ins>
    </w:p>
    <w:p>
      <w:pPr>
        <w:pStyle w:val="Compact"/>
        <w:numPr>
          <w:ilvl w:val="0"/>
          <w:numId w:val="1001"/>
        </w:numPr>
      </w:pPr>
      <w:hyperlink r:id="rId11">
        <w:ins w:id="2993" w:author="PR Preview" w:date="2026-01-01T00:00:00Z">
          <w:r>
            <w:rPr>
              <w:rStyle w:val="Hyperlink"/>
            </w:rPr>
            <w:t xml:space="preserve">Expressions and Algorithms</w:t>
          </w:r>
        </w:ins>
      </w:hyperlink>
      <w:ins w:id="2994" w:author="PR Preview" w:date="2026-01-01T00:00:00Z">
        <w:r>
          <w:t xml:space="preserve">:</w:t>
        </w:r>
      </w:ins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expressions, parse trees, and algorithms.</w:t>
        </w:r>
      </w:ins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Relationship Id="rId12" Type="http://schemas.openxmlformats.org/officeDocument/2006/relationships/hyperlink" Target="https://en.wikipedia.org/wiki/Set_(mathematics)" TargetMode="External"/><Relationship Id="rId13" Type="http://schemas.openxmlformats.org/officeDocument/2006/relationships/hyperlink" Target="notation.qmd#def-even-odd" TargetMode="External"/><Relationship Id="rId14" Type="http://schemas.openxmlformats.org/officeDocument/2006/relationships/hyperlink" Target="notation.qmd#def-real-numbers" TargetMode="External"/><Relationship Id="rId15" Type="http://schemas.openxmlformats.org/officeDocument/2006/relationships/hyperlink" Target="https://en.wikipedia.org/wiki/Subset" TargetMode="External"/><Relationship Id="rId16" Type="http://schemas.openxmlformats.org/officeDocument/2006/relationships/hyperlink" Target="https://en.wikipedia.org/wiki/Empty_set" TargetMode="External"/><Relationship Id="rId17" Type="http://schemas.openxmlformats.org/officeDocument/2006/relationships/hyperlink" Target="measures.qmd#def-measure-zero" TargetMode="External"/><Relationship Id="rId18" Type="http://schemas.openxmlformats.org/officeDocument/2006/relationships/hyperlink" Target="proof-writing.qmd#def-necessary-sufficient" TargetMode="External"/><Relationship Id="rId19" Type="http://schemas.openxmlformats.org/officeDocument/2006/relationships/hyperlink" Target="https://en.wikipedia.org/wiki/Range_of_a_function" TargetMode="External"/><Relationship Id="rId20" Type="http://schemas.openxmlformats.org/officeDocument/2006/relationships/hyperlink" Target="vector-calculus.qmd" TargetMode="External"/><Relationship Id="rId21" Type="http://schemas.openxmlformats.org/officeDocument/2006/relationships/hyperlink" Target="notation.qmd#def-natural-numbers" TargetMode="External"/><Relationship Id="rId22" Type="http://schemas.openxmlformats.org/officeDocument/2006/relationships/hyperlink" Target="algebra-basics.html#def-absolute-value" TargetMode="External"/><Relationship Id="rId23" Type="http://schemas.openxmlformats.org/officeDocument/2006/relationships/hyperlink" Target="algebra-complex.html#def-complex-modulus" TargetMode="External"/><Relationship Id="rId24" Type="http://schemas.openxmlformats.org/officeDocument/2006/relationships/hyperlink" Target="notation.qmd#def-nonnegative-integers" TargetMode="External"/><Relationship Id="rId25" Type="http://schemas.openxmlformats.org/officeDocument/2006/relationships/hyperlink" Target="notation.qmd#def-integers" TargetMode="External"/><Relationship Id="rId26" Type="http://schemas.openxmlformats.org/officeDocument/2006/relationships/hyperlink" Target="proof-writing.qmd#def-proof" TargetMode="External"/><Relationship Id="rId27" Type="http://schemas.openxmlformats.org/officeDocument/2006/relationships/hyperlink" Target="https://en.wikipedia.org/wiki/Cantor%27s_diagonal_argument" TargetMode="External"/><Relationship Id="rId28" Type="http://schemas.openxmlformats.org/officeDocument/2006/relationships/hyperlink" Target="https://en.wikipedia.org/wiki/Extended_real_number_line" TargetMode="External"/><Relationship Id="rId29" Type="http://schemas.openxmlformats.org/officeDocument/2006/relationships/hyperlink" Target="https://www.amazon.com/dp/1575866323" TargetMode="External"/><Relationship Id="rId30" Type="http://schemas.openxmlformats.org/officeDocument/2006/relationships/hyperlink" Target="https://doi.org/10.1007/978-1-4612-0903-4" TargetMode="External"/><Relationship Id="rId31" Type="http://schemas.openxmlformats.org/officeDocument/2006/relationships/hyperlink" Target="https://doi.org/10.1016/C2009-0-22107-6" TargetMode="External"/><Relationship Id="rId32" Type="http://schemas.openxmlformats.org/officeDocument/2006/relationships/hyperlink" Target="https://doi.org/10.1007/978-1-4757-1645-0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2026-10-15T21:55:36Z</dcterms:created>
  <dcterms:modified xsi:type="dcterms:W3CDTF">2026-10-15T21:55:36Z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