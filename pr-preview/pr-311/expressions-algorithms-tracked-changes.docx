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Expressions and Algorithms</w:t>
        </w:r>
      </w:ins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A function can be written down as an expression and computed by an algorithm.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This page defines expressions, which write down the</w:t>
        </w:r>
      </w:ins>
      <w:ins w:id="8" w:author="PR Preview" w:date="2026-01-01T00:00:00Z">
        <w:r>
          <w:t xml:space="preserve"> </w:t>
        </w:r>
      </w:ins>
      <w:hyperlink r:id="rId9">
        <w:ins w:id="9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in the Morrison Lab’s probability and statistics notes,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their parse trees, and algorithms, which compute those functions.</w:t>
        </w:r>
      </w:ins>
    </w:p>
    <w:bookmarkStart w:id="16" w:name="expressions"/>
    <w:p>
      <w:pPr>
        <w:pStyle w:val="Heading2"/>
      </w:pPr>
      <w:ins w:id="14" w:author="PR Preview" w:date="2026-01-01T00:00:00Z">
        <w:r>
          <w:t xml:space="preserve">1 Expressions</w:t>
        </w:r>
      </w:ins>
    </w:p>
    <w:bookmarkStart w:id="11" w:name="def-expression"/>
    <w:p>
      <w:pPr>
        <w:pStyle w:val="FirstParagraph"/>
      </w:pPr>
      <w:ins w:id="15" w:author="PR Preview" w:date="2026-01-01T00:00:00Z">
        <w:r>
          <w:rPr>
            <w:b/>
            <w:bCs/>
          </w:rPr>
          <w:t xml:space="preserve">Definition 1 (Expression)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b/>
            <w:bCs/>
          </w:rPr>
          <w:t xml:space="preserve">expression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is a string of symbols, built from constants, variables,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operations and function names according to the rules of the notation.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When its variables are read as inputs,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an expression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i/>
            <w:iCs/>
          </w:rPr>
          <w:t xml:space="preserve">denotes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hyperlink r:id="rId10">
        <w:ins w:id="33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34" w:author="PR Preview" w:date="2026-01-01T00:00:00Z">
        <w:r>
          <w:t xml:space="preserve">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it fixes the output for each input.</w:t>
        </w:r>
      </w:ins>
    </w:p>
    <w:bookmarkEnd w:id="11"/>
    <w:bookmarkStart w:id="12" w:name="exm-expression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Example 1 (Two expressions for one function)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 expressions</w:t>
        </w:r>
      </w:ins>
      <w:ins w:id="40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denote the same function of</w:t>
        </w:r>
      </w:ins>
      <w:ins w:id="46" w:author="PR Preview" w:date="2026-01-01T00:00:00Z">
        <w:r>
          <w:t xml:space="preserve"> </w:t>
        </w:r>
      </w:ins>
      <m:oMath>
        <m:r>
          <m:t>x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for any fixed</w:t>
        </w:r>
      </w:ins>
      <w:ins w:id="49" w:author="PR Preview" w:date="2026-01-01T00:00:00Z">
        <w:r>
          <w:t xml:space="preserve"> </w:t>
        </w:r>
      </w:ins>
      <m:oMath>
        <m:r>
          <m:t>a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m:oMath>
        <m:r>
          <m:t>b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r>
          <m:t>c</m:t>
        </m:r>
      </m:oMath>
      <w:ins w:id="55" w:author="PR Preview" w:date="2026-01-01T00:00:00Z">
        <w:r>
          <w:t xml:space="preserve">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because they give the same value at every</w:t>
        </w:r>
      </w:ins>
      <w:ins w:id="58" w:author="PR Preview" w:date="2026-01-01T00:00:00Z">
        <w:r>
          <w:t xml:space="preserve"> </w:t>
        </w:r>
      </w:ins>
      <m:oMath>
        <m:r>
          <m:t>x</m:t>
        </m:r>
      </m:oMath>
      <w:ins w:id="59" w:author="PR Preview" w:date="2026-01-01T00:00:00Z">
        <w:r>
          <w:t xml:space="preserve">.</w:t>
        </w:r>
      </w:ins>
    </w:p>
    <w:p>
      <w:pPr>
        <w:pStyle w:val="BodyText"/>
      </w:pPr>
      <w:ins w:id="60" w:author="PR Preview" w:date="2026-01-01T00:00:00Z">
        <w:r>
          <w:t xml:space="preserve">Precedence parses</w:t>
        </w:r>
      </w:ins>
      <w:ins w:id="61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as a sum of three terms: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the power</w:t>
        </w:r>
      </w:ins>
      <w:ins w:id="6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applied first,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then</w:t>
        </w:r>
      </w:ins>
      <w:ins w:id="71" w:author="PR Preview" w:date="2026-01-01T00:00:00Z">
        <w:r>
          <w:t xml:space="preserve"> </w:t>
        </w:r>
      </w:ins>
      <m:oMath>
        <m:r>
          <m:t>a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multiplies</w:t>
        </w:r>
      </w:ins>
      <w:ins w:id="7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</w:t>
        </w:r>
      </w:ins>
      <w:ins w:id="77" w:author="PR Preview" w:date="2026-01-01T00:00:00Z">
        <w:r>
          <w:t xml:space="preserve"> </w:t>
        </w:r>
      </w:ins>
      <m:oMath>
        <m:r>
          <m:t>b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multiplies</w:t>
        </w:r>
      </w:ins>
      <w:ins w:id="80" w:author="PR Preview" w:date="2026-01-01T00:00:00Z">
        <w:r>
          <w:t xml:space="preserve"> </w:t>
        </w:r>
      </w:ins>
      <m:oMath>
        <m:r>
          <m:t>x</m:t>
        </m:r>
      </m:oMath>
      <w:ins w:id="81" w:author="PR Preview" w:date="2026-01-01T00:00:00Z">
        <w:r>
          <w:t xml:space="preserve">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the three products are added.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parentheses in</w:t>
        </w:r>
      </w:ins>
      <w:ins w:id="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force a different tree:</w:t>
        </w:r>
      </w:ins>
      <w:ins w:id="89" w:author="PR Preview" w:date="2026-01-01T00:00:00Z">
        <w:r>
          <w:t xml:space="preserve"> </w:t>
        </w:r>
      </w:ins>
      <m:oMath>
        <m:r>
          <m:t>a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multiplies</w:t>
        </w:r>
      </w:ins>
      <w:ins w:id="92" w:author="PR Preview" w:date="2026-01-01T00:00:00Z">
        <w:r>
          <w:t xml:space="preserve"> </w:t>
        </w:r>
      </w:ins>
      <m:oMath>
        <m:r>
          <m:t>x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m:oMath>
        <m:r>
          <m:t>b</m:t>
        </m:r>
      </m:oMath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is added, the sum multiplies</w:t>
        </w:r>
      </w:ins>
      <w:ins w:id="97" w:author="PR Preview" w:date="2026-01-01T00:00:00Z">
        <w:r>
          <w:t xml:space="preserve"> </w:t>
        </w:r>
      </w:ins>
      <m:oMath>
        <m:r>
          <m:t>x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</w:t>
        </w:r>
      </w:ins>
      <w:ins w:id="101" w:author="PR Preview" w:date="2026-01-01T00:00:00Z">
        <w:r>
          <w:t xml:space="preserve"> </w:t>
        </w:r>
      </w:ins>
      <m:oMath>
        <m:r>
          <m:t>c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added.</w:t>
        </w:r>
      </w:ins>
    </w:p>
    <w:bookmarkEnd w:id="12"/>
    <w:bookmarkStart w:id="13" w:name="def-parse-tree"/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Definition 2 (Parse tree)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The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parse tree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of an</w:t>
        </w:r>
      </w:ins>
      <w:ins w:id="111" w:author="PR Preview" w:date="2026-01-01T00:00:00Z">
        <w:r>
          <w:t xml:space="preserve"> </w:t>
        </w:r>
      </w:ins>
      <w:hyperlink w:anchor="def-expression">
        <w:ins w:id="112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is the tree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that shows how its symbols group into operations.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Its leaves are the constants and variables of the expression,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each internal node is an operation applied to the nodes below it.</w:t>
        </w:r>
      </w:ins>
    </w:p>
    <w:bookmarkEnd w:id="13"/>
    <w:bookmarkStart w:id="14" w:name="exm-parse-tree"/>
    <w:p>
      <w:pPr>
        <w:pStyle w:val="BodyText"/>
      </w:pPr>
      <w:ins w:id="121" w:author="PR Preview" w:date="2026-01-01T00:00:00Z">
        <w:r>
          <w:rPr>
            <w:b/>
            <w:bCs/>
          </w:rPr>
          <w:t xml:space="preserve">Example 2 (The parse tree of a polynomial)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The parse tree of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25" w:author="PR Preview" w:date="2026-01-01T00:00:00Z">
        <w:r>
          <w:t xml:space="preserve">, with each operation having two children, is:</w:t>
        </w:r>
      </w:ins>
    </w:p>
    <w:p>
      <w:pPr>
        <w:pStyle w:val="Compact"/>
        <w:numPr>
          <w:ilvl w:val="0"/>
          <w:numId w:val="1001"/>
        </w:numPr>
      </w:pPr>
      <w:ins w:id="126" w:author="PR Preview" w:date="2026-01-01T00:00:00Z">
        <w:r>
          <w:t xml:space="preserve">the root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28" w:author="PR Preview" w:date="2026-01-01T00:00:00Z">
        <w:r>
          <w:t xml:space="preserve">, whose children are</w:t>
        </w:r>
      </w:ins>
    </w:p>
    <w:p>
      <w:pPr>
        <w:pStyle w:val="Compact"/>
        <w:numPr>
          <w:ilvl w:val="1"/>
          <w:numId w:val="1002"/>
        </w:numPr>
      </w:pPr>
      <w:ins w:id="129" w:author="PR Preview" w:date="2026-01-01T00:00:00Z">
        <w:r>
          <w:t xml:space="preserve">the node</w:t>
        </w:r>
      </w:ins>
      <w:ins w:id="130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131" w:author="PR Preview" w:date="2026-01-01T00:00:00Z">
        <w:r>
          <w:t xml:space="preserve">, whose children are</w:t>
        </w:r>
      </w:ins>
    </w:p>
    <w:p>
      <w:pPr>
        <w:pStyle w:val="Compact"/>
        <w:numPr>
          <w:ilvl w:val="2"/>
          <w:numId w:val="1003"/>
        </w:numPr>
      </w:pPr>
      <w:ins w:id="132" w:author="PR Preview" w:date="2026-01-01T00:00:00Z">
        <w:r>
          <w:t xml:space="preserve">the node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34" w:author="PR Preview" w:date="2026-01-01T00:00:00Z">
        <w:r>
          <w:t xml:space="preserve">, whose children are</w:t>
        </w:r>
      </w:ins>
    </w:p>
    <w:p>
      <w:pPr>
        <w:pStyle w:val="Compact"/>
        <w:numPr>
          <w:ilvl w:val="3"/>
          <w:numId w:val="1004"/>
        </w:numPr>
      </w:pPr>
      <w:ins w:id="135" w:author="PR Preview" w:date="2026-01-01T00:00:00Z">
        <w:r>
          <w:t xml:space="preserve">the node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×</m:t>
        </m:r>
      </m:oMath>
      <w:ins w:id="137" w:author="PR Preview" w:date="2026-01-01T00:00:00Z">
        <w:r>
          <w:t xml:space="preserve">, whose children are the leaves</w:t>
        </w:r>
      </w:ins>
      <w:ins w:id="138" w:author="PR Preview" w:date="2026-01-01T00:00:00Z">
        <w:r>
          <w:t xml:space="preserve"> </w:t>
        </w:r>
      </w:ins>
      <m:oMath>
        <m:r>
          <m:t>a</m:t>
        </m:r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and</w:t>
        </w:r>
      </w:ins>
      <w:ins w:id="141" w:author="PR Preview" w:date="2026-01-01T00:00:00Z">
        <w:r>
          <w:t xml:space="preserve"> </w:t>
        </w:r>
      </w:ins>
      <m:oMath>
        <m:r>
          <m:t>x</m:t>
        </m:r>
      </m:oMath>
      <w:ins w:id="142" w:author="PR Preview" w:date="2026-01-01T00:00:00Z">
        <w:r>
          <w:t xml:space="preserve">,</w:t>
        </w:r>
      </w:ins>
    </w:p>
    <w:p>
      <w:pPr>
        <w:pStyle w:val="Compact"/>
        <w:numPr>
          <w:ilvl w:val="3"/>
          <w:numId w:val="1004"/>
        </w:numPr>
      </w:pPr>
      <w:ins w:id="143" w:author="PR Preview" w:date="2026-01-01T00:00:00Z">
        <w:r>
          <w:t xml:space="preserve">the leaf</w:t>
        </w:r>
      </w:ins>
      <w:ins w:id="144" w:author="PR Preview" w:date="2026-01-01T00:00:00Z">
        <w:r>
          <w:t xml:space="preserve"> </w:t>
        </w:r>
      </w:ins>
      <m:oMath>
        <m:r>
          <m:t>b</m:t>
        </m:r>
      </m:oMath>
      <w:ins w:id="145" w:author="PR Preview" w:date="2026-01-01T00:00:00Z">
        <w:r>
          <w:t xml:space="preserve">;</w:t>
        </w:r>
      </w:ins>
    </w:p>
    <w:p>
      <w:pPr>
        <w:pStyle w:val="Compact"/>
        <w:numPr>
          <w:ilvl w:val="2"/>
          <w:numId w:val="1003"/>
        </w:numPr>
      </w:pPr>
      <w:ins w:id="146" w:author="PR Preview" w:date="2026-01-01T00:00:00Z">
        <w:r>
          <w:t xml:space="preserve">the leaf</w:t>
        </w:r>
      </w:ins>
      <w:ins w:id="147" w:author="PR Preview" w:date="2026-01-01T00:00:00Z">
        <w:r>
          <w:t xml:space="preserve"> </w:t>
        </w:r>
      </w:ins>
      <m:oMath>
        <m:r>
          <m:t>x</m:t>
        </m:r>
      </m:oMath>
      <w:ins w:id="148" w:author="PR Preview" w:date="2026-01-01T00:00:00Z">
        <w:r>
          <w:t xml:space="preserve">;</w:t>
        </w:r>
      </w:ins>
    </w:p>
    <w:p>
      <w:pPr>
        <w:pStyle w:val="Compact"/>
        <w:numPr>
          <w:ilvl w:val="1"/>
          <w:numId w:val="1002"/>
        </w:numPr>
      </w:pPr>
      <w:ins w:id="149" w:author="PR Preview" w:date="2026-01-01T00:00:00Z">
        <w:r>
          <w:t xml:space="preserve">the leaf</w:t>
        </w:r>
      </w:ins>
      <w:ins w:id="150" w:author="PR Preview" w:date="2026-01-01T00:00:00Z">
        <w:r>
          <w:t xml:space="preserve"> </w:t>
        </w:r>
      </w:ins>
      <m:oMath>
        <m:r>
          <m:t>c</m:t>
        </m:r>
      </m:oMath>
      <w:ins w:id="151" w:author="PR Preview" w:date="2026-01-01T00:00:00Z">
        <w:r>
          <w:t xml:space="preserve">.</w:t>
        </w:r>
      </w:ins>
    </w:p>
    <w:p>
      <w:pPr>
        <w:pStyle w:val="FirstParagraph"/>
      </w:pPr>
      <w:ins w:id="152" w:author="PR Preview" w:date="2026-01-01T00:00:00Z">
        <w:r>
          <w:t xml:space="preserve">Read from the leaves up, the tree says to multiply</w:t>
        </w:r>
      </w:ins>
      <w:ins w:id="153" w:author="PR Preview" w:date="2026-01-01T00:00:00Z">
        <w:r>
          <w:t xml:space="preserve"> </w:t>
        </w:r>
      </w:ins>
      <m:oMath>
        <m:r>
          <m:t>a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by</w:t>
        </w:r>
      </w:ins>
      <w:ins w:id="156" w:author="PR Preview" w:date="2026-01-01T00:00:00Z">
        <w:r>
          <w:t xml:space="preserve"> </w:t>
        </w:r>
      </w:ins>
      <m:oMath>
        <m:r>
          <m:t>x</m:t>
        </m:r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add</w:t>
        </w:r>
      </w:ins>
      <w:ins w:id="160" w:author="PR Preview" w:date="2026-01-01T00:00:00Z">
        <w:r>
          <w:t xml:space="preserve"> </w:t>
        </w:r>
      </w:ins>
      <m:oMath>
        <m:r>
          <m:t>b</m:t>
        </m:r>
      </m:oMath>
      <w:ins w:id="161" w:author="PR Preview" w:date="2026-01-01T00:00:00Z">
        <w:r>
          <w:t xml:space="preserve">, multiply by</w:t>
        </w:r>
      </w:ins>
      <w:ins w:id="162" w:author="PR Preview" w:date="2026-01-01T00:00:00Z">
        <w:r>
          <w:t xml:space="preserve"> </w:t>
        </w:r>
      </w:ins>
      <m:oMath>
        <m:r>
          <m:t>x</m:t>
        </m:r>
      </m:oMath>
      <w:ins w:id="163" w:author="PR Preview" w:date="2026-01-01T00:00:00Z">
        <w:r>
          <w:t xml:space="preserve">, and add</w:t>
        </w:r>
      </w:ins>
      <w:ins w:id="164" w:author="PR Preview" w:date="2026-01-01T00:00:00Z">
        <w:r>
          <w:t xml:space="preserve"> </w:t>
        </w:r>
      </w:ins>
      <m:oMath>
        <m:r>
          <m:t>c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The expression</w:t>
        </w:r>
      </w:ins>
      <w:ins w:id="168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has a different tree.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Its root is the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whose children are</w:t>
        </w:r>
      </w:ins>
      <w:ins w:id="176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</w:t>
        </w:r>
      </w:ins>
      <w:ins w:id="179" w:author="PR Preview" w:date="2026-01-01T00:00:00Z">
        <w:r>
          <w:t xml:space="preserve"> </w:t>
        </w:r>
      </w:ins>
      <m:oMath>
        <m:r>
          <m:t>c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the first of these is a</w:t>
        </w:r>
      </w:ins>
      <w:ins w:id="18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whose children are</w:t>
        </w:r>
      </w:ins>
      <w:ins w:id="186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b</m:t>
        </m:r>
        <m:r>
          <m:t>x</m:t>
        </m:r>
      </m:oMath>
      <w:ins w:id="190" w:author="PR Preview" w:date="2026-01-01T00:00:00Z">
        <w:r>
          <w:t xml:space="preserve">.</w:t>
        </w:r>
      </w:ins>
    </w:p>
    <w:bookmarkEnd w:id="14"/>
    <w:bookmarkStart w:id="15" w:name="rem-expression-parse-tree"/>
    <w:p>
      <w:pPr>
        <w:pStyle w:val="BodyText"/>
      </w:pPr>
      <w:ins w:id="191" w:author="PR Preview" w:date="2026-01-01T00:00:00Z">
        <w:r>
          <w:rPr>
            <w:i/>
            <w:iCs/>
          </w:rPr>
          <w:t xml:space="preserve">Remark 1</w:t>
        </w:r>
      </w:ins>
      <w:ins w:id="192" w:author="PR Preview" w:date="2026-01-01T00:00:00Z">
        <w:r>
          <w:t xml:space="preserve"> (Expressions, precedence and parse trees). </w:t>
        </w:r>
      </w:ins>
      <w:ins w:id="193" w:author="PR Preview" w:date="2026-01-01T00:00:00Z">
        <w:r>
          <w:t xml:space="preserve">An expression does not say how to compute the output it fixes,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 many expressions denote the same function.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A function is the input-output relationship itself;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 expression is one way of writing it down.</w:t>
        </w:r>
      </w:ins>
    </w:p>
    <w:p>
      <w:pPr>
        <w:pStyle w:val="BodyText"/>
      </w:pPr>
      <w:ins w:id="200" w:author="PR Preview" w:date="2026-01-01T00:00:00Z">
        <w:r>
          <w:t xml:space="preserve">The rules of operator precedence (PEMDAS: parentheses, exponents,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multiplication and division, addition and subtraction)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decide how the symbols group.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They turn the string into its parse tree (</w:t>
        </w:r>
      </w:ins>
      <w:hyperlink w:anchor="def-parse-tree">
        <w:ins w:id="20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08" w:author="PR Preview" w:date="2026-01-01T00:00:00Z">
        <w:r>
          <w:t xml:space="preserve">).</w:t>
        </w:r>
      </w:ins>
    </w:p>
    <w:bookmarkEnd w:id="15"/>
    <w:bookmarkEnd w:id="16"/>
    <w:bookmarkStart w:id="22" w:name="algorithms"/>
    <w:p>
      <w:pPr>
        <w:pStyle w:val="Heading2"/>
      </w:pPr>
      <w:ins w:id="209" w:author="PR Preview" w:date="2026-01-01T00:00:00Z">
        <w:r>
          <w:t xml:space="preserve">2 Algorithms</w:t>
        </w:r>
      </w:ins>
    </w:p>
    <w:bookmarkStart w:id="17" w:name="def-algorithm"/>
    <w:p>
      <w:pPr>
        <w:pStyle w:val="FirstParagraph"/>
      </w:pPr>
      <w:ins w:id="210" w:author="PR Preview" w:date="2026-01-01T00:00:00Z">
        <w:r>
          <w:rPr>
            <w:b/>
            <w:bCs/>
          </w:rPr>
          <w:t xml:space="preserve">Definition 3 (Algorithm)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algorithm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is a finite list of unambiguous steps that,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applied to any valid input, halts and returns an output.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An algorithm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rPr>
            <w:i/>
            <w:iCs/>
          </w:rPr>
          <w:t xml:space="preserve">computes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</w:t>
        </w:r>
      </w:ins>
      <w:ins w:id="225" w:author="PR Preview" w:date="2026-01-01T00:00:00Z">
        <w:r>
          <w:t xml:space="preserve"> </w:t>
        </w:r>
      </w:ins>
      <w:hyperlink r:id="rId10">
        <w:ins w:id="22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7" w:author="PR Preview" w:date="2026-01-01T00:00:00Z">
        <w:r>
          <w:t xml:space="preserve">: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for each input it returns the function’s value at that input.</w:t>
        </w:r>
      </w:ins>
    </w:p>
    <w:bookmarkEnd w:id="17"/>
    <w:bookmarkStart w:id="18" w:name="exm-algorithm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3 (Two algorithms for one function)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Take the function that</w:t>
        </w:r>
      </w:ins>
      <w:ins w:id="233" w:author="PR Preview" w:date="2026-01-01T00:00:00Z">
        <w:r>
          <w:t xml:space="preserve"> </w:t>
        </w:r>
      </w:ins>
      <w:hyperlink w:anchor="exm-expression">
        <w:ins w:id="23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writes two ways.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Evaluating the tree of</w:t>
        </w:r>
      </w:ins>
      <w:ins w:id="239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240" w:author="PR Preview" w:date="2026-01-01T00:00:00Z">
        <w:r>
          <w:t xml:space="preserve">, with</w:t>
        </w:r>
      </w:ins>
      <w:ins w:id="24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computed as</w:t>
        </w:r>
      </w:ins>
      <w:ins w:id="2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⋅</m:t>
        </m:r>
        <m:r>
          <m:t>x</m:t>
        </m:r>
      </m:oMath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takes three multiplications and two additions.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Evaluating the tree of Horner’s form</w:t>
        </w:r>
      </w:ins>
      <w:ins w:id="2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takes two multiplications and two additions.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At</w:t>
        </w:r>
      </w:ins>
      <w:ins w:id="25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256" w:author="PR Preview" w:date="2026-01-01T00:00:00Z">
        <w:r>
          <w:t xml:space="preserve">,</w:t>
        </w:r>
      </w:ins>
      <w:ins w:id="25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258" w:author="PR Preview" w:date="2026-01-01T00:00:00Z">
        <w:r>
          <w:t xml:space="preserve">,</w:t>
        </w:r>
      </w:ins>
      <w:ins w:id="2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5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and</w:t>
        </w:r>
      </w:ins>
      <w:ins w:id="26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1.5</m:t>
        </m:r>
      </m:oMath>
      <w:ins w:id="263" w:author="PR Preview" w:date="2026-01-01T00:00:00Z">
        <w:r>
          <w:t xml:space="preserve">,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the first algorithm computes</w:t>
        </w:r>
      </w:ins>
      <w:ins w:id="266" w:author="PR Preview" w:date="2026-01-01T00:00:00Z">
        <w:r>
          <w:t xml:space="preserve"> </w:t>
        </w:r>
      </w:ins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 the second computes</w:t>
        </w:r>
      </w:ins>
      <w:ins w:id="26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70" w:author="PR Preview" w:date="2026-01-01T00:00:00Z">
        <w:r>
          <w:t xml:space="preserve">,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same value by different steps.</w:t>
        </w:r>
      </w:ins>
    </w:p>
    <w:bookmarkEnd w:id="18"/>
    <w:bookmarkStart w:id="19" w:name="rem-function-expression-algorithm"/>
    <w:p>
      <w:pPr>
        <w:pStyle w:val="BodyText"/>
      </w:pPr>
      <w:ins w:id="273" w:author="PR Preview" w:date="2026-01-01T00:00:00Z">
        <w:r>
          <w:rPr>
            <w:i/>
            <w:iCs/>
          </w:rPr>
          <w:t xml:space="preserve">Remark 2</w:t>
        </w:r>
      </w:ins>
      <w:ins w:id="274" w:author="PR Preview" w:date="2026-01-01T00:00:00Z">
        <w:r>
          <w:t xml:space="preserve"> (How functions, expressions and algorithms relate). </w:t>
        </w:r>
      </w:ins>
      <w:ins w:id="275" w:author="PR Preview" w:date="2026-01-01T00:00:00Z">
        <w:r>
          <w:t xml:space="preserve">The three ideas fit together this way:</w:t>
        </w:r>
      </w:ins>
    </w:p>
    <w:p>
      <w:pPr>
        <w:pStyle w:val="Compact"/>
        <w:numPr>
          <w:ilvl w:val="0"/>
          <w:numId w:val="1005"/>
        </w:numPr>
      </w:pPr>
      <w:ins w:id="276" w:author="PR Preview" w:date="2026-01-01T00:00:00Z">
        <w:r>
          <w:t xml:space="preserve">A function is the input-output relationship.</w:t>
        </w:r>
      </w:ins>
    </w:p>
    <w:p>
      <w:pPr>
        <w:pStyle w:val="Compact"/>
        <w:numPr>
          <w:ilvl w:val="0"/>
          <w:numId w:val="1005"/>
        </w:numPr>
      </w:pPr>
      <w:ins w:id="277" w:author="PR Preview" w:date="2026-01-01T00:00:00Z">
        <w:r>
          <w:t xml:space="preserve">An</w:t>
        </w:r>
      </w:ins>
      <w:ins w:id="278" w:author="PR Preview" w:date="2026-01-01T00:00:00Z">
        <w:r>
          <w:t xml:space="preserve"> </w:t>
        </w:r>
      </w:ins>
      <w:hyperlink w:anchor="def-expression">
        <w:ins w:id="279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denotes a function,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and many expressions denote the same one.</w:t>
        </w:r>
      </w:ins>
    </w:p>
    <w:p>
      <w:pPr>
        <w:pStyle w:val="Compact"/>
        <w:numPr>
          <w:ilvl w:val="0"/>
          <w:numId w:val="1005"/>
        </w:numPr>
      </w:pPr>
      <w:ins w:id="284" w:author="PR Preview" w:date="2026-01-01T00:00:00Z">
        <w:r>
          <w:t xml:space="preserve">An</w:t>
        </w:r>
      </w:ins>
      <w:ins w:id="285" w:author="PR Preview" w:date="2026-01-01T00:00:00Z">
        <w:r>
          <w:t xml:space="preserve"> </w:t>
        </w:r>
      </w:ins>
      <w:hyperlink w:anchor="def-algorithm">
        <w:ins w:id="286" w:author="PR Preview" w:date="2026-01-01T00:00:00Z">
          <w:r>
            <w:rPr>
              <w:rStyle w:val="Hyperlink"/>
            </w:rPr>
            <w:t xml:space="preserve">algorithm</w:t>
          </w:r>
        </w:ins>
      </w:hyperlink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computes a function,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and many algorithms compute the same one.</w:t>
        </w:r>
      </w:ins>
    </w:p>
    <w:p>
      <w:pPr>
        <w:pStyle w:val="FirstParagraph"/>
      </w:pPr>
      <w:ins w:id="291" w:author="PR Preview" w:date="2026-01-01T00:00:00Z">
        <w:r>
          <w:t xml:space="preserve">An expression is not an algorithm,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because it does not say what to do, or in what order.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Given values for its variables,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evaluating its parse tree from the leaves up is one algorithm for the function it denotes,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and a different expression for the same function gives a different tree and a different algorithm.</w:t>
        </w:r>
      </w:ins>
    </w:p>
    <w:bookmarkEnd w:id="19"/>
    <w:bookmarkStart w:id="20" w:name="rem-no-known-algorithm"/>
    <w:p>
      <w:pPr>
        <w:pStyle w:val="BodyText"/>
      </w:pPr>
      <w:ins w:id="300" w:author="PR Preview" w:date="2026-01-01T00:00:00Z">
        <w:r>
          <w:rPr>
            <w:i/>
            <w:iCs/>
          </w:rPr>
          <w:t xml:space="preserve">Remark 3</w:t>
        </w:r>
      </w:ins>
      <w:ins w:id="301" w:author="PR Preview" w:date="2026-01-01T00:00:00Z">
        <w:r>
          <w:t xml:space="preserve"> (Values with no known algorithm). </w:t>
        </w:r>
      </w:ins>
      <w:ins w:id="302" w:author="PR Preview" w:date="2026-01-01T00:00:00Z">
        <w:r>
          <w:t xml:space="preserve">Some functions have no known finite algorithm for their exact values,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 expressions that denote them,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such as a limit, a supremum, an integral with no closed form,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or an</w:t>
        </w:r>
      </w:ins>
      <w:ins w:id="30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over a set with no formula for the minimizer,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cannot be evaluated by following their tree.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Such a value can still be well defined and approximated by an algorithm.</w:t>
        </w:r>
      </w:ins>
    </w:p>
    <w:bookmarkEnd w:id="20"/>
    <w:bookmarkStart w:id="21" w:name="exm-no-known-algorithm"/>
    <w:p>
      <w:pPr>
        <w:pStyle w:val="BodyText"/>
      </w:pPr>
      <w:ins w:id="316" w:author="PR Preview" w:date="2026-01-01T00:00:00Z">
        <w:r>
          <w:rPr>
            <w:b/>
            <w:bCs/>
          </w:rPr>
          <w:t xml:space="preserve">Example 4 (A minimizer with no known formula)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The minimizer</w:t>
        </w:r>
      </w:ins>
      <w:ins w:id="31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well defined,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because</w:t>
        </w:r>
      </w:ins>
      <w:ins w:id="3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strictly increasing and equals zero at one point,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yet that point has no known closed-form expression,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so no known finite list of arithmetic steps returns it exactly.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An algorithm such as bisection approximates it as closely as we like.</w:t>
        </w:r>
      </w:ins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2026-10-15T21:24:32Z</dcterms:created>
  <dcterms:modified xsi:type="dcterms:W3CDTF">2026-10-15T21:24:32Z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