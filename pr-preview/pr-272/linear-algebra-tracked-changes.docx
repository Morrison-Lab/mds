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2026-10-13 23:18:59 (PDT)</w:delText>
        </w:r>
      </w:del>
    </w:p>
    <w:p>
      <w:pPr>
        <w:pStyle w:val="Date"/>
      </w:pPr>
      <w:ins w:id="2" w:author="PR Preview" w:date="2026-01-01T00:00:00Z">
        <w:r>
          <w:t xml:space="preserve">Last modified: 2026-10-14 00:53:52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2026-10-14T08:25:58Z</dcterms:created>
  <dcterms:modified xsi:type="dcterms:W3CDTF">2026-10-14T08:25:58Z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00:53:52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