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2026-10-08 23:33:31 (PDT)</w:delText>
        </w:r>
      </w:del>
    </w:p>
    <w:p>
      <w:pPr>
        <w:pStyle w:val="Date"/>
      </w:pPr>
      <w:ins w:id="2" w:author="PR Preview" w:date="2026-01-01T00:00:00Z">
        <w:r>
          <w:t xml:space="preserve">Last modified: 2026-10-09 01:18:43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2026-10-09T08:28:24Z</dcterms:created>
  <dcterms:modified xsi:type="dcterms:W3CDTF">2026-10-09T08:28:24Z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01:18:43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