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01:18:43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Example 4 (A stationary point of the sum of squared errors, on real data)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Auto data record the horsepower and fuel economy (miles per gallon)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 392 car models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sold between 1970 and 1982.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They come from the StatLib library at Carnegie Mellon University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ship with the book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in the Python package</w:delText>
        </w:r>
      </w:del>
      <w:del w:id="19" w:author="PR Preview" w:date="2026-01-01T00:00:00Z">
        <w:r>
          <w:delText xml:space="preserve"> </w:delText>
        </w:r>
      </w:del>
      <w:hyperlink r:id="rId31">
        <w:del w:id="20" w:author="PR Preview" w:date="2026-01-01T00:00:00Z">
          <w:r>
            <w:rPr>
              <w:rStyle w:val="VerbatimChar"/>
            </w:rPr>
            <w:delText xml:space="preserve">ISLP</w:delText>
          </w:r>
        </w:del>
      </w:hyperlink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(</w:delText>
        </w:r>
      </w:del>
      <w:del w:id="23" w:author="PR Preview" w:date="2026-01-01T00:00:00Z">
        <w:r>
          <w:rPr>
            <w:rStyle w:val="VerbatimChar"/>
          </w:rPr>
          <w:delText xml:space="preserve">ISLP.load_data("Auto")</w:delText>
        </w:r>
      </w:del>
      <w:del w:id="24" w:author="PR Preview" w:date="2026-01-01T00:00:00Z">
        <w:r>
          <w:delText xml:space="preserve">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the R package</w:delText>
        </w:r>
      </w:del>
      <w:del w:id="27" w:author="PR Preview" w:date="2026-01-01T00:00:00Z">
        <w:r>
          <w:delText xml:space="preserve"> </w:delText>
        </w:r>
      </w:del>
      <w:hyperlink r:id="rId32">
        <w:del w:id="28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(</w:delText>
        </w:r>
      </w:del>
      <w:del w:id="31" w:author="PR Preview" w:date="2026-01-01T00:00:00Z">
        <w:r>
          <w:rPr>
            <w:rStyle w:val="VerbatimChar"/>
          </w:rPr>
          <w:delText xml:space="preserve">ISLR2::Auto</w:delText>
        </w:r>
      </w:del>
      <w:del w:id="32" w:author="PR Preview" w:date="2026-01-01T00:00:00Z">
        <w:r>
          <w:delText xml:space="preserve">).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This repository holds a copy at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rStyle w:val="VerbatimChar"/>
          </w:rPr>
          <w:delText xml:space="preserve">data/auto.csv</w:delText>
        </w:r>
      </w:del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and both code tabs below read that file.</w:delText>
        </w:r>
      </w:del>
    </w:p>
    <w:p>
      <w:pPr>
        <w:pStyle w:val="FirstParagraph"/>
      </w:pPr>
      <w:ins w:id="40" w:author="PR Preview" w:date="2026-01-01T00:00:00Z">
        <w:r>
          <w:rPr>
            <w:b/>
            <w:bCs/>
          </w:rPr>
          <w:t xml:space="preserve">Example 4 (A stationary point of the sum of squared errors, on real data)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Auto data record the horsepower and fuel economy (miles per gallon)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of 392 car models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sold between 1970 and 1982.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They come from the StatLib library at Carnegie Mellon University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ship with the book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i/>
            <w:iCs/>
          </w:rPr>
          <w:t xml:space="preserve">An Introduction to Statistical Learning</w:t>
        </w:r>
      </w:ins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in the Python package</w:t>
        </w:r>
      </w:ins>
      <w:ins w:id="56" w:author="PR Preview" w:date="2026-01-01T00:00:00Z">
        <w:r>
          <w:t xml:space="preserve"> </w:t>
        </w:r>
      </w:ins>
      <w:hyperlink r:id="rId31">
        <w:ins w:id="57" w:author="PR Preview" w:date="2026-01-01T00:00:00Z">
          <w:r>
            <w:rPr>
              <w:rStyle w:val="VerbatimChar"/>
            </w:rPr>
            <w:t xml:space="preserve">ISLP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(</w:t>
        </w:r>
      </w:ins>
      <w:ins w:id="60" w:author="PR Preview" w:date="2026-01-01T00:00:00Z">
        <w:r>
          <w:rPr>
            <w:rStyle w:val="VerbatimChar"/>
          </w:rPr>
          <w:t xml:space="preserve">ISLP.load_data("Auto")</w:t>
        </w:r>
      </w:ins>
      <w:ins w:id="61" w:author="PR Preview" w:date="2026-01-01T00:00:00Z">
        <w:r>
          <w:t xml:space="preserve">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 the R package</w:t>
        </w:r>
      </w:ins>
      <w:ins w:id="64" w:author="PR Preview" w:date="2026-01-01T00:00:00Z">
        <w:r>
          <w:t xml:space="preserve"> </w:t>
        </w:r>
      </w:ins>
      <w:hyperlink r:id="rId32">
        <w:ins w:id="65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(</w:t>
        </w:r>
      </w:ins>
      <w:ins w:id="68" w:author="PR Preview" w:date="2026-01-01T00:00:00Z">
        <w:r>
          <w:rPr>
            <w:rStyle w:val="VerbatimChar"/>
          </w:rPr>
          <w:t xml:space="preserve">ISLR2::Auto</w:t>
        </w:r>
      </w:ins>
      <w:ins w:id="69" w:author="PR Preview" w:date="2026-01-01T00:00:00Z">
        <w:r>
          <w:t xml:space="preserve">).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This site has a copy at</w:t>
        </w:r>
      </w:ins>
      <w:ins w:id="72" w:author="PR Preview" w:date="2026-01-01T00:00:00Z">
        <w:r>
          <w:t xml:space="preserve"> </w:t>
        </w:r>
      </w:ins>
      <w:hyperlink r:id="rId33">
        <w:ins w:id="73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both code tabs below read that file.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1"/>
    <w:bookmarkStart w:id="63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100"/>
    <w:bookmarkStart w:id="102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0" Type="http://schemas.openxmlformats.org/officeDocument/2006/relationships/hyperlink" Target="linear-algebra.qmd#cor-inverse-symmetric" TargetMode="External"/><Relationship Id="rId59" Type="http://schemas.openxmlformats.org/officeDocument/2006/relationships/hyperlink" Target="linear-algebra.qmd#def-dot-product" TargetMode="External"/><Relationship Id="rId50" Type="http://schemas.openxmlformats.org/officeDocument/2006/relationships/hyperlink" Target="linear-algebra.qmd#def-eigendecomposition" TargetMode="External"/><Relationship Id="rId99" Type="http://schemas.openxmlformats.org/officeDocument/2006/relationships/hyperlink" Target="linear-algebra.qmd#def-invertible-matrix" TargetMode="External"/><Relationship Id="rId116" Type="http://schemas.openxmlformats.org/officeDocument/2006/relationships/hyperlink" Target="linear-algebra.qmd#def-linearly-independent" TargetMode="External"/><Relationship Id="rId44" Type="http://schemas.openxmlformats.org/officeDocument/2006/relationships/hyperlink" Target="linear-algebra.qmd#def-matrix-mult" TargetMode="External"/><Relationship Id="rId55" Type="http://schemas.openxmlformats.org/officeDocument/2006/relationships/hyperlink" Target="linear-algebra.qmd#def-orthogonal-matrix" TargetMode="External"/><Relationship Id="rId62" Type="http://schemas.openxmlformats.org/officeDocument/2006/relationships/hyperlink" Target="linear-algebra.qmd#def-positive-definite" TargetMode="External"/><Relationship Id="rId96" Type="http://schemas.openxmlformats.org/officeDocument/2006/relationships/hyperlink" Target="linear-algebra.qmd#def-positive-semidefinite" TargetMode="External"/><Relationship Id="rId56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60" Type="http://schemas.openxmlformats.org/officeDocument/2006/relationships/hyperlink" Target="linear-algebra.qmd#thm-cauchy-schwarz" TargetMode="External"/><Relationship Id="rId64" Type="http://schemas.openxmlformats.org/officeDocument/2006/relationships/hyperlink" Target="linear-algebra.qmd#thm-definite-eigenvalues" TargetMode="External"/><Relationship Id="rId122" Type="http://schemas.openxmlformats.org/officeDocument/2006/relationships/hyperlink" Target="linear-algebra.qmd#thm-invertible-rank" TargetMode="External"/><Relationship Id="rId73" Type="http://schemas.openxmlformats.org/officeDocument/2006/relationships/hyperlink" Target="linear-algebra.qmd#thm-norm-properties" TargetMode="External"/><Relationship Id="rId54" Type="http://schemas.openxmlformats.org/officeDocument/2006/relationships/hyperlink" Target="linear-algebra.qmd#thm-orthogonal-norm" TargetMode="External"/><Relationship Id="rId118" Type="http://schemas.openxmlformats.org/officeDocument/2006/relationships/hyperlink" Target="linear-algebra.qmd#thm-pd-inverse" TargetMode="External"/><Relationship Id="rId119" Type="http://schemas.openxmlformats.org/officeDocument/2006/relationships/hyperlink" Target="linear-algebra.qmd#thm-pd-operations" TargetMode="External"/><Relationship Id="rId52" Type="http://schemas.openxmlformats.org/officeDocument/2006/relationships/hyperlink" Target="linear-algebra.qmd#thm-spectral" TargetMode="External"/><Relationship Id="rId53" Type="http://schemas.openxmlformats.org/officeDocument/2006/relationships/hyperlink" Target="linear-algebra.qmd#thm-transpose-product" TargetMode="External"/><Relationship Id="rId72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0" Type="http://schemas.openxmlformats.org/officeDocument/2006/relationships/hyperlink" Target="linear-algebra.qmd#cor-inverse-symmetric" TargetMode="External"/><Relationship Id="rId59" Type="http://schemas.openxmlformats.org/officeDocument/2006/relationships/hyperlink" Target="linear-algebra.qmd#def-dot-product" TargetMode="External"/><Relationship Id="rId50" Type="http://schemas.openxmlformats.org/officeDocument/2006/relationships/hyperlink" Target="linear-algebra.qmd#def-eigendecomposition" TargetMode="External"/><Relationship Id="rId99" Type="http://schemas.openxmlformats.org/officeDocument/2006/relationships/hyperlink" Target="linear-algebra.qmd#def-invertible-matrix" TargetMode="External"/><Relationship Id="rId116" Type="http://schemas.openxmlformats.org/officeDocument/2006/relationships/hyperlink" Target="linear-algebra.qmd#def-linearly-independent" TargetMode="External"/><Relationship Id="rId44" Type="http://schemas.openxmlformats.org/officeDocument/2006/relationships/hyperlink" Target="linear-algebra.qmd#def-matrix-mult" TargetMode="External"/><Relationship Id="rId55" Type="http://schemas.openxmlformats.org/officeDocument/2006/relationships/hyperlink" Target="linear-algebra.qmd#def-orthogonal-matrix" TargetMode="External"/><Relationship Id="rId62" Type="http://schemas.openxmlformats.org/officeDocument/2006/relationships/hyperlink" Target="linear-algebra.qmd#def-positive-definite" TargetMode="External"/><Relationship Id="rId96" Type="http://schemas.openxmlformats.org/officeDocument/2006/relationships/hyperlink" Target="linear-algebra.qmd#def-positive-semidefinite" TargetMode="External"/><Relationship Id="rId56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60" Type="http://schemas.openxmlformats.org/officeDocument/2006/relationships/hyperlink" Target="linear-algebra.qmd#thm-cauchy-schwarz" TargetMode="External"/><Relationship Id="rId64" Type="http://schemas.openxmlformats.org/officeDocument/2006/relationships/hyperlink" Target="linear-algebra.qmd#thm-definite-eigenvalues" TargetMode="External"/><Relationship Id="rId122" Type="http://schemas.openxmlformats.org/officeDocument/2006/relationships/hyperlink" Target="linear-algebra.qmd#thm-invertible-rank" TargetMode="External"/><Relationship Id="rId73" Type="http://schemas.openxmlformats.org/officeDocument/2006/relationships/hyperlink" Target="linear-algebra.qmd#thm-norm-properties" TargetMode="External"/><Relationship Id="rId54" Type="http://schemas.openxmlformats.org/officeDocument/2006/relationships/hyperlink" Target="linear-algebra.qmd#thm-orthogonal-norm" TargetMode="External"/><Relationship Id="rId118" Type="http://schemas.openxmlformats.org/officeDocument/2006/relationships/hyperlink" Target="linear-algebra.qmd#thm-pd-inverse" TargetMode="External"/><Relationship Id="rId119" Type="http://schemas.openxmlformats.org/officeDocument/2006/relationships/hyperlink" Target="linear-algebra.qmd#thm-pd-operations" TargetMode="External"/><Relationship Id="rId52" Type="http://schemas.openxmlformats.org/officeDocument/2006/relationships/hyperlink" Target="linear-algebra.qmd#thm-spectral" TargetMode="External"/><Relationship Id="rId53" Type="http://schemas.openxmlformats.org/officeDocument/2006/relationships/hyperlink" Target="linear-algebra.qmd#thm-transpose-product" TargetMode="External"/><Relationship Id="rId72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2026-10-09T08:31:35Z</dcterms:created>
  <dcterms:modified xsi:type="dcterms:W3CDTF">2026-10-09T08:31:35Z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