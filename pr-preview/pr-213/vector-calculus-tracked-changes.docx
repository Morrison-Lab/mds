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Vector Calculus</w:t>
      </w:r>
    </w:p>
    <w:p>
      <w:pPr>
        <w:pStyle w:val="Date"/>
      </w:pPr>
      <w:del w:id="1" w:author="PR Preview" w:date="2026-01-01T00:00:00Z">
        <w:r>
          <w:delText xml:space="preserve">Last modified: 2026-10-08 23:33:31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2026-10-09 00:57:32 (PDT)</w:t>
        </w:r>
      </w:ins>
    </w:p>
    <w:p>
      <w:pPr>
        <w:pStyle w:val="FirstParagraph"/>
      </w:pPr>
      <w:r>
        <w:t xml:space="preserve">(adapted from</w:t>
      </w:r>
      <w:r>
        <w:t xml:space="preserve"> </w:t>
      </w:r>
      <w:r>
        <w:t xml:space="preserve">Fieller (2016)</w:t>
      </w:r>
      <w:r>
        <w:t xml:space="preserve">,</w:t>
      </w:r>
      <w:r>
        <w:t xml:space="preserve"> </w:t>
      </w:r>
      <w:hyperlink r:id="rId9">
        <w:r>
          <w:rPr>
            <w:rStyle w:val="Hyperlink"/>
          </w:rPr>
          <w:t xml:space="preserve">Section 7.2</w:t>
        </w:r>
      </w:hyperlink>
      <w:r>
        <w:t xml:space="preserve">)</w:t>
      </w:r>
    </w:p>
    <w:p>
      <w:pPr>
        <w:pStyle w:val="BodyText"/>
      </w:pPr>
      <w:r>
        <w:t xml:space="preserve">This section covers</w:t>
      </w:r>
      <w:r>
        <w:t xml:space="preserve"> </w:t>
      </w:r>
      <w:hyperlink r:id="rId10">
        <w:r>
          <w:rPr>
            <w:rStyle w:val="Hyperlink"/>
          </w:rPr>
          <w:t xml:space="preserve">derivatives</w:t>
        </w:r>
      </w:hyperlink>
      <w:r>
        <w:t xml:space="preserve"> </w:t>
      </w:r>
      <w:r>
        <w:t xml:space="preserve">of functions of vectors and matrices.</w:t>
      </w:r>
      <w:r>
        <w:t xml:space="preserve"> </w:t>
      </w:r>
      <w:r>
        <w:t xml:space="preserve">Its linear algebra prerequisites,</w:t>
      </w:r>
      <w:r>
        <w:t xml:space="preserve"> </w:t>
      </w:r>
      <w:r>
        <w:t xml:space="preserve">such as vectors, matrices, transposes, dot products, and quadratic forms,</w:t>
      </w:r>
      <w:r>
        <w:t xml:space="preserve"> </w:t>
      </w:r>
      <w:r>
        <w:t xml:space="preserve">are covered in</w:t>
      </w:r>
      <w:r>
        <w:t xml:space="preserve"> </w:t>
      </w:r>
      <w:hyperlink r:id="rId11">
        <w:r>
          <w:rPr>
            <w:rStyle w:val="Hyperlink"/>
          </w:rPr>
          <w:t xml:space="preserve">Linear Algebra</w:t>
        </w:r>
      </w:hyperlink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be column vectors 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(see</w:t>
      </w:r>
      <w:r>
        <w:t xml:space="preserve"> </w:t>
      </w:r>
      <w:hyperlink r:id="rId12">
        <w:r>
          <w:rPr>
            <w:rStyle w:val="Hyperlink"/>
          </w:rPr>
          <w:t xml:space="preserve">column vector</w:t>
        </w:r>
      </w:hyperlink>
      <w:r>
        <w:t xml:space="preserve"> </w:t>
      </w:r>
      <w:r>
        <w:t xml:space="preserve">and</w:t>
      </w:r>
      <w:r>
        <w:t xml:space="preserve"> </w:t>
      </w:r>
      <w:hyperlink r:id="rId13">
        <w:r>
          <w:rPr>
            <w:rStyle w:val="Hyperlink"/>
          </w:rPr>
          <w:t xml:space="preserve">dot product</w:t>
        </w:r>
      </w:hyperlink>
      <w:r>
        <w:t xml:space="preserve">).</w:t>
      </w:r>
    </w:p>
    <w:bookmarkStart w:id="15" w:name="def-partial-derivative"/>
    <w:p>
      <w:pPr>
        <w:pStyle w:val="BodyText"/>
      </w:pPr>
      <w:r>
        <w:rPr>
          <w:b/>
          <w:bCs/>
        </w:rPr>
        <w:t xml:space="preserve">Definition 1 (Partial derivative)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p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partial 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</m:den>
          </m:f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t>h</m:t>
              </m:r>
              <m:r>
                <m:rPr>
                  <m:sty m:val="p"/>
                </m:rPr>
                <m:t>→</m:t>
              </m:r>
              <m:r>
                <m:t>0</m:t>
              </m:r>
            </m:lim>
          </m:limLow>
          <m:f>
            <m:fPr>
              <m:type m:val="bar"/>
            </m:fPr>
            <m:num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+</m:t>
              </m:r>
              <m:r>
                <m:t>h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)</m:t>
              </m:r>
            </m:num>
            <m:den>
              <m:r>
                <m:t>h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when this</w:t>
      </w:r>
      <w:r>
        <w:t xml:space="preserve"> </w:t>
      </w:r>
      <w:hyperlink r:id="rId14">
        <w:r>
          <w:rPr>
            <w:rStyle w:val="Hyperlink"/>
          </w:rPr>
          <w:t xml:space="preserve">limit</w:t>
        </w:r>
      </w:hyperlink>
      <w:r>
        <w:t xml:space="preserve"> </w:t>
      </w:r>
      <w:r>
        <w:t xml:space="preserve">exists.</w:t>
      </w:r>
      <w:r>
        <w:t xml:space="preserve"> </w:t>
      </w:r>
      <w:r>
        <w:t xml:space="preserve">It is the</w:t>
      </w:r>
      <w:r>
        <w:t xml:space="preserve"> </w:t>
      </w:r>
      <w:hyperlink r:id="rId10">
        <w:r>
          <w:rPr>
            <w:rStyle w:val="Hyperlink"/>
          </w:rPr>
          <w:t xml:space="preserve">derivative</w:t>
        </w:r>
      </w:hyperlink>
      <w:r>
        <w:t xml:space="preserve">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of the one-variable function</w:t>
      </w:r>
      <w:r>
        <w:t xml:space="preserve"> </w:t>
      </w:r>
      <m:oMath>
        <m:r>
          <m:t>t</m:t>
        </m:r>
        <m:r>
          <m:rPr>
            <m:sty m:val="p"/>
          </m:rPr>
          <m:t>↦</m:t>
        </m:r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t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varies the</w:t>
      </w:r>
      <w:r>
        <w:t xml:space="preserve"> </w:t>
      </w:r>
      <m:oMath>
        <m:r>
          <m:t>j</m:t>
        </m:r>
      </m:oMath>
      <w:r>
        <w:t xml:space="preserve">th coordinate and holds the other coordinates fixed.</w:t>
      </w:r>
    </w:p>
    <w:bookmarkEnd w:id="15"/>
    <w:bookmarkStart w:id="16" w:name="exm-partial-derivative"/>
    <w:p>
      <w:pPr>
        <w:pStyle w:val="BodyText"/>
      </w:pPr>
      <w:r>
        <w:rPr>
          <w:b/>
          <w:bCs/>
        </w:rPr>
        <w:t xml:space="preserve">Example 1 (Partial derivatives of</w:t>
      </w:r>
      <w:r>
        <w:rPr>
          <w:b/>
          <w:bCs/>
        </w:rP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t>3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t>3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+</m:t>
        </m:r>
        <m:r>
          <m:t>6</m:t>
        </m:r>
        <m:r>
          <m:rPr>
            <m:sty m:val="p"/>
          </m:rPr>
          <m:t>=</m:t>
        </m:r>
        <m:r>
          <m:t>8</m:t>
        </m:r>
      </m:oMath>
      <w:r>
        <w:t xml:space="preserve">, and for</w:t>
      </w:r>
      <w:r>
        <w:t xml:space="preserve"> </w:t>
      </w:r>
      <m:oMath>
        <m:r>
          <m:t>h</m:t>
        </m:r>
        <m:r>
          <m:rPr>
            <m:sty m:val="p"/>
          </m:rPr>
          <m:t>≠</m:t>
        </m:r>
        <m:r>
          <m:t>0</m:t>
        </m:r>
      </m:oMath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rPr>
                      <m:sty m:val="p"/>
                    </m:rPr>
                    <m:t>−</m:t>
                  </m:r>
                  <m:r>
                    <m:t>8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into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6</m:t>
              </m:r>
              <m:r>
                <m:rPr>
                  <m:sty m:val="p"/>
                </m:rPr>
                <m:t>−</m:t>
              </m:r>
              <m:r>
                <m:t>8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h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4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4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h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r>
                <m:t>h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tends to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, so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den>
        </m:f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  <w:r>
        <w:t xml:space="preserve"> </w:t>
      </w:r>
      <w:r>
        <w:t xml:space="preserve">Holding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fixed and differentiating in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gives the same answer: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, which is</w:t>
      </w:r>
      <w:r>
        <w:t xml:space="preserve"> </w:t>
      </w:r>
      <m:oMath>
        <m:r>
          <m:t>2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at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Holding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fixed instead gives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r>
          <m:t>3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at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bookmarkEnd w:id="16"/>
    <w:bookmarkStart w:id="17" w:name="exr-miller-pderiv-basic"/>
    <w:p>
      <w:pPr>
        <w:pStyle w:val="BodyText"/>
      </w:pPr>
      <w:r>
        <w:rPr>
          <w:b/>
          <w:bCs/>
        </w:rPr>
        <w:t xml:space="preserve">Exercise 1 (First-order partial derivatives)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1.1.42.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t>y</m:t>
        </m:r>
        <m:r>
          <m:rPr>
            <m:sty m:val="p"/>
          </m:rPr>
          <m:t>+</m:t>
        </m:r>
        <m:sSup>
          <m:e>
            <m:r>
              <m:t>e</m:t>
            </m:r>
          </m:e>
          <m:sup>
            <m:r>
              <m:t>x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sin</m:t>
        </m:r>
        <m:r>
          <m:rPr>
            <m:sty m:val="p"/>
          </m:rPr>
          <m:t>(</m:t>
        </m:r>
        <m:r>
          <m:t>x</m:t>
        </m:r>
        <m:r>
          <m:t>y</m:t>
        </m:r>
        <m:r>
          <m:rPr>
            <m:sty m:val="p"/>
          </m:rPr>
          <m:t>)</m:t>
        </m:r>
      </m:oMath>
      <w:r>
        <w:t xml:space="preserve">. Find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y</m:t>
            </m:r>
          </m:den>
        </m:f>
      </m:oMath>
      <w:r>
        <w:t xml:space="preserve">.</w:t>
      </w:r>
    </w:p>
    <w:bookmarkEnd w:id="17"/>
    <w:bookmarkStart w:id="18" w:name="sol-miller-pderiv-basic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To compute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</m:oMath>
      <w:r>
        <w:t xml:space="preserve">, treat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as a constant: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f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rPr>
              <m:sty m:val="p"/>
            </m:rPr>
            <m:t>=</m:t>
          </m:r>
          <m:r>
            <m:t>2</m:t>
          </m:r>
          <m:r>
            <m:t>x</m:t>
          </m:r>
          <m:r>
            <m:t>y</m:t>
          </m:r>
          <m:r>
            <m:rPr>
              <m:sty m:val="p"/>
            </m:rPr>
            <m:t>+</m:t>
          </m:r>
          <m:sSup>
            <m:e>
              <m:r>
                <m:t>e</m:t>
              </m:r>
            </m:e>
            <m:sup>
              <m:r>
                <m:t>x</m:t>
              </m:r>
            </m:sup>
          </m:sSup>
          <m:r>
            <m:rPr>
              <m:sty m:val="p"/>
            </m:rPr>
            <m:t>+</m:t>
          </m:r>
          <m:r>
            <m:t>y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x</m:t>
          </m:r>
          <m:r>
            <m:t>y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To compute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y</m:t>
            </m:r>
          </m:den>
        </m:f>
      </m:oMath>
      <w:r>
        <w:t xml:space="preserve">, treat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as a constant: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t>f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y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bookmarkEnd w:id="18"/>
    <w:bookmarkStart w:id="19" w:name="exr-miller-pderiv-normal-parameters"/>
    <w:p>
      <w:pPr>
        <w:pStyle w:val="FirstParagraph"/>
      </w:pPr>
      <w:r>
        <w:rPr>
          <w:b/>
          <w:bCs/>
        </w:rPr>
        <w:t xml:space="preserve">Exercise 2 (Partial derivatives of the normal density with respect to parameters)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1.1.43.</w:t>
      </w:r>
    </w:p>
    <w:p>
      <w:pPr>
        <w:pStyle w:val="BodyText"/>
      </w:pP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;</m:t>
          </m:r>
          <m:r>
            <m:t>μ</m:t>
          </m:r>
          <m:r>
            <m:rPr>
              <m:sty m:val="p"/>
            </m:rPr>
            <m:t>,</m:t>
          </m:r>
          <m:r>
            <m:t>σ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den>
          </m:f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t xml:space="preserve">Find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μ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σ</m:t>
            </m:r>
          </m:den>
        </m:f>
      </m:oMath>
      <w:r>
        <w:t xml:space="preserve">.</w:t>
      </w:r>
    </w:p>
    <w:bookmarkEnd w:id="19"/>
    <w:bookmarkStart w:id="20" w:name="sol-miller-pderiv-normal-parameters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rPr>
          <w:b/>
          <w:bCs/>
        </w:rPr>
        <w:t xml:space="preserve">1. Derivative with respect to</w:t>
      </w:r>
      <w:r>
        <w:rPr>
          <w:b/>
          <w:bCs/>
        </w:rPr>
        <w:t xml:space="preserve"> </w:t>
      </w:r>
      <m:oMath>
        <m:r>
          <m:t>μ</m:t>
        </m:r>
      </m:oMath>
      <w:r>
        <w:rPr>
          <w:b/>
          <w:bCs/>
        </w:rPr>
        <w:t xml:space="preserve">:</w:t>
      </w:r>
      <w:r>
        <w:t xml:space="preserve"> </w:t>
      </w:r>
      <w:r>
        <w:t xml:space="preserve">Treat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as constant. Differentiating the exponential factor via the chain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t>f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rad>
                </m:den>
              </m:f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;</m:t>
              </m:r>
              <m:r>
                <m:t>μ</m:t>
              </m:r>
              <m:r>
                <m:rPr>
                  <m:sty m:val="p"/>
                </m:rPr>
                <m:t>,</m:t>
              </m:r>
              <m:r>
                <m:t>σ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2. Derivative with respect to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:</w:t>
      </w:r>
      <w:r>
        <w:t xml:space="preserve"> </w:t>
      </w:r>
      <w:r>
        <w:t xml:space="preserve">Write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;</m:t>
        </m:r>
        <m:r>
          <m:t>μ</m:t>
        </m:r>
        <m:r>
          <m:rPr>
            <m:sty m:val="p"/>
          </m:rPr>
          <m:t>,</m:t>
        </m:r>
        <m:r>
          <m:t>σ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  <m:r>
                  <m:t>π</m:t>
                </m:r>
              </m:e>
            </m:rad>
          </m:den>
        </m:f>
        <m:sSup>
          <m:e>
            <m: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−</m:t>
                </m:r>
                <m:r>
                  <m:t>μ</m:t>
                </m:r>
                <m:sSup>
                  <m:e>
                    <m:r>
                      <m:rPr>
                        <m:sty m:val="p"/>
                      </m:rPr>
                      <m:t>)</m:t>
                    </m:r>
                  </m:e>
                  <m:sup>
                    <m:r>
                      <m:t>2</m:t>
                    </m:r>
                  </m:sup>
                </m:sSup>
              </m:num>
              <m:den>
                <m:r>
                  <m:t>2</m:t>
                </m:r>
                <m:sSup>
                  <m:e>
                    <m:r>
                      <m:t>σ</m:t>
                    </m:r>
                  </m:e>
                  <m:sup>
                    <m:r>
                      <m:t>2</m:t>
                    </m:r>
                  </m:sup>
                </m:sSup>
              </m:den>
            </m:f>
          </m:e>
        </m:d>
        <m:r>
          <m:t>​</m:t>
        </m:r>
      </m:oMath>
      <w:r>
        <w:t xml:space="preserve"> </w:t>
      </w:r>
      <w:r>
        <w:t xml:space="preserve">and apply the product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t>f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σ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sSup>
                <m:e>
                  <m:r>
                    <m:t>σ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sSup>
                <m:e>
                  <m:r>
                    <m:t>σ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σ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;</m:t>
              </m:r>
              <m:r>
                <m:t>μ</m:t>
              </m:r>
              <m:r>
                <m:rPr>
                  <m:sty m:val="p"/>
                </m:rPr>
                <m:t>,</m:t>
              </m:r>
              <m:r>
                <m:t>σ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Setting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μ</m:t>
            </m:r>
          </m:den>
        </m:f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σ</m:t>
            </m:r>
          </m:den>
        </m:f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a sample of independent observations leads directly to the maximum likelihood estimators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20"/>
    <w:bookmarkStart w:id="21" w:name="exr-miller-pderiv-exp-quadratic"/>
    <w:p>
      <w:pPr>
        <w:pStyle w:val="BodyText"/>
      </w:pPr>
      <w:r>
        <w:rPr>
          <w:b/>
          <w:bCs/>
        </w:rPr>
        <w:t xml:space="preserve">Exercise 3 (Partial derivatives with exponential of quadratic form)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1.1.44.</w:t>
      </w:r>
    </w:p>
    <w:p>
      <w:pPr>
        <w:pStyle w:val="BodyText"/>
      </w:pPr>
      <w:r>
        <w:t xml:space="preserve">Find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y</m:t>
            </m:r>
          </m:den>
        </m:f>
      </m:oMath>
      <w:r>
        <w:t xml:space="preserve"> </w:t>
      </w:r>
      <w:r>
        <w:t xml:space="preserve">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bookmarkEnd w:id="21"/>
    <w:bookmarkStart w:id="22" w:name="sol-miller-pderiv-exp-quadratic"/>
    <w:p>
      <w:pPr>
        <w:pStyle w:val="FirstParagraph"/>
      </w:pPr>
      <w:r>
        <w:rPr>
          <w:i/>
          <w:iCs/>
        </w:rPr>
        <w:t xml:space="preserve">Solution 3</w:t>
      </w:r>
      <w:r>
        <w:t xml:space="preserve">. </w:t>
      </w:r>
      <w:r>
        <w:t xml:space="preserve">With respect to</w:t>
      </w:r>
      <w:r>
        <w:t xml:space="preserve"> </w:t>
      </w:r>
      <m:oMath>
        <m:r>
          <m:t>x</m:t>
        </m:r>
      </m:oMath>
      <w:r>
        <w:t xml:space="preserve">, apply the product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t>f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x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r>
                    <m:t>x</m:t>
                  </m:r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</m:e>
          </m:eqArr>
        </m:oMath>
      </m:oMathPara>
    </w:p>
    <w:p>
      <w:pPr>
        <w:pStyle w:val="FirstParagraph"/>
      </w:pPr>
      <w:r>
        <w:t xml:space="preserve">With respect to</w:t>
      </w:r>
      <w:r>
        <w:t xml:space="preserve"> </w:t>
      </w:r>
      <m:oMath>
        <m:r>
          <m:t>y</m:t>
        </m:r>
      </m:oMath>
      <w:r>
        <w:t xml:space="preserve">, treat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as constant: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t>f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y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r>
                    <m:t>y</m:t>
                  </m:r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</m:e>
          </m:eqArr>
        </m:oMath>
      </m:oMathPara>
    </w:p>
    <w:bookmarkEnd w:id="22"/>
    <w:bookmarkStart w:id="23" w:name="exr-miller-pderiv-symmetric"/>
    <w:p>
      <w:pPr>
        <w:pStyle w:val="FirstParagraph"/>
      </w:pPr>
      <w:r>
        <w:rPr>
          <w:b/>
          <w:bCs/>
        </w:rPr>
        <w:t xml:space="preserve">Exercise 4 (Using symmetry to compute partial derivatives)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1.1.45.</w:t>
      </w:r>
    </w:p>
    <w:p>
      <w:pPr>
        <w:pStyle w:val="BodyText"/>
      </w:pPr>
      <w:r>
        <w:t xml:space="preserve">Find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y</m:t>
            </m:r>
          </m:den>
        </m:f>
      </m:oMath>
      <w:r>
        <w:t xml:space="preserve"> </w:t>
      </w:r>
      <w:r>
        <w:t xml:space="preserve">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e</m:t>
              </m:r>
            </m:e>
            <m:sup>
              <m:r>
                <m:t>x</m:t>
              </m:r>
              <m:r>
                <m:t>y</m:t>
              </m:r>
            </m:sup>
          </m:sSup>
          <m:r>
            <m:rPr>
              <m:sty m:val="p"/>
            </m:rPr>
            <m:t>−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sSup>
            <m:e>
              <m:r>
                <m:t>y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\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}</m:t>
        </m:r>
      </m:oMath>
      <w:r>
        <w:t xml:space="preserve">.</w:t>
      </w:r>
    </w:p>
    <w:bookmarkEnd w:id="23"/>
    <w:bookmarkStart w:id="24" w:name="sol-miller-pderiv-symmetric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  <w:r>
        <w:t xml:space="preserve">Holding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constant, differentiate with respect to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f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rPr>
              <m:sty m:val="p"/>
            </m:rPr>
            <m:t>=</m:t>
          </m:r>
          <m:r>
            <m:t>y</m:t>
          </m:r>
          <m:sSup>
            <m:e>
              <m:r>
                <m:t>e</m:t>
              </m:r>
            </m:e>
            <m:sup>
              <m:r>
                <m:t>x</m:t>
              </m:r>
              <m:r>
                <m:t>y</m:t>
              </m:r>
            </m:sup>
          </m:sSup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2</m:t>
              </m:r>
              <m:r>
                <m:t>x</m:t>
              </m:r>
            </m:num>
            <m:den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p>
      <w:pPr>
        <w:pStyle w:val="FirstParagraph"/>
      </w:pPr>
      <w:r>
        <w:t xml:space="preserve">Notice that the function is symmetric in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</m:oMath>
      <w:r>
        <w:t xml:space="preserve">. Interchanging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y</m:t>
            </m:r>
          </m:den>
        </m:f>
      </m:oMath>
      <w:r>
        <w:t xml:space="preserve"> </w:t>
      </w:r>
      <w:r>
        <w:t xml:space="preserve">immediately: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f</m:t>
              </m:r>
            </m:num>
            <m:den>
              <m:r>
                <m:rPr>
                  <m:sty m:val="p"/>
                </m:rPr>
                <m:t>∂</m:t>
              </m:r>
              <m:r>
                <m:t>y</m:t>
              </m:r>
            </m:den>
          </m:f>
          <m:r>
            <m:rPr>
              <m:sty m:val="p"/>
            </m:rPr>
            <m:t>=</m:t>
          </m:r>
          <m:r>
            <m:t>x</m:t>
          </m:r>
          <m:sSup>
            <m:e>
              <m:r>
                <m:t>e</m:t>
              </m:r>
            </m:e>
            <m:sup>
              <m:r>
                <m:t>x</m:t>
              </m:r>
              <m:r>
                <m:t>y</m:t>
              </m:r>
            </m:sup>
          </m:sSup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2</m:t>
              </m:r>
              <m:r>
                <m:t>y</m:t>
              </m:r>
            </m:num>
            <m:den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Recognizing symmetry in multi-variable functions eliminates redundant calculations.</w:t>
      </w:r>
    </w:p>
    <w:bookmarkEnd w:id="24"/>
    <w:bookmarkStart w:id="25" w:name="def-vector-derivative"/>
    <w:p>
      <w:pPr>
        <w:pStyle w:val="BodyText"/>
      </w:pPr>
      <w:r>
        <w:rPr>
          <w:b/>
          <w:bCs/>
        </w:rPr>
        <w:t xml:space="preserve">Definition 2 (Vector derivative (gradient))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a scalar-valued function 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such as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then its</w:t>
      </w:r>
      <w:r>
        <w:t xml:space="preserve"> </w:t>
      </w:r>
      <w:r>
        <w:rPr>
          <w:b/>
          <w:bCs/>
        </w:rPr>
        <w:t xml:space="preserve">vector derivative</w:t>
      </w:r>
      <w:r>
        <w:t xml:space="preserve"> </w:t>
      </w:r>
      <w:r>
        <w:t xml:space="preserve">is the column vector of its</w:t>
      </w:r>
      <w:r>
        <w:t xml:space="preserve"> </w:t>
      </w:r>
      <w:r>
        <w:t xml:space="preserve">partial derivatives (</w:t>
      </w:r>
      <w:hyperlink w:anchor="def-partial-derivative">
        <w:r>
          <w:rPr>
            <w:rStyle w:val="Hyperlink"/>
          </w:rPr>
          <w:t xml:space="preserve">Definition 1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den>
          </m:f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β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den>
                    </m:f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acc>
                      <m:accPr>
                        <m:chr m:val="̃"/>
                      </m:accPr>
                      <m:e>
                        <m:r>
                          <m:t>β</m:t>
                        </m:r>
                      </m:e>
                    </m:acc>
                    <m:r>
                      <m:rPr>
                        <m:sty m:val="p"/>
                      </m:rPr>
                      <m:t>)</m:t>
                    </m:r>
                  </m:e>
                </m:m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den>
                    </m:f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acc>
                      <m:accPr>
                        <m:chr m:val="̃"/>
                      </m:accPr>
                      <m:e>
                        <m:r>
                          <m:t>β</m:t>
                        </m:r>
                      </m:e>
                    </m:acc>
                    <m:r>
                      <m:rPr>
                        <m:sty m:val="p"/>
                      </m:rPr>
                      <m:t>)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</m:den>
                    </m:f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acc>
                      <m:accPr>
                        <m:chr m:val="̃"/>
                      </m:accPr>
                      <m:e>
                        <m:r>
                          <m:t>β</m:t>
                        </m:r>
                      </m:e>
                    </m:acc>
                    <m:r>
                      <m:rPr>
                        <m:sty m:val="p"/>
                      </m:rPr>
                      <m:t>)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The vector derivative is also called the</w:t>
      </w:r>
      <w:r>
        <w:t xml:space="preserve"> </w:t>
      </w:r>
      <w:r>
        <w:rPr>
          <w:b/>
          <w:bCs/>
        </w:rPr>
        <w:t xml:space="preserve">gradient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∇</m:t>
            </m:r>
          </m:e>
          <m:sub>
            <m:acc>
              <m:accPr>
                <m:chr m:val="̃"/>
              </m:accPr>
              <m:e>
                <m:r>
                  <m:t>β</m:t>
                </m:r>
              </m:e>
            </m:acc>
          </m:sub>
        </m:sSub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bookmarkEnd w:id="25"/>
    <w:bookmarkStart w:id="26" w:name="exm-vector-derivative"/>
    <w:p>
      <w:pPr>
        <w:pStyle w:val="BodyText"/>
      </w:pPr>
      <w:r>
        <w:rPr>
          <w:b/>
          <w:bCs/>
        </w:rPr>
        <w:t xml:space="preserve">Example 2 (A vector derivative)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5</m:t>
        </m:r>
        <m:sSubSup>
          <m:e>
            <m:r>
              <m:t>β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r>
                          <m:rPr>
                            <m:sty m:val="p"/>
                          </m:rPr>
                          <m:t>(</m:t>
                        </m:r>
                        <m:r>
                          <m:t>3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5</m:t>
                        </m:r>
                        <m:sSubSup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r>
                          <m:rPr>
                            <m:sty m:val="p"/>
                          </m:rPr>
                          <m:t>(</m:t>
                        </m:r>
                        <m:r>
                          <m:t>3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5</m:t>
                        </m:r>
                        <m:sSubSup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10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at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the vector derivative is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20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bookmarkEnd w:id="26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2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 lecture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Hutchinson’s</w:t>
            </w:r>
            <w:r>
              <w:t xml:space="preserve"> </w:t>
            </w:r>
            <w:hyperlink r:id="rId30">
              <w:r>
                <w:rPr>
                  <w:rStyle w:val="Hyperlink"/>
                </w:rPr>
                <w:t xml:space="preserve">Gradients Refresher</w:t>
              </w:r>
            </w:hyperlink>
            <w:r>
              <w:t xml:space="preserve"> </w:t>
            </w:r>
            <w:r>
              <w:t xml:space="preserve">(17 min)</w:t>
            </w:r>
            <w:r>
              <w:t xml:space="preserve"> </w:t>
            </w:r>
            <w:r>
              <w:t xml:space="preserve">covers gradients and partial derivatives, the ideas behind this section</w:t>
            </w:r>
            <w:r>
              <w:t xml:space="preserve"> </w:t>
            </w:r>
            <w:r>
              <w:t xml:space="preserve">(Hutchinson, n.d.)</w:t>
            </w:r>
            <w:r>
              <w:t xml:space="preserve">.</w:t>
            </w:r>
            <w:r>
              <w:t xml:space="preserve"> </w:t>
            </w:r>
            <w:r>
              <w:t xml:space="preserve">The login for the video site is posted</w:t>
            </w:r>
            <w:r>
              <w:t xml:space="preserve"> </w:t>
            </w:r>
            <w:hyperlink r:id="rId31">
              <w:r>
                <w:rPr>
                  <w:rStyle w:val="Hyperlink"/>
                </w:rPr>
                <w:t xml:space="preserve">on Canvas</w:t>
              </w:r>
            </w:hyperlink>
            <w:r>
              <w:t xml:space="preserve">.</w:t>
            </w:r>
          </w:p>
          <w:p/>
        </w:tc>
      </w:tr>
    </w:tbl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3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partial derivatives: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hyperlink r:id="rId34">
              <w:r>
                <w:rPr>
                  <w:rStyle w:val="Hyperlink"/>
                </w:rPr>
                <w:t xml:space="preserve">What Partial Derivatives Are (Hands-on Introduction)</w:t>
              </w:r>
            </w:hyperlink>
          </w:p>
          <w:p>
            <w:pPr>
              <w:pStyle w:val="Compact"/>
              <w:numPr>
                <w:ilvl w:val="0"/>
                <w:numId w:val="1001"/>
              </w:numPr>
            </w:pPr>
            <w:hyperlink r:id="rId35">
              <w:r>
                <w:rPr>
                  <w:rStyle w:val="Hyperlink"/>
                </w:rPr>
                <w:t xml:space="preserve">Partial Derivative Exercises</w:t>
              </w:r>
            </w:hyperlink>
          </w:p>
          <w:p>
            <w:pPr>
              <w:pStyle w:val="Compact"/>
              <w:numPr>
                <w:ilvl w:val="0"/>
                <w:numId w:val="1001"/>
              </w:numPr>
            </w:pPr>
            <w:hyperlink r:id="rId36">
              <w:r>
                <w:rPr>
                  <w:rStyle w:val="Hyperlink"/>
                </w:rPr>
                <w:t xml:space="preserve">Advanced Partial Derivatives</w:t>
              </w:r>
            </w:hyperlink>
          </w:p>
          <w:p>
            <w:pPr>
              <w:pStyle w:val="Compact"/>
              <w:numPr>
                <w:ilvl w:val="0"/>
                <w:numId w:val="1001"/>
              </w:numPr>
            </w:pPr>
            <w:hyperlink r:id="rId37">
              <w:r>
                <w:rPr>
                  <w:rStyle w:val="Hyperlink"/>
                </w:rPr>
                <w:t xml:space="preserve">Advanced Partial-Derivative Exercises</w:t>
              </w:r>
            </w:hyperlink>
          </w:p>
          <w:p>
            <w:pPr>
              <w:pStyle w:val="Compact"/>
              <w:numPr>
                <w:ilvl w:val="0"/>
                <w:numId w:val="1001"/>
              </w:numPr>
            </w:pPr>
            <w:hyperlink r:id="rId38">
              <w:r>
                <w:rPr>
                  <w:rStyle w:val="Hyperlink"/>
                </w:rPr>
                <w:t xml:space="preserve">Partial Derivative Notation</w:t>
              </w:r>
            </w:hyperlink>
          </w:p>
          <w:p/>
        </w:tc>
      </w:tr>
    </w:tbl>
    <w:bookmarkStart w:id="113" w:name="sec-gradient-shape"/>
    <w:p>
      <w:pPr>
        <w:pStyle w:val="Heading2"/>
      </w:pPr>
      <w:r>
        <w:t xml:space="preserve">1 Checking a gradient by its shape</w:t>
      </w:r>
    </w:p>
    <w:p>
      <w:pPr>
        <w:pStyle w:val="FirstParagraph"/>
      </w:pPr>
      <w:r>
        <w:t xml:space="preserve">The gradient always has the same shape as the input it is taken with respect</w:t>
      </w:r>
      <w:r>
        <w:t xml:space="preserve"> </w:t>
      </w:r>
      <w:r>
        <w:t xml:space="preserve">to, because it holds exactly one partial derivative per component of that</w:t>
      </w:r>
      <w:r>
        <w:t xml:space="preserve"> </w:t>
      </w:r>
      <w:r>
        <w:t xml:space="preserve">input: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9" w:name="tbl-gradient-shape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The shape of a gradient follows the shape of what it differentiates with respect to.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3960"/>
              <w:gridCol w:w="396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f</m:t>
                    </m:r>
                  </m:oMath>
                  <w:r>
                    <w:t xml:space="preserve"> </w:t>
                  </w:r>
                  <w:r>
                    <w:t xml:space="preserve">is a function of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its gradient is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single number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single number — the ordinary derivative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vector in</w:t>
                  </w:r>
                  <w:r>
                    <w:t xml:space="preserve"> </w:t>
                  </w:r>
                  <m:oMath>
                    <m:sSup>
                      <m:e>
                        <m:r>
                          <m:rPr>
                            <m:scr m:val="double-struck"/>
                            <m:sty m:val="p"/>
                          </m:rPr>
                          <m:t>R</m:t>
                        </m:r>
                      </m:e>
                      <m:sup>
                        <m:r>
                          <m:t>p</m:t>
                        </m:r>
                      </m:sup>
                    </m:sSup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vector in</w:t>
                  </w:r>
                  <w:r>
                    <w:t xml:space="preserve"> </w:t>
                  </w:r>
                  <m:oMath>
                    <m:sSup>
                      <m:e>
                        <m:r>
                          <m:rPr>
                            <m:scr m:val="double-struck"/>
                            <m:sty m:val="p"/>
                          </m:rPr>
                          <m:t>R</m:t>
                        </m:r>
                      </m:e>
                      <m:sup>
                        <m:r>
                          <m:t>p</m:t>
                        </m:r>
                      </m:sup>
                    </m:sSup>
                  </m:oMath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matrix in</w:t>
                  </w:r>
                  <w:r>
                    <w:t xml:space="preserve"> </w:t>
                  </w:r>
                  <m:oMath>
                    <m:sSup>
                      <m:e>
                        <m:r>
                          <m:rPr>
                            <m:scr m:val="double-struck"/>
                            <m:sty m:val="p"/>
                          </m:rPr>
                          <m:t>R</m:t>
                        </m:r>
                      </m:e>
                      <m:sup>
                        <m:r>
                          <m:t>m</m:t>
                        </m:r>
                        <m:r>
                          <m:rPr>
                            <m:sty m:val="p"/>
                          </m:rPr>
                          <m:t>×</m:t>
                        </m:r>
                        <m:r>
                          <m:t>n</m:t>
                        </m:r>
                      </m:sup>
                    </m:sSup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matrix in</w:t>
                  </w:r>
                  <w:r>
                    <w:t xml:space="preserve"> </w:t>
                  </w:r>
                  <m:oMath>
                    <m:sSup>
                      <m:e>
                        <m:r>
                          <m:rPr>
                            <m:scr m:val="double-struck"/>
                            <m:sty m:val="p"/>
                          </m:rPr>
                          <m:t>R</m:t>
                        </m:r>
                      </m:e>
                      <m:sup>
                        <m:r>
                          <m:t>m</m:t>
                        </m:r>
                        <m:r>
                          <m:rPr>
                            <m:sty m:val="p"/>
                          </m:rPr>
                          <m:t>×</m:t>
                        </m:r>
                        <m:r>
                          <m:t>n</m:t>
                        </m:r>
                      </m:sup>
                    </m:sSup>
                  </m:oMath>
                </w:p>
              </w:tc>
            </w:tr>
          </w:tbl>
          <w:bookmarkEnd w:id="39"/>
          <w:p/>
        </w:tc>
      </w:tr>
    </w:tbl>
    <w:p>
      <w:pPr>
        <w:pStyle w:val="BodyText"/>
      </w:pPr>
      <w:r>
        <w:t xml:space="preserve">The table is the cheapest check there is on a gradient just worked out by</w:t>
      </w:r>
      <w:r>
        <w:t xml:space="preserve"> </w:t>
      </w:r>
      <w:r>
        <w:t xml:space="preserve">hand: if the shapes disagree, something went wrong.</w:t>
      </w:r>
      <w:r>
        <w:t xml:space="preserve"> </w:t>
      </w:r>
      <w:r>
        <w:t xml:space="preserve">It is the shape rule of matrix multiplication again, applied to calculus.</w:t>
      </w:r>
    </w:p>
    <w:bookmarkStart w:id="40" w:name="def-direction"/>
    <w:p>
      <w:pPr>
        <w:pStyle w:val="BodyText"/>
      </w:pPr>
      <w:r>
        <w:rPr>
          <w:b/>
          <w:bCs/>
        </w:rPr>
        <w:t xml:space="preserve">Definition 3 (Direction)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direction</w:t>
      </w:r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given by a nonzero vector</w:t>
      </w:r>
      <w:r>
        <w:t xml:space="preserve"> </w:t>
      </w:r>
      <m:oMath>
        <m:acc>
          <m:accPr>
            <m:chr m:val="̃"/>
          </m:accPr>
          <m:e>
            <m:r>
              <m:t>d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:</w:t>
      </w:r>
      <w:r>
        <w:t xml:space="preserve"> </w:t>
      </w:r>
      <w:r>
        <w:t xml:space="preserve">moving from a point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in the direction</w:t>
      </w:r>
      <w:r>
        <w:t xml:space="preserve"> </w:t>
      </w:r>
      <m:oMath>
        <m:acc>
          <m:accPr>
            <m:chr m:val="̃"/>
          </m:accPr>
          <m:e>
            <m:r>
              <m:t>d</m:t>
            </m:r>
          </m:e>
        </m:acc>
      </m:oMath>
      <w:r>
        <w:t xml:space="preserve"> </w:t>
      </w:r>
      <w:r>
        <w:t xml:space="preserve">means moving to the points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t>t</m:t>
        </m:r>
        <m:acc>
          <m:accPr>
            <m:chr m:val="̃"/>
          </m:accPr>
          <m:e>
            <m:r>
              <m:t>d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For any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c</m:t>
        </m:r>
        <m:acc>
          <m:accPr>
            <m:chr m:val="̃"/>
          </m:accPr>
          <m:e>
            <m:r>
              <m:t>d</m:t>
            </m:r>
          </m:e>
        </m:acc>
      </m:oMath>
      <w:r>
        <w:t xml:space="preserve"> </w:t>
      </w:r>
      <w:r>
        <w:t xml:space="preserve">reaches the same points (with</w:t>
      </w:r>
      <w:r>
        <w:t xml:space="preserve"> </w:t>
      </w:r>
      <m:oMath>
        <m:r>
          <m:t>t</m:t>
        </m:r>
        <m:r>
          <m:rPr>
            <m:sty m:val="p"/>
          </m:rPr>
          <m:t>/</m:t>
        </m:r>
        <m:r>
          <m:t>c</m:t>
        </m:r>
      </m:oMath>
      <w:r>
        <w:t xml:space="preserve"> </w:t>
      </w:r>
      <w:r>
        <w:t xml:space="preserve">in place of</w:t>
      </w:r>
      <w:r>
        <w:t xml:space="preserve"> </w:t>
      </w:r>
      <m:oMath>
        <m:r>
          <m:t>t</m:t>
        </m:r>
      </m:oMath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d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acc>
          <m:accPr>
            <m:chr m:val="̃"/>
          </m:accPr>
          <m:e>
            <m:r>
              <m:t>d</m:t>
            </m:r>
          </m:e>
        </m:acc>
      </m:oMath>
      <w:r>
        <w:t xml:space="preserve"> </w:t>
      </w:r>
      <w:r>
        <w:t xml:space="preserve">give the same direction.</w:t>
      </w:r>
    </w:p>
    <w:bookmarkEnd w:id="40"/>
    <w:bookmarkStart w:id="41" w:name="exm-direction"/>
    <w:p>
      <w:pPr>
        <w:pStyle w:val="BodyText"/>
      </w:pPr>
      <w:r>
        <w:rPr>
          <w:b/>
          <w:bCs/>
        </w:rPr>
        <w:t xml:space="preserve">Example 3 (Moving from</w:t>
      </w:r>
      <w:r>
        <w:rPr>
          <w:b/>
          <w:bCs/>
        </w:rP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in the direction</w:t>
      </w:r>
      <w:r>
        <w:rPr>
          <w:b/>
          <w:bCs/>
        </w:rP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From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moving in the direction</w:t>
      </w:r>
      <w:r>
        <w:t xml:space="preserve"> </w:t>
      </w:r>
      <m:oMath>
        <m:acc>
          <m:accPr>
            <m:chr m:val="̃"/>
          </m:accPr>
          <m:e>
            <m:r>
              <m:t>d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reaches the points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t>t</m:t>
        </m:r>
        <m:acc>
          <m:accPr>
            <m:chr m:val="̃"/>
          </m:accPr>
          <m:e>
            <m:r>
              <m:t>d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+</m:t>
            </m:r>
            <m:r>
              <m:t>t</m:t>
            </m:r>
            <m:r>
              <m:rPr>
                <m:sty m:val="p"/>
              </m:rPr>
              <m:t>,</m:t>
            </m:r>
            <m:r>
              <m:t> 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+</m:t>
            </m:r>
            <m:r>
              <m:t>t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such as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 vector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gives the same direction:</w:t>
      </w:r>
      <w:r>
        <w:t xml:space="preserve"> </w:t>
      </w:r>
      <w:r>
        <w:t xml:space="preserve">it reaches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The vector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gives the opposite direction,</w:t>
      </w:r>
      <w:r>
        <w:t xml:space="preserve"> </w:t>
      </w:r>
      <w:r>
        <w:t xml:space="preserve">reaching points such as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bookmarkEnd w:id="41"/>
    <w:bookmarkStart w:id="42" w:name="def-level-set"/>
    <w:p>
      <w:pPr>
        <w:pStyle w:val="BodyText"/>
      </w:pPr>
      <w:r>
        <w:rPr>
          <w:b/>
          <w:bCs/>
        </w:rPr>
        <w:t xml:space="preserve">Definition 4 (Level set (level curve, contour))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and let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be a real number.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level set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∈</m:t>
              </m:r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p</m:t>
                  </m:r>
                </m:sup>
              </m:sSup>
              <m:r>
                <m:rPr>
                  <m:sty m:val="p"/>
                </m:rPr>
                <m:t>: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c</m:t>
              </m:r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 set of points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the value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, a level set is often a curve in the plane,</w:t>
      </w:r>
      <w:r>
        <w:t xml:space="preserve"> </w:t>
      </w:r>
      <w:r>
        <w:t xml:space="preserve">called a</w:t>
      </w:r>
      <w:r>
        <w:t xml:space="preserve"> </w:t>
      </w:r>
      <w:r>
        <w:rPr>
          <w:b/>
          <w:bCs/>
        </w:rPr>
        <w:t xml:space="preserve">level curve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contour</w:t>
      </w:r>
      <w:r>
        <w:t xml:space="preserve">) of</w:t>
      </w:r>
      <w:r>
        <w:t xml:space="preserve"> </w:t>
      </w:r>
      <m:oMath>
        <m:r>
          <m:t>f</m:t>
        </m:r>
      </m:oMath>
      <w:r>
        <w:t xml:space="preserve">.</w:t>
      </w:r>
    </w:p>
    <w:bookmarkEnd w:id="42"/>
    <w:bookmarkStart w:id="43" w:name="exm-level-set"/>
    <w:p>
      <w:pPr>
        <w:pStyle w:val="BodyText"/>
      </w:pPr>
      <w:r>
        <w:rPr>
          <w:b/>
          <w:bCs/>
        </w:rPr>
        <w:t xml:space="preserve">Example 4 (Level sets of</w:t>
      </w:r>
      <w:r>
        <w:rPr>
          <w:b/>
          <w:bCs/>
        </w:rP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The level set at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 the circle of radius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around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0.6</m:t>
            </m:r>
            <m:r>
              <m:rPr>
                <m:sty m:val="p"/>
              </m:rPr>
              <m:t>,</m:t>
            </m:r>
            <m:r>
              <m:t>0.8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on it, since</w:t>
      </w:r>
      <w:r>
        <w:t xml:space="preserve"> </w:t>
      </w:r>
      <m:oMath>
        <m:r>
          <m:t>0.36</m:t>
        </m:r>
        <m:r>
          <m:rPr>
            <m:sty m:val="p"/>
          </m:rPr>
          <m:t>+</m:t>
        </m:r>
        <m:r>
          <m:t>0.64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not, since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The level set 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the single point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The level set at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empty, since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≥</m:t>
        </m:r>
        <m:r>
          <m:t>0</m:t>
        </m:r>
      </m:oMath>
      <w:r>
        <w:t xml:space="preserve">.</w:t>
      </w:r>
    </w:p>
    <w:bookmarkEnd w:id="43"/>
    <w:bookmarkStart w:id="44" w:name="exr-partials-by-hand"/>
    <w:p>
      <w:pPr>
        <w:pStyle w:val="FirstParagraph"/>
      </w:pPr>
      <w:r>
        <w:rPr>
          <w:b/>
          <w:bCs/>
        </w:rPr>
        <w:t xml:space="preserve">Exercise 5 (Take a gradient by hand)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w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3</m:t>
          </m:r>
          <m:sSub>
            <m:e>
              <m:r>
                <m:t>w</m:t>
              </m:r>
            </m:e>
            <m:sub>
              <m:r>
                <m:t>1</m:t>
              </m:r>
            </m:sub>
          </m:sSub>
          <m:sSub>
            <m:e>
              <m:r>
                <m:t>w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+</m:t>
          </m:r>
          <m:sSubSup>
            <m:e>
              <m:r>
                <m:t>w</m:t>
              </m:r>
            </m:e>
            <m:sub>
              <m:r>
                <m:t>2</m:t>
              </m:r>
            </m:sub>
            <m:sup>
              <m:r>
                <m:t>3</m:t>
              </m:r>
            </m:sup>
          </m:sSubSup>
          <m:r>
            <m:rPr>
              <m:sty m:val="p"/>
            </m:rPr>
            <m:t>−</m:t>
          </m:r>
          <m:r>
            <m:t>5</m:t>
          </m:r>
          <m:sSub>
            <m:e>
              <m:r>
                <m:t>w</m:t>
              </m:r>
            </m:e>
            <m:sub>
              <m:r>
                <m:t>1</m:t>
              </m:r>
            </m:sub>
          </m:sSub>
        </m:oMath>
      </m:oMathPara>
    </w:p>
    <w:p>
      <w:pPr>
        <w:pStyle w:val="Compact"/>
        <w:numPr>
          <w:ilvl w:val="0"/>
          <w:numId w:val="1003"/>
        </w:numPr>
      </w:pPr>
      <w:r>
        <w:t xml:space="preserve">Compute</w:t>
      </w:r>
      <w:r>
        <w:t xml:space="preserve"> </w:t>
      </w:r>
      <m:oMath>
        <m:r>
          <m:rPr>
            <m:sty m:val="p"/>
          </m:rPr>
          <m:t>∂</m:t>
        </m:r>
        <m:r>
          <m:t>f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w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(</w:t>
      </w:r>
      <w:hyperlink w:anchor="def-partial-derivative">
        <w:r>
          <w:rPr>
            <w:rStyle w:val="Hyperlink"/>
          </w:rPr>
          <w:t xml:space="preserve">Definition 1</w:t>
        </w:r>
      </w:hyperlink>
      <w:r>
        <w:t xml:space="preserve">), treating</w:t>
      </w:r>
      <w:r>
        <w:t xml:space="preserve"> </w:t>
      </w:r>
      <m:oMath>
        <m:sSub>
          <m:e>
            <m:r>
              <m:t>w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as a constant.</w:t>
      </w:r>
    </w:p>
    <w:p>
      <w:pPr>
        <w:pStyle w:val="Compact"/>
        <w:numPr>
          <w:ilvl w:val="0"/>
          <w:numId w:val="1003"/>
        </w:numPr>
      </w:pPr>
      <w:r>
        <w:t xml:space="preserve">Compute</w:t>
      </w:r>
      <w:r>
        <w:t xml:space="preserve"> </w:t>
      </w:r>
      <m:oMath>
        <m:r>
          <m:rPr>
            <m:sty m:val="p"/>
          </m:rPr>
          <m:t>∂</m:t>
        </m:r>
        <m:r>
          <m:t>f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w</m:t>
            </m:r>
          </m:e>
          <m:sub>
            <m:r>
              <m:t>2</m:t>
            </m:r>
          </m:sub>
        </m:sSub>
      </m:oMath>
      <w:r>
        <w:t xml:space="preserve">, treating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as a constant.</w:t>
      </w:r>
    </w:p>
    <w:p>
      <w:pPr>
        <w:pStyle w:val="Compact"/>
        <w:numPr>
          <w:ilvl w:val="0"/>
          <w:numId w:val="1003"/>
        </w:numPr>
      </w:pPr>
      <w:r>
        <w:t xml:space="preserve">Assemble</w:t>
      </w:r>
      <w:r>
        <w:t xml:space="preserve"> </w:t>
      </w:r>
      <m:oMath>
        <m:sSub>
          <m:e>
            <m:r>
              <m:rPr>
                <m:sty m:val="p"/>
              </m:rPr>
              <m:t>∇</m:t>
            </m:r>
          </m:e>
          <m:sub>
            <m:acc>
              <m:accPr>
                <m:chr m:val="̃"/>
              </m:accPr>
              <m:e>
                <m:r>
                  <m:t>w</m:t>
                </m:r>
              </m:e>
            </m:acc>
          </m:sub>
        </m:sSub>
        <m:r>
          <m:t>f</m:t>
        </m:r>
      </m:oMath>
      <w:r>
        <w:t xml:space="preserve"> </w:t>
      </w:r>
      <w:r>
        <w:t xml:space="preserve">and evaluate it at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sSup>
          <m:e>
            <m:d>
              <m:dPr>
                <m:begChr m:val="["/>
                <m:sepChr m:val=""/>
                <m:endChr m:val="]"/>
                <m:grow/>
              </m:dPr>
              <m:e>
                <m:m>
                  <m:mPr>
                    <m:baseJc m:val="center"/>
                    <m:plcHide m:val="on"/>
                    <m:mcs>
                      <m:mc>
                        <m:mcPr>
                          <m:mcJc m:val="center"/>
                          <m:count m:val="1"/>
                        </m:mcPr>
                      </m:mc>
                      <m:mc>
                        <m:mcPr>
                          <m:mcJc m:val="center"/>
                          <m:count m:val="1"/>
                        </m:mcPr>
                      </m:mc>
                    </m:mcs>
                  </m:mPr>
                  <m:mr>
                    <m:e>
                      <m:r>
                        <m:t>2</m:t>
                      </m:r>
                    </m:e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mr>
                </m:m>
              </m:e>
            </m:d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Check the shape of your answer against</w:t>
      </w:r>
      <w:r>
        <w:t xml:space="preserve"> </w:t>
      </w:r>
      <w:hyperlink w:anchor="tbl-gradient-shape">
        <w:r>
          <w:rPr>
            <w:rStyle w:val="Hyperlink"/>
          </w:rPr>
          <w:t xml:space="preserve">Table 1</w:t>
        </w:r>
      </w:hyperlink>
      <w:r>
        <w:t xml:space="preserve">.</w:t>
      </w:r>
    </w:p>
    <w:bookmarkEnd w:id="44"/>
    <w:bookmarkStart w:id="45" w:name="sol-partials-by-hand"/>
    <w:p>
      <w:pPr>
        <w:pStyle w:val="FirstParagraph"/>
      </w:pPr>
      <w:r>
        <w:rPr>
          <w:i/>
          <w:iCs/>
        </w:rPr>
        <w:t xml:space="preserve">Solution 5</w:t>
      </w:r>
      <w:r>
        <w:t xml:space="preserve">. </w:t>
      </w:r>
      <w:r>
        <w:rPr>
          <w:b/>
          <w:bCs/>
        </w:rPr>
        <w:t xml:space="preserve">1.</w:t>
      </w:r>
      <w:r>
        <w:t xml:space="preserve"> </w:t>
      </w:r>
      <w:r>
        <w:t xml:space="preserve">Differentiate with respect to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</m:oMath>
      <w:r>
        <w:t xml:space="preserve">, holding</w:t>
      </w:r>
      <w:r>
        <w:t xml:space="preserve"> </w:t>
      </w:r>
      <m:oMath>
        <m:sSub>
          <m:e>
            <m:r>
              <m:t>w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fixed.</w:t>
      </w:r>
      <w:r>
        <w:t xml:space="preserve"> </w:t>
      </w:r>
      <w:r>
        <w:t xml:space="preserve">The first term is the constant</w:t>
      </w:r>
      <w:r>
        <w:t xml:space="preserve"> </w:t>
      </w:r>
      <m:oMath>
        <m:r>
          <m:t>3</m:t>
        </m:r>
        <m:sSub>
          <m:e>
            <m:r>
              <m:t>w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times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</m:oMath>
      <w:r>
        <w:t xml:space="preserve">, so it contributes</w:t>
      </w:r>
      <w:r>
        <w:t xml:space="preserve"> </w:t>
      </w:r>
      <m:oMath>
        <m:r>
          <m:t>3</m:t>
        </m:r>
        <m:sSub>
          <m:e>
            <m:r>
              <m:t>w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The second term has no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in it, so it contributes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The third term is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</m:oMath>
      <w:r>
        <w:t xml:space="preserve"> </w:t>
      </w:r>
      <w:r>
        <w:t xml:space="preserve">times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</m:oMath>
      <w:r>
        <w:t xml:space="preserve">, so it contributes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t>f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w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sSub>
                <m:e>
                  <m:r>
                    <m:t>w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sSub>
                <m:e>
                  <m:r>
                    <m:t>w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5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2.</w:t>
      </w:r>
      <w:r>
        <w:t xml:space="preserve"> </w:t>
      </w:r>
      <w:r>
        <w:t xml:space="preserve">Now with respect to</w:t>
      </w:r>
      <w:r>
        <w:t xml:space="preserve"> </w:t>
      </w:r>
      <m:oMath>
        <m:sSub>
          <m:e>
            <m:r>
              <m:t>w</m:t>
            </m:r>
          </m:e>
          <m:sub>
            <m:r>
              <m:t>2</m:t>
            </m:r>
          </m:sub>
        </m:sSub>
      </m:oMath>
      <w:r>
        <w:t xml:space="preserve">, holding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fixed.</w:t>
      </w:r>
      <w:r>
        <w:t xml:space="preserve"> </w:t>
      </w:r>
      <w:r>
        <w:t xml:space="preserve">The first term is the constant</w:t>
      </w:r>
      <w:r>
        <w:t xml:space="preserve"> </w:t>
      </w:r>
      <m:oMath>
        <m:r>
          <m:t>3</m:t>
        </m:r>
        <m:sSub>
          <m:e>
            <m:r>
              <m:t>w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times</w:t>
      </w:r>
      <w:r>
        <w:t xml:space="preserve"> </w:t>
      </w:r>
      <m:oMath>
        <m:sSub>
          <m:e>
            <m:r>
              <m:t>w</m:t>
            </m:r>
          </m:e>
          <m:sub>
            <m:r>
              <m:t>2</m:t>
            </m:r>
          </m:sub>
        </m:sSub>
      </m:oMath>
      <w:r>
        <w:t xml:space="preserve">, contributing</w:t>
      </w:r>
      <w:r>
        <w:t xml:space="preserve"> </w:t>
      </w:r>
      <m:oMath>
        <m:r>
          <m:t>3</m:t>
        </m:r>
        <m:sSub>
          <m:e>
            <m:r>
              <m:t>w</m:t>
            </m:r>
          </m:e>
          <m:sub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The second term contributes</w:t>
      </w:r>
      <w:r>
        <w:t xml:space="preserve"> </w:t>
      </w:r>
      <m:oMath>
        <m:r>
          <m:t>3</m:t>
        </m:r>
        <m:sSubSup>
          <m:e>
            <m:r>
              <m:t>w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.</w:t>
      </w:r>
      <w:r>
        <w:t xml:space="preserve"> </w:t>
      </w:r>
      <w:r>
        <w:t xml:space="preserve">The third has no</w:t>
      </w:r>
      <w:r>
        <w:t xml:space="preserve"> </w:t>
      </w:r>
      <m:oMath>
        <m:sSub>
          <m:e>
            <m:r>
              <m:t>w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in it, contributing</w:t>
      </w:r>
      <w:r>
        <w:t xml:space="preserve"> </w:t>
      </w:r>
      <m:oMath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t>f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w</m:t>
                      </m:r>
                    </m:e>
                    <m:sub>
                      <m:r>
                        <m:t>2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sSub>
                <m:e>
                  <m:r>
                    <m:t>w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3</m:t>
              </m:r>
              <m:sSubSup>
                <m:e>
                  <m:r>
                    <m:t>w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sSub>
                <m:e>
                  <m:r>
                    <m:t>w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3</m:t>
              </m:r>
              <m:sSubSup>
                <m:e>
                  <m:r>
                    <m:t>w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3.</w:t>
      </w:r>
      <w:r>
        <w:t xml:space="preserve"> </w:t>
      </w:r>
      <w:r>
        <w:t xml:space="preserve">Stack the two, in the order the coordinates are numbered: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∇</m:t>
              </m:r>
            </m:e>
            <m:sub>
              <m:acc>
                <m:accPr>
                  <m:chr m:val="̃"/>
                </m:accPr>
                <m:e>
                  <m:r>
                    <m:t>w</m:t>
                  </m:r>
                </m:e>
              </m:acc>
            </m:sub>
          </m:sSub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w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3</m:t>
                    </m:r>
                    <m:sSub>
                      <m:e>
                        <m:r>
                          <m:t>w</m:t>
                        </m:r>
                      </m:e>
                      <m:sub>
                        <m:r>
                          <m:t>2</m:t>
                        </m:r>
                      </m:sub>
                    </m:sSub>
                    <m:r>
                      <m:rPr>
                        <m:sty m:val="p"/>
                      </m:rPr>
                      <m:t>−</m:t>
                    </m:r>
                    <m:r>
                      <m:t>5</m:t>
                    </m:r>
                  </m:e>
                </m:mr>
                <m:mr>
                  <m:e>
                    <m:r>
                      <m:t>3</m:t>
                    </m:r>
                    <m:sSub>
                      <m:e>
                        <m:r>
                          <m:t>w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r>
                      <m:t>3</m:t>
                    </m:r>
                    <m:sSubSup>
                      <m:e>
                        <m:r>
                          <m:t>w</m:t>
                        </m:r>
                      </m:e>
                      <m:sub>
                        <m:r>
                          <m:t>2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The gradient is a vector-valued</w:t>
      </w:r>
      <w:r>
        <w:t xml:space="preserve"> </w:t>
      </w:r>
      <w:r>
        <w:rPr>
          <w:i/>
          <w:iCs/>
        </w:rPr>
        <w:t xml:space="preserve">function</w:t>
      </w:r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, not a single vector.</w:t>
      </w:r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sSup>
          <m:e>
            <m:d>
              <m:dPr>
                <m:begChr m:val="["/>
                <m:sepChr m:val=""/>
                <m:endChr m:val="]"/>
                <m:grow/>
              </m:dPr>
              <m:e>
                <m:m>
                  <m:mPr>
                    <m:baseJc m:val="center"/>
                    <m:plcHide m:val="on"/>
                    <m:mcs>
                      <m:mc>
                        <m:mcPr>
                          <m:mcJc m:val="center"/>
                          <m:count m:val="1"/>
                        </m:mcPr>
                      </m:mc>
                      <m:mc>
                        <m:mcPr>
                          <m:mcJc m:val="center"/>
                          <m:count m:val="1"/>
                        </m:mcPr>
                      </m:mc>
                    </m:mcs>
                  </m:mPr>
                  <m:mr>
                    <m:e>
                      <m:r>
                        <m:t>2</m:t>
                      </m:r>
                    </m:e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mr>
                </m:m>
              </m:e>
            </m:d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p"/>
                    </m:rPr>
                    <m:t>∇</m:t>
                  </m:r>
                </m:e>
                <m:sub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sub>
              </m:sSub>
              <m:r>
                <m:t>f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5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sSup>
                          <m:e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  <m:sup>
                            <m:r>
                              <m:t>2</m:t>
                            </m:r>
                          </m:sup>
                        </m:sSup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5</m:t>
                        </m:r>
                      </m:e>
                    </m:mr>
                    <m:mr>
                      <m:e>
                        <m:r>
                          <m:t>6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8</m:t>
                        </m:r>
                      </m:e>
                    </m:mr>
                    <m:mr>
                      <m:e>
                        <m:r>
                          <m:t>9</m:t>
                        </m:r>
                      </m:e>
                    </m:mr>
                  </m:m>
                </m:e>
              </m:d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4.</w:t>
      </w:r>
      <w:r>
        <w:t xml:space="preserve"> </w:t>
      </w:r>
      <w:r>
        <w:t xml:space="preserve">The input was a vector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 so is the answer,</w:t>
      </w:r>
      <w:r>
        <w:t xml:space="preserve"> </w:t>
      </w:r>
      <w:r>
        <w:t xml:space="preserve">as</w:t>
      </w:r>
      <w:r>
        <w:t xml:space="preserve"> </w:t>
      </w:r>
      <w:hyperlink w:anchor="tbl-gradient-shape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requires.</w:t>
      </w:r>
      <w:r>
        <w:t xml:space="preserve"> </w:t>
      </w:r>
      <w:r>
        <w:t xml:space="preserve">Note the signs: from this point, increasing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</m:oMath>
      <w:r>
        <w:t xml:space="preserve"> </w:t>
      </w:r>
      <w:r>
        <w:rPr>
          <w:i/>
          <w:iCs/>
        </w:rPr>
        <w:t xml:space="preserve">decreases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while</w:t>
      </w:r>
      <w:r>
        <w:t xml:space="preserve"> </w:t>
      </w:r>
      <w:r>
        <w:t xml:space="preserve">increasing</w:t>
      </w:r>
      <w:r>
        <w:t xml:space="preserve"> </w:t>
      </w:r>
      <m:oMath>
        <m:sSub>
          <m:e>
            <m:r>
              <m:t>w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increases it, so the uphill direction is neither axis.</w:t>
      </w:r>
    </w:p>
    <w:bookmarkEnd w:id="45"/>
    <w:bookmarkStart w:id="47" w:name="def-row-vector-derivative"/>
    <w:p>
      <w:pPr>
        <w:pStyle w:val="BodyText"/>
      </w:pPr>
      <w:r>
        <w:rPr>
          <w:b/>
          <w:bCs/>
        </w:rPr>
        <w:t xml:space="preserve">Definition 5 (Row-vector derivative (total derivative))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a scalar-valued function 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such as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then its</w:t>
      </w:r>
      <w:r>
        <w:t xml:space="preserve"> </w:t>
      </w:r>
      <w:r>
        <w:rPr>
          <w:b/>
          <w:bCs/>
        </w:rPr>
        <w:t xml:space="preserve">row-vector derivative</w:t>
      </w:r>
      <w:r>
        <w:t xml:space="preserve"> </w:t>
      </w:r>
      <w:r>
        <w:t xml:space="preserve">is the row vector of its</w:t>
      </w:r>
      <w:r>
        <w:t xml:space="preserve"> </w:t>
      </w:r>
      <w:r>
        <w:t xml:space="preserve">partial derivatives (</w:t>
      </w:r>
      <w:hyperlink w:anchor="def-partial-derivative">
        <w:r>
          <w:rPr>
            <w:rStyle w:val="Hyperlink"/>
          </w:rPr>
          <w:t xml:space="preserve">Definition 1</w:t>
        </w:r>
      </w:hyperlink>
      <w:r>
        <w:t xml:space="preserve">):</w:t>
      </w:r>
    </w:p>
    <w:p>
      <w:pPr>
        <w:pStyle w:val="BodyText"/>
      </w:pPr>
      <w:bookmarkStart w:id="46" w:name="eq-row-vector-derivative"/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∂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den>
          </m:f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den>
                    </m:f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acc>
                      <m:accPr>
                        <m:chr m:val="̃"/>
                      </m:accPr>
                      <m:e>
                        <m:r>
                          <m:t>β</m:t>
                        </m:r>
                      </m:e>
                    </m:acc>
                    <m:r>
                      <m:rPr>
                        <m:sty m:val="p"/>
                      </m:rPr>
                      <m:t>)</m:t>
                    </m:r>
                  </m:e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den>
                    </m:f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acc>
                      <m:accPr>
                        <m:chr m:val="̃"/>
                      </m:accPr>
                      <m:e>
                        <m:r>
                          <m:t>β</m:t>
                        </m:r>
                      </m:e>
                    </m:acc>
                    <m:r>
                      <m:rPr>
                        <m:sty m:val="p"/>
                      </m:rPr>
                      <m:t>)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</m:den>
                    </m:f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acc>
                      <m:accPr>
                        <m:chr m:val="̃"/>
                      </m:accPr>
                      <m:e>
                        <m:r>
                          <m:t>β</m:t>
                        </m:r>
                      </m:e>
                    </m:acc>
                    <m:r>
                      <m:rPr>
                        <m:sty m:val="p"/>
                      </m:rPr>
                      <m:t>)</m:t>
                    </m:r>
                  </m:e>
                </m:mr>
              </m:m>
            </m:e>
          </m:d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46"/>
    </w:p>
    <w:p>
      <w:pPr>
        <w:pStyle w:val="FirstParagraph"/>
      </w:pPr>
      <w:r>
        <w:t xml:space="preserve">Some sources write the same row vector as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p>
              <m:e>
                <m:acc>
                  <m:accPr>
                    <m:chr m:val="̃"/>
                  </m:accPr>
                  <m:e>
                    <m:r>
                      <m:t>β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 the operator on the left,</w:t>
      </w:r>
      <w:r>
        <w:t xml:space="preserve"> </w:t>
      </w:r>
      <w:r>
        <w:t xml:space="preserve">read as each operator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β</m:t>
                </m:r>
              </m:e>
              <m:sub>
                <m:r>
                  <m:t>i</m:t>
                </m:r>
              </m:sub>
            </m:sSub>
          </m:den>
        </m:f>
      </m:oMath>
      <w:r>
        <w:t xml:space="preserve"> </w:t>
      </w:r>
      <w:r>
        <w:t xml:space="preserve">applied to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rather than as a matrix product</w:t>
      </w:r>
      <w:r>
        <w:t xml:space="preserve"> </w:t>
      </w:r>
      <w:r>
        <w:t xml:space="preserve">(see</w:t>
      </w:r>
      <w:r>
        <w:t xml:space="preserve"> </w:t>
      </w:r>
      <w:hyperlink w:anchor="rem-row-derivative-shape">
        <w:r>
          <w:rPr>
            <w:rStyle w:val="Hyperlink"/>
          </w:rPr>
          <w:t xml:space="preserve">Remark 1</w:t>
        </w:r>
      </w:hyperlink>
      <w:r>
        <w:t xml:space="preserve">).</w:t>
      </w:r>
    </w:p>
    <w:p>
      <w:pPr>
        <w:pStyle w:val="BodyText"/>
      </w:pPr>
      <w:r>
        <w:t xml:space="preserve">The row-vector derivative is also called the</w:t>
      </w:r>
      <w:r>
        <w:t xml:space="preserve"> </w:t>
      </w:r>
      <w:r>
        <w:rPr>
          <w:b/>
          <w:bCs/>
        </w:rPr>
        <w:t xml:space="preserve">total 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the name used when the derivative of a scalar-valued function is written as a row vector.</w:t>
      </w:r>
    </w:p>
    <w:bookmarkEnd w:id="47"/>
    <w:bookmarkStart w:id="51" w:name="rem-row-derivative-shape"/>
    <w:p>
      <w:pPr>
        <w:pStyle w:val="BodyText"/>
      </w:pPr>
      <w:r>
        <w:rPr>
          <w:i/>
          <w:iCs/>
        </w:rPr>
        <w:t xml:space="preserve">Remark 1</w:t>
      </w:r>
      <w:r>
        <w:t xml:space="preserve"> (Which side the operator goes on). </w:t>
      </w:r>
      <w:r>
        <w:t xml:space="preserve">Read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</m:oMath>
      <w:r>
        <w:t xml:space="preserve"> </w:t>
      </w:r>
      <w:r>
        <w:t xml:space="preserve">as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column vector of operators</w:t>
      </w:r>
      <w:r>
        <w:t xml:space="preserve"> </w:t>
      </w:r>
      <w:r>
        <w:t xml:space="preserve">with entries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</m:den>
        </m:f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β</m:t>
                </m:r>
              </m:e>
              <m:sub>
                <m:r>
                  <m:t>p</m:t>
                </m:r>
              </m:sub>
            </m:sSub>
          </m:den>
        </m:f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p>
              <m:e>
                <m:acc>
                  <m:accPr>
                    <m:chr m:val="̃"/>
                  </m:accPr>
                  <m:e>
                    <m:r>
                      <m:t>β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</m:den>
        </m:f>
      </m:oMath>
      <w:r>
        <w:t xml:space="preserve"> </w:t>
      </w:r>
      <w:r>
        <w:t xml:space="preserve">as the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row vector of operators with the same entries.</w:t>
      </w:r>
      <w:r>
        <w:t xml:space="preserve"> </w:t>
      </w:r>
      <w:r>
        <w:t xml:space="preserve">Writing either one next to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can be read in two ways: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As a matrix product,</w:t>
      </w:r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under the shape rule of</w:t>
      </w:r>
      <w:r>
        <w:t xml:space="preserve"> </w:t>
      </w:r>
      <w:hyperlink r:id="rId48">
        <w:r>
          <w:rPr>
            <w:rStyle w:val="Hyperlink"/>
          </w:rPr>
          <w:t xml:space="preserve">matrix multiplication</w:t>
        </w:r>
      </w:hyperlink>
      <w:r>
        <w:t xml:space="preserve">.</w:t>
      </w:r>
      <w:r>
        <w:t xml:space="preserve"> </w:t>
      </w:r>
      <w:r>
        <w:t xml:space="preserve">The column-vector operator works on the left: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p</m:t>
        </m:r>
        <m:r>
          <m:rPr>
            <m:sty m:val="p"/>
          </m:rPr>
          <m:t>×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×</m:t>
        </m:r>
        <m:r>
          <m:t>1</m:t>
        </m:r>
        <m:r>
          <m:rPr>
            <m:sty m:val="p"/>
          </m:rPr>
          <m:t>)</m:t>
        </m:r>
      </m:oMath>
      <w:r>
        <w:t xml:space="preserve">,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column vector (</w:t>
      </w:r>
      <w:hyperlink w:anchor="def-vector-derivative">
        <w:r>
          <w:rPr>
            <w:rStyle w:val="Hyperlink"/>
          </w:rPr>
          <w:t xml:space="preserve">Definition 2</w:t>
        </w:r>
      </w:hyperlink>
      <w:r>
        <w:t xml:space="preserve">).</w:t>
      </w:r>
      <w:r>
        <w:t xml:space="preserve"> </w:t>
      </w:r>
      <w:r>
        <w:t xml:space="preserve">The row-vector operator does not: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p>
              <m:e>
                <m:acc>
                  <m:accPr>
                    <m:chr m:val="̃"/>
                  </m:accPr>
                  <m:e>
                    <m:r>
                      <m:t>β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</m:den>
        </m:f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×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×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whose inner dimensions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do not match when</w:t>
      </w:r>
      <w:r>
        <w:t xml:space="preserve"> </w:t>
      </w:r>
      <m:oMath>
        <m:r>
          <m:t>p</m:t>
        </m:r>
        <m:r>
          <m:rPr>
            <m:sty m:val="p"/>
          </m:rPr>
          <m:t>&gt;</m:t>
        </m:r>
        <m:r>
          <m:t>1</m:t>
        </m:r>
      </m:oMath>
      <w:r>
        <w:t xml:space="preserve">.</w:t>
      </w:r>
      <w:r>
        <w:t xml:space="preserve"> </w:t>
      </w:r>
      <w:r>
        <w:t xml:space="preserve">For the shape rule to give the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row vector,</w:t>
      </w:r>
      <w:r>
        <w:t xml:space="preserve"> </w:t>
      </w:r>
      <w:r>
        <w:t xml:space="preserve">the operator would have to go on the right of</w:t>
      </w:r>
      <w:r>
        <w:t xml:space="preserve"> </w:t>
      </w:r>
      <m:oMath>
        <m:r>
          <m:t>f</m:t>
        </m:r>
      </m:oMath>
      <w:r>
        <w:t xml:space="preserve">, as in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×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×</m:t>
        </m:r>
        <m:r>
          <m:t>p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changes its meaning (see below).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As a scalar multiple,</w:t>
      </w:r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 scalar,</w:t>
      </w:r>
      <w:r>
        <w:t xml:space="preserve"> </w:t>
      </w:r>
      <w:r>
        <w:t xml:space="preserve">the way</w:t>
      </w:r>
      <w:r>
        <w:t xml:space="preserve"> </w:t>
      </w:r>
      <m:oMath>
        <m:r>
          <m:t>c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read in</w:t>
      </w:r>
      <w:r>
        <w:t xml:space="preserve"> </w:t>
      </w:r>
      <w:hyperlink r:id="rId49">
        <w:r>
          <w:rPr>
            <w:rStyle w:val="Hyperlink"/>
          </w:rPr>
          <w:t xml:space="preserve">scalar multiplication</w:t>
        </w:r>
      </w:hyperlink>
      <w:r>
        <w:t xml:space="preserve">,</w:t>
      </w:r>
      <w:r>
        <w:t xml:space="preserve"> </w:t>
      </w:r>
      <w:r>
        <w:t xml:space="preserve">which has no shape rule:</w:t>
      </w:r>
      <w:r>
        <w:t xml:space="preserve"> </w:t>
      </w:r>
      <w:r>
        <w:t xml:space="preserve">each entry of the operator vector is applied to</w:t>
      </w:r>
      <w:r>
        <w:t xml:space="preserve"> </w:t>
      </w:r>
      <m:oMath>
        <m:r>
          <m:t>f</m:t>
        </m:r>
      </m:oMath>
      <w:r>
        <w:t xml:space="preserve">.</w:t>
      </w:r>
      <w:r>
        <w:t xml:space="preserve"> </w:t>
      </w:r>
      <w:r>
        <w:t xml:space="preserve">Then both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p>
              <m:e>
                <m:acc>
                  <m:accPr>
                    <m:chr m:val="̃"/>
                  </m:accPr>
                  <m:e>
                    <m:r>
                      <m:t>β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</m:den>
        </m:f>
        <m:r>
          <m:t>f</m:t>
        </m:r>
      </m:oMath>
      <w:r>
        <w:t xml:space="preserve"> </w:t>
      </w:r>
      <w:r>
        <w:t xml:space="preserve">work with the operator on the left.</w:t>
      </w:r>
    </w:p>
    <w:p>
      <w:pPr>
        <w:pStyle w:val="FirstParagraph"/>
      </w:pPr>
      <w:r>
        <w:t xml:space="preserve">The fraction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sSup>
              <m:e>
                <m:acc>
                  <m:accPr>
                    <m:chr m:val="̃"/>
                  </m:accPr>
                  <m:e>
                    <m:r>
                      <m:t>β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</m:den>
        </m:f>
      </m:oMath>
      <w:r>
        <w:t xml:space="preserve"> </w:t>
      </w:r>
      <w:r>
        <w:t xml:space="preserve">of</w:t>
      </w:r>
      <w:r>
        <w:t xml:space="preserve"> </w:t>
      </w:r>
      <w:hyperlink w:anchor="eq-row-vector-derivative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means the same thing under both readings:</w:t>
      </w:r>
      <w:r>
        <w:t xml:space="preserve"> </w:t>
      </w:r>
      <w:r>
        <w:t xml:space="preserve">the transpose in the denominator says the result is a row vector,</w:t>
      </w:r>
      <w:r>
        <w:t xml:space="preserve"> </w:t>
      </w:r>
      <w:r>
        <w:t xml:space="preserve">without making the derivative a product.</w:t>
      </w:r>
    </w:p>
    <w:p>
      <w:pPr>
        <w:pStyle w:val="BodyText"/>
      </w:pPr>
      <w:r>
        <w:t xml:space="preserve">Treating the operators as vectors is sound for checking shapes,</w:t>
      </w:r>
      <w:r>
        <w:t xml:space="preserve"> </w:t>
      </w:r>
      <w:r>
        <w:t xml:space="preserve">but</w:t>
      </w:r>
      <w:r>
        <w:t xml:space="preserve"> </w:t>
      </w:r>
      <w:r>
        <w:t xml:space="preserve">“multiplying”</w:t>
      </w:r>
      <w:r>
        <w:t xml:space="preserve"> </w:t>
      </w:r>
      <w:r>
        <w:t xml:space="preserve">an operator by a function means applying the operator to it,</w:t>
      </w:r>
      <w:r>
        <w:t xml:space="preserve"> </w:t>
      </w:r>
      <w:r>
        <w:t xml:space="preserve">so two rules of ordinary matrix algebra do not carry over:</w:t>
      </w:r>
      <w:r>
        <w:t xml:space="preserve"> </w:t>
      </w:r>
      <w:r>
        <w:t xml:space="preserve">scalars commute with matrices, and products can be regrouped.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Scalars do not commute with operators.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β</m:t>
                </m:r>
              </m:e>
              <m:sub>
                <m:r>
                  <m:t>i</m:t>
                </m:r>
              </m:sub>
            </m:sSub>
          </m:den>
        </m:f>
        <m:r>
          <m:t>f</m:t>
        </m:r>
      </m:oMath>
      <w:r>
        <w:t xml:space="preserve"> </w:t>
      </w:r>
      <w:r>
        <w:t xml:space="preserve">is a function,</w:t>
      </w:r>
      <w:r>
        <w:t xml:space="preserve"> </w:t>
      </w:r>
      <w:r>
        <w:t xml:space="preserve">but</w:t>
      </w:r>
      <w:r>
        <w:t xml:space="preserve"> </w:t>
      </w:r>
      <m:oMath>
        <m:r>
          <m:t>f</m:t>
        </m:r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β</m:t>
                </m:r>
              </m:e>
              <m:sub>
                <m:r>
                  <m:t>i</m:t>
                </m:r>
              </m:sub>
            </m:sSub>
          </m:den>
        </m:f>
      </m:oMath>
      <w:r>
        <w:t xml:space="preserve"> </w:t>
      </w:r>
      <w:r>
        <w:t xml:space="preserve">is still an unapplied operator, waiting for something to act on.</w:t>
      </w:r>
      <w:r>
        <w:t xml:space="preserve"> </w:t>
      </w:r>
      <w:r>
        <w:t xml:space="preserve">So, unlike</w:t>
      </w:r>
      <w:r>
        <w:t xml:space="preserve"> </w:t>
      </w:r>
      <m:oMath>
        <m:r>
          <m:t>c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t>c</m:t>
        </m:r>
      </m:oMath>
      <w:r>
        <w:t xml:space="preserve">, the operator cannot move to the other side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without changing the meaning.</w:t>
      </w:r>
      <w:r>
        <w:t xml:space="preserve"> </w:t>
      </w:r>
      <w:r>
        <w:t xml:space="preserve">Putting the row-vector operator on the right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gives the row-vector derivative</w:t>
      </w:r>
      <w:r>
        <w:t xml:space="preserve"> </w:t>
      </w:r>
      <w:r>
        <w:t xml:space="preserve">only under the convention that it acts on the factor to its left.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Products cannot be regrouped.</w:t>
      </w:r>
      <w:r>
        <w:t xml:space="preserve"> </w:t>
      </w:r>
      <w:r>
        <w:t xml:space="preserve">An operator acts on the whole product to its right,</w:t>
      </w:r>
      <w:r>
        <w:t xml:space="preserve"> </w:t>
      </w:r>
      <w:r>
        <w:t xml:space="preserve">so by the</w:t>
      </w:r>
      <w:r>
        <w:t xml:space="preserve"> </w:t>
      </w:r>
      <w:hyperlink r:id="rId50">
        <w:r>
          <w:rPr>
            <w:rStyle w:val="Hyperlink"/>
          </w:rPr>
          <w:t xml:space="preserve">product rule</w:t>
        </w:r>
      </w:hyperlink>
      <w:r>
        <w:t xml:space="preserve">,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β</m:t>
                </m:r>
              </m:e>
              <m:sub>
                <m:r>
                  <m:t>i</m:t>
                </m:r>
              </m:sub>
            </m:sSub>
          </m:den>
        </m:f>
        <m:r>
          <m:rPr>
            <m:sty m:val="p"/>
          </m:rPr>
          <m:t>(</m:t>
        </m:r>
        <m:r>
          <m:t>f</m:t>
        </m:r>
        <m:r>
          <m:t>g</m:t>
        </m:r>
        <m:r>
          <m:rPr>
            <m:sty m:val="p"/>
          </m:rPr>
          <m:t>)</m:t>
        </m:r>
        <m:r>
          <m:rPr>
            <m:sty m:val="p"/>
          </m:rPr>
          <m:t>≠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∂</m:t>
                </m:r>
              </m:num>
              <m:den>
                <m:r>
                  <m:rPr>
                    <m:sty m:val="p"/>
                  </m:rPr>
                  <m:t>∂</m:t>
                </m:r>
                <m:sSub>
                  <m:e>
                    <m:r>
                      <m:t>β</m:t>
                    </m:r>
                  </m:e>
                  <m:sub>
                    <m:r>
                      <m:t>i</m:t>
                    </m:r>
                  </m:sub>
                </m:sSub>
              </m:den>
            </m:f>
            <m:r>
              <m:t>f</m:t>
            </m:r>
          </m:e>
        </m:d>
        <m:r>
          <m:t>​</m:t>
        </m:r>
        <m:r>
          <m:t>g</m:t>
        </m:r>
      </m:oMath>
      <w:r>
        <w:t xml:space="preserve"> </w:t>
      </w:r>
      <w:r>
        <w:t xml:space="preserve">in general.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</m:den>
        </m:f>
        <m:r>
          <m:rPr>
            <m:sty m:val="p"/>
          </m:rPr>
          <m:t>(</m:t>
        </m:r>
        <m:r>
          <m:t>f</m:t>
        </m:r>
        <m:r>
          <m:t>f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sSub>
          <m:e>
            <m:r>
              <m:t>β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but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∂</m:t>
                </m:r>
              </m:num>
              <m:den>
                <m:r>
                  <m:rPr>
                    <m:sty m:val="p"/>
                  </m:rPr>
                  <m:t>∂</m:t>
                </m:r>
                <m:sSub>
                  <m:e>
                    <m:r>
                      <m:t>β</m:t>
                    </m:r>
                  </m:e>
                  <m:sub>
                    <m:r>
                      <m:t>1</m:t>
                    </m:r>
                  </m:sub>
                </m:sSub>
              </m:den>
            </m:f>
            <m:r>
              <m:t>f</m:t>
            </m:r>
          </m:e>
        </m:d>
        <m:r>
          <m:t>​</m:t>
        </m:r>
        <m:r>
          <m:t>f</m:t>
        </m:r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1</m:t>
            </m:r>
          </m:sub>
        </m:sSub>
      </m:oMath>
      <w:r>
        <w:t xml:space="preserve">.</w:t>
      </w:r>
    </w:p>
    <w:bookmarkEnd w:id="51"/>
    <w:bookmarkStart w:id="54" w:name="thm-row-deriv-tp-col-deriv"/>
    <w:p>
      <w:pPr>
        <w:pStyle w:val="FirstParagraph"/>
      </w:pPr>
      <w:r>
        <w:rPr>
          <w:b/>
          <w:bCs/>
        </w:rPr>
        <w:t xml:space="preserve">Theorem 1 (Row and column derivatives are transposes)</w:t>
      </w:r>
    </w:p>
    <w:p>
      <w:pPr>
        <w:pStyle w:val="BodyText"/>
      </w:pPr>
      <w:bookmarkStart w:id="52" w:name="eq-row-deriv-tp-col-deriv"/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∂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den>
          </m:f>
          <m:r>
            <m:rPr>
              <m:sty m:val="p"/>
            </m:rPr>
            <m:t>=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52"/>
    </w:p>
    <w:p>
      <w:pPr>
        <w:pStyle w:val="FirstParagraph"/>
      </w:pPr>
      <w:bookmarkStart w:id="53" w:name="eq-col-deriv-tp-row-deriv"/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∂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den>
          </m:f>
          <m:r>
            <m:rPr>
              <m:sty m:val="p"/>
            </m:rPr>
            <m:t>=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53"/>
    </w:p>
    <w:bookmarkEnd w:id="5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def-vector-derivative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and</w:t>
      </w:r>
      <w:r>
        <w:t xml:space="preserve"> </w:t>
      </w:r>
      <w:hyperlink w:anchor="def-row-vector-derivative">
        <w:r>
          <w:rPr>
            <w:rStyle w:val="Hyperlink"/>
          </w:rPr>
          <w:t xml:space="preserve">Definition 5</w:t>
        </w:r>
      </w:hyperlink>
      <w:r>
        <w:t xml:space="preserve">,</w:t>
      </w:r>
      <w:r>
        <w:t xml:space="preserve"> </w:t>
      </w:r>
      <w:r>
        <w:t xml:space="preserve">entry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 both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  <m:r>
              <m:rPr>
                <m:sty m:val="p"/>
              </m:rPr>
              <m:t>)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  <m:r>
              <m:rPr>
                <m:sty m:val="p"/>
              </m:rPr>
              <m:t>)</m:t>
            </m:r>
          </m:num>
          <m:den>
            <m:r>
              <m:rPr>
                <m:sty m:val="p"/>
              </m:rPr>
              <m:t>∂</m:t>
            </m:r>
            <m:sSup>
              <m:e>
                <m:acc>
                  <m:accPr>
                    <m:chr m:val="̃"/>
                  </m:accPr>
                  <m:e>
                    <m:r>
                      <m:t>β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</m:den>
        </m:f>
      </m:oMath>
      <w:r>
        <w:t xml:space="preserve"> </w:t>
      </w:r>
      <w:r>
        <w:t xml:space="preserve">is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β</m:t>
                </m:r>
              </m:e>
              <m:sub>
                <m:r>
                  <m:t>j</m:t>
                </m:r>
              </m:sub>
            </m:sSub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the first 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column vector and the second 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row vector</w:t>
      </w:r>
      <w:r>
        <w:t xml:space="preserve"> </w:t>
      </w:r>
      <w:r>
        <w:t xml:space="preserve">with the same entries in the same order,</w:t>
      </w:r>
      <w:r>
        <w:t xml:space="preserve"> </w:t>
      </w:r>
      <w:r>
        <w:t xml:space="preserve">so each is the transpose of the other.</w:t>
      </w:r>
    </w:p>
    <w:bookmarkStart w:id="55" w:name="exm-row-deriv-tp-col-deriv"/>
    <w:p>
      <w:pPr>
        <w:pStyle w:val="BodyText"/>
      </w:pPr>
      <w:r>
        <w:rPr>
          <w:b/>
          <w:bCs/>
        </w:rPr>
        <w:t xml:space="preserve">Example 5 (Row and column derivatives of a linear function)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5</m:t>
        </m:r>
        <m:sSub>
          <m:e>
            <m:r>
              <m:t>β</m:t>
            </m:r>
          </m:e>
          <m:sub>
            <m:r>
              <m:t>2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∂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den>
          </m:f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3</m:t>
                    </m:r>
                  </m:e>
                </m:mr>
                <m:mr>
                  <m:e>
                    <m:r>
                      <m:t>5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∂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den>
          </m:f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3</m:t>
                    </m:r>
                  </m:e>
                  <m:e>
                    <m:r>
                      <m:t>5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each is the transpose of the other.</w:t>
      </w:r>
    </w:p>
    <w:bookmarkEnd w:id="55"/>
    <w:bookmarkStart w:id="56" w:name="def-vector-valued-derivative"/>
    <w:p>
      <w:pPr>
        <w:pStyle w:val="BodyText"/>
      </w:pPr>
      <w:r>
        <w:rPr>
          <w:b/>
          <w:bCs/>
        </w:rPr>
        <w:t xml:space="preserve">Definition 6 (Derivative of a vector-valued function)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y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t>q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a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vector-valued function</w:t>
      </w:r>
      <w:r>
        <w:t xml:space="preserve"> </w:t>
      </w:r>
      <w:r>
        <w:t xml:space="preserve">of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its</w:t>
      </w:r>
      <w:r>
        <w:t xml:space="preserve"> </w:t>
      </w:r>
      <w:r>
        <w:rPr>
          <w:b/>
          <w:bCs/>
        </w:rPr>
        <w:t xml:space="preserve">derivative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is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q</m:t>
        </m:r>
      </m:oMath>
      <w:r>
        <w:t xml:space="preserve"> </w:t>
      </w:r>
      <w:r>
        <w:t xml:space="preserve">matrix whose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entry is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sSup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</m:d>
          <m:sSub>
            <m:e>
              <m:r>
                <m:t>​</m:t>
              </m:r>
            </m:e>
            <m:sub>
              <m:r>
                <m:t>i</m:t>
              </m:r>
              <m:r>
                <m:t>j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β</m:t>
                  </m:r>
                </m:e>
                <m:sub>
                  <m:r>
                    <m:t>i</m:t>
                  </m:r>
                </m:sub>
              </m:sSub>
            </m:den>
          </m:f>
          <m:sSub>
            <m:e>
              <m:r>
                <m:t>y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,</m:t>
          </m:r>
          <m:r>
            <m:t>  </m:t>
          </m:r>
          <m:r>
            <m:t>i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r>
            <m:t>p</m:t>
          </m:r>
          <m:r>
            <m:rPr>
              <m:sty m:val="p"/>
            </m:rPr>
            <m:t>,</m:t>
          </m:r>
          <m:r>
            <m:t> </m:t>
          </m:r>
          <m:r>
            <m:t>j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r>
            <m:t>q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Writing derivatives this way is the</w:t>
      </w:r>
      <w:r>
        <w:t xml:space="preserve"> </w:t>
      </w:r>
      <w:r>
        <w:rPr>
          <w:b/>
          <w:bCs/>
        </w:rPr>
        <w:t xml:space="preserve">denominator layout</w:t>
      </w:r>
      <w:r>
        <w:t xml:space="preserve">,</w:t>
      </w:r>
      <w:r>
        <w:t xml:space="preserve"> </w:t>
      </w:r>
      <w:r>
        <w:t xml:space="preserve">which these notes use throughout:</w:t>
      </w:r>
      <w:r>
        <w:t xml:space="preserve"> </w:t>
      </w:r>
      <w:r>
        <w:t xml:space="preserve">rows index the entries of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(the denominator)</w:t>
      </w:r>
      <w:r>
        <w:t xml:space="preserve"> </w:t>
      </w:r>
      <w:r>
        <w:t xml:space="preserve">and columns index the entries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(the numerator),</w:t>
      </w:r>
      <w:r>
        <w:t xml:space="preserve"> </w:t>
      </w:r>
      <w:r>
        <w:t xml:space="preserve">so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is the vector derivative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sSub>
          <m:e>
            <m:r>
              <m:t>y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(</w:t>
      </w:r>
      <w:hyperlink w:anchor="def-vector-derivative">
        <w:r>
          <w:rPr>
            <w:rStyle w:val="Hyperlink"/>
          </w:rPr>
          <w:t xml:space="preserve">Definition 2</w:t>
        </w:r>
      </w:hyperlink>
      <w:r>
        <w:t xml:space="preserve">).</w:t>
      </w:r>
      <w:r>
        <w:t xml:space="preserve"> </w:t>
      </w:r>
      <w:r>
        <w:t xml:space="preserve">Both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sSup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denote this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q</m:t>
        </m:r>
      </m:oMath>
      <w:r>
        <w:t xml:space="preserve"> </w:t>
      </w:r>
      <w:r>
        <w:t xml:space="preserve">matrix.</w:t>
      </w:r>
    </w:p>
    <w:bookmarkEnd w:id="56"/>
    <w:bookmarkStart w:id="57" w:name="exm-vector-valued-derivative"/>
    <w:p>
      <w:pPr>
        <w:pStyle w:val="BodyText"/>
      </w:pPr>
      <w:r>
        <w:rPr>
          <w:b/>
          <w:bCs/>
        </w:rPr>
        <w:t xml:space="preserve">Example 6 (Differentiating a</w:t>
      </w:r>
      <w:r>
        <w:rPr>
          <w:b/>
          <w:bCs/>
        </w:rPr>
        <w:t xml:space="preserve"> </w:t>
      </w:r>
      <m:oMath>
        <m:r>
          <m:t>3</m:t>
        </m:r>
        <m:r>
          <m:rPr>
            <m:sty m:val="p"/>
          </m:rPr>
          <m:t>×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function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vector)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Sup>
              <m:e>
                <m:r>
                  <m:t>β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,</m:t>
            </m:r>
            <m:r>
              <m:t> 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,</m:t>
            </m:r>
            <m:r>
              <m:t> </m:t>
            </m:r>
            <m:r>
              <m:t>3</m:t>
            </m:r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m:oMath>
        <m:r>
          <m:t>q</m:t>
        </m:r>
        <m:r>
          <m:rPr>
            <m:sty m:val="p"/>
          </m:rPr>
          <m:t>=</m:t>
        </m:r>
        <m:r>
          <m:t>3</m:t>
        </m:r>
      </m:oMath>
      <w:r>
        <w:t xml:space="preserve">).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3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sSubSup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r>
                          <m:t>3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sSubSup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r>
                          <m:t>3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</m:e>
          </m:eqArr>
        </m:oMath>
      </m:oMathPara>
    </w:p>
    <w:bookmarkEnd w:id="57"/>
    <w:bookmarkStart w:id="58" w:name="def-jacobian-matrix"/>
    <w:p>
      <w:pPr>
        <w:pStyle w:val="FirstParagraph"/>
      </w:pPr>
      <w:r>
        <w:rPr>
          <w:b/>
          <w:bCs/>
        </w:rPr>
        <w:t xml:space="preserve">Definition 7 (Jacobian matrix)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y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t>q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be a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vector-valued function</w:t>
      </w:r>
      <w:r>
        <w:t xml:space="preserve"> </w:t>
      </w:r>
      <w:r>
        <w:t xml:space="preserve">of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Jacobian matrix</w:t>
      </w:r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is the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w:r>
        <w:t xml:space="preserve">whose</w:t>
      </w:r>
      <w:r>
        <w:t xml:space="preserve"> </w:t>
      </w:r>
      <m:oMath>
        <m:r>
          <m:rPr>
            <m:sty m:val="p"/>
          </m:rPr>
          <m:t>(</m:t>
        </m:r>
        <m:r>
          <m:t>j</m:t>
        </m:r>
        <m:r>
          <m:rPr>
            <m:sty m:val="p"/>
          </m:rPr>
          <m:t>,</m:t>
        </m:r>
        <m:r>
          <m:t>i</m:t>
        </m:r>
        <m:r>
          <m:rPr>
            <m:sty m:val="p"/>
          </m:rPr>
          <m:t>)</m:t>
        </m:r>
      </m:oMath>
      <w:r>
        <w:t xml:space="preserve"> </w:t>
      </w:r>
      <w:r>
        <w:t xml:space="preserve">entry is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β</m:t>
                </m:r>
              </m:e>
              <m:sub>
                <m:r>
                  <m:t>i</m:t>
                </m:r>
              </m:sub>
            </m:sSub>
          </m:den>
        </m:f>
        <m:sSub>
          <m:e>
            <m:r>
              <m:t>y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for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q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p</m:t>
        </m:r>
      </m:oMath>
      <w:r>
        <w:t xml:space="preserve">.</w:t>
      </w:r>
      <w:r>
        <w:t xml:space="preserve"> </w:t>
      </w:r>
      <w:r>
        <w:t xml:space="preserve">It is the transpose of the derivative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sSup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w:hyperlink w:anchor="def-vector-valued-derivative">
        <w:r>
          <w:rPr>
            <w:rStyle w:val="Hyperlink"/>
          </w:rPr>
          <w:t xml:space="preserve">Definition 6</w:t>
        </w:r>
      </w:hyperlink>
      <w:r>
        <w:t xml:space="preserve">.</w:t>
      </w:r>
      <w:r>
        <w:t xml:space="preserve"> </w:t>
      </w:r>
      <w:r>
        <w:t xml:space="preserve">Writing derivatives this way,</w:t>
      </w:r>
      <w:r>
        <w:t xml:space="preserve"> </w:t>
      </w:r>
      <w:r>
        <w:t xml:space="preserve">with rows indexing the entries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(the numerator)</w:t>
      </w:r>
      <w:r>
        <w:t xml:space="preserve"> </w:t>
      </w:r>
      <w:r>
        <w:t xml:space="preserve">and columns indexing the entries of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(the denominator),</w:t>
      </w:r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numerator layout</w:t>
      </w:r>
      <w:r>
        <w:t xml:space="preserve">.</w:t>
      </w:r>
    </w:p>
    <w:bookmarkEnd w:id="58"/>
    <w:bookmarkStart w:id="59" w:name="exm-jacobian-matrix"/>
    <w:p>
      <w:pPr>
        <w:pStyle w:val="BodyText"/>
      </w:pPr>
      <w:r>
        <w:rPr>
          <w:b/>
          <w:bCs/>
        </w:rPr>
        <w:t xml:space="preserve">Example 7 (The Jacobian matrix of a</w:t>
      </w:r>
      <w:r>
        <w:rPr>
          <w:b/>
          <w:bCs/>
        </w:rPr>
        <w:t xml:space="preserve"> </w:t>
      </w:r>
      <m:oMath>
        <m:r>
          <m:t>3</m:t>
        </m:r>
        <m:r>
          <m:rPr>
            <m:sty m:val="p"/>
          </m:rPr>
          <m:t>×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function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vector)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Sup>
              <m:e>
                <m:r>
                  <m:t>β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,</m:t>
            </m:r>
            <m:r>
              <m:t> 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,</m:t>
            </m:r>
            <m:r>
              <m:t> </m:t>
            </m:r>
            <m:r>
              <m:t>3</m:t>
            </m:r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w:hyperlink w:anchor="exm-vector-valued-derivative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the Jacobian matrix is the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den>
                    </m:f>
                    <m:sSubSup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e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den>
                    </m:f>
                    <m:sSubSup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e>
                </m:m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den>
                    </m:f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den>
                    </m:f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</m:m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den>
                    </m:f>
                    <m:r>
                      <m:t>3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den>
                    </m:f>
                    <m:r>
                      <m:t>3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</m:sSub>
                  </m:e>
                  <m:e>
                    <m:r>
                      <m:t>0</m:t>
                    </m:r>
                  </m:e>
                </m:mr>
                <m:mr>
                  <m:e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  <m:e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</m:sSub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3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 transpose of the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t xml:space="preserve"> </w:t>
      </w:r>
      <w:r>
        <w:t xml:space="preserve">matrix found there.</w:t>
      </w:r>
    </w:p>
    <w:bookmarkEnd w:id="59"/>
    <w:bookmarkStart w:id="60" w:name="rem-numerator-layout"/>
    <w:p>
      <w:pPr>
        <w:pStyle w:val="BodyText"/>
      </w:pPr>
      <w:r>
        <w:rPr>
          <w:i/>
          <w:iCs/>
        </w:rPr>
        <w:t xml:space="preserve">Remark 2</w:t>
      </w:r>
      <w:r>
        <w:t xml:space="preserve"> (Numerator layout). </w:t>
      </w:r>
      <w:r>
        <w:t xml:space="preserve">Some sources use the numerator layout (</w:t>
      </w:r>
      <w:hyperlink w:anchor="def-jacobian-matrix">
        <w:r>
          <w:rPr>
            <w:rStyle w:val="Hyperlink"/>
          </w:rPr>
          <w:t xml:space="preserve">Definition 7</w:t>
        </w:r>
      </w:hyperlink>
      <w:r>
        <w:t xml:space="preserve">) throughout,</w:t>
      </w:r>
      <w:r>
        <w:t xml:space="preserve"> </w:t>
      </w:r>
      <w:r>
        <w:t xml:space="preserve">so that their derivative of a vector-valued function is the Jacobian matrix,</w:t>
      </w:r>
      <w:r>
        <w:t xml:space="preserve"> </w:t>
      </w:r>
      <w:r>
        <w:t xml:space="preserve">the transpose of the derivative used in these notes.</w:t>
      </w:r>
      <w:r>
        <w:t xml:space="preserve"> </w:t>
      </w:r>
      <w:r>
        <w:t xml:space="preserve">In numerator layout, the derivative of a scalar-valued function is a row vector:</w:t>
      </w:r>
      <w:r>
        <w:t xml:space="preserve"> </w:t>
      </w:r>
      <w:r>
        <w:t xml:space="preserve">the row-vector derivative (</w:t>
      </w:r>
      <w:hyperlink w:anchor="def-row-vector-derivative">
        <w:r>
          <w:rPr>
            <w:rStyle w:val="Hyperlink"/>
          </w:rPr>
          <w:t xml:space="preserve">Definition 5</w:t>
        </w:r>
      </w:hyperlink>
      <w:r>
        <w:t xml:space="preserve">).</w:t>
      </w:r>
      <w:r>
        <w:t xml:space="preserve"> </w:t>
      </w:r>
      <w:r>
        <w:t xml:space="preserve">Check a source’s layout before combining its formulas with these.</w:t>
      </w:r>
    </w:p>
    <w:bookmarkEnd w:id="60"/>
    <w:bookmarkStart w:id="61" w:name="def-constant-wrt-vector"/>
    <w:p>
      <w:pPr>
        <w:pStyle w:val="BodyText"/>
      </w:pPr>
      <w:r>
        <w:rPr>
          <w:b/>
          <w:bCs/>
        </w:rPr>
        <w:t xml:space="preserve">Definition 8 (Constant)</w:t>
      </w:r>
      <w:r>
        <w:t xml:space="preserve"> </w:t>
      </w:r>
      <w:r>
        <w:t xml:space="preserve">A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constant with respect to</w:t>
      </w:r>
      <w:r>
        <w:t xml:space="preserve"> </w:t>
      </w:r>
      <w:r>
        <w:t xml:space="preserve">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if</w:t>
      </w:r>
      <w:r>
        <w:t xml:space="preserve"> </w:t>
      </w:r>
      <w:r>
        <w:t xml:space="preserve">its derivative (</w:t>
      </w:r>
      <w:hyperlink w:anchor="def-vector-valued-derivative">
        <w:r>
          <w:rPr>
            <w:rStyle w:val="Hyperlink"/>
          </w:rPr>
          <w:t xml:space="preserve">Definition 6</w:t>
        </w:r>
      </w:hyperlink>
      <w:r>
        <w:t xml:space="preserve">) is zero: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q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rPr>
                      <m:sty m:val="b"/>
                    </m:rPr>
                    <m:t>0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q</m:t>
              </m:r>
            </m:lim>
          </m:limLow>
        </m:oMath>
      </m:oMathPara>
    </w:p>
    <w:bookmarkEnd w:id="61"/>
    <w:bookmarkStart w:id="62" w:name="exm-constant-wrt-vector"/>
    <w:p>
      <w:pPr>
        <w:pStyle w:val="FirstParagraph"/>
      </w:pPr>
      <w:r>
        <w:rPr>
          <w:b/>
          <w:bCs/>
        </w:rPr>
        <w:t xml:space="preserve">Example 8 (A constant vector)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do not depend on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  <w:r>
        <w:t xml:space="preserve"> </w:t>
      </w:r>
      <w:r>
        <w:t xml:space="preserve">Expanding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into its matrix of scalar partial derivatives</w:t>
      </w:r>
      <w:r>
        <w:t xml:space="preserve"> </w:t>
      </w:r>
      <w:r>
        <w:t xml:space="preserve">(</w:t>
      </w:r>
      <w:hyperlink w:anchor="def-vector-valued-derivative">
        <w:r>
          <w:rPr>
            <w:rStyle w:val="Hyperlink"/>
          </w:rPr>
          <w:t xml:space="preserve">Definition 6</w:t>
        </w:r>
      </w:hyperlink>
      <w:r>
        <w:t xml:space="preserve">)</w:t>
      </w:r>
      <w:r>
        <w:t xml:space="preserve"> </w:t>
      </w:r>
      <w:r>
        <w:t xml:space="preserve">and evaluating each entry: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r>
                          <m:t>3</m:t>
                        </m:r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r>
                          <m:t>5</m:t>
                        </m:r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r>
                          <m:t>3</m:t>
                        </m:r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r>
                          <m:t>5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Low>
                    <m:e>
                      <m:r>
                        <m:rPr>
                          <m:sty m:val="b"/>
                        </m:rPr>
                        <m:t>0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</m:e>
          </m:eqArr>
        </m:oMath>
      </m:oMathPara>
    </w:p>
    <w:p>
      <w:pPr>
        <w:pStyle w:val="FirstParagraph"/>
      </w:pPr>
      <w:r>
        <w:t xml:space="preserve">Every entry is the derivative of a constant, so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limLow>
          <m:e>
            <m:limLow>
              <m:e>
                <m:r>
                  <m:rPr>
                    <m:sty m:val="b"/>
                  </m:rPr>
                  <m:t>0</m:t>
                </m:r>
              </m:e>
              <m:lim>
                <m:r>
                  <m:rPr>
                    <m:sty m:val="p"/>
                  </m:rPr>
                  <m:t>⏟</m:t>
                </m:r>
              </m:lim>
            </m:limLow>
          </m:e>
          <m:lim>
            <m:r>
              <m:t>2</m:t>
            </m:r>
            <m:r>
              <m:rPr>
                <m:sty m:val="p"/>
              </m:rPr>
              <m:t>×</m:t>
            </m:r>
            <m:r>
              <m:t>2</m:t>
            </m:r>
          </m:lim>
        </m:limLow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constant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(</w:t>
      </w:r>
      <w:hyperlink w:anchor="def-constant-wrt-vector">
        <w:r>
          <w:rPr>
            <w:rStyle w:val="Hyperlink"/>
          </w:rPr>
          <w:t xml:space="preserve">Definition 8</w:t>
        </w:r>
      </w:hyperlink>
      <w:r>
        <w:t xml:space="preserve">).</w:t>
      </w:r>
    </w:p>
    <w:bookmarkEnd w:id="62"/>
    <w:bookmarkStart w:id="63" w:name="exm-not-constant-wrt-vector"/>
    <w:p>
      <w:pPr>
        <w:pStyle w:val="BodyText"/>
      </w:pPr>
      <w:r>
        <w:rPr>
          <w:b/>
          <w:bCs/>
        </w:rPr>
        <w:t xml:space="preserve">Example 9 (A vector that is not constant)</w:t>
      </w:r>
      <w:r>
        <w:t xml:space="preserve"> </w:t>
      </w:r>
      <w:r>
        <w:t xml:space="preserve">With the same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 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r>
                          <m:t>3</m:t>
                        </m:r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r>
                          <m:t>3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is not</w:t>
      </w:r>
      <w:r>
        <w:t xml:space="preserve"> </w:t>
      </w:r>
      <m:oMath>
        <m:limLow>
          <m:e>
            <m:limLow>
              <m:e>
                <m:r>
                  <m:rPr>
                    <m:sty m:val="b"/>
                  </m:rPr>
                  <m:t>0</m:t>
                </m:r>
              </m:e>
              <m:lim>
                <m:r>
                  <m:rPr>
                    <m:sty m:val="p"/>
                  </m:rPr>
                  <m:t>⏟</m:t>
                </m:r>
              </m:lim>
            </m:limLow>
          </m:e>
          <m:lim>
            <m:r>
              <m:t>2</m:t>
            </m:r>
            <m:r>
              <m:rPr>
                <m:sty m:val="p"/>
              </m:rPr>
              <m:t>×</m:t>
            </m:r>
            <m:r>
              <m:t>2</m:t>
            </m:r>
          </m:lim>
        </m:limLow>
      </m:oMath>
      <w:r>
        <w:t xml:space="preserve">, so this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not constant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:</w:t>
      </w:r>
      <w:r>
        <w:t xml:space="preserve"> </w:t>
      </w:r>
      <w:r>
        <w:t xml:space="preserve">its first entry changes when</w:t>
      </w:r>
      <w:r>
        <w:t xml:space="preserve"> </w:t>
      </w:r>
      <m:oMath>
        <m:sSub>
          <m:e>
            <m:r>
              <m:t>β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does.</w:t>
      </w:r>
    </w:p>
    <w:bookmarkEnd w:id="63"/>
    <w:bookmarkStart w:id="64" w:name="exr-miller-pderiv-independent-variable"/>
    <w:p>
      <w:pPr>
        <w:pStyle w:val="BodyText"/>
      </w:pPr>
      <w:r>
        <w:rPr>
          <w:b/>
          <w:bCs/>
        </w:rPr>
        <w:t xml:space="preserve">Exercise 6 (Partial derivative with respect to an unreferenced variable)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1.1.46.</w:t>
      </w:r>
    </w:p>
    <w:p>
      <w:pPr>
        <w:pStyle w:val="BodyText"/>
      </w:pPr>
      <w:r>
        <w:t xml:space="preserve">Find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y</m:t>
            </m:r>
          </m:den>
        </m:f>
      </m:oMath>
      <w:r>
        <w:t xml:space="preserve"> </w:t>
      </w:r>
      <w:r>
        <w:t xml:space="preserve">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,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5</m:t>
          </m:r>
          <m:sSup>
            <m:e>
              <m:r>
                <m:t>t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−</m:t>
          </m:r>
          <m:r>
            <m:t>4</m:t>
          </m:r>
          <m:sSup>
            <m:e>
              <m:r>
                <m:t>t</m:t>
              </m:r>
            </m:e>
            <m:sup>
              <m:r>
                <m:t>5</m:t>
              </m:r>
            </m:sup>
          </m:sSup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sin</m:t>
          </m:r>
          <m:r>
            <m:t>t</m:t>
          </m:r>
          <m:r>
            <m:rPr>
              <m:sty m:val="p"/>
            </m:rPr>
            <m:t>)</m:t>
          </m:r>
        </m:oMath>
      </m:oMathPara>
    </w:p>
    <w:bookmarkEnd w:id="64"/>
    <w:bookmarkStart w:id="65" w:name="sol-miller-pderiv-independent-variable"/>
    <w:p>
      <w:pPr>
        <w:pStyle w:val="FirstParagraph"/>
      </w:pPr>
      <w:r>
        <w:rPr>
          <w:i/>
          <w:iCs/>
        </w:rPr>
        <w:t xml:space="preserve">Solution 6</w:t>
      </w:r>
      <w:r>
        <w:t xml:space="preserve">. </w:t>
      </w:r>
      <w:r>
        <w:t xml:space="preserve">Although the function is declared as a function of three variables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,</m:t>
        </m:r>
        <m:r>
          <m:t>t</m:t>
        </m:r>
        <m:r>
          <m:rPr>
            <m:sty m:val="p"/>
          </m:rPr>
          <m:t>)</m:t>
        </m:r>
      </m:oMath>
      <w:r>
        <w:t xml:space="preserve">, its expression depends solely on</w:t>
      </w:r>
      <w:r>
        <w:t xml:space="preserve"> </w:t>
      </w:r>
      <m:oMath>
        <m:r>
          <m:t>t</m:t>
        </m:r>
      </m:oMath>
      <w:r>
        <w:t xml:space="preserve">.</w:t>
      </w:r>
    </w:p>
    <w:p>
      <w:pPr>
        <w:pStyle w:val="BodyText"/>
      </w:pPr>
      <w:r>
        <w:t xml:space="preserve">Because neither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nor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appears in the formula,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constant with respect to both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f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,</m:t>
          </m:r>
          <m:r>
            <m:t>  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f</m:t>
              </m:r>
            </m:num>
            <m:den>
              <m:r>
                <m:rPr>
                  <m:sty m:val="p"/>
                </m:rPr>
                <m:t>∂</m:t>
              </m:r>
              <m:r>
                <m:t>y</m:t>
              </m:r>
            </m:den>
          </m:f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Always verify which variables actually appear in a formula before performing lengthy algebraic differentiation.</w:t>
      </w:r>
    </w:p>
    <w:bookmarkEnd w:id="65"/>
    <w:bookmarkStart w:id="66" w:name="thm-deriv-lincom"/>
    <w:p>
      <w:pPr>
        <w:pStyle w:val="BodyText"/>
      </w:pPr>
      <w:r>
        <w:rPr>
          <w:b/>
          <w:bCs/>
        </w:rPr>
        <w:t xml:space="preserve">Theorem 2 (Derivative of a dot product)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constant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⋅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  <m:r>
                        <m:rPr>
                          <m:sty m:val="p"/>
                        </m:rPr>
                        <m:t>⋅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Low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</m:e>
          </m:eqArr>
        </m:oMath>
      </m:oMathPara>
    </w:p>
    <w:bookmarkEnd w:id="6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r>
                          <m:rPr>
                            <m:sty m:val="p"/>
                          </m:rPr>
                          <m:t>(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.</m:t>
                        </m:r>
                        <m:r>
                          <m:rPr>
                            <m:sty m:val="p"/>
                          </m:rPr>
                          <m:t>.</m:t>
                        </m:r>
                        <m:r>
                          <m:rPr>
                            <m:sty m:val="p"/>
                          </m:rPr>
                          <m:t>.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r>
                          <m:rPr>
                            <m:sty m:val="p"/>
                          </m:rPr>
                          <m:t>(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.</m:t>
                        </m:r>
                        <m:r>
                          <m:rPr>
                            <m:sty m:val="p"/>
                          </m:rPr>
                          <m:t>.</m:t>
                        </m:r>
                        <m:r>
                          <m:rPr>
                            <m:sty m:val="p"/>
                          </m:rPr>
                          <m:t>.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⋮</m:t>
                        </m:r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</m:den>
                        </m:f>
                        <m:r>
                          <m:rPr>
                            <m:sty m:val="p"/>
                          </m:rPr>
                          <m:t>(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.</m:t>
                        </m:r>
                        <m:r>
                          <m:rPr>
                            <m:sty m:val="p"/>
                          </m:rPr>
                          <m:t>.</m:t>
                        </m:r>
                        <m:r>
                          <m:rPr>
                            <m:sty m:val="p"/>
                          </m:rPr>
                          <m:t>.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⋮</m:t>
                        </m:r>
                      </m:e>
                    </m:mr>
                    <m:m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eqArr>
        </m:oMath>
      </m:oMathPara>
    </w:p>
    <w:bookmarkStart w:id="67" w:name="exm-deriv-lincom"/>
    <w:p>
      <w:pPr>
        <w:pStyle w:val="FirstParagraph"/>
      </w:pPr>
      <w:r>
        <w:rPr>
          <w:b/>
          <w:bCs/>
        </w:rPr>
        <w:t xml:space="preserve">Example 10 (Derivative of a dot product)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(constant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;</w:t>
      </w:r>
      <w:r>
        <w:t xml:space="preserve"> </w:t>
      </w:r>
      <w:r>
        <w:t xml:space="preserve">see</w:t>
      </w:r>
      <w:r>
        <w:t xml:space="preserve"> </w:t>
      </w:r>
      <w:hyperlink w:anchor="exm-constant-wrt-vector">
        <w:r>
          <w:rPr>
            <w:rStyle w:val="Hyperlink"/>
          </w:rPr>
          <w:t xml:space="preserve">Example 8</w:t>
        </w:r>
      </w:hyperlink>
      <w:r>
        <w:t xml:space="preserve">) and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t>3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5</m:t>
        </m:r>
        <m:sSub>
          <m:e>
            <m:r>
              <m:t>β</m:t>
            </m:r>
          </m:e>
          <m:sub>
            <m:r>
              <m:t>2</m:t>
            </m:r>
          </m:sub>
        </m:sSub>
      </m:oMath>
      <w:r>
        <w:t xml:space="preserve">, and by</w:t>
      </w:r>
      <w:r>
        <w:t xml:space="preserve"> </w:t>
      </w:r>
      <w:hyperlink w:anchor="thm-deriv-lincom">
        <w:r>
          <w:rPr>
            <w:rStyle w:val="Hyperlink"/>
          </w:rPr>
          <w:t xml:space="preserve">Theorem 2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⋅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Low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5</m:t>
                        </m:r>
                      </m:e>
                    </m:mr>
                  </m:m>
                </m:e>
              </m:d>
            </m:e>
          </m:eqArr>
        </m:oMath>
      </m:oMathPara>
    </w:p>
    <w:p>
      <w:pPr>
        <w:pStyle w:val="FirstParagraph"/>
      </w:pPr>
      <w:r>
        <w:t xml:space="preserve">Verifying entry-wise: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r>
                <m:t>3</m:t>
              </m:r>
              <m:sSub>
                <m:e>
                  <m:r>
                    <m:t>β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5</m:t>
              </m:r>
              <m:sSub>
                <m:e>
                  <m:r>
                    <m:t>β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r>
                          <m:rPr>
                            <m:sty m:val="p"/>
                          </m:rPr>
                          <m:t>(</m:t>
                        </m:r>
                        <m:r>
                          <m:t>3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5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r>
                          <m:rPr>
                            <m:sty m:val="p"/>
                          </m:rPr>
                          <m:t>(</m:t>
                        </m:r>
                        <m:r>
                          <m:t>3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5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5</m:t>
                        </m:r>
                      </m:e>
                    </m:mr>
                  </m:m>
                </m:e>
              </m:d>
            </m:e>
          </m:eqArr>
        </m:oMath>
      </m:oMathPara>
    </w:p>
    <w:p>
      <w:pPr>
        <w:pStyle w:val="FirstParagraph"/>
      </w:pPr>
      <w:r>
        <w:t xml:space="preserve">Both methods agree.</w:t>
      </w:r>
    </w:p>
    <w:bookmarkEnd w:id="67"/>
    <w:bookmarkStart w:id="68" w:name="thm-deriv-dot-product"/>
    <w:p>
      <w:pPr>
        <w:pStyle w:val="BodyText"/>
      </w:pPr>
      <w:r>
        <w:rPr>
          <w:b/>
          <w:bCs/>
        </w:rPr>
        <w:t xml:space="preserve">Theorem 3 (Product rule for dot-products)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are differentiable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 functions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limLow>
                    <m:e>
                      <m:limLow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lim>
                          <m:r>
                            <m:rPr>
                              <m:sty m:val="p"/>
                            </m:rPr>
                            <m:t>⏟</m:t>
                          </m:r>
                        </m:lim>
                      </m:limLow>
                    </m:e>
                    <m:lim>
                      <m:r>
                        <m:t>p</m:t>
                      </m:r>
                      <m:r>
                        <m:rPr>
                          <m:sty m:val="p"/>
                        </m:rPr>
                        <m:t>×</m:t>
                      </m:r>
                      <m:r>
                        <m:t>1</m:t>
                      </m:r>
                    </m:lim>
                  </m:limLow>
                </m:den>
              </m:f>
              <m:limLow>
                <m:e>
                  <m:limLow>
                    <m:e>
                      <m:acc>
                        <m:accPr>
                          <m:chr m:val="̃"/>
                        </m:accPr>
                        <m:e>
                          <m:r>
                            <m:t>a</m:t>
                          </m:r>
                        </m:e>
                      </m:acc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rPr>
                  <m:sty m:val="p"/>
                </m:rPr>
                <m:t>⋅</m:t>
              </m:r>
              <m:limLow>
                <m:e>
                  <m:limLow>
                    <m:e>
                      <m:acc>
                        <m:accPr>
                          <m:chr m:val="̃"/>
                        </m:accPr>
                        <m:e>
                          <m:r>
                            <m:t>b</m:t>
                          </m:r>
                        </m:e>
                      </m:acc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limLow>
                        <m:e>
                          <m:limLow>
                            <m:e>
                              <m:acc>
                                <m:accPr>
                                  <m:chr m:val="̃"/>
                                </m:accPr>
                                <m:e>
                                  <m:r>
                                    <m:t>x</m:t>
                                  </m:r>
                                </m:e>
                              </m:acc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⏟</m:t>
                              </m:r>
                            </m:lim>
                          </m:limLow>
                        </m:e>
                        <m:lim>
                          <m:r>
                            <m:t>p</m:t>
                          </m:r>
                          <m:r>
                            <m:rPr>
                              <m:sty m:val="p"/>
                            </m:rPr>
                            <m:t>×</m:t>
                          </m:r>
                          <m:r>
                            <m:t>1</m:t>
                          </m:r>
                        </m:lim>
                      </m:limLow>
                    </m:den>
                  </m:f>
                  <m:limLow>
                    <m:e>
                      <m:limLow>
                        <m:e>
                          <m:sSup>
                            <m:e>
                              <m:acc>
                                <m:accPr>
                                  <m:chr m:val="̃"/>
                                </m:accPr>
                                <m:e>
                                  <m:r>
                                    <m:t>a</m:t>
                                  </m:r>
                                </m:e>
                              </m:acc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⊤</m:t>
                              </m:r>
                            </m:sup>
                          </m:sSup>
                        </m:e>
                        <m:lim>
                          <m:r>
                            <m:rPr>
                              <m:sty m:val="p"/>
                            </m:rPr>
                            <m:t>⏟</m:t>
                          </m:r>
                        </m:lim>
                      </m:limLow>
                    </m:e>
                    <m:lim>
                      <m:r>
                        <m:t>1</m:t>
                      </m:r>
                      <m:r>
                        <m:rPr>
                          <m:sty m:val="p"/>
                        </m:rPr>
                        <m:t>×</m:t>
                      </m:r>
                      <m:r>
                        <m:t>p</m:t>
                      </m:r>
                    </m:lim>
                  </m:limLow>
                </m:e>
              </m:d>
              <m:r>
                <m:t>​</m:t>
              </m:r>
              <m:limLow>
                <m:e>
                  <m:limLow>
                    <m:e>
                      <m:acc>
                        <m:accPr>
                          <m:chr m:val="̃"/>
                        </m:accPr>
                        <m:e>
                          <m:r>
                            <m:t>b</m:t>
                          </m:r>
                        </m:e>
                      </m:acc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limLow>
                        <m:e>
                          <m:limLow>
                            <m:e>
                              <m:acc>
                                <m:accPr>
                                  <m:chr m:val="̃"/>
                                </m:accPr>
                                <m:e>
                                  <m:r>
                                    <m:t>x</m:t>
                                  </m:r>
                                </m:e>
                              </m:acc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⏟</m:t>
                              </m:r>
                            </m:lim>
                          </m:limLow>
                        </m:e>
                        <m:lim>
                          <m:r>
                            <m:t>p</m:t>
                          </m:r>
                          <m:r>
                            <m:rPr>
                              <m:sty m:val="p"/>
                            </m:rPr>
                            <m:t>×</m:t>
                          </m:r>
                          <m:r>
                            <m:t>1</m:t>
                          </m:r>
                        </m:lim>
                      </m:limLow>
                    </m:den>
                  </m:f>
                  <m:limLow>
                    <m:e>
                      <m:limLow>
                        <m:e>
                          <m:sSup>
                            <m:e>
                              <m:acc>
                                <m:accPr>
                                  <m:chr m:val="̃"/>
                                </m:accPr>
                                <m:e>
                                  <m:r>
                                    <m:t>b</m:t>
                                  </m:r>
                                </m:e>
                              </m:acc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⊤</m:t>
                              </m:r>
                            </m:sup>
                          </m:sSup>
                        </m:e>
                        <m:lim>
                          <m:r>
                            <m:rPr>
                              <m:sty m:val="p"/>
                            </m:rPr>
                            <m:t>⏟</m:t>
                          </m:r>
                        </m:lim>
                      </m:limLow>
                    </m:e>
                    <m:lim>
                      <m:r>
                        <m:t>1</m:t>
                      </m:r>
                      <m:r>
                        <m:rPr>
                          <m:sty m:val="p"/>
                        </m:rPr>
                        <m:t>×</m:t>
                      </m:r>
                      <m:r>
                        <m:t>p</m:t>
                      </m:r>
                    </m:lim>
                  </m:limLow>
                </m:e>
              </m:d>
              <m:r>
                <m:t>​</m:t>
              </m:r>
              <m:limLow>
                <m:e>
                  <m:limLow>
                    <m:e>
                      <m:acc>
                        <m:accPr>
                          <m:chr m:val="̃"/>
                        </m:accPr>
                        <m:e>
                          <m:r>
                            <m:t>a</m:t>
                          </m:r>
                        </m:e>
                      </m:acc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</m:e>
          </m:eqArr>
        </m:oMath>
      </m:oMathPara>
    </w:p>
    <w:bookmarkEnd w:id="6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Entry-wise, 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p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a</m:t>
                          </m:r>
                        </m:e>
                      </m:acc>
                      <m:r>
                        <m:rPr>
                          <m:sty m:val="p"/>
                        </m:rPr>
                        <m:t>⋅</m:t>
                      </m:r>
                      <m:acc>
                        <m:accPr>
                          <m:chr m:val="̃"/>
                        </m:accPr>
                        <m:e>
                          <m:r>
                            <m:t>b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</m:d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nary>
              <m:sSub>
                <m:e>
                  <m:r>
                    <m:t>b</m:t>
                  </m:r>
                </m:e>
                <m:sub>
                  <m:r>
                    <m:t>k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k</m:t>
                      </m:r>
                    </m:sub>
                  </m:sSub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den>
                  </m:f>
                  <m:sSub>
                    <m:e>
                      <m:r>
                        <m:t>a</m:t>
                      </m:r>
                    </m:e>
                    <m:sub>
                      <m:r>
                        <m:t>k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k</m:t>
                      </m:r>
                    </m:sub>
                  </m:sSub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den>
                  </m:f>
                  <m:sSub>
                    <m:e>
                      <m:r>
                        <m:t>b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f>
                            <m:fPr>
                              <m:type m:val="bar"/>
                            </m:fPr>
                            <m:num>
                              <m:r>
                                <m:rPr>
                                  <m:sty m:val="p"/>
                                </m:rPr>
                                <m:t>∂</m:t>
                              </m:r>
                            </m:num>
                            <m:den>
                              <m:r>
                                <m:rPr>
                                  <m:sty m:val="p"/>
                                </m:rPr>
                                <m:t>∂</m:t>
                              </m:r>
                              <m:acc>
                                <m:accPr>
                                  <m:chr m:val="̃"/>
                                </m:accPr>
                                <m:e>
                                  <m:r>
                                    <m:t>x</m:t>
                                  </m:r>
                                </m:e>
                              </m:acc>
                            </m:den>
                          </m:f>
                          <m:sSup>
                            <m:e>
                              <m:acc>
                                <m:accPr>
                                  <m:chr m:val="̃"/>
                                </m:accPr>
                                <m:e>
                                  <m:r>
                                    <m:t>a</m:t>
                                  </m:r>
                                </m:e>
                              </m:acc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⊤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  <m:acc>
                        <m:accPr>
                          <m:chr m:val="̃"/>
                        </m:accPr>
                        <m:e>
                          <m:r>
                            <m:t>b</m:t>
                          </m:r>
                        </m:e>
                      </m:acc>
                    </m:e>
                  </m:d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f>
                            <m:fPr>
                              <m:type m:val="bar"/>
                            </m:fPr>
                            <m:num>
                              <m:r>
                                <m:rPr>
                                  <m:sty m:val="p"/>
                                </m:rPr>
                                <m:t>∂</m:t>
                              </m:r>
                            </m:num>
                            <m:den>
                              <m:r>
                                <m:rPr>
                                  <m:sty m:val="p"/>
                                </m:rPr>
                                <m:t>∂</m:t>
                              </m:r>
                              <m:acc>
                                <m:accPr>
                                  <m:chr m:val="̃"/>
                                </m:accPr>
                                <m:e>
                                  <m:r>
                                    <m:t>x</m:t>
                                  </m:r>
                                </m:e>
                              </m:acc>
                            </m:den>
                          </m:f>
                          <m:sSup>
                            <m:e>
                              <m:acc>
                                <m:accPr>
                                  <m:chr m:val="̃"/>
                                </m:accPr>
                                <m:e>
                                  <m:r>
                                    <m:t>b</m:t>
                                  </m:r>
                                </m:e>
                              </m:acc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⊤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  <m:acc>
                        <m:accPr>
                          <m:chr m:val="̃"/>
                        </m:accPr>
                        <m:e>
                          <m:r>
                            <m:t>a</m:t>
                          </m:r>
                        </m:e>
                      </m:acc>
                    </m:e>
                  </m:d>
                </m:e>
                <m:sub>
                  <m:r>
                    <m:t>i</m:t>
                  </m:r>
                </m:sub>
              </m:sSub>
            </m:e>
          </m:eqArr>
        </m:oMath>
      </m:oMathPara>
    </w:p>
    <w:bookmarkStart w:id="69" w:name="exm-deriv-dot-product"/>
    <w:p>
      <w:pPr>
        <w:pStyle w:val="FirstParagraph"/>
      </w:pPr>
      <w:r>
        <w:rPr>
          <w:b/>
          <w:bCs/>
        </w:rPr>
        <w:t xml:space="preserve">Example 11 (Example of the dot-product rule)</w:t>
      </w:r>
      <w:r>
        <w:t xml:space="preserve"> </w:t>
      </w:r>
      <w:r>
        <w:t xml:space="preserve">Apply</w:t>
      </w:r>
      <w:r>
        <w:t xml:space="preserve"> </w:t>
      </w:r>
      <w:hyperlink w:anchor="thm-deriv-dot-product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with the 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in the role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a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β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r>
                    <m:t>β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β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β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r>
                    <m:t>β</m:t>
                  </m:r>
                </m:e>
                <m:sub>
                  <m:r>
                    <m:t>1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β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β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sSubSup>
                <m:e>
                  <m:r>
                    <m:t>β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sSub>
                <m:e>
                  <m:r>
                    <m:t>β</m:t>
                  </m:r>
                </m:e>
                <m:sub>
                  <m:r>
                    <m:t>2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By direct calculation: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a</m:t>
                          </m:r>
                        </m:e>
                      </m:acc>
                      <m:r>
                        <m:rPr>
                          <m:sty m:val="p"/>
                        </m:rPr>
                        <m:t>⋅</m:t>
                      </m:r>
                      <m:acc>
                        <m:accPr>
                          <m:chr m:val="̃"/>
                        </m:accPr>
                        <m:e>
                          <m:r>
                            <m:t>b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β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β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sSubSup>
                <m:e>
                  <m:r>
                    <m:t>β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sSub>
                <m:e>
                  <m:r>
                    <m:t>β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sSubSup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</m:e>
                    </m:mr>
                  </m:m>
                </m:e>
              </m:d>
            </m:e>
          </m:eqArr>
        </m:oMath>
      </m:oMathPara>
    </w:p>
    <w:p>
      <w:pPr>
        <w:pStyle w:val="FirstParagraph"/>
      </w:pPr>
      <w:r>
        <w:t xml:space="preserve">By the product rule (</w:t>
      </w:r>
      <w:hyperlink w:anchor="thm-deriv-dot-product">
        <w:r>
          <w:rPr>
            <w:rStyle w:val="Hyperlink"/>
          </w:rPr>
          <w:t xml:space="preserve">Theorem 3</w:t>
        </w:r>
      </w:hyperlink>
      <w:r>
        <w:t xml:space="preserve">),</w:t>
      </w:r>
      <w:r>
        <w:t xml:space="preserve"> </w:t>
      </w:r>
      <w:r>
        <w:t xml:space="preserve">using</w:t>
      </w:r>
      <w:r>
        <w:t xml:space="preserve"> </w:t>
      </w:r>
      <m:oMath>
        <m:limLow>
          <m:e>
            <m:limLow>
              <m:e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∂</m:t>
                    </m:r>
                  </m:num>
                  <m:den>
                    <m:r>
                      <m:rPr>
                        <m:sty m:val="p"/>
                      </m:rPr>
                      <m:t>∂</m:t>
                    </m:r>
                    <m:acc>
                      <m:accPr>
                        <m:chr m:val="̃"/>
                      </m:accPr>
                      <m:e>
                        <m:r>
                          <m:t>β</m:t>
                        </m:r>
                      </m:e>
                    </m:acc>
                  </m:den>
                </m:f>
                <m:sSup>
                  <m:e>
                    <m:acc>
                      <m:accPr>
                        <m:chr m:val="̃"/>
                      </m:accPr>
                      <m:e>
                        <m:r>
                          <m:t>a</m:t>
                        </m:r>
                      </m:e>
                    </m:acc>
                  </m:e>
                  <m:sup>
                    <m:r>
                      <m:rPr>
                        <m:sty m:val="p"/>
                      </m:rPr>
                      <m:t>⊤</m:t>
                    </m:r>
                  </m:sup>
                </m:sSup>
              </m:e>
              <m:lim>
                <m:r>
                  <m:rPr>
                    <m:sty m:val="p"/>
                  </m:rPr>
                  <m:t>⏟</m:t>
                </m:r>
              </m:lim>
            </m:limLow>
          </m:e>
          <m:lim>
            <m:r>
              <m:t>2</m:t>
            </m:r>
            <m:r>
              <m:rPr>
                <m:sty m:val="p"/>
              </m:rPr>
              <m:t>×</m:t>
            </m:r>
            <m:r>
              <m:t>2</m:t>
            </m:r>
          </m:lim>
        </m:limLow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sSub>
                    <m:e>
                      <m:r>
                        <m:t>β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mr>
              <m:mr>
                <m:e>
                  <m:r>
                    <m:t>0</m:t>
                  </m:r>
                </m:e>
                <m:e>
                  <m:sSub>
                    <m:e>
                      <m:r>
                        <m:t>β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limLow>
          <m:e>
            <m:limLow>
              <m:e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∂</m:t>
                    </m:r>
                  </m:num>
                  <m:den>
                    <m:r>
                      <m:rPr>
                        <m:sty m:val="p"/>
                      </m:rPr>
                      <m:t>∂</m:t>
                    </m:r>
                    <m:acc>
                      <m:accPr>
                        <m:chr m:val="̃"/>
                      </m:accPr>
                      <m:e>
                        <m:r>
                          <m:t>β</m:t>
                        </m:r>
                      </m:e>
                    </m:acc>
                  </m:den>
                </m:f>
                <m:sSup>
                  <m:e>
                    <m:acc>
                      <m:accPr>
                        <m:chr m:val="̃"/>
                      </m:accPr>
                      <m:e>
                        <m:r>
                          <m:t>b</m:t>
                        </m:r>
                      </m:e>
                    </m:acc>
                  </m:e>
                  <m:sup>
                    <m:r>
                      <m:rPr>
                        <m:sty m:val="p"/>
                      </m:rPr>
                      <m:t>⊤</m:t>
                    </m:r>
                  </m:sup>
                </m:sSup>
              </m:e>
              <m:lim>
                <m:r>
                  <m:rPr>
                    <m:sty m:val="p"/>
                  </m:rPr>
                  <m:t>⏟</m:t>
                </m:r>
              </m:lim>
            </m:limLow>
          </m:e>
          <m:lim>
            <m:r>
              <m:t>2</m:t>
            </m:r>
            <m:r>
              <m:rPr>
                <m:sty m:val="p"/>
              </m:rPr>
              <m:t>×</m:t>
            </m:r>
            <m:r>
              <m:t>2</m:t>
            </m:r>
          </m:lim>
        </m:limLow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a</m:t>
                          </m:r>
                        </m:e>
                      </m:acc>
                      <m:r>
                        <m:rPr>
                          <m:sty m:val="p"/>
                        </m:rPr>
                        <m:t>⋅</m:t>
                      </m:r>
                      <m:acc>
                        <m:accPr>
                          <m:chr m:val="̃"/>
                        </m:accPr>
                        <m:e>
                          <m:r>
                            <m:t>b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Low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m>
                            <m:mPr>
                              <m:baseJc m:val="center"/>
                              <m:plcHide m:val="on"/>
                              <m:mcs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</m:mcs>
                            </m:mPr>
                            <m:mr>
                              <m:e>
                                <m:r>
                                  <m:t>1</m:t>
                                </m:r>
                              </m:e>
                              <m:e>
                                <m:sSub>
                                  <m:e>
                                    <m:r>
                                      <m:t>β</m:t>
                                    </m:r>
                                  </m:e>
                                  <m:sub>
                                    <m:r>
                                      <m:t>2</m:t>
                                    </m:r>
                                  </m:sub>
                                </m:sSub>
                              </m:e>
                            </m:mr>
                            <m:mr>
                              <m:e>
                                <m:r>
                                  <m:t>0</m:t>
                                </m:r>
                              </m:e>
                              <m:e>
                                <m:sSub>
                                  <m:e>
                                    <m:r>
                                      <m:t>β</m:t>
                                    </m:r>
                                  </m:e>
                                  <m:sub>
                                    <m:r>
                                      <m:t>1</m:t>
                                    </m:r>
                                  </m:sub>
                                </m:sSub>
                              </m:e>
                            </m:mr>
                          </m:m>
                        </m:e>
                      </m:d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  <m:limLow>
                <m:e>
                  <m:limLow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m>
                            <m:mPr>
                              <m:baseJc m:val="center"/>
                              <m:plcHide m:val="on"/>
                              <m:mcs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</m:mcs>
                            </m:mPr>
                            <m:mr>
                              <m:e>
                                <m:sSub>
                                  <m:e>
                                    <m:r>
                                      <m:t>β</m:t>
                                    </m:r>
                                  </m:e>
                                  <m:sub>
                                    <m:r>
                                      <m:t>2</m:t>
                                    </m:r>
                                  </m:sub>
                                </m:sSub>
                              </m:e>
                            </m:mr>
                            <m:mr>
                              <m:e>
                                <m:sSub>
                                  <m:e>
                                    <m:r>
                                      <m:t>β</m:t>
                                    </m:r>
                                  </m:e>
                                  <m:sub>
                                    <m:r>
                                      <m:t>1</m:t>
                                    </m:r>
                                  </m:sub>
                                </m:sSub>
                              </m:e>
                            </m:mr>
                          </m:m>
                        </m:e>
                      </m:d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rPr>
                  <m:sty m:val="p"/>
                </m:rPr>
                <m:t>+</m:t>
              </m:r>
              <m:limLow>
                <m:e>
                  <m:limLow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m>
                            <m:mPr>
                              <m:baseJc m:val="center"/>
                              <m:plcHide m:val="on"/>
                              <m:mcs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</m:mcs>
                            </m:mPr>
                            <m:mr>
                              <m:e>
                                <m:r>
                                  <m:t>0</m:t>
                                </m:r>
                              </m:e>
                              <m:e>
                                <m:r>
                                  <m:t>1</m:t>
                                </m:r>
                              </m:e>
                            </m:mr>
                            <m:mr>
                              <m:e>
                                <m:r>
                                  <m:t>1</m:t>
                                </m:r>
                              </m:e>
                              <m:e>
                                <m:r>
                                  <m:t>0</m:t>
                                </m:r>
                              </m:e>
                            </m:mr>
                          </m:m>
                        </m:e>
                      </m:d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  <m:limLow>
                <m:e>
                  <m:limLow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m>
                            <m:mPr>
                              <m:baseJc m:val="center"/>
                              <m:plcHide m:val="on"/>
                              <m:mcs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</m:mcs>
                            </m:mPr>
                            <m:mr>
                              <m:e>
                                <m:sSub>
                                  <m:e>
                                    <m:r>
                                      <m:t>β</m:t>
                                    </m:r>
                                  </m:e>
                                  <m:sub>
                                    <m:r>
                                      <m:t>1</m:t>
                                    </m:r>
                                  </m:sub>
                                </m:sSub>
                              </m:e>
                            </m:mr>
                            <m:mr>
                              <m:e>
                                <m:sSub>
                                  <m:e>
                                    <m:r>
                                      <m:t>β</m:t>
                                    </m:r>
                                  </m:e>
                                  <m:sub>
                                    <m:r>
                                      <m:t>1</m:t>
                                    </m:r>
                                  </m:sub>
                                </m:sSub>
                                <m:sSub>
                                  <m:e>
                                    <m:r>
                                      <m:t>β</m:t>
                                    </m:r>
                                  </m:e>
                                  <m:sub>
                                    <m:r>
                                      <m:t>2</m:t>
                                    </m:r>
                                  </m:sub>
                                </m:sSub>
                              </m:e>
                            </m:mr>
                          </m:m>
                        </m:e>
                      </m:d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  <m:mr>
                      <m:e>
                        <m:sSubSup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</m:e>
                    </m:mr>
                  </m:m>
                </m:e>
              </m:d>
              <m:r>
                <m:rPr>
                  <m:sty m:val="p"/>
                </m:rPr>
                <m:t>+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  <m:mr>
                      <m:e>
                        <m:sSubSup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mr>
                  </m:m>
                </m:e>
              </m:d>
            </m:e>
          </m:eqArr>
        </m:oMath>
      </m:oMathPara>
    </w:p>
    <w:p>
      <w:pPr>
        <w:pStyle w:val="FirstParagraph"/>
      </w:pPr>
      <w:r>
        <w:t xml:space="preserve">Both methods agree.</w:t>
      </w:r>
    </w:p>
    <w:bookmarkEnd w:id="69"/>
    <w:bookmarkStart w:id="70" w:name="thm-deriv-linear-map"/>
    <w:p>
      <w:pPr>
        <w:pStyle w:val="BodyText"/>
      </w:pPr>
      <w:r>
        <w:rPr>
          <w:b/>
          <w:bCs/>
        </w:rPr>
        <w:t xml:space="preserve">Theorem 4 (Derivative of a linear map)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w:r>
        <w:t xml:space="preserve">that is constant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m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m</m:t>
              </m:r>
            </m:lim>
          </m:limLow>
        </m:oMath>
      </m:oMathPara>
    </w:p>
    <w:bookmarkEnd w:id="7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 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, where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indexes the denominator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(see</w:t>
      </w:r>
      <w:r>
        <w:t xml:space="preserve"> </w:t>
      </w:r>
      <w:hyperlink w:anchor="def-vector-valued-derivative">
        <w:r>
          <w:rPr>
            <w:rStyle w:val="Hyperlink"/>
          </w:rPr>
          <w:t xml:space="preserve">Definition 6</w:t>
        </w:r>
      </w:hyperlink>
      <w:r>
        <w:t xml:space="preserve">)</w:t>
      </w:r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indexes the numerator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bi"/>
                        </m:rPr>
                        <m:t>A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</m:d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i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i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j</m:t>
                      </m:r>
                      <m:r>
                        <m:t>k</m:t>
                      </m:r>
                    </m:sub>
                  </m:sSub>
                </m:e>
              </m:nary>
              <m:sSub>
                <m:e>
                  <m:r>
                    <m:t>β</m:t>
                  </m:r>
                </m:e>
                <m:sub>
                  <m:r>
                    <m:t>k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</m:e>
                <m:sub>
                  <m:r>
                    <m:t>i</m:t>
                  </m:r>
                  <m:r>
                    <m:t>j</m:t>
                  </m:r>
                </m:sub>
              </m:sSub>
            </m:e>
          </m:eqArr>
        </m:oMath>
      </m:oMathPara>
    </w:p>
    <w:bookmarkStart w:id="71" w:name="exm-deriv-linear-map"/>
    <w:p>
      <w:pPr>
        <w:pStyle w:val="FirstParagraph"/>
      </w:pPr>
      <w:r>
        <w:rPr>
          <w:b/>
          <w:bCs/>
        </w:rPr>
        <w:t xml:space="preserve">Example 12 (Derivative of a linear map)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1</m:t>
        </m:r>
        <m:r>
          <m:rPr>
            <m:sty m:val="p"/>
          </m:rPr>
          <m:t>×</m:t>
        </m:r>
        <m:r>
          <m:t>2</m:t>
        </m:r>
      </m:oMath>
      <w:r>
        <w:t xml:space="preserve">) and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t>2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3</m:t>
        </m:r>
        <m:sSub>
          <m:e>
            <m:r>
              <m:t>β</m:t>
            </m:r>
          </m:e>
          <m:sub>
            <m:r>
              <m:t>2</m:t>
            </m:r>
          </m:sub>
        </m:sSub>
      </m:oMath>
      <w:r>
        <w:t xml:space="preserve">, and by</w:t>
      </w:r>
      <w:r>
        <w:t xml:space="preserve"> </w:t>
      </w:r>
      <w:hyperlink w:anchor="thm-deriv-linear-map">
        <w:r>
          <w:rPr>
            <w:rStyle w:val="Hyperlink"/>
          </w:rPr>
          <w:t xml:space="preserve">Theorem 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bi"/>
                        </m:rPr>
                        <m:t>A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Low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</m:mr>
                  </m:m>
                </m:e>
              </m:d>
            </m:e>
          </m:eqArr>
        </m:oMath>
      </m:oMathPara>
    </w:p>
    <w:bookmarkEnd w:id="71"/>
    <w:bookmarkStart w:id="72" w:name="thm-deriv-matrix-vector"/>
    <w:p>
      <w:pPr>
        <w:pStyle w:val="FirstParagraph"/>
      </w:pPr>
      <w:r>
        <w:rPr>
          <w:b/>
          <w:bCs/>
        </w:rPr>
        <w:t xml:space="preserve">Theorem 5 (Vector-derivative of a matrix-vector product)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q</m:t>
        </m:r>
      </m:oMath>
      <w:r>
        <w:t xml:space="preserve"> </w:t>
      </w:r>
      <w:r>
        <w:t xml:space="preserve">matrix that is constant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w:r>
        <w:t xml:space="preserve">that depends on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m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acc>
                        <m:accPr>
                          <m:chr m:val="̃"/>
                        </m:accPr>
                        <m:e>
                          <m:r>
                            <m:t>v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q</m:t>
              </m:r>
            </m:lim>
          </m:limLow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q</m:t>
              </m:r>
              <m:r>
                <m:rPr>
                  <m:sty m:val="p"/>
                </m:rPr>
                <m:t>×</m:t>
              </m:r>
              <m:r>
                <m:t>m</m:t>
              </m:r>
            </m:lim>
          </m:limLow>
        </m:oMath>
      </m:oMathPara>
    </w:p>
    <w:bookmarkEnd w:id="7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 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, where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indexes the denominator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indexes the numerator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(see</w:t>
      </w:r>
      <w:r>
        <w:t xml:space="preserve"> </w:t>
      </w:r>
      <w:hyperlink w:anchor="def-vector-valued-derivative">
        <w:r>
          <w:rPr>
            <w:rStyle w:val="Hyperlink"/>
          </w:rPr>
          <w:t xml:space="preserve">Definition 6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bi"/>
                        </m:rPr>
                        <m:t>A</m:t>
                      </m:r>
                      <m:acc>
                        <m:accPr>
                          <m:chr m:val="̃"/>
                        </m:accPr>
                        <m:e>
                          <m:r>
                            <m:t>v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</m:d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i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i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q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j</m:t>
                      </m:r>
                      <m:r>
                        <m:t>k</m:t>
                      </m:r>
                    </m:sub>
                  </m:sSub>
                </m:e>
              </m:nary>
              <m:sSub>
                <m:e>
                  <m:r>
                    <m:t>v</m:t>
                  </m:r>
                </m:e>
                <m:sub>
                  <m:r>
                    <m:t>k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q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j</m:t>
                      </m:r>
                      <m:r>
                        <m:t>k</m:t>
                      </m:r>
                    </m:sub>
                  </m:sSub>
                </m:e>
              </m:nary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i</m:t>
                      </m:r>
                    </m:sub>
                  </m:sSub>
                </m:den>
              </m:f>
              <m:sSub>
                <m:e>
                  <m:r>
                    <m:t>v</m:t>
                  </m:r>
                </m:e>
                <m:sub>
                  <m:r>
                    <m:t>k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q</m:t>
                  </m:r>
                </m:sup>
                <m:e>
                  <m:sSub>
                    <m:e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f>
                            <m:fPr>
                              <m:type m:val="bar"/>
                            </m:fPr>
                            <m:num>
                              <m:r>
                                <m:rPr>
                                  <m:sty m:val="p"/>
                                </m:rPr>
                                <m:t>∂</m:t>
                              </m:r>
                            </m:num>
                            <m:den>
                              <m:r>
                                <m:rPr>
                                  <m:sty m:val="p"/>
                                </m:rPr>
                                <m:t>∂</m:t>
                              </m:r>
                              <m:acc>
                                <m:accPr>
                                  <m:chr m:val="̃"/>
                                </m:accPr>
                                <m:e>
                                  <m:r>
                                    <m:t>β</m:t>
                                  </m:r>
                                </m:e>
                              </m:acc>
                            </m:den>
                          </m:f>
                          <m:acc>
                            <m:accPr>
                              <m:chr m:val="̃"/>
                            </m:accPr>
                            <m:e>
                              <m:r>
                                <m:t>v</m:t>
                              </m:r>
                            </m:e>
                          </m:acc>
                        </m:e>
                      </m:d>
                    </m:e>
                    <m:sub>
                      <m:r>
                        <m:t>i</m:t>
                      </m:r>
                      <m:r>
                        <m:t>k</m:t>
                      </m:r>
                    </m:sub>
                  </m:sSub>
                </m:e>
              </m:nary>
              <m:sSub>
                <m:e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</m:e>
                <m:sub>
                  <m:r>
                    <m:t>k</m:t>
                  </m:r>
                  <m:r>
                    <m:t>j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f>
                            <m:fPr>
                              <m:type m:val="bar"/>
                            </m:fPr>
                            <m:num>
                              <m:r>
                                <m:rPr>
                                  <m:sty m:val="p"/>
                                </m:rPr>
                                <m:t>∂</m:t>
                              </m:r>
                            </m:num>
                            <m:den>
                              <m:r>
                                <m:rPr>
                                  <m:sty m:val="p"/>
                                </m:rPr>
                                <m:t>∂</m:t>
                              </m:r>
                              <m:acc>
                                <m:accPr>
                                  <m:chr m:val="̃"/>
                                </m:accPr>
                                <m:e>
                                  <m:r>
                                    <m:t>β</m:t>
                                  </m:r>
                                </m:e>
                              </m:acc>
                            </m:den>
                          </m:f>
                          <m:acc>
                            <m:accPr>
                              <m:chr m:val="̃"/>
                            </m:accPr>
                            <m:e>
                              <m:r>
                                <m:t>v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</m:e>
                <m:sub>
                  <m:r>
                    <m:t>i</m:t>
                  </m:r>
                  <m:r>
                    <m:t>j</m:t>
                  </m:r>
                </m:sub>
              </m:sSub>
            </m:e>
          </m:eqArr>
        </m:oMath>
      </m:oMathPara>
    </w:p>
    <w:bookmarkStart w:id="73" w:name="exm-deriv-matrix-vector"/>
    <w:p>
      <w:pPr>
        <w:pStyle w:val="FirstParagraph"/>
      </w:pPr>
      <w:r>
        <w:rPr>
          <w:b/>
          <w:bCs/>
        </w:rPr>
        <w:t xml:space="preserve">Example 13 (Vector-derivative of a matrix-vector product)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1</m:t>
        </m:r>
        <m:r>
          <m:rPr>
            <m:sty m:val="p"/>
          </m:rPr>
          <m:t>×</m:t>
        </m:r>
        <m:r>
          <m:t>2</m:t>
        </m:r>
      </m:oMath>
      <w:r>
        <w:t xml:space="preserve">, constant)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Sup>
              <m:e>
                <m:r>
                  <m:t>β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,</m:t>
            </m:r>
            <m:sSubSup>
              <m:e>
                <m:r>
                  <m:t>β</m:t>
                </m:r>
              </m:e>
              <m:sub>
                <m:r>
                  <m:t>2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t>2</m:t>
        </m:r>
        <m:sSubSup>
          <m:e>
            <m:r>
              <m:t>β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r>
          <m:t>3</m:t>
        </m:r>
        <m:sSubSup>
          <m:e>
            <m:r>
              <m:t>β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deriv-matrix-vector">
        <w:r>
          <w:rPr>
            <w:rStyle w:val="Hyperlink"/>
          </w:rPr>
          <w:t xml:space="preserve">Theorem 5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bi"/>
                        </m:rPr>
                        <m:t>A</m:t>
                      </m:r>
                      <m:acc>
                        <m:accPr>
                          <m:chr m:val="̃"/>
                        </m:accPr>
                        <m:e>
                          <m:r>
                            <m:t>v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2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</m:m>
                </m:e>
              </m:d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t>6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</m:m>
                </m:e>
              </m:d>
            </m:e>
          </m:eqArr>
        </m:oMath>
      </m:oMathPara>
    </w:p>
    <w:bookmarkEnd w:id="73"/>
    <w:bookmarkStart w:id="74" w:name="rem-deriv-matrix-vector-special-case"/>
    <w:p>
      <w:pPr>
        <w:pStyle w:val="FirstParagraph"/>
      </w:pPr>
      <w:r>
        <w:rPr>
          <w:i/>
          <w:iCs/>
        </w:rPr>
        <w:t xml:space="preserve">Remark 3</w:t>
      </w:r>
      <w:r>
        <w:t xml:space="preserve"> (The derivative of a linear map as a special case). </w:t>
      </w:r>
      <w:r>
        <w:t xml:space="preserve">This result generalizes</w:t>
      </w:r>
      <w:r>
        <w:t xml:space="preserve"> </w:t>
      </w:r>
      <w:hyperlink w:anchor="thm-deriv-linear-map">
        <w:r>
          <w:rPr>
            <w:rStyle w:val="Hyperlink"/>
          </w:rPr>
          <w:t xml:space="preserve">Theorem 4</w:t>
        </w:r>
      </w:hyperlink>
      <w:r>
        <w:t xml:space="preserve">,</w:t>
      </w:r>
      <w:r>
        <w:t xml:space="preserve"> </w:t>
      </w:r>
      <w:r>
        <w:t xml:space="preserve">which is the special case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(so that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p</m:t>
        </m:r>
      </m:oMath>
      <w:r>
        <w:t xml:space="preserve">,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r>
          <m:rPr>
            <m:sty m:val="p"/>
          </m:rPr>
          <m:t>(</m:t>
        </m:r>
        <m:r>
          <m:rPr>
            <m:sty m:val="bi"/>
          </m:rPr>
          <m:t>A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).</w:t>
      </w:r>
      <w:r>
        <w:t xml:space="preserve"> </w:t>
      </w:r>
      <w:r>
        <w:t xml:space="preserve">For example,</w:t>
      </w:r>
      <w:r>
        <w:t xml:space="preserve"> </w:t>
      </w:r>
      <w:hyperlink w:anchor="exm-deriv-linear-map">
        <w:r>
          <w:rPr>
            <w:rStyle w:val="Hyperlink"/>
          </w:rPr>
          <w:t xml:space="preserve">Example 12</w:t>
        </w:r>
      </w:hyperlink>
      <w:r>
        <w:t xml:space="preserve"> </w:t>
      </w:r>
      <w:r>
        <w:t xml:space="preserve">is the case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where this result gives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bookmarkEnd w:id="74"/>
    <w:bookmarkStart w:id="75" w:name="thm-deriv-matrix-product-vector"/>
    <w:p>
      <w:pPr>
        <w:pStyle w:val="BodyText"/>
      </w:pPr>
      <w:r>
        <w:rPr>
          <w:b/>
          <w:bCs/>
        </w:rPr>
        <w:t xml:space="preserve">Theorem 6 (Vector-derivative of a product of matrices)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m:oMath>
        <m:r>
          <m:t>ℓ</m:t>
        </m:r>
        <m:r>
          <m:rPr>
            <m:sty m:val="p"/>
          </m:rPr>
          <m:t>×</m:t>
        </m:r>
        <m:r>
          <m:t>m</m:t>
        </m:r>
      </m:oMath>
      <w:r>
        <w:t xml:space="preserve">) 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(</w:t>
      </w:r>
      <m:oMath>
        <m:r>
          <m:t>m</m:t>
        </m:r>
        <m:r>
          <m:rPr>
            <m:sty m:val="p"/>
          </m:rPr>
          <m:t>×</m:t>
        </m:r>
        <m:r>
          <m:t>q</m:t>
        </m:r>
      </m:oMath>
      <w:r>
        <w:t xml:space="preserve">)</w:t>
      </w:r>
      <w:r>
        <w:t xml:space="preserve"> </w:t>
      </w:r>
      <w:r>
        <w:t xml:space="preserve">are constant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w:r>
        <w:t xml:space="preserve">that depends on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B</m:t>
                  </m:r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ℓ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acc>
                        <m:accPr>
                          <m:chr m:val="̃"/>
                        </m:accPr>
                        <m:e>
                          <m:r>
                            <m:t>v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q</m:t>
              </m:r>
            </m:lim>
          </m:limLow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q</m:t>
              </m:r>
              <m:r>
                <m:rPr>
                  <m:sty m:val="p"/>
                </m:rPr>
                <m:t>×</m:t>
              </m:r>
              <m:r>
                <m:t>m</m:t>
              </m:r>
            </m:lim>
          </m:limLow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m</m:t>
              </m:r>
              <m:r>
                <m:rPr>
                  <m:sty m:val="p"/>
                </m:rPr>
                <m:t>×</m:t>
              </m:r>
              <m:r>
                <m:t>ℓ</m:t>
              </m:r>
            </m:lim>
          </m:limLow>
        </m:oMath>
      </m:oMathPara>
    </w:p>
    <w:bookmarkEnd w:id="7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Apply</w:t>
      </w:r>
      <w:r>
        <w:t xml:space="preserve"> </w:t>
      </w:r>
      <w:hyperlink w:anchor="thm-deriv-matrix-vector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with the constant</w:t>
      </w:r>
      <w:r>
        <w:t xml:space="preserve"> </w:t>
      </w:r>
      <m:oMath>
        <m:r>
          <m:t>ℓ</m:t>
        </m:r>
        <m:r>
          <m:rPr>
            <m:sty m:val="p"/>
          </m:rPr>
          <m:t>×</m:t>
        </m:r>
        <m:r>
          <m:t>q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,</w:t>
      </w:r>
      <w:r>
        <w:t xml:space="preserve"> </w:t>
      </w:r>
      <w:r>
        <w:t xml:space="preserve">then use the</w:t>
      </w:r>
      <w:r>
        <w:t xml:space="preserve"> </w:t>
      </w:r>
      <w:hyperlink r:id="rId76">
        <w:r>
          <w:rPr>
            <w:rStyle w:val="Hyperlink"/>
          </w:rPr>
          <w:t xml:space="preserve">transpose of a product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</m:d>
              <m:r>
                <m:t>​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matrix-vector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</m:d>
              <m:r>
                <m:t>​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a product)</m:t>
              </m:r>
            </m:e>
          </m:eqArr>
        </m:oMath>
      </m:oMathPara>
    </w:p>
    <w:bookmarkStart w:id="77" w:name="exm-deriv-matrix-product-vector"/>
    <w:p>
      <w:pPr>
        <w:pStyle w:val="FirstParagraph"/>
      </w:pPr>
      <w:r>
        <w:rPr>
          <w:b/>
          <w:bCs/>
        </w:rPr>
        <w:t xml:space="preserve">Example 14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1</m:t>
        </m:r>
        <m:r>
          <m:rPr>
            <m:sty m:val="p"/>
          </m:rPr>
          <m:t>×</m:t>
        </m:r>
        <m:r>
          <m:t>2</m:t>
        </m:r>
      </m:oMath>
      <w:r>
        <w:t xml:space="preserve">),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where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t>2</m:t>
        </m:r>
        <m:sSub>
          <m:e>
            <m:r>
              <m:t>β</m:t>
            </m:r>
          </m:e>
          <m:sub>
            <m:r>
              <m:t>1</m:t>
            </m:r>
          </m:sub>
        </m:sSub>
      </m:oMath>
      <w:r>
        <w:t xml:space="preserve">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bi"/>
                        </m:rPr>
                        <m:t>A</m:t>
                      </m:r>
                      <m:r>
                        <m:rPr>
                          <m:sty m:val="bi"/>
                        </m:rPr>
                        <m:t>B</m:t>
                      </m:r>
                      <m:acc>
                        <m:accPr>
                          <m:chr m:val="̃"/>
                        </m:accPr>
                        <m:e>
                          <m:r>
                            <m:t>v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Low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f>
                            <m:fPr>
                              <m:type m:val="bar"/>
                            </m:fPr>
                            <m:num>
                              <m:r>
                                <m:rPr>
                                  <m:sty m:val="p"/>
                                </m:rPr>
                                <m:t>∂</m:t>
                              </m:r>
                            </m:num>
                            <m:den>
                              <m:r>
                                <m:rPr>
                                  <m:sty m:val="p"/>
                                </m:rPr>
                                <m:t>∂</m:t>
                              </m:r>
                              <m:acc>
                                <m:accPr>
                                  <m:chr m:val="̃"/>
                                </m:accPr>
                                <m:e>
                                  <m:r>
                                    <m:t>β</m:t>
                                  </m:r>
                                </m:e>
                              </m:acc>
                            </m:den>
                          </m:f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  <m:limLow>
                <m:e>
                  <m:limLow>
                    <m:e>
                      <m:sSup>
                        <m:e>
                          <m:r>
                            <m:rPr>
                              <m:sty m:val="bi"/>
                            </m:rPr>
                            <m:t>B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  <m:limLow>
                <m:e>
                  <m:limLow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</m:mr>
                  </m:m>
                </m:e>
              </m:d>
            </m:e>
          </m:eqArr>
        </m:oMath>
      </m:oMathPara>
    </w:p>
    <w:bookmarkEnd w:id="77"/>
    <w:bookmarkStart w:id="78" w:name="cor-deriv-lincom-tp"/>
    <w:p>
      <w:pPr>
        <w:pStyle w:val="FirstParagraph"/>
      </w:pPr>
      <w:r>
        <w:rPr>
          <w:b/>
          <w:bCs/>
        </w:rPr>
        <w:t xml:space="preserve">Corollary 1 (Derivative of a dot product, transpose-product form)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constant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r>
                    <m:rPr>
                      <m:sty m:val="p"/>
                    </m:rPr>
                    <m:t>(</m:t>
                  </m:r>
                  <m:limLow>
                    <m:e>
                      <m:limLow>
                        <m:e>
                          <m:sSup>
                            <m:e>
                              <m:acc>
                                <m:accPr>
                                  <m:chr m:val="̃"/>
                                </m:accPr>
                                <m:e>
                                  <m:r>
                                    <m:t>x</m:t>
                                  </m:r>
                                </m:e>
                              </m:acc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⊤</m:t>
                              </m:r>
                            </m:sup>
                          </m:sSup>
                        </m:e>
                        <m:lim>
                          <m:r>
                            <m:rPr>
                              <m:sty m:val="p"/>
                            </m:rPr>
                            <m:t>⏟</m:t>
                          </m:r>
                        </m:lim>
                      </m:limLow>
                    </m:e>
                    <m:lim>
                      <m:r>
                        <m:t>1</m:t>
                      </m:r>
                      <m:r>
                        <m:rPr>
                          <m:sty m:val="p"/>
                        </m:rPr>
                        <m:t>×</m:t>
                      </m:r>
                      <m:r>
                        <m:t>p</m:t>
                      </m:r>
                    </m:lim>
                  </m:limLow>
                  <m:limLow>
                    <m:e>
                      <m:limLow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e>
                        <m:lim>
                          <m:r>
                            <m:rPr>
                              <m:sty m:val="p"/>
                            </m:rPr>
                            <m:t>⏟</m:t>
                          </m:r>
                        </m:lim>
                      </m:limLow>
                    </m:e>
                    <m:lim>
                      <m:r>
                        <m:t>p</m:t>
                      </m:r>
                      <m:r>
                        <m:rPr>
                          <m:sty m:val="p"/>
                        </m:rPr>
                        <m:t>×</m:t>
                      </m:r>
                      <m:r>
                        <m:t>1</m:t>
                      </m:r>
                    </m:lim>
                  </m:limLow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</m:oMath>
      </m:oMathPara>
    </w:p>
    <w:bookmarkEnd w:id="7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Using</w:t>
      </w:r>
      <w:r>
        <w:rPr>
          <w:b/>
          <w:bCs/>
        </w:rPr>
        <w:t xml:space="preserve"> </w:t>
      </w:r>
      <w:hyperlink w:anchor="thm-deriv-lincom">
        <w:r>
          <w:rPr>
            <w:rStyle w:val="Hyperlink"/>
            <w:b/>
            <w:bCs/>
          </w:rPr>
          <w:t xml:space="preserve">Theorem 2</w:t>
        </w:r>
      </w:hyperlink>
      <w:r>
        <w:rPr>
          <w:b/>
          <w:bCs/>
        </w:rPr>
        <w:t xml:space="preserve">:</w:t>
      </w:r>
    </w:p>
    <w:p>
      <w:pPr>
        <w:pStyle w:val="BodyText"/>
      </w:pPr>
      <w:r>
        <w:t xml:space="preserve">Since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(see</w:t>
      </w:r>
      <w:r>
        <w:t xml:space="preserve"> </w:t>
      </w:r>
      <w:hyperlink r:id="rId13">
        <w:r>
          <w:rPr>
            <w:rStyle w:val="Hyperlink"/>
          </w:rPr>
          <w:t xml:space="preserve">dot product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constant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deriv-lincom">
        <w:r>
          <w:rPr>
            <w:rStyle w:val="Hyperlink"/>
          </w:rPr>
          <w:t xml:space="preserve">Theorem 2</w:t>
        </w:r>
      </w:hyperlink>
      <w:r>
        <w:t xml:space="preserve">.</w:t>
      </w:r>
    </w:p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Using</w:t>
      </w:r>
      <w:r>
        <w:rPr>
          <w:b/>
          <w:bCs/>
        </w:rPr>
        <w:t xml:space="preserve"> </w:t>
      </w:r>
      <w:hyperlink w:anchor="thm-deriv-matrix-vector">
        <w:r>
          <w:rPr>
            <w:rStyle w:val="Hyperlink"/>
            <w:b/>
            <w:bCs/>
          </w:rPr>
          <w:t xml:space="preserve">Theorem 5</w:t>
        </w:r>
      </w:hyperlink>
      <w:r>
        <w:rPr>
          <w:b/>
          <w:bCs/>
        </w:rPr>
        <w:t xml:space="preserve">:</w:t>
      </w:r>
    </w:p>
    <w:p>
      <w:pPr>
        <w:pStyle w:val="BodyText"/>
      </w:pPr>
      <w:r>
        <w:t xml:space="preserve">Since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constant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a constant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matrix.</w:t>
      </w:r>
      <w:r>
        <w:t xml:space="preserve"> </w:t>
      </w:r>
      <w:r>
        <w:t xml:space="preserve">Applying</w:t>
      </w:r>
      <w:r>
        <w:t xml:space="preserve"> </w:t>
      </w:r>
      <w:hyperlink w:anchor="thm-deriv-matrix-vector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(so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rPr>
            <m:sty m:val="bi"/>
          </m:rPr>
          <m:t>I</m:t>
        </m:r>
      </m:oMath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I</m:t>
              </m:r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eqArr>
        </m:oMath>
      </m:oMathPara>
    </w:p>
    <w:bookmarkStart w:id="79" w:name="exm-deriv-lincom-tp"/>
    <w:p>
      <w:pPr>
        <w:pStyle w:val="FirstParagraph"/>
      </w:pPr>
      <w:r>
        <w:rPr>
          <w:b/>
          <w:bCs/>
        </w:rPr>
        <w:t xml:space="preserve">Example 15 (Derivative of a transpose product)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t>3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5</m:t>
        </m:r>
        <m:sSub>
          <m:e>
            <m:r>
              <m:t>β</m:t>
            </m:r>
          </m:e>
          <m:sub>
            <m:r>
              <m:t>2</m:t>
            </m:r>
          </m:sub>
        </m:sSub>
      </m:oMath>
      <w:r>
        <w:t xml:space="preserve">, and by</w:t>
      </w:r>
      <w:r>
        <w:t xml:space="preserve"> </w:t>
      </w:r>
      <w:hyperlink w:anchor="cor-deriv-lincom-tp">
        <w:r>
          <w:rPr>
            <w:rStyle w:val="Hyperlink"/>
          </w:rPr>
          <w:t xml:space="preserve">Corollary 1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limLow>
                            <m:e>
                              <m:limLow>
                                <m:e>
                                  <m:sSup>
                                    <m:e>
                                      <m:acc>
                                        <m:accPr>
                                          <m:chr m:val="̃"/>
                                        </m:accPr>
                                        <m:e>
                                          <m:r>
                                            <m:t>x</m:t>
                                          </m:r>
                                        </m:e>
                                      </m:acc>
                                    </m:e>
                                    <m:sup>
                                      <m:r>
                                        <m:rPr>
                                          <m:sty m:val="p"/>
                                        </m:rPr>
                                        <m:t>⊤</m:t>
                                      </m:r>
                                    </m:sup>
                                  </m:sSup>
                                </m:e>
                                <m:lim>
                                  <m:r>
                                    <m:rPr>
                                      <m:sty m:val="p"/>
                                    </m:rPr>
                                    <m:t>⏟</m:t>
                                  </m:r>
                                </m:lim>
                              </m:limLow>
                            </m:e>
                            <m:lim>
                              <m:r>
                                <m:t>1</m:t>
                              </m:r>
                              <m:r>
                                <m:rPr>
                                  <m:sty m:val="p"/>
                                </m:rPr>
                                <m:t>×</m:t>
                              </m:r>
                              <m:r>
                                <m:t>2</m:t>
                              </m:r>
                            </m:lim>
                          </m:limLow>
                          <m:limLow>
                            <m:e>
                              <m:limLow>
                                <m:e>
                                  <m:acc>
                                    <m:accPr>
                                      <m:chr m:val="̃"/>
                                    </m:accPr>
                                    <m:e>
                                      <m:r>
                                        <m:t>β</m:t>
                                      </m:r>
                                    </m:e>
                                  </m:acc>
                                </m:e>
                                <m:lim>
                                  <m:r>
                                    <m:rPr>
                                      <m:sty m:val="p"/>
                                    </m:rPr>
                                    <m:t>⏟</m:t>
                                  </m:r>
                                </m:lim>
                              </m:limLow>
                            </m:e>
                            <m:lim>
                              <m:r>
                                <m:t>2</m:t>
                              </m:r>
                              <m:r>
                                <m:rPr>
                                  <m:sty m:val="p"/>
                                </m:rPr>
                                <m:t>×</m:t>
                              </m:r>
                              <m:r>
                                <m:t>1</m:t>
                              </m:r>
                            </m:lim>
                          </m:limLow>
                        </m:e>
                      </m:d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Low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5</m:t>
                        </m:r>
                      </m:e>
                    </m:mr>
                  </m:m>
                </m:e>
              </m:d>
            </m:e>
          </m:eqArr>
        </m:oMath>
      </m:oMathPara>
    </w:p>
    <w:bookmarkEnd w:id="79"/>
    <w:bookmarkStart w:id="80" w:name="rem-deriv-lincom-tp-transpose"/>
    <w:p>
      <w:pPr>
        <w:pStyle w:val="FirstParagraph"/>
      </w:pPr>
      <w:r>
        <w:rPr>
          <w:i/>
          <w:iCs/>
        </w:rPr>
        <w:t xml:space="preserve">Remark 4</w:t>
      </w:r>
      <w:r>
        <w:t xml:space="preserve"> (The coefficient gets transposed). </w:t>
      </w:r>
      <w:r>
        <w:t xml:space="preserve">This vector derivative formula looks a lot like non-vector calculus,</w:t>
      </w:r>
      <w:r>
        <w:t xml:space="preserve"> </w:t>
      </w:r>
      <w:r>
        <w:t xml:space="preserve">except that you have to transpose the coefficient:</w:t>
      </w:r>
      <w:r>
        <w:t xml:space="preserve"> </w:t>
      </w:r>
      <w:r>
        <w:t xml:space="preserve">in scalar calculus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  <m:r>
          <m:rPr>
            <m:sty m:val="p"/>
          </m:rPr>
          <m:t>(</m:t>
        </m:r>
        <m:r>
          <m:t>c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c</m:t>
        </m:r>
      </m:oMath>
      <w:r>
        <w:t xml:space="preserve">,</w:t>
      </w:r>
      <w:r>
        <w:t xml:space="preserve"> </w:t>
      </w:r>
      <w:r>
        <w:t xml:space="preserve">but here the coefficient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(a row vector)</w:t>
      </w:r>
      <w:r>
        <w:t xml:space="preserve"> </w:t>
      </w:r>
      <w:r>
        <w:t xml:space="preserve">becomes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(a column vector) in the result.</w:t>
      </w:r>
      <w:r>
        <w:t xml:space="preserve"> </w:t>
      </w:r>
      <w:r>
        <w:t xml:space="preserve">For example, with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t>2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whose vector derivative is the column vector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not the row vector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80"/>
    <w:bookmarkStart w:id="82" w:name="thm-quadratic-form"/>
    <w:p>
      <w:pPr>
        <w:pStyle w:val="BodyText"/>
      </w:pPr>
      <w:r>
        <w:rPr>
          <w:b/>
          <w:bCs/>
        </w:rPr>
        <w:t xml:space="preserve">Theorem 7 (Derivative of a quadratic form)</w:t>
      </w:r>
      <w:r>
        <w:t xml:space="preserve"> </w:t>
      </w:r>
      <w:r>
        <w:t xml:space="preserve">For a quadratic form</w:t>
      </w:r>
      <w:r>
        <w:t xml:space="preserve"> </w:t>
      </w:r>
      <w:r>
        <w:t xml:space="preserve">(see</w:t>
      </w:r>
      <w:r>
        <w:t xml:space="preserve"> </w:t>
      </w:r>
      <w:hyperlink r:id="rId81">
        <w:r>
          <w:rPr>
            <w:rStyle w:val="Hyperlink"/>
          </w:rPr>
          <w:t xml:space="preserve">quadratic form</w:t>
        </w:r>
      </w:hyperlink>
      <w:r>
        <w:t xml:space="preserve">),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a symmetric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that is constant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r>
                    <m:rPr>
                      <m:sty m:val="p"/>
                    </m:rPr>
                    <m:t>(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t>2</m:t>
                  </m:r>
                  <m:r>
                    <m:rPr>
                      <m:sty m:val="bi"/>
                    </m:rPr>
                    <m:t>S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</m:oMath>
      </m:oMathPara>
    </w:p>
    <w:bookmarkEnd w:id="8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Expanding entry-wise,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β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nary>
              <m:naryPr>
                <m:chr m:val="∑"/>
                <m:limLoc m:val="undOvr"/>
                <m:subHide m:val="off"/>
                <m:supHide m:val="off"/>
              </m:naryPr>
              <m:sub>
                <m:r>
                  <m:t>k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b>
              <m:sup>
                <m:r>
                  <m:t>p</m:t>
                </m:r>
              </m:sup>
              <m:e>
                <m:sSub>
                  <m:e>
                    <m:r>
                      <m:t>s</m:t>
                    </m:r>
                  </m:e>
                  <m:sub>
                    <m:r>
                      <m:t>j</m:t>
                    </m:r>
                    <m:r>
                      <m:t>k</m:t>
                    </m:r>
                  </m:sub>
                </m:sSub>
              </m:e>
            </m:nary>
          </m:e>
        </m:nary>
        <m:sSub>
          <m:e>
            <m:r>
              <m:t>β</m:t>
            </m:r>
          </m:e>
          <m:sub>
            <m:r>
              <m:t>j</m:t>
            </m:r>
          </m:sub>
        </m:sSub>
        <m:sSub>
          <m:e>
            <m:r>
              <m:t>β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Differentiating component-wise 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p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bi"/>
                        </m:rPr>
                        <m:t>S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</m:d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i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k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j</m:t>
                          </m:r>
                          <m:r>
                            <m:t>k</m:t>
                          </m:r>
                        </m:sub>
                      </m:sSub>
                    </m:e>
                  </m:nary>
                </m:e>
              </m:nary>
              <m:sSub>
                <m:e>
                  <m:r>
                    <m:t>β</m:t>
                  </m:r>
                </m:e>
                <m:sub>
                  <m:r>
                    <m:t>j</m:t>
                  </m:r>
                </m:sub>
              </m:sSub>
              <m:sSub>
                <m:e>
                  <m:r>
                    <m:t>β</m:t>
                  </m:r>
                </m:e>
                <m:sub>
                  <m:r>
                    <m:t>k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quadratic form)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i</m:t>
                      </m:r>
                      <m:r>
                        <m:t>k</m:t>
                      </m:r>
                    </m:sub>
                  </m:sSub>
                </m:e>
              </m:nary>
              <m:sSub>
                <m:e>
                  <m:r>
                    <m:t>β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j</m:t>
                      </m:r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β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(product rule for </m:t>
              </m:r>
              <m:sSub>
                <m:e>
                  <m:r>
                    <m:t>β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β</m:t>
                  </m:r>
                </m:e>
                <m:sub>
                  <m:r>
                    <m:t>k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sSub>
                <m:e>
                  <m:r>
                    <m:rPr>
                      <m:sty m:val="p"/>
                    </m:rPr>
                    <m:t>]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[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sSub>
                <m:e>
                  <m:r>
                    <m:rPr>
                      <m:sty m:val="p"/>
                    </m:rPr>
                    <m:t>]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(matrix-vector multiplication 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sSub>
                <m:e>
                  <m:r>
                    <m:rPr>
                      <m:sty m:val="p"/>
                    </m:rPr>
                    <m:t>]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matrix multiplication)</m:t>
              </m:r>
            </m:e>
          </m:eqArr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symmetric (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),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+</m:t>
        </m:r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t>2</m:t>
        </m:r>
        <m:r>
          <m:rPr>
            <m:sty m:val="bi"/>
          </m:rPr>
          <m:t>S</m:t>
        </m:r>
      </m:oMath>
      <w:r>
        <w:t xml:space="preserve">, so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β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bi"/>
          </m:rPr>
          <m:t>S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</w:p>
    <w:bookmarkStart w:id="83" w:name="rem-quadratic-form-scalar"/>
    <w:p>
      <w:pPr>
        <w:pStyle w:val="BodyText"/>
      </w:pPr>
      <w:r>
        <w:rPr>
          <w:i/>
          <w:iCs/>
        </w:rPr>
        <w:t xml:space="preserve">Remark 5</w:t>
      </w:r>
      <w:r>
        <w:t xml:space="preserve"> (Like the derivative of</w:t>
      </w:r>
      <w:r>
        <w:t xml:space="preserve"> </w:t>
      </w:r>
      <m:oMath>
        <m:r>
          <m:t>c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). </w:t>
      </w:r>
      <w:r>
        <w:t xml:space="preserve">This operation is like taking the derivative of</w:t>
      </w:r>
      <w:r>
        <w:t xml:space="preserve"> </w:t>
      </w:r>
      <m:oMath>
        <m:r>
          <m:t>c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with respect to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 non-vector calculus: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  <m:r>
          <m:rPr>
            <m:sty m:val="p"/>
          </m:rPr>
          <m:t>(</m:t>
        </m:r>
        <m:r>
          <m:t>c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c</m:t>
        </m:r>
        <m:r>
          <m:t>x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thm-quadratic-form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says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β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bi"/>
          </m:rPr>
          <m:t>S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</m:oMath>
      <w:r>
        <w:t xml:space="preserve">, and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β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t>3</m:t>
        </m:r>
        <m:sSubSup>
          <m:e>
            <m:r>
              <m:t>β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and its derivative is</w:t>
      </w:r>
      <w:r>
        <w:t xml:space="preserve"> </w:t>
      </w:r>
      <m:oMath>
        <m:r>
          <m:t>6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2</m:t>
        </m:r>
        <m:r>
          <m:rPr>
            <m:sty m:val="bi"/>
          </m:rPr>
          <m:t>S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</w:p>
    <w:bookmarkEnd w:id="83"/>
    <w:bookmarkStart w:id="84" w:name="exm-deriv-quadratic-form"/>
    <w:p>
      <w:pPr>
        <w:pStyle w:val="BodyText"/>
      </w:pPr>
      <w:r>
        <w:rPr>
          <w:b/>
          <w:bCs/>
        </w:rPr>
        <w:t xml:space="preserve">Example 16 (Derivative of a quadratic form)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3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, symmetric and constant)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β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t>3</m:t>
        </m:r>
        <m:sSubSup>
          <m:e>
            <m:r>
              <m:t>β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r>
          <m:t>2</m:t>
        </m:r>
        <m:sSub>
          <m:e>
            <m:r>
              <m:t>β</m:t>
            </m:r>
          </m:e>
          <m:sub>
            <m:r>
              <m:t>1</m:t>
            </m:r>
          </m:sub>
        </m:sSub>
        <m:sSub>
          <m:e>
            <m:r>
              <m:t>β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t>2</m:t>
        </m:r>
        <m:sSubSup>
          <m:e>
            <m:r>
              <m:t>β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quadratic-form">
        <w:r>
          <w:rPr>
            <w:rStyle w:val="Hyperlink"/>
          </w:rPr>
          <w:t xml:space="preserve">Theorem 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bi"/>
                        </m:rPr>
                        <m:t>S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6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t>2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4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</m:m>
                </m:e>
              </m:d>
            </m:e>
          </m:eqArr>
        </m:oMath>
      </m:oMathPara>
    </w:p>
    <w:p>
      <w:pPr>
        <w:pStyle w:val="FirstParagraph"/>
      </w:pPr>
      <w:r>
        <w:t xml:space="preserve">Differentiating component-wise directly: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den>
                    </m:f>
                    <m:r>
                      <m:rPr>
                        <m:sty m:val="p"/>
                      </m:rPr>
                      <m:t>(</m:t>
                    </m:r>
                    <m:r>
                      <m:t>3</m:t>
                    </m:r>
                    <m:sSubSup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sSubSup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  <m:r>
                      <m:rPr>
                        <m:sty m:val="p"/>
                      </m:rPr>
                      <m:t>)</m:t>
                    </m:r>
                  </m:e>
                </m:m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den>
                    </m:f>
                    <m:r>
                      <m:rPr>
                        <m:sty m:val="p"/>
                      </m:rPr>
                      <m:t>(</m:t>
                    </m:r>
                    <m:r>
                      <m:t>3</m:t>
                    </m:r>
                    <m:sSubSup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sSubSup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  <m:r>
                      <m:rPr>
                        <m:sty m:val="p"/>
                      </m:rPr>
                      <m:t>)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6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</m:mr>
                <m:mr>
                  <m:e>
                    <m:r>
                      <m:t>2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r>
                      <m:t>4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Both methods agree.</w:t>
      </w:r>
    </w:p>
    <w:bookmarkEnd w:id="84"/>
    <w:bookmarkStart w:id="85" w:name="cor-deriv-normsq"/>
    <w:p>
      <w:pPr>
        <w:pStyle w:val="BodyText"/>
      </w:pPr>
      <w:r>
        <w:rPr>
          <w:b/>
          <w:bCs/>
        </w:rPr>
        <w:t xml:space="preserve">Corollary 2 (Derivative of a simple quadratic form)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t>2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</m:oMath>
      </m:oMathPara>
    </w:p>
    <w:bookmarkEnd w:id="8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Applying</w:t>
      </w:r>
      <w:r>
        <w:t xml:space="preserve"> </w:t>
      </w:r>
      <w:hyperlink w:anchor="thm-quadratic-form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  <m:r>
              <m:rPr>
                <m:sty m:val="p"/>
              </m:rPr>
              <m:t>×</m:t>
            </m:r>
            <m:r>
              <m:t>p</m:t>
            </m:r>
          </m:sub>
        </m:sSub>
      </m:oMath>
      <w:r>
        <w:t xml:space="preserve"> </w:t>
      </w:r>
      <w:r>
        <w:t xml:space="preserve">(which is symmetric and constant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p</m:t>
                  </m:r>
                </m:sub>
              </m:sSub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(rewrite with identity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p</m:t>
                  </m:r>
                </m:sub>
              </m:sSub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quadratic form, with </m:t>
              </m:r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(identity matrix property)</m:t>
              </m:r>
            </m:e>
          </m:eqArr>
        </m:oMath>
      </m:oMathPara>
    </w:p>
    <w:bookmarkStart w:id="86" w:name="rem-deriv-normsq-scalar"/>
    <w:p>
      <w:pPr>
        <w:pStyle w:val="FirstParagraph"/>
      </w:pPr>
      <w:r>
        <w:rPr>
          <w:i/>
          <w:iCs/>
        </w:rPr>
        <w:t xml:space="preserve">Remark 6</w:t>
      </w:r>
      <w:r>
        <w:t xml:space="preserve"> (Like the derivative of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). </w:t>
      </w:r>
      <w:r>
        <w:t xml:space="preserve">This vector derivative is like taking the derivative of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:</w:t>
      </w:r>
      <w:r>
        <w:t xml:space="preserve"> </w:t>
      </w:r>
      <w:r>
        <w:t xml:space="preserve">in scalar calculus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cor-deriv-normsq">
        <w:r>
          <w:rPr>
            <w:rStyle w:val="Hyperlink"/>
          </w:rPr>
          <w:t xml:space="preserve">Corollary 2</w:t>
        </w:r>
      </w:hyperlink>
      <w:r>
        <w:t xml:space="preserve"> </w:t>
      </w:r>
      <w:r>
        <w:t xml:space="preserve">says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bSup>
          <m:e>
            <m:r>
              <m:t>β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and its derivative is</w:t>
      </w:r>
      <w:r>
        <w:t xml:space="preserve"> </w:t>
      </w:r>
      <m:oMath>
        <m:r>
          <m:t>2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2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</w:p>
    <w:bookmarkEnd w:id="86"/>
    <w:bookmarkStart w:id="87" w:name="exm-deriv-normsq"/>
    <w:p>
      <w:pPr>
        <w:pStyle w:val="BodyText"/>
      </w:pPr>
      <w:r>
        <w:rPr>
          <w:b/>
          <w:bCs/>
        </w:rPr>
        <w:t xml:space="preserve">Example 17 (Derivative of a sum of squares)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so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bSup>
          <m:e>
            <m:r>
              <m:t>β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β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cor-deriv-normsq">
        <w:r>
          <w:rPr>
            <w:rStyle w:val="Hyperlink"/>
          </w:rPr>
          <w:t xml:space="preserve">Corollary 2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  <m:r>
                        <m:rPr>
                          <m:sty m:val="p"/>
                        </m:rPr>
                        <m:t>⋅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t>2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</m:m>
                </m:e>
              </m:d>
            </m:e>
          </m:eqArr>
        </m:oMath>
      </m:oMathPara>
    </w:p>
    <w:p>
      <w:pPr>
        <w:pStyle w:val="FirstParagraph"/>
      </w:pPr>
      <w:r>
        <w:t xml:space="preserve">Direct partial differentiation yields the same column vector.</w:t>
      </w:r>
    </w:p>
    <w:bookmarkEnd w:id="87"/>
    <w:bookmarkStart w:id="89" w:name="def-residual"/>
    <w:p>
      <w:pPr>
        <w:pStyle w:val="BodyText"/>
      </w:pPr>
      <w:r>
        <w:rPr>
          <w:b/>
          <w:bCs/>
        </w:rPr>
        <w:t xml:space="preserve">Definition 9 (Residuals and squared errors)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matrix,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, and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residual vector</w:t>
      </w:r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m:oMath>
        <m:acc>
          <m:accPr>
            <m:chr m:val="̃"/>
          </m:accPr>
          <m:e>
            <m:r>
              <m:t>ε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r>
          <m:rPr>
            <m:sty m:val="bi"/>
          </m:rPr>
          <m:t>X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and its entries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rPr>
            <m:sty m:val="p"/>
          </m:rPr>
          <m:t>(</m:t>
        </m:r>
        <m:r>
          <m:rPr>
            <m:sty m:val="bi"/>
          </m:rPr>
          <m:t>X</m:t>
        </m:r>
        <m:acc>
          <m:accPr>
            <m:chr m:val="̃"/>
          </m:accPr>
          <m:e>
            <m:r>
              <m:t>β</m:t>
            </m:r>
          </m:e>
        </m:acc>
        <m:sSub>
          <m:e>
            <m:r>
              <m:rPr>
                <m:sty m:val="p"/>
              </m:rPr>
              <m:t>)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residuals</w:t>
      </w:r>
      <w:r>
        <w:t xml:space="preserve">.</w:t>
      </w:r>
      <w:r>
        <w:t xml:space="preserve"> </w:t>
      </w:r>
      <w:r>
        <w:t xml:space="preserve">The square</w:t>
      </w:r>
      <w:r>
        <w:t xml:space="preserve"> </w:t>
      </w:r>
      <m:oMath>
        <m:sSubSup>
          <m:e>
            <m:r>
              <m:t>ε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is the</w:t>
      </w:r>
      <w:r>
        <w:t xml:space="preserve"> </w:t>
      </w:r>
      <m:oMath>
        <m:r>
          <m:t>i</m:t>
        </m:r>
      </m:oMath>
      <w:r>
        <w:t xml:space="preserve">th</w:t>
      </w:r>
      <w:r>
        <w:t xml:space="preserve"> </w:t>
      </w:r>
      <w:r>
        <w:rPr>
          <w:b/>
          <w:bCs/>
        </w:rPr>
        <w:t xml:space="preserve">squared error</w:t>
      </w:r>
      <w:r>
        <w:t xml:space="preserve">, and their sum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ε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ε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acc>
                        <m:accPr>
                          <m:chr m:val="̃"/>
                        </m:accPr>
                        <m:e>
                          <m:r>
                            <m:t>ε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rPr>
                      <m:sty m:val="bi"/>
                    </m:rPr>
                    <m:t>X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is the</w:t>
      </w:r>
      <w:r>
        <w:t xml:space="preserve"> </w:t>
      </w:r>
      <w:r>
        <w:rPr>
          <w:b/>
          <w:bCs/>
        </w:rPr>
        <w:t xml:space="preserve">residual sum of squares</w:t>
      </w:r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r:id="rId88">
        <w:r>
          <w:rPr>
            <w:rStyle w:val="Hyperlink"/>
          </w:rPr>
          <w:t xml:space="preserve">least squares solution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X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makes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r>
              <m:rPr>
                <m:sty m:val="bi"/>
              </m:rPr>
              <m:t>X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as small as possible,</w:t>
      </w:r>
      <w:r>
        <w:t xml:space="preserve"> </w:t>
      </w:r>
      <w:r>
        <w:t xml:space="preserve">and so makes the residual sum of squares as small as possible too.</w:t>
      </w:r>
    </w:p>
    <w:bookmarkEnd w:id="89"/>
    <w:bookmarkStart w:id="90" w:name="exm-residual"/>
    <w:p>
      <w:pPr>
        <w:pStyle w:val="BodyText"/>
      </w:pPr>
      <w:r>
        <w:rPr>
          <w:b/>
          <w:bCs/>
        </w:rPr>
        <w:t xml:space="preserve">Example 18 (Residuals of a constant fit)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) 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X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ε</m:t>
                  </m:r>
                </m:e>
              </m:acc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residual vector)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entry by entry)</m:t>
              </m:r>
            </m:e>
          </m:eqArr>
        </m:oMath>
      </m:oMathPara>
    </w:p>
    <w:p>
      <w:pPr>
        <w:pStyle w:val="FirstParagraph"/>
      </w:pPr>
      <w:r>
        <w:t xml:space="preserve">the squared errors are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1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 the residual sum of squares is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the residuals are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w:r>
        <w:t xml:space="preserve">and the residual sum of squares is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</w:p>
    <w:bookmarkEnd w:id="90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9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9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gradients of sums and means of squared errors (</w:t>
            </w:r>
            <w:hyperlink w:anchor="def-residual">
              <w:r>
                <w:rPr>
                  <w:rStyle w:val="Hyperlink"/>
                </w:rPr>
                <w:t xml:space="preserve">Definition 9</w:t>
              </w:r>
            </w:hyperlink>
            <w:r>
              <w:t xml:space="preserve">):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w:hyperlink r:id="rId93">
              <w:r>
                <w:rPr>
                  <w:rStyle w:val="Hyperlink"/>
                </w:rPr>
                <w:t xml:space="preserve">The Gradient of Quadratic Cost</w:t>
              </w:r>
            </w:hyperlink>
          </w:p>
          <w:p>
            <w:pPr>
              <w:pStyle w:val="Compact"/>
              <w:numPr>
                <w:ilvl w:val="0"/>
                <w:numId w:val="1006"/>
              </w:numPr>
            </w:pPr>
            <w:hyperlink r:id="rId94">
              <w:r>
                <w:rPr>
                  <w:rStyle w:val="Hyperlink"/>
                </w:rPr>
                <w:t xml:space="preserve">The Gradient of Mean Squared Error</w:t>
              </w:r>
            </w:hyperlink>
          </w:p>
          <w:p/>
        </w:tc>
      </w:tr>
    </w:tbl>
    <w:bookmarkStart w:id="95" w:name="thm-chain-vec"/>
    <w:p>
      <w:pPr>
        <w:pStyle w:val="FirstParagraph"/>
      </w:pPr>
      <w:r>
        <w:rPr>
          <w:b/>
          <w:bCs/>
        </w:rPr>
        <w:t xml:space="preserve">Theorem 8 (Vector chain rule)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vector,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g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vector-valued function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be a scalar-valued function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acc>
          <m:accPr>
            <m:chr m:val="̃"/>
          </m:accPr>
          <m:e>
            <m:r>
              <m:t>g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have continuous partial derivatives.</w:t>
      </w:r>
      <w:r>
        <w:t xml:space="preserve"> </w:t>
      </w:r>
      <w:r>
        <w:t xml:space="preserve">Then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g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, as a function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 satisfies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t>z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den>
                  </m:f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den>
                  </m:f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q</m:t>
              </m:r>
            </m:lim>
          </m:limLow>
          <m:limLow>
            <m:e>
              <m:limLow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t>z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den>
                  </m:f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q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den>
        </m:f>
      </m:oMath>
      <w:r>
        <w:t xml:space="preserve"> </w:t>
      </w:r>
      <w:r>
        <w:t xml:space="preserve">is the derivative of</w:t>
      </w:r>
      <w:r>
        <w:t xml:space="preserve"> </w:t>
      </w:r>
      <w:hyperlink w:anchor="def-vector-valued-derivative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z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z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den>
        </m:f>
      </m:oMath>
      <w:r>
        <w:t xml:space="preserve"> </w:t>
      </w:r>
      <w:r>
        <w:t xml:space="preserve">are vector derivatives (</w:t>
      </w:r>
      <w:hyperlink w:anchor="def-vector-derivative">
        <w:r>
          <w:rPr>
            <w:rStyle w:val="Hyperlink"/>
          </w:rPr>
          <w:t xml:space="preserve">Definition 2</w:t>
        </w:r>
      </w:hyperlink>
      <w:r>
        <w:t xml:space="preserve">).</w:t>
      </w:r>
    </w:p>
    <w:bookmarkEnd w:id="95"/>
    <w:bookmarkStart w:id="97" w:name="rem-chain-vec-order"/>
    <w:p>
      <w:pPr>
        <w:pStyle w:val="BodyText"/>
      </w:pPr>
      <w:r>
        <w:rPr>
          <w:i/>
          <w:iCs/>
        </w:rPr>
        <w:t xml:space="preserve">Remark 7</w:t>
      </w:r>
      <w:r>
        <w:t xml:space="preserve"> (The order of the factors matters). </w:t>
      </w:r>
      <w:r>
        <w:t xml:space="preserve">The vector chain rule (</w:t>
      </w:r>
      <w:hyperlink w:anchor="thm-chain-vec">
        <w:r>
          <w:rPr>
            <w:rStyle w:val="Hyperlink"/>
          </w:rPr>
          <w:t xml:space="preserve">Theorem 8</w:t>
        </w:r>
      </w:hyperlink>
      <w:r>
        <w:t xml:space="preserve">) is like the univariate</w:t>
      </w:r>
      <w:r>
        <w:t xml:space="preserve"> </w:t>
      </w:r>
      <w:hyperlink r:id="rId96">
        <w:r>
          <w:rPr>
            <w:rStyle w:val="Hyperlink"/>
          </w:rPr>
          <w:t xml:space="preserve">chain rule</w:t>
        </w:r>
      </w:hyperlink>
      <w:r>
        <w:t xml:space="preserve">,</w:t>
      </w:r>
      <w:r>
        <w:t xml:space="preserve"> </w:t>
      </w:r>
      <w:r>
        <w:t xml:space="preserve">but the order matters now: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den>
        </m:f>
      </m:oMath>
      <w:r>
        <w:t xml:space="preserve"> </w:t>
      </w:r>
      <w:r>
        <w:t xml:space="preserve">is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q</m:t>
        </m:r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z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den>
        </m:f>
      </m:oMath>
      <w:r>
        <w:t xml:space="preserve"> </w:t>
      </w:r>
      <w:r>
        <w:t xml:space="preserve">is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1</m:t>
        </m:r>
      </m:oMath>
      <w:r>
        <w:t xml:space="preserve">,</w:t>
      </w:r>
      <w:r>
        <w:t xml:space="preserve"> </w:t>
      </w:r>
      <w:r>
        <w:t xml:space="preserve">so the product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z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den>
        </m:f>
        <m:f>
          <m:fPr>
            <m:type m:val="bar"/>
          </m:fPr>
          <m:num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den>
        </m:f>
      </m:oMath>
      <w:r>
        <w:t xml:space="preserve"> </w:t>
      </w:r>
      <w:r>
        <w:t xml:space="preserve">in the other order</w:t>
      </w:r>
      <w:r>
        <w:t xml:space="preserve"> </w:t>
      </w:r>
      <w:r>
        <w:t xml:space="preserve">is not even defined unless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BodyText"/>
      </w:pPr>
      <w:r>
        <w:t xml:space="preserve">The version presented here is for the gradient (</w:t>
      </w:r>
      <w:hyperlink w:anchor="def-vector-derivative">
        <w:r>
          <w:rPr>
            <w:rStyle w:val="Hyperlink"/>
          </w:rPr>
          <w:t xml:space="preserve">Definition 2</w:t>
        </w:r>
      </w:hyperlink>
      <w:r>
        <w:t xml:space="preserve">), a column vector.</w:t>
      </w:r>
      <w:r>
        <w:t xml:space="preserve"> </w:t>
      </w:r>
      <w:r>
        <w:t xml:space="preserve">The total derivative (</w:t>
      </w:r>
      <w:hyperlink w:anchor="def-row-vector-derivative">
        <w:r>
          <w:rPr>
            <w:rStyle w:val="Hyperlink"/>
          </w:rPr>
          <w:t xml:space="preserve">Definition 5</w:t>
        </w:r>
      </w:hyperlink>
      <w:r>
        <w:t xml:space="preserve">), a row vector,</w:t>
      </w:r>
      <w:r>
        <w:t xml:space="preserve"> </w:t>
      </w:r>
      <w:r>
        <w:t xml:space="preserve">is the transpose of the gradient (</w:t>
      </w:r>
      <w:hyperlink w:anchor="thm-row-deriv-tp-col-deriv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and transposing both sides gives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∂</m:t>
                    </m:r>
                    <m:r>
                      <m:t>z</m:t>
                    </m:r>
                  </m:num>
                  <m:den>
                    <m:r>
                      <m:rPr>
                        <m:sty m:val="p"/>
                      </m:rPr>
                      <m:t>∂</m:t>
                    </m:r>
                    <m:acc>
                      <m:accPr>
                        <m:chr m:val="̃"/>
                      </m:accPr>
                      <m:e>
                        <m:r>
                          <m:t>x</m:t>
                        </m:r>
                      </m:e>
                    </m:acc>
                  </m:den>
                </m:f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∂</m:t>
                    </m:r>
                    <m:r>
                      <m:t>z</m:t>
                    </m:r>
                  </m:num>
                  <m:den>
                    <m:r>
                      <m:rPr>
                        <m:sty m:val="p"/>
                      </m:rPr>
                      <m:t>∂</m:t>
                    </m:r>
                    <m:acc>
                      <m:accPr>
                        <m:chr m:val="̃"/>
                      </m:accPr>
                      <m:e>
                        <m:r>
                          <m:t>y</m:t>
                        </m:r>
                      </m:e>
                    </m:acc>
                  </m:den>
                </m:f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∂</m:t>
                    </m:r>
                    <m:acc>
                      <m:accPr>
                        <m:chr m:val="̃"/>
                      </m:accPr>
                      <m:e>
                        <m:r>
                          <m:t>y</m:t>
                        </m:r>
                      </m:e>
                    </m:acc>
                  </m:num>
                  <m:den>
                    <m:r>
                      <m:rPr>
                        <m:sty m:val="p"/>
                      </m:rPr>
                      <m:t>∂</m:t>
                    </m:r>
                    <m:acc>
                      <m:accPr>
                        <m:chr m:val="̃"/>
                      </m:accPr>
                      <m:e>
                        <m:r>
                          <m:t>x</m:t>
                        </m:r>
                      </m:e>
                    </m:acc>
                  </m:den>
                </m:f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with the factors in the reverse order;</w:t>
      </w:r>
      <w:r>
        <w:t xml:space="preserve"> </w:t>
      </w:r>
      <w:r>
        <w:t xml:space="preserve">there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∂</m:t>
                    </m:r>
                    <m:acc>
                      <m:accPr>
                        <m:chr m:val="̃"/>
                      </m:accPr>
                      <m:e>
                        <m:r>
                          <m:t>y</m:t>
                        </m:r>
                      </m:e>
                    </m:acc>
                  </m:num>
                  <m:den>
                    <m:r>
                      <m:rPr>
                        <m:sty m:val="p"/>
                      </m:rPr>
                      <m:t>∂</m:t>
                    </m:r>
                    <m:acc>
                      <m:accPr>
                        <m:chr m:val="̃"/>
                      </m:accPr>
                      <m:e>
                        <m:r>
                          <m:t>x</m:t>
                        </m:r>
                      </m:e>
                    </m:acc>
                  </m:den>
                </m:f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the Jacobian matrix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as a function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(</w:t>
      </w:r>
      <w:hyperlink w:anchor="def-jacobian-matrix">
        <w:r>
          <w:rPr>
            <w:rStyle w:val="Hyperlink"/>
          </w:rPr>
          <w:t xml:space="preserve">Definition 7</w:t>
        </w:r>
      </w:hyperlink>
      <w:r>
        <w:t xml:space="preserve">).</w:t>
      </w:r>
    </w:p>
    <w:bookmarkEnd w:id="97"/>
    <w:bookmarkStart w:id="98" w:name="exm-chain-vec"/>
    <w:p>
      <w:pPr>
        <w:pStyle w:val="BodyText"/>
      </w:pPr>
      <w:r>
        <w:rPr>
          <w:b/>
          <w:bCs/>
        </w:rPr>
        <w:t xml:space="preserve">Example 19 (Applying the vector chain rule)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g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,</m:t>
            </m:r>
            <m:r>
              <m:t> 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y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  <m:r>
                            <m:t>z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den>
                      </m:f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den>
                      </m:f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  <m:r>
                            <m:t>z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den>
                      </m:f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(vector chain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nor/>
                  <m:sty m:val="p"/>
                </m:rPr>
                <m:t> and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(multiply, and substitute 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t>3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terms)</m:t>
              </m:r>
            </m:e>
          </m:eqArr>
        </m:oMath>
      </m:oMathPara>
    </w:p>
    <w:p>
      <w:pPr>
        <w:pStyle w:val="FirstParagraph"/>
      </w:pPr>
      <w:r>
        <w:t xml:space="preserve">This matches differentiating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directly: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1</m:t>
            </m:r>
          </m:sub>
        </m:sSub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r>
          <m:t>3</m:t>
        </m:r>
        <m:sSub>
          <m:e>
            <m:r>
              <m:t>x</m:t>
            </m:r>
          </m:e>
          <m:sub>
            <m:r>
              <m:t>1</m:t>
            </m:r>
          </m:sub>
        </m:sSub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den>
        </m:f>
        <m:r>
          <m:t>z</m:t>
        </m:r>
        <m:r>
          <m:rPr>
            <m:sty m:val="p"/>
          </m:rPr>
          <m:t>=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3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den>
        </m:f>
        <m:r>
          <m:t>z</m:t>
        </m:r>
        <m:r>
          <m:rPr>
            <m:sty m:val="p"/>
          </m:rPr>
          <m:t>=</m:t>
        </m:r>
        <m:r>
          <m:t>3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2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The product in the other order,</w:t>
      </w:r>
      <w:r>
        <w:t xml:space="preserve"> </w:t>
      </w:r>
      <w:r>
        <w:t xml:space="preserve">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 times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is not defined.</w:t>
      </w:r>
      <w:r>
        <w:t xml:space="preserve"> </w:t>
      </w:r>
      <w:r>
        <w:t xml:space="preserve">The total derivative is the transpose,</w:t>
      </w:r>
      <w:r>
        <w:t xml:space="preserve"> </w:t>
      </w:r>
      <w:r>
        <w:t xml:space="preserve">the row vector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3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t> </m:t>
        </m:r>
        <m:r>
          <m:t>3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2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bookmarkEnd w:id="98"/>
    <w:p>
      <w:pPr>
        <w:pStyle w:val="BodyText"/>
      </w:pPr>
      <w:r>
        <w:t xml:space="preserve">See</w:t>
      </w:r>
      <w:r>
        <w:t xml:space="preserve"> </w:t>
      </w:r>
      <w:r>
        <w:t xml:space="preserve">Felippa (n.d.)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Wikipedia contributors (n.d.)</w:t>
      </w:r>
      <w:r>
        <w:t xml:space="preserve">, section</w:t>
      </w:r>
      <w:r>
        <w:t xml:space="preserve"> </w:t>
      </w:r>
      <w:r>
        <w:t xml:space="preserve">“Relationship with Frechet derivative”</w:t>
      </w:r>
      <w:r>
        <w:t xml:space="preserve">.</w:t>
      </w:r>
    </w:p>
    <w:bookmarkStart w:id="99" w:name="cor-chain-qf"/>
    <w:p>
      <w:pPr>
        <w:pStyle w:val="BodyText"/>
      </w:pPr>
      <w:r>
        <w:rPr>
          <w:b/>
          <w:bCs/>
        </w:rPr>
        <w:t xml:space="preserve">Corollary 3 (Vector chain rule for quadratic forms)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ε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ε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vector-valued function</w:t>
      </w:r>
      <w:r>
        <w:t xml:space="preserve"> </w:t>
      </w:r>
      <w:r>
        <w:t xml:space="preserve">of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with continuous partial derivatives, then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ε</m:t>
                          </m:r>
                        </m:e>
                      </m:acc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⋅</m:t>
                      </m:r>
                      <m:acc>
                        <m:accPr>
                          <m:chr m:val="̃"/>
                        </m:accPr>
                        <m:e>
                          <m:r>
                            <m:t>ε</m:t>
                          </m:r>
                        </m:e>
                      </m:acc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acc>
                        <m:accPr>
                          <m:chr m:val="̃"/>
                        </m:accPr>
                        <m:e>
                          <m:r>
                            <m:t>ε</m:t>
                          </m:r>
                        </m:e>
                      </m:acc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limLow>
            <m:e>
              <m:limLow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2</m:t>
                      </m:r>
                      <m:acc>
                        <m:accPr>
                          <m:chr m:val="̃"/>
                        </m:accPr>
                        <m:e>
                          <m:r>
                            <m:t>ε</m:t>
                          </m:r>
                        </m:e>
                      </m:acc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</m:oMath>
      </m:oMathPara>
    </w:p>
    <w:bookmarkEnd w:id="9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Apply</w:t>
      </w:r>
      <w:r>
        <w:t xml:space="preserve"> </w:t>
      </w:r>
      <w:hyperlink w:anchor="thm-chain-vec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ε</m:t>
            </m:r>
          </m:e>
        </m:acc>
      </m:oMath>
      <w:r>
        <w:t xml:space="preserve">,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n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ε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ε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ε</m:t>
            </m:r>
          </m:e>
        </m:acc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ε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ε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ε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ε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acc>
                    <m:accPr>
                      <m:chr m:val="̃"/>
                    </m:accPr>
                    <m:e>
                      <m:r>
                        <m:t>ε</m:t>
                      </m:r>
                    </m:e>
                  </m:acc>
                </m:e>
              </m:d>
              <m:r>
                <m:t>​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ε</m:t>
                      </m:r>
                    </m:e>
                  </m:acc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ε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ε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(vector chain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acc>
                    <m:accPr>
                      <m:chr m:val="̃"/>
                    </m:accPr>
                    <m:e>
                      <m:r>
                        <m:t>ε</m:t>
                      </m:r>
                    </m:e>
                  </m:acc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acc>
                    <m:accPr>
                      <m:chr m:val="̃"/>
                    </m:accPr>
                    <m:e>
                      <m:r>
                        <m:t>ε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simple quadratic form, in </m:t>
              </m:r>
              <m:acc>
                <m:accPr>
                  <m:chr m:val="̃"/>
                </m:accPr>
                <m:e>
                  <m:r>
                    <m:t>ε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second step is</w:t>
      </w:r>
      <w:r>
        <w:t xml:space="preserve"> </w:t>
      </w:r>
      <w:hyperlink w:anchor="cor-deriv-normsq">
        <w:r>
          <w:rPr>
            <w:rStyle w:val="Hyperlink"/>
          </w:rPr>
          <w:t xml:space="preserve">Corollary 2</w:t>
        </w:r>
      </w:hyperlink>
      <w:r>
        <w:t xml:space="preserve">,</w:t>
      </w:r>
      <w:r>
        <w:t xml:space="preserve"> </w:t>
      </w:r>
      <w:r>
        <w:t xml:space="preserve">applied to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ε</m:t>
            </m:r>
          </m:e>
        </m:acc>
      </m:oMath>
      <w:r>
        <w:t xml:space="preserve"> </w:t>
      </w:r>
      <w:r>
        <w:t xml:space="preserve">in place of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</w:p>
    <w:bookmarkStart w:id="100" w:name="exm-chain-qf-residuals"/>
    <w:p>
      <w:pPr>
        <w:pStyle w:val="BodyText"/>
      </w:pPr>
      <w:r>
        <w:rPr>
          <w:b/>
          <w:bCs/>
        </w:rPr>
        <w:t xml:space="preserve">Example 20 (Derivative of the residual sum of squares)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(</w:t>
      </w:r>
      <m:oMath>
        <m:r>
          <m:t>n</m:t>
        </m:r>
        <m:r>
          <m:rPr>
            <m:sty m:val="p"/>
          </m:rPr>
          <m:t>×</m:t>
        </m:r>
        <m:r>
          <m:t>1</m:t>
        </m:r>
      </m:oMath>
      <w:r>
        <w:t xml:space="preserve">) and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(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) be constant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̃"/>
          </m:accPr>
          <m:e>
            <m:r>
              <m:t>ε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r>
          <m:rPr>
            <m:sty m:val="bi"/>
          </m:rPr>
          <m:t>X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be the residual vector (</w:t>
      </w:r>
      <w:hyperlink w:anchor="def-residual">
        <w:r>
          <w:rPr>
            <w:rStyle w:val="Hyperlink"/>
          </w:rPr>
          <w:t xml:space="preserve">Definition 9</w:t>
        </w:r>
      </w:hyperlink>
      <w:r>
        <w:t xml:space="preserve">).</w:t>
      </w:r>
      <w:r>
        <w:t xml:space="preserve"> </w:t>
      </w:r>
      <w:r>
        <w:t xml:space="preserve">By</w:t>
      </w:r>
      <w:r>
        <w:t xml:space="preserve"> </w:t>
      </w:r>
      <w:hyperlink w:anchor="thm-deriv-linear-map">
        <w:r>
          <w:rPr>
            <w:rStyle w:val="Hyperlink"/>
          </w:rPr>
          <w:t xml:space="preserve">Theorem 4</w:t>
        </w:r>
      </w:hyperlink>
      <w:r>
        <w:t xml:space="preserve">,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r>
          <m:rPr>
            <m:sty m:val="p"/>
          </m:rPr>
          <m:t>(</m:t>
        </m:r>
        <m:r>
          <m:rPr>
            <m:sty m:val="bi"/>
          </m:rPr>
          <m:t>X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sSub>
          <m:e>
            <m:r>
              <m:rPr>
                <m:sty m:val="b"/>
              </m:rPr>
              <m:t>0</m:t>
            </m:r>
          </m:e>
          <m:sub>
            <m:r>
              <m:t>p</m:t>
            </m:r>
            <m:r>
              <m:rPr>
                <m:sty m:val="p"/>
              </m:rPr>
              <m:t>×</m:t>
            </m:r>
            <m:r>
              <m:t>n</m:t>
            </m:r>
          </m:sub>
        </m:sSub>
      </m:oMath>
      <w:r>
        <w:t xml:space="preserve"> </w:t>
      </w:r>
      <w:r>
        <w:t xml:space="preserve">because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is constant,</w:t>
      </w:r>
      <w:r>
        <w:t xml:space="preserve"> </w:t>
      </w:r>
      <w:r>
        <w:t xml:space="preserve">so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acc>
          <m:accPr>
            <m:chr m:val="̃"/>
          </m:accPr>
          <m:e>
            <m:r>
              <m:t>ε</m:t>
            </m:r>
          </m:e>
        </m:acc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m:oMath>
        <m:r>
          <m:t>p</m:t>
        </m:r>
        <m:r>
          <m:rPr>
            <m:sty m:val="p"/>
          </m:rPr>
          <m:t>×</m:t>
        </m:r>
        <m:r>
          <m:t>n</m:t>
        </m:r>
      </m:oMath>
      <w:r>
        <w:t xml:space="preserve">).</w:t>
      </w:r>
      <w:r>
        <w:t xml:space="preserve"> </w:t>
      </w:r>
      <w:r>
        <w:t xml:space="preserve">By</w:t>
      </w:r>
      <w:r>
        <w:t xml:space="preserve"> </w:t>
      </w:r>
      <w:hyperlink w:anchor="cor-chain-qf">
        <w:r>
          <w:rPr>
            <w:rStyle w:val="Hyperlink"/>
          </w:rPr>
          <w:t xml:space="preserve">Corollary 3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ε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ε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acc>
                    <m:accPr>
                      <m:chr m:val="̃"/>
                    </m:accPr>
                    <m:e>
                      <m:r>
                        <m:t>ε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(vector chain rule for quadratic forms)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rPr>
                      <m:sty m:val="bi"/>
                    </m:rPr>
                    <m:t>X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acc>
                <m:accPr>
                  <m:chr m:val="̃"/>
                </m:accPr>
                <m:e>
                  <m:r>
                    <m:t>ε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X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Setting this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 to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gives the normal equations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of least squares.</w:t>
      </w:r>
    </w:p>
    <w:bookmarkEnd w:id="100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0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the chain rule for partial derivatives:</w:t>
            </w:r>
          </w:p>
          <w:p>
            <w:pPr>
              <w:pStyle w:val="Compact"/>
              <w:numPr>
                <w:ilvl w:val="0"/>
                <w:numId w:val="1007"/>
              </w:numPr>
            </w:pPr>
            <w:hyperlink r:id="rId103">
              <w:r>
                <w:rPr>
                  <w:rStyle w:val="Hyperlink"/>
                </w:rPr>
                <w:t xml:space="preserve">The Chain Rule for Partial Derivatives</w:t>
              </w:r>
            </w:hyperlink>
          </w:p>
          <w:p>
            <w:pPr>
              <w:pStyle w:val="Compact"/>
              <w:numPr>
                <w:ilvl w:val="0"/>
                <w:numId w:val="1007"/>
              </w:numPr>
            </w:pPr>
            <w:hyperlink r:id="rId104">
              <w:r>
                <w:rPr>
                  <w:rStyle w:val="Hyperlink"/>
                </w:rPr>
                <w:t xml:space="preserve">Exercises on the Multivariate Chain Rule</w:t>
              </w:r>
            </w:hyperlink>
          </w:p>
          <w:p/>
        </w:tc>
      </w:tr>
    </w:tbl>
    <w:bookmarkStart w:id="105" w:name="def-matrix-derivative"/>
    <w:p>
      <w:pPr>
        <w:pStyle w:val="FirstParagraph"/>
      </w:pPr>
      <w:r>
        <w:rPr>
          <w:b/>
          <w:bCs/>
        </w:rPr>
        <w:t xml:space="preserve">Definition 10 (Matrix derivative (gradient))</w:t>
      </w:r>
      <w:r>
        <w:t xml:space="preserve"> </w:t>
      </w:r>
      <w:r>
        <w:t xml:space="preserve">For a scalar-valued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matrix derivative</w:t>
      </w:r>
      <w:r>
        <w:t xml:space="preserve"> </w:t>
      </w:r>
      <w:r>
        <w:t xml:space="preserve">is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w:r>
        <w:t xml:space="preserve">whose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entry is the partial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 respect to the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entry of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bi"/>
                        </m:rPr>
                        <m:t>X</m:t>
                      </m:r>
                    </m:den>
                  </m:f>
                  <m:r>
                    <m:t>f</m:t>
                  </m:r>
                </m:e>
              </m:d>
            </m:e>
            <m:sub>
              <m:r>
                <m:t>i</m:t>
              </m:r>
              <m:r>
                <m:t>j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</m:den>
          </m:f>
          <m:r>
            <m:t>f</m:t>
          </m:r>
        </m:oMath>
      </m:oMathPara>
    </w:p>
    <w:p>
      <w:pPr>
        <w:pStyle w:val="FirstParagraph"/>
      </w:pPr>
      <w:r>
        <w:t xml:space="preserve">Like the vector derivative (</w:t>
      </w:r>
      <w:hyperlink w:anchor="def-vector-derivative">
        <w:r>
          <w:rPr>
            <w:rStyle w:val="Hyperlink"/>
          </w:rPr>
          <w:t xml:space="preserve">Definition 2</w:t>
        </w:r>
      </w:hyperlink>
      <w:r>
        <w:t xml:space="preserve">),</w:t>
      </w:r>
      <w:r>
        <w:t xml:space="preserve"> </w:t>
      </w:r>
      <w:r>
        <w:t xml:space="preserve">the matrix derivative is also called the</w:t>
      </w:r>
      <w:r>
        <w:t xml:space="preserve"> </w:t>
      </w:r>
      <w:r>
        <w:rPr>
          <w:b/>
          <w:bCs/>
        </w:rPr>
        <w:t xml:space="preserve">gradient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∇</m:t>
            </m:r>
          </m:e>
          <m:sub>
            <m:r>
              <m:rPr>
                <m:sty m:val="bi"/>
              </m:rPr>
              <m:t>X</m:t>
            </m:r>
          </m:sub>
        </m:sSub>
        <m:r>
          <m:t>f</m:t>
        </m:r>
      </m:oMath>
      <w:r>
        <w:t xml:space="preserve">.</w:t>
      </w:r>
    </w:p>
    <w:bookmarkEnd w:id="105"/>
    <w:bookmarkStart w:id="107" w:name="exm-matrix-derivative"/>
    <w:p>
      <w:pPr>
        <w:pStyle w:val="BodyText"/>
      </w:pPr>
      <w:r>
        <w:rPr>
          <w:b/>
          <w:bCs/>
        </w:rPr>
        <w:t xml:space="preserve">Example 21 (The matrix derivative of a trace)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 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tr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22</m:t>
            </m:r>
          </m:sub>
        </m:sSub>
      </m:oMath>
      <w:r>
        <w:t xml:space="preserve"> </w:t>
      </w:r>
      <w:r>
        <w:t xml:space="preserve">(see</w:t>
      </w:r>
      <w:r>
        <w:t xml:space="preserve"> </w:t>
      </w:r>
      <w:hyperlink r:id="rId106">
        <w:r>
          <w:rPr>
            <w:rStyle w:val="Hyperlink"/>
          </w:rPr>
          <w:t xml:space="preserve">trace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</m:den>
        </m:f>
        <m:r>
          <m:t>f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otherwise, so: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rPr>
                  <m:sty m:val="bi"/>
                </m:rPr>
                <m:t>X</m:t>
              </m:r>
            </m:den>
          </m:f>
          <m:r>
            <m:t>f</m:t>
          </m:r>
          <m:r>
            <m:rPr>
              <m:sty m:val="p"/>
            </m:rPr>
            <m:t>=</m:t>
          </m:r>
          <m:sSub>
            <m:e>
              <m:r>
                <m:rPr>
                  <m:sty m:val="bi"/>
                </m:rPr>
                <m:t>I</m:t>
              </m:r>
            </m:e>
            <m:sub>
              <m:r>
                <m:t>2</m:t>
              </m:r>
            </m:sub>
          </m:sSub>
        </m:oMath>
      </m:oMathPara>
    </w:p>
    <w:bookmarkEnd w:id="107"/>
    <w:bookmarkStart w:id="108" w:name="thm-deriv-matrix-product-matrix"/>
    <w:p>
      <w:pPr>
        <w:pStyle w:val="FirstParagraph"/>
      </w:pPr>
      <w:r>
        <w:rPr>
          <w:b/>
          <w:bCs/>
        </w:rPr>
        <w:t xml:space="preserve">Theorem 9 (Matrix derivative of the trace of a matrix product)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m:oMath>
        <m:r>
          <m:t>r</m:t>
        </m:r>
        <m:r>
          <m:rPr>
            <m:sty m:val="p"/>
          </m:rPr>
          <m:t>×</m:t>
        </m:r>
        <m:r>
          <m:t>m</m:t>
        </m:r>
      </m:oMath>
      <w:r>
        <w:t xml:space="preserve">) 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(</w:t>
      </w:r>
      <m:oMath>
        <m:r>
          <m:t>n</m:t>
        </m:r>
        <m:r>
          <m:rPr>
            <m:sty m:val="p"/>
          </m:rPr>
          <m:t>×</m:t>
        </m:r>
        <m:r>
          <m:t>r</m:t>
        </m:r>
      </m:oMath>
      <w:r>
        <w:t xml:space="preserve">)</w:t>
      </w:r>
      <w:r>
        <w:t xml:space="preserve"> </w:t>
      </w:r>
      <w:r>
        <w:t xml:space="preserve">are constant with respect to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,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bi"/>
                        </m:rPr>
                        <m:t>X</m:t>
                      </m:r>
                    </m:den>
                  </m:f>
                  <m:r>
                    <m:rPr>
                      <m:sty m:val="p"/>
                    </m:rPr>
                    <m:t>tr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X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m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m</m:t>
              </m:r>
              <m:r>
                <m:rPr>
                  <m:sty m:val="p"/>
                </m:rPr>
                <m:t>×</m:t>
              </m:r>
              <m:r>
                <m:t>r</m:t>
              </m:r>
            </m:lim>
          </m:limLow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r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</m:oMath>
      </m:oMathPara>
    </w:p>
    <w:bookmarkEnd w:id="10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  <m:r>
              <m:t>l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k</m:t>
            </m:r>
            <m:r>
              <m:t>l</m:t>
            </m:r>
          </m:sub>
        </m:sSub>
      </m:oMath>
      <w:r>
        <w:t xml:space="preserve">, and</w:t>
      </w:r>
      <w:r>
        <w:t xml:space="preserve"> </w:t>
      </w:r>
      <m:oMath>
        <m:sSub>
          <m:e>
            <m:r>
              <m:t>B</m:t>
            </m:r>
          </m:e>
          <m:sub>
            <m:r>
              <m:t>k</m:t>
            </m:r>
            <m:r>
              <m:t>l</m:t>
            </m:r>
          </m:sub>
        </m:sSub>
      </m:oMath>
      <w:r>
        <w:t xml:space="preserve"> </w:t>
      </w:r>
      <w:r>
        <w:t xml:space="preserve">for the entries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, 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.</w:t>
      </w:r>
      <w:r>
        <w:t xml:space="preserve"> </w:t>
      </w:r>
      <w:r>
        <w:t xml:space="preserve">For 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r>
                            <m:rPr>
                              <m:sty m:val="bi"/>
                            </m:rPr>
                            <m:t>X</m:t>
                          </m:r>
                        </m:den>
                      </m:f>
                      <m:r>
                        <m:rPr>
                          <m:sty m:val="p"/>
                        </m:rPr>
                        <m:t>tr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bi"/>
                        </m:rPr>
                        <m:t>A</m:t>
                      </m:r>
                      <m:r>
                        <m:rPr>
                          <m:sty m:val="bi"/>
                        </m:rPr>
                        <m:t>X</m:t>
                      </m:r>
                      <m:r>
                        <m:rPr>
                          <m:sty m:val="bi"/>
                        </m:rPr>
                        <m:t>B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r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b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m</m:t>
                      </m:r>
                    </m:sup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c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A</m:t>
                              </m:r>
                            </m:e>
                            <m:sub>
                              <m:r>
                                <m:t>a</m:t>
                              </m:r>
                              <m:r>
                                <m:t>b</m:t>
                              </m:r>
                            </m:sub>
                          </m:sSub>
                        </m:e>
                      </m:nary>
                    </m:e>
                  </m:nary>
                </m:e>
              </m:nary>
              <m:sSub>
                <m:e>
                  <m:r>
                    <m:t>X</m:t>
                  </m:r>
                </m:e>
                <m:sub>
                  <m:r>
                    <m:t>b</m:t>
                  </m:r>
                  <m:r>
                    <m:t>c</m:t>
                  </m:r>
                </m:sub>
              </m:sSub>
              <m:sSub>
                <m:e>
                  <m:r>
                    <m:t>B</m:t>
                  </m:r>
                </m:e>
                <m:sub>
                  <m:r>
                    <m:t>c</m:t>
                  </m:r>
                  <m:r>
                    <m:t>a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(trace of the </m:t>
              </m:r>
              <m:r>
                <m:t>r</m:t>
              </m:r>
              <m:r>
                <m:rPr>
                  <m:sty m:val="p"/>
                </m:rPr>
                <m:t>×</m:t>
              </m:r>
              <m:r>
                <m:t>r</m:t>
              </m:r>
              <m:r>
                <m:rPr>
                  <m:nor/>
                  <m:sty m:val="p"/>
                </m:rPr>
                <m:t> product 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X</m:t>
              </m:r>
              <m:r>
                <m:rPr>
                  <m:sty m:val="bi"/>
                </m:rPr>
                <m:t>B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r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a</m:t>
                      </m:r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B</m:t>
                  </m:r>
                </m:e>
                <m:sub>
                  <m:r>
                    <m:t>j</m:t>
                  </m:r>
                  <m:r>
                    <m:t>a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(only the terms with 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i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j</m:t>
              </m:r>
              <m:r>
                <m:rPr>
                  <m:nor/>
                  <m:sty m:val="p"/>
                </m:rPr>
                <m:t> depend on 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r</m:t>
                  </m:r>
                </m:sup>
                <m:e>
                  <m:sSub>
                    <m:e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sSup>
                            <m:e>
                              <m:r>
                                <m:rPr>
                                  <m:sty m:val="bi"/>
                                </m:rPr>
                                <m:t>A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⊤</m:t>
                              </m:r>
                            </m:sup>
                          </m:sSup>
                        </m:e>
                      </m:d>
                    </m:e>
                    <m:sub>
                      <m:r>
                        <m:t>i</m:t>
                      </m:r>
                      <m:r>
                        <m:t>a</m:t>
                      </m:r>
                    </m:sub>
                  </m:sSub>
                </m:e>
              </m:nary>
              <m:sSub>
                <m:e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B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</m:e>
                <m:sub>
                  <m:r>
                    <m:t>a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t> </m:t>
                      </m:r>
                      <m:sSup>
                        <m:e>
                          <m:r>
                            <m:rPr>
                              <m:sty m:val="bi"/>
                            </m:rPr>
                            <m:t>B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</m:eqArr>
        </m:oMath>
      </m:oMathPara>
    </w:p>
    <w:bookmarkStart w:id="109" w:name="rem-matrix-product-tensor"/>
    <w:p>
      <w:pPr>
        <w:pStyle w:val="FirstParagraph"/>
      </w:pPr>
      <w:r>
        <w:rPr>
          <w:i/>
          <w:iCs/>
        </w:rPr>
        <w:t xml:space="preserve">Remark 8</w:t>
      </w:r>
      <w:r>
        <w:t xml:space="preserve"> (Why the theorem uses the trace). </w:t>
      </w:r>
      <w:r>
        <w:t xml:space="preserve">The trace makes</w:t>
      </w:r>
      <w:r>
        <w:t xml:space="preserve"> </w:t>
      </w:r>
      <m:oMath>
        <m:r>
          <m:rPr>
            <m:sty m:val="p"/>
          </m:rPr>
          <m:t>tr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bi"/>
          </m:rPr>
          <m:t>X</m:t>
        </m:r>
        <m:r>
          <m:rPr>
            <m:sty m:val="bi"/>
          </m:rP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a scalar,</w:t>
      </w:r>
      <w:r>
        <w:t xml:space="preserve"> </w:t>
      </w:r>
      <w:r>
        <w:t xml:space="preserve">so its matrix derivative (</w:t>
      </w:r>
      <w:hyperlink w:anchor="def-matrix-derivative">
        <w:r>
          <w:rPr>
            <w:rStyle w:val="Hyperlink"/>
          </w:rPr>
          <w:t xml:space="preserve">Definition 10</w:t>
        </w:r>
      </w:hyperlink>
      <w:r>
        <w:t xml:space="preserve">) is again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matrix.</w:t>
      </w:r>
      <w:r>
        <w:t xml:space="preserve"> </w:t>
      </w:r>
      <w:r>
        <w:t xml:space="preserve">The matrix product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X</m:t>
        </m:r>
        <m:r>
          <m:rPr>
            <m:sty m:val="bi"/>
          </m:rPr>
          <m:t>B</m:t>
        </m:r>
      </m:oMath>
      <w:r>
        <w:t xml:space="preserve"> </w:t>
      </w:r>
      <w:r>
        <w:t xml:space="preserve">itself</w:t>
      </w:r>
      <w:r>
        <w:t xml:space="preserve"> </w:t>
      </w:r>
      <w:r>
        <w:t xml:space="preserve">(without the trace) is an</w:t>
      </w:r>
      <w:r>
        <w:t xml:space="preserve"> </w:t>
      </w:r>
      <m:oMath>
        <m:r>
          <m:t>r</m:t>
        </m:r>
        <m:r>
          <m:rPr>
            <m:sty m:val="p"/>
          </m:rPr>
          <m:t>×</m:t>
        </m:r>
        <m:r>
          <m:t>r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and each of its</w:t>
      </w:r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entries has a partial derivative</w:t>
      </w:r>
      <w:r>
        <w:t xml:space="preserve"> </w:t>
      </w:r>
      <w:r>
        <w:t xml:space="preserve">with respect to each of the</w:t>
      </w:r>
      <w:r>
        <w:t xml:space="preserve"> </w:t>
      </w:r>
      <m:oMath>
        <m:r>
          <m:t>m</m:t>
        </m:r>
        <m:r>
          <m:t>n</m:t>
        </m:r>
      </m:oMath>
      <w:r>
        <w:t xml:space="preserve"> </w:t>
      </w:r>
      <w:r>
        <w:t xml:space="preserve">entries of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.</w:t>
      </w:r>
      <w:r>
        <w:t xml:space="preserve"> </w:t>
      </w:r>
      <w:r>
        <w:t xml:space="preserve">Those</w:t>
      </w:r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  <m:r>
          <m:t>m</m:t>
        </m:r>
        <m:r>
          <m:t>n</m:t>
        </m:r>
      </m:oMath>
      <w:r>
        <w:t xml:space="preserve"> </w:t>
      </w:r>
      <w:r>
        <w:t xml:space="preserve">partial derivatives form a four-index array (a fourth-order tensor),</w:t>
      </w:r>
      <w:r>
        <w:t xml:space="preserve"> </w:t>
      </w:r>
      <w:r>
        <w:t xml:space="preserve">not a matrix,</w:t>
      </w:r>
      <w:r>
        <w:t xml:space="preserve"> </w:t>
      </w:r>
      <w:r>
        <w:t xml:space="preserve">which is why this result is stated for the scalar</w:t>
      </w:r>
      <w:r>
        <w:t xml:space="preserve"> </w:t>
      </w:r>
      <m:oMath>
        <m:r>
          <m:rPr>
            <m:sty m:val="p"/>
          </m:rPr>
          <m:t>tr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bi"/>
          </m:rPr>
          <m:t>X</m:t>
        </m:r>
        <m:r>
          <m:rPr>
            <m:sty m:val="bi"/>
          </m:rPr>
          <m:t>B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For example, with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B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the product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X</m:t>
        </m:r>
        <m:r>
          <m:rPr>
            <m:sty m:val="bi"/>
          </m:rPr>
          <m:t>B</m:t>
        </m:r>
        <m:r>
          <m:rPr>
            <m:sty m:val="p"/>
          </m:rPr>
          <m:t>=</m:t>
        </m:r>
        <m:r>
          <m:rPr>
            <m:sty m:val="bi"/>
          </m:rPr>
          <m:t>X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entries,</w:t>
      </w:r>
      <w:r>
        <w:t xml:space="preserve"> </w:t>
      </w:r>
      <w:r>
        <w:t xml:space="preserve">each with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partial derivatives,</w:t>
      </w:r>
      <w:r>
        <w:t xml:space="preserve"> </w:t>
      </w:r>
      <m:oMath>
        <m:r>
          <m:t>16</m:t>
        </m:r>
      </m:oMath>
      <w:r>
        <w:t xml:space="preserve"> </w:t>
      </w:r>
      <w:r>
        <w:t xml:space="preserve">in all,</w:t>
      </w:r>
      <w:r>
        <w:t xml:space="preserve"> </w:t>
      </w:r>
      <w:r>
        <w:t xml:space="preserve">while its trace</w:t>
      </w:r>
      <w:r>
        <w:t xml:space="preserve"> </w:t>
      </w:r>
      <m:oMath>
        <m:sSub>
          <m:e>
            <m:r>
              <m:t>X</m:t>
            </m:r>
          </m:e>
          <m:sub>
            <m:r>
              <m:t>11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22</m:t>
            </m:r>
          </m:sub>
        </m:sSub>
      </m:oMath>
      <w:r>
        <w:t xml:space="preserve"> </w:t>
      </w:r>
      <w:r>
        <w:t xml:space="preserve">has the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partial derivatives</w:t>
      </w:r>
      <w:r>
        <w:t xml:space="preserve"> </w:t>
      </w:r>
      <w:r>
        <w:t xml:space="preserve">that form the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exm-matrix-derivative">
        <w:r>
          <w:rPr>
            <w:rStyle w:val="Hyperlink"/>
          </w:rPr>
          <w:t xml:space="preserve">Example 21</w:t>
        </w:r>
      </w:hyperlink>
      <w:r>
        <w:t xml:space="preserve">.</w:t>
      </w:r>
    </w:p>
    <w:bookmarkEnd w:id="109"/>
    <w:bookmarkStart w:id="110" w:name="exm-deriv-matrix-product-matrix"/>
    <w:p>
      <w:pPr>
        <w:pStyle w:val="BodyText"/>
      </w:pPr>
      <w:r>
        <w:rPr>
          <w:b/>
          <w:bCs/>
        </w:rPr>
        <w:t xml:space="preserve">Example 22 (Differentiating a weighted trace)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) and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tr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bi"/>
          </m:rPr>
          <m:t>X</m:t>
        </m:r>
        <m:r>
          <m:rPr>
            <m:sty m:val="bi"/>
          </m:rP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sSub>
          <m:e>
            <m:r>
              <m:t>X</m:t>
            </m:r>
          </m:e>
          <m:sub>
            <m:r>
              <m:t>11</m:t>
            </m:r>
          </m:sub>
        </m:sSub>
        <m:r>
          <m:rPr>
            <m:sty m:val="p"/>
          </m:rPr>
          <m:t>+</m:t>
        </m:r>
        <m:r>
          <m:t>3</m:t>
        </m:r>
        <m:sSub>
          <m:e>
            <m:r>
              <m:t>X</m:t>
            </m:r>
          </m:e>
          <m:sub>
            <m:r>
              <m:t>22</m:t>
            </m:r>
          </m:sub>
        </m:sSub>
      </m:oMath>
      <w:r>
        <w:t xml:space="preserve">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r>
                            <m:rPr>
                              <m:sty m:val="bi"/>
                            </m:rPr>
                            <m:t>X</m:t>
                          </m:r>
                        </m:den>
                      </m:f>
                      <m:r>
                        <m:rPr>
                          <m:sty m:val="p"/>
                        </m:rPr>
                        <m:t>tr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bi"/>
                        </m:rPr>
                        <m:t>A</m:t>
                      </m:r>
                      <m:r>
                        <m:rPr>
                          <m:sty m:val="bi"/>
                        </m:rPr>
                        <m:t>X</m:t>
                      </m:r>
                      <m:r>
                        <m:rPr>
                          <m:sty m:val="bi"/>
                        </m:rPr>
                        <m:t>B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Low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  <m:limLow>
                <m:e>
                  <m:limLow>
                    <m:e>
                      <m:sSup>
                        <m:e>
                          <m:r>
                            <m:rPr>
                              <m:sty m:val="bi"/>
                            </m:rPr>
                            <m:t>B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</m:e>
          </m:eqArr>
        </m:oMath>
      </m:oMathPara>
    </w:p>
    <w:bookmarkEnd w:id="110"/>
    <w:bookmarkStart w:id="111" w:name="exr-gradient-of-linear"/>
    <w:p>
      <w:pPr>
        <w:pStyle w:val="FirstParagraph"/>
      </w:pPr>
      <w:r>
        <w:rPr>
          <w:b/>
          <w:bCs/>
        </w:rPr>
        <w:t xml:space="preserve">Exercise 7 (A gradient that does not mention its variable)</w:t>
      </w:r>
      <w:r>
        <w:t xml:space="preserve"> </w:t>
      </w:r>
      <w:r>
        <w:t xml:space="preserve">Fix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4</m:t>
                    </m:r>
                  </m:e>
                  <m:e>
                    <m:r>
                      <m:t>3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2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let</w:t>
      </w:r>
      <w:r>
        <w:t xml:space="preserve"> </w:t>
      </w:r>
      <m:oMath>
        <m:r>
          <m:t>W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  <m:r>
              <m:rPr>
                <m:sty m:val="p"/>
              </m:rPr>
              <m:t>×</m:t>
            </m:r>
            <m:r>
              <m:t>3</m:t>
            </m:r>
          </m:sup>
        </m:sSup>
      </m:oMath>
      <w:r>
        <w:t xml:space="preserve"> </w:t>
      </w:r>
      <w:r>
        <w:t xml:space="preserve">vary, and define</w:t>
      </w:r>
    </w:p>
    <w:p>
      <w:pPr>
        <w:pStyle w:val="BodyText"/>
      </w:pPr>
      <m:oMathPara>
        <m:oMathParaPr>
          <m:jc m:val="center"/>
        </m:oMathParaPr>
        <m:oMath>
          <m:r>
            <m:t>g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2</m:t>
              </m:r>
            </m:sup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</m:e>
          </m:nary>
          <m:sSub>
            <m:e>
              <m:r>
                <m:t>A</m:t>
              </m:r>
            </m:e>
            <m:sub>
              <m:r>
                <m:t>i</m:t>
              </m:r>
              <m:r>
                <m:t>j</m:t>
              </m:r>
            </m:sub>
          </m:sSub>
        </m:oMath>
      </m:oMathPara>
    </w:p>
    <w:p>
      <w:pPr>
        <w:pStyle w:val="FirstParagraph"/>
      </w:pPr>
      <w:r>
        <w:t xml:space="preserve">which is the entry-by-entry version of the inner product for matrices.</w:t>
      </w:r>
      <w:r>
        <w:t xml:space="preserve"> </w:t>
      </w:r>
      <w:r>
        <w:t xml:space="preserve">Compute</w:t>
      </w:r>
      <w:r>
        <w:t xml:space="preserve"> </w:t>
      </w:r>
      <m:oMath>
        <m:sSub>
          <m:e>
            <m:r>
              <m:rPr>
                <m:sty m:val="p"/>
              </m:rPr>
              <m:t>∇</m:t>
            </m:r>
          </m:e>
          <m:sub>
            <m:r>
              <m:t>W</m:t>
            </m:r>
          </m:sub>
        </m:sSub>
        <m:r>
          <m:t> </m:t>
        </m:r>
        <m:r>
          <m:t>g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say what is unusual about the answer.</w:t>
      </w:r>
    </w:p>
    <w:bookmarkEnd w:id="111"/>
    <w:bookmarkStart w:id="112" w:name="sol-gradient-of-linear"/>
    <w:p>
      <w:pPr>
        <w:pStyle w:val="BodyText"/>
      </w:pPr>
      <w:r>
        <w:rPr>
          <w:i/>
          <w:iCs/>
        </w:rPr>
        <w:t xml:space="preserve">Solution 7</w:t>
      </w:r>
      <w:r>
        <w:t xml:space="preserve">. </w:t>
      </w:r>
      <w:r>
        <w:t xml:space="preserve">Written out over the six positions,</w:t>
      </w:r>
    </w:p>
    <w:p>
      <w:pPr>
        <w:pStyle w:val="BodyText"/>
      </w:pPr>
      <m:oMathPara>
        <m:oMathParaPr>
          <m:jc m:val="center"/>
        </m:oMathParaPr>
        <m:oMath>
          <m:r>
            <m:t>g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2</m:t>
          </m:r>
          <m:sSub>
            <m:e>
              <m:r>
                <m:t>W</m:t>
              </m:r>
            </m:e>
            <m:sub>
              <m:r>
                <m:t>11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W</m:t>
              </m:r>
            </m:e>
            <m:sub>
              <m:r>
                <m:t>12</m:t>
              </m:r>
            </m:sub>
          </m:sSub>
          <m:r>
            <m:rPr>
              <m:sty m:val="p"/>
            </m:rPr>
            <m:t>+</m:t>
          </m:r>
          <m:r>
            <m:t>0</m:t>
          </m:r>
          <m:r>
            <m:t> </m:t>
          </m:r>
          <m:sSub>
            <m:e>
              <m:r>
                <m:t>W</m:t>
              </m:r>
            </m:e>
            <m:sub>
              <m:r>
                <m:t>13</m:t>
              </m:r>
            </m:sub>
          </m:sSub>
          <m:r>
            <m:rPr>
              <m:sty m:val="p"/>
            </m:rPr>
            <m:t>+</m:t>
          </m:r>
          <m:r>
            <m:t>4</m:t>
          </m:r>
          <m:sSub>
            <m:e>
              <m:r>
                <m:t>W</m:t>
              </m:r>
            </m:e>
            <m:sub>
              <m:r>
                <m:t>21</m:t>
              </m:r>
            </m:sub>
          </m:sSub>
          <m:r>
            <m:rPr>
              <m:sty m:val="p"/>
            </m:rPr>
            <m:t>+</m:t>
          </m:r>
          <m:r>
            <m:t>3</m:t>
          </m:r>
          <m:sSub>
            <m:e>
              <m:r>
                <m:t>W</m:t>
              </m:r>
            </m:e>
            <m:sub>
              <m:r>
                <m:t>22</m:t>
              </m:r>
            </m:sub>
          </m:sSub>
          <m:r>
            <m:rPr>
              <m:sty m:val="p"/>
            </m:rPr>
            <m:t>−</m:t>
          </m:r>
          <m:r>
            <m:t>2</m:t>
          </m:r>
          <m:sSub>
            <m:e>
              <m:r>
                <m:t>W</m:t>
              </m:r>
            </m:e>
            <m:sub>
              <m:r>
                <m:t>23</m:t>
              </m:r>
            </m:sub>
          </m:sSub>
        </m:oMath>
      </m:oMathPara>
    </w:p>
    <w:p>
      <w:pPr>
        <w:pStyle w:val="FirstParagraph"/>
      </w:pPr>
      <w:r>
        <w:t xml:space="preserve">Each</w:t>
      </w:r>
      <w:r>
        <w:t xml:space="preserve"> </w:t>
      </w:r>
      <m:oMath>
        <m:sSub>
          <m:e>
            <m:r>
              <m:t>W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appears in exactly one term, multiplied by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and by</w:t>
      </w:r>
      <w:r>
        <w:t xml:space="preserve"> </w:t>
      </w:r>
      <w:r>
        <w:t xml:space="preserve">nothing else, so differentiating with respect to it leaves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behind: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g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W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</m:den>
          </m:f>
          <m:r>
            <m:rPr>
              <m:sty m:val="p"/>
            </m:rPr>
            <m:t>=</m:t>
          </m:r>
          <m:sSub>
            <m:e>
              <m:r>
                <m:t>A</m:t>
              </m:r>
            </m:e>
            <m:sub>
              <m:r>
                <m:t>i</m:t>
              </m:r>
              <m:r>
                <m:t>j</m:t>
              </m:r>
            </m:sub>
          </m:sSub>
        </m:oMath>
      </m:oMathPara>
    </w:p>
    <w:p>
      <w:pPr>
        <w:pStyle w:val="FirstParagraph"/>
      </w:pPr>
      <w:r>
        <w:t xml:space="preserve">Collecting those partial derivatives into a matrix of the same shape as</w:t>
      </w:r>
      <w:r>
        <w:t xml:space="preserve"> </w:t>
      </w:r>
      <m:oMath>
        <m:r>
          <m:t>W</m:t>
        </m:r>
      </m:oMath>
      <w:r>
        <w:t xml:space="preserve">,</w:t>
      </w:r>
      <w:r>
        <w:t xml:space="preserve"> </w:t>
      </w:r>
      <w:r>
        <w:t xml:space="preserve">as</w:t>
      </w:r>
      <w:r>
        <w:t xml:space="preserve"> </w:t>
      </w:r>
      <w:hyperlink w:anchor="tbl-gradient-shape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requires,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p"/>
                    </m:rPr>
                    <m:t>∇</m:t>
                  </m:r>
                </m:e>
                <m:sub>
                  <m:r>
                    <m:t>W</m:t>
                  </m:r>
                </m:sub>
              </m:sSub>
              <m:r>
                <m:t> 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W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4</m:t>
                        </m:r>
                      </m:e>
                      <m:e>
                        <m:r>
                          <m:t>3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</m:e>
          </m:eqArr>
        </m:oMath>
      </m:oMathPara>
    </w:p>
    <w:p>
      <w:pPr>
        <w:pStyle w:val="FirstParagraph"/>
      </w:pPr>
      <w:r>
        <w:t xml:space="preserve">What is unusual is that the gradient came out</w:t>
      </w:r>
      <w:r>
        <w:t xml:space="preserve"> </w:t>
      </w:r>
      <w:r>
        <w:rPr>
          <w:b/>
          <w:bCs/>
        </w:rPr>
        <w:t xml:space="preserve">constant</w:t>
      </w:r>
      <w:r>
        <w:t xml:space="preserve">:</w:t>
      </w:r>
      <w:r>
        <w:t xml:space="preserve"> </w:t>
      </w:r>
      <w:r>
        <w:t xml:space="preserve">it does not mention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at all.</w:t>
      </w:r>
      <w:r>
        <w:t xml:space="preserve"> </w:t>
      </w:r>
      <w:r>
        <w:t xml:space="preserve">The constant answer is not a quirk of this particular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a linear function of</w:t>
      </w:r>
      <w:r>
        <w:t xml:space="preserve"> </w:t>
      </w:r>
      <m:oMath>
        <m:r>
          <m:t>W</m:t>
        </m:r>
      </m:oMath>
      <w:r>
        <w:t xml:space="preserve">, and the gradient of a linear function is</w:t>
      </w:r>
      <w:r>
        <w:t xml:space="preserve"> </w:t>
      </w:r>
      <w:r>
        <w:t xml:space="preserve">constant everywhere,</w:t>
      </w:r>
      <w:r>
        <w:t xml:space="preserve"> </w:t>
      </w:r>
      <w:r>
        <w:t xml:space="preserve">for the same reason the derivative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c</m:t>
        </m:r>
        <m:r>
          <m:t>w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no matter where it</w:t>
      </w:r>
      <w:r>
        <w:t xml:space="preserve"> </w:t>
      </w:r>
      <w:r>
        <w:t xml:space="preserve">is evaluated.</w:t>
      </w:r>
    </w:p>
    <w:p>
      <w:pPr>
        <w:pStyle w:val="BodyText"/>
      </w:pPr>
      <w:r>
        <w:t xml:space="preserve">A constant gradient is the easy case, and it is not the case we usually face.</w:t>
      </w:r>
      <w:r>
        <w:t xml:space="preserve"> </w:t>
      </w:r>
      <w:r>
        <w:t xml:space="preserve">Most functions we minimize are curved — the residual sum of squares of a linear model (</w:t>
      </w:r>
      <w:hyperlink w:anchor="def-residual">
        <w:r>
          <w:rPr>
            <w:rStyle w:val="Hyperlink"/>
          </w:rPr>
          <w:t xml:space="preserve">Definition 9</w:t>
        </w:r>
      </w:hyperlink>
      <w:r>
        <w:t xml:space="preserve">) is the standard example —</w:t>
      </w:r>
      <w:r>
        <w:t xml:space="preserve"> </w:t>
      </w:r>
      <w:r>
        <w:t xml:space="preserve">so their gradient changes from point to point</w:t>
      </w:r>
      <w:r>
        <w:t xml:space="preserve"> </w:t>
      </w:r>
      <w:r>
        <w:t xml:space="preserve">and the downhill direction has to be worked out afresh at every step.</w:t>
      </w:r>
    </w:p>
    <w:bookmarkEnd w:id="112"/>
    <w:bookmarkEnd w:id="113"/>
    <w:bookmarkStart w:id="142" w:name="sec-second-derivatives"/>
    <w:p>
      <w:pPr>
        <w:pStyle w:val="Heading2"/>
      </w:pPr>
      <w:r>
        <w:t xml:space="preserve">2 Second partial derivatives and the Hessian</w:t>
      </w:r>
    </w:p>
    <w:bookmarkStart w:id="115" w:name="def-ball"/>
    <w:p>
      <w:pPr>
        <w:pStyle w:val="FirstParagraph"/>
      </w:pPr>
      <w:r>
        <w:rPr>
          <w:b/>
          <w:bCs/>
        </w:rPr>
        <w:t xml:space="preserve">Definition 11 (Open and closed balls)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open ball</w:t>
      </w:r>
      <w:r>
        <w:t xml:space="preserve"> </w:t>
      </w:r>
      <w:r>
        <w:t xml:space="preserve">of radius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around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∈</m:t>
            </m:r>
            <m:sSup>
              <m:e>
                <m:r>
                  <m:rPr>
                    <m:scr m:val="double-struck"/>
                    <m:sty m:val="p"/>
                  </m:rPr>
                  <m:t>R</m:t>
                </m:r>
              </m:e>
              <m:sup>
                <m:r>
                  <m:t>p</m:t>
                </m:r>
              </m:sup>
            </m:sSup>
            <m:r>
              <m:rPr>
                <m:sty m:val="p"/>
              </m:rPr>
              <m:t>:</m:t>
            </m:r>
            <m:r>
              <m:t>​</m:t>
            </m:r>
            <m:d>
              <m:dPr>
                <m:begChr m:val="∥"/>
                <m:sepChr m:val=""/>
                <m:endChr m:val="∥"/>
                <m:grow/>
              </m:dPr>
              <m:e>
                <m:acc>
                  <m:accPr>
                    <m:chr m:val="̃"/>
                  </m:accPr>
                  <m:e>
                    <m:r>
                      <m:t>y</m:t>
                    </m:r>
                  </m:e>
                </m:acc>
                <m:r>
                  <m:rPr>
                    <m:sty m:val="p"/>
                  </m:rPr>
                  <m:t>−</m:t>
                </m:r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</m:d>
            <m:r>
              <m:t>​</m:t>
            </m:r>
            <m:r>
              <m:rPr>
                <m:sty m:val="p"/>
              </m:rPr>
              <m:t>&lt;</m:t>
            </m:r>
            <m:r>
              <m:t>r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of points whose distance from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(the</w:t>
      </w:r>
      <w:r>
        <w:t xml:space="preserve"> </w:t>
      </w:r>
      <w:hyperlink r:id="rId114">
        <w:r>
          <w:rPr>
            <w:rStyle w:val="Hyperlink"/>
          </w:rPr>
          <w:t xml:space="preserve">Euclidean norm</w:t>
        </w:r>
      </w:hyperlink>
      <w:r>
        <w:t xml:space="preserve"> </w:t>
      </w:r>
      <w:r>
        <w:t xml:space="preserve">of the difference)</w:t>
      </w:r>
      <w:r>
        <w:t xml:space="preserve"> </w:t>
      </w:r>
      <w:r>
        <w:t xml:space="preserve">is less than</w:t>
      </w:r>
      <w:r>
        <w:t xml:space="preserve"> </w:t>
      </w:r>
      <m:oMath>
        <m:r>
          <m:t>r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closed ball</w:t>
      </w:r>
      <w:r>
        <w:t xml:space="preserve"> </w:t>
      </w:r>
      <w:r>
        <w:t xml:space="preserve">of radius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around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∈</m:t>
            </m:r>
            <m:sSup>
              <m:e>
                <m:r>
                  <m:rPr>
                    <m:scr m:val="double-struck"/>
                    <m:sty m:val="p"/>
                  </m:rPr>
                  <m:t>R</m:t>
                </m:r>
              </m:e>
              <m:sup>
                <m:r>
                  <m:t>p</m:t>
                </m:r>
              </m:sup>
            </m:sSup>
            <m:r>
              <m:rPr>
                <m:sty m:val="p"/>
              </m:rPr>
              <m:t>:</m:t>
            </m:r>
            <m:r>
              <m:t>​</m:t>
            </m:r>
            <m:d>
              <m:dPr>
                <m:begChr m:val="∥"/>
                <m:sepChr m:val=""/>
                <m:endChr m:val="∥"/>
                <m:grow/>
              </m:dPr>
              <m:e>
                <m:acc>
                  <m:accPr>
                    <m:chr m:val="̃"/>
                  </m:accPr>
                  <m:e>
                    <m:r>
                      <m:t>y</m:t>
                    </m:r>
                  </m:e>
                </m:acc>
                <m:r>
                  <m:rPr>
                    <m:sty m:val="p"/>
                  </m:rPr>
                  <m:t>−</m:t>
                </m:r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</m:d>
            <m:r>
              <m:t>​</m:t>
            </m:r>
            <m:r>
              <m:rPr>
                <m:sty m:val="p"/>
              </m:rPr>
              <m:t>≤</m:t>
            </m:r>
            <m:r>
              <m:t>r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open and closed balls of radius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around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are the open and closed</w:t>
      </w:r>
      <w:r>
        <w:t xml:space="preserve"> </w:t>
      </w:r>
      <w:r>
        <w:rPr>
          <w:b/>
          <w:bCs/>
        </w:rPr>
        <w:t xml:space="preserve">unit balls</w:t>
      </w:r>
      <w:r>
        <w:t xml:space="preserve">.</w:t>
      </w:r>
    </w:p>
    <w:bookmarkEnd w:id="115"/>
    <w:bookmarkStart w:id="116" w:name="exm-ball"/>
    <w:p>
      <w:pPr>
        <w:pStyle w:val="BodyText"/>
      </w:pPr>
      <w:r>
        <w:rPr>
          <w:b/>
          <w:bCs/>
        </w:rPr>
        <w:t xml:space="preserve">Example 23 (Points in the unit balls of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8"/>
        </w:numPr>
      </w:pPr>
      <m:oMath>
        <m:sSup>
          <m:e>
            <m:r>
              <m:rPr>
                <m:sty m:val="p"/>
              </m:rPr>
              <m:t>(</m:t>
            </m:r>
            <m:r>
              <m:t>0.5</m:t>
            </m:r>
            <m:r>
              <m:rPr>
                <m:sty m:val="p"/>
              </m:rPr>
              <m:t>,</m:t>
            </m:r>
            <m:r>
              <m:t>0.5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has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sSup>
              <m:e>
                <m:r>
                  <m:rPr>
                    <m:sty m:val="p"/>
                  </m:rPr>
                  <m:t>(</m:t>
                </m:r>
                <m:r>
                  <m:t>0.5</m:t>
                </m:r>
                <m:r>
                  <m:rPr>
                    <m:sty m:val="p"/>
                  </m:rPr>
                  <m:t>,</m:t>
                </m:r>
                <m:r>
                  <m:t>0.5</m:t>
                </m:r>
                <m:r>
                  <m:rPr>
                    <m:sty m:val="p"/>
                  </m:rPr>
                  <m:t>)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0.25</m:t>
        </m:r>
        <m:r>
          <m:rPr>
            <m:sty m:val="p"/>
          </m:rPr>
          <m:t>+</m:t>
        </m:r>
        <m:r>
          <m:t>0.25</m:t>
        </m:r>
        <m:r>
          <m:rPr>
            <m:sty m:val="p"/>
          </m:rPr>
          <m:t>=</m:t>
        </m:r>
        <m:r>
          <m:t>0.5</m:t>
        </m:r>
        <m:r>
          <m:rPr>
            <m:sty m:val="p"/>
          </m:rPr>
          <m:t>&lt;</m:t>
        </m:r>
        <m:r>
          <m:t>1</m:t>
        </m:r>
      </m:oMath>
      <w:r>
        <w:t xml:space="preserve">,</w:t>
      </w:r>
      <w:r>
        <w:t xml:space="preserve"> </w:t>
      </w:r>
      <w:r>
        <w:t xml:space="preserve">so it is in both the open and the closed unit ball.</w:t>
      </w:r>
    </w:p>
    <w:p>
      <w:pPr>
        <w:pStyle w:val="Compact"/>
        <w:numPr>
          <w:ilvl w:val="0"/>
          <w:numId w:val="1008"/>
        </w:numPr>
      </w:pPr>
      <m:oMath>
        <m:sSup>
          <m:e>
            <m:r>
              <m:rPr>
                <m:sty m:val="p"/>
              </m:rPr>
              <m:t>(</m:t>
            </m:r>
            <m:r>
              <m:t>0.6</m:t>
            </m:r>
            <m:r>
              <m:rPr>
                <m:sty m:val="p"/>
              </m:rPr>
              <m:t>,</m:t>
            </m:r>
            <m:r>
              <m:t>0.8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has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sSup>
              <m:e>
                <m:r>
                  <m:rPr>
                    <m:sty m:val="p"/>
                  </m:rPr>
                  <m:t>(</m:t>
                </m:r>
                <m:r>
                  <m:t>0.6</m:t>
                </m:r>
                <m:r>
                  <m:rPr>
                    <m:sty m:val="p"/>
                  </m:rPr>
                  <m:t>,</m:t>
                </m:r>
                <m:r>
                  <m:t>0.8</m:t>
                </m:r>
                <m:r>
                  <m:rPr>
                    <m:sty m:val="p"/>
                  </m:rPr>
                  <m:t>)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0.36</m:t>
        </m:r>
        <m:r>
          <m:rPr>
            <m:sty m:val="p"/>
          </m:rPr>
          <m:t>+</m:t>
        </m:r>
        <m:r>
          <m:t>0.64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so it is in the closed unit ball but not the open one.</w:t>
      </w:r>
    </w:p>
    <w:p>
      <w:pPr>
        <w:pStyle w:val="Compact"/>
        <w:numPr>
          <w:ilvl w:val="0"/>
          <w:numId w:val="1008"/>
        </w:numPr>
      </w:pP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 the open ball of radius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around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the open interval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+</m:t>
        </m:r>
        <m:r>
          <m:t>r</m:t>
        </m:r>
        <m:r>
          <m:rPr>
            <m:sty m:val="p"/>
          </m:rPr>
          <m:t>)</m:t>
        </m:r>
      </m:oMath>
      <w:r>
        <w:t xml:space="preserve">.</w:t>
      </w:r>
    </w:p>
    <w:bookmarkEnd w:id="116"/>
    <w:bookmarkStart w:id="117" w:name="def-second-partial-derivative"/>
    <w:p>
      <w:pPr>
        <w:pStyle w:val="FirstParagraph"/>
      </w:pPr>
      <w:r>
        <w:rPr>
          <w:b/>
          <w:bCs/>
        </w:rPr>
        <w:t xml:space="preserve">Definition 12 (Second partial derivative and mixed partial derivative)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scalar-valued function 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p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Suppose the partial derivative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den>
        </m:f>
        <m:r>
          <m:t>f</m:t>
        </m:r>
      </m:oMath>
      <w:r>
        <w:t xml:space="preserve"> </w:t>
      </w:r>
      <w:r>
        <w:t xml:space="preserve">(</w:t>
      </w:r>
      <w:hyperlink w:anchor="def-partial-derivative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exists at every point of an open ball around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(</w:t>
      </w:r>
      <w:hyperlink w:anchor="def-ball">
        <w:r>
          <w:rPr>
            <w:rStyle w:val="Hyperlink"/>
          </w:rPr>
          <w:t xml:space="preserve">Definition 11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second partial 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first with respect to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and then with respect to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 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 partial derivative with respect to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of the function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den>
        </m:f>
        <m:r>
          <m:t>f</m:t>
        </m:r>
      </m:oMath>
      <w:r>
        <w:t xml:space="preserve">, when it exists.</w:t>
      </w:r>
      <w:r>
        <w:t xml:space="preserve"> </w:t>
      </w:r>
      <w:r>
        <w:t xml:space="preserve">When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, it is a</w:t>
      </w:r>
      <w:r>
        <w:t xml:space="preserve"> </w:t>
      </w:r>
      <w:r>
        <w:rPr>
          <w:b/>
          <w:bCs/>
        </w:rPr>
        <w:t xml:space="preserve">mixed partial derivative</w:t>
      </w:r>
      <w:r>
        <w:t xml:space="preserve">.</w:t>
      </w:r>
    </w:p>
    <w:bookmarkEnd w:id="117"/>
    <w:bookmarkStart w:id="118" w:name="exm-second-partial-derivative"/>
    <w:p>
      <w:pPr>
        <w:pStyle w:val="BodyText"/>
      </w:pPr>
      <w:r>
        <w:rPr>
          <w:b/>
          <w:bCs/>
        </w:rPr>
        <w:t xml:space="preserve">Example 24 (Second partial derivatives of</w:t>
      </w:r>
      <w:r>
        <w:rPr>
          <w:b/>
          <w:bCs/>
        </w:rP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t>3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t>3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exm-partial-derivativ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r>
          <m:t>3</m:t>
        </m:r>
      </m:oMath>
      <w:r>
        <w:t xml:space="preserve">.</w:t>
      </w:r>
      <w:r>
        <w:t xml:space="preserve"> </w:t>
      </w:r>
      <w:r>
        <w:t xml:space="preserve">Differentiating each of these again:</w:t>
      </w:r>
    </w:p>
    <w:p>
      <w:pPr>
        <w:pStyle w:val="Compact"/>
        <w:numPr>
          <w:ilvl w:val="0"/>
          <w:numId w:val="1009"/>
        </w:numPr>
      </w:pP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∂</m:t>
                </m:r>
              </m:num>
              <m:den>
                <m:r>
                  <m:rPr>
                    <m:sty m:val="p"/>
                  </m:rPr>
                  <m:t>∂</m:t>
                </m:r>
                <m:sSub>
                  <m:e>
                    <m:r>
                      <m:t>x</m:t>
                    </m:r>
                  </m:e>
                  <m:sub>
                    <m:r>
                      <m:t>1</m:t>
                    </m:r>
                  </m:sub>
                </m:sSub>
              </m:den>
            </m:f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den>
        </m:f>
        <m:r>
          <m:rPr>
            <m:sty m:val="p"/>
          </m:rPr>
          <m:t>(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;</w:t>
      </w:r>
    </w:p>
    <w:p>
      <w:pPr>
        <w:pStyle w:val="Compact"/>
        <w:numPr>
          <w:ilvl w:val="0"/>
          <w:numId w:val="1009"/>
        </w:numPr>
      </w:pP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∂</m:t>
                </m:r>
              </m:num>
              <m:den>
                <m:r>
                  <m:rPr>
                    <m:sty m:val="p"/>
                  </m:rPr>
                  <m:t>∂</m:t>
                </m:r>
                <m:sSub>
                  <m:e>
                    <m:r>
                      <m:t>x</m:t>
                    </m:r>
                  </m:e>
                  <m:sub>
                    <m:r>
                      <m:t>1</m:t>
                    </m:r>
                  </m:sub>
                </m:sSub>
              </m:den>
            </m:f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den>
        </m:f>
        <m:r>
          <m:rPr>
            <m:sty m:val="p"/>
          </m:rPr>
          <m:t>(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;</w:t>
      </w:r>
    </w:p>
    <w:p>
      <w:pPr>
        <w:pStyle w:val="Compact"/>
        <w:numPr>
          <w:ilvl w:val="0"/>
          <w:numId w:val="1009"/>
        </w:numPr>
      </w:pP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∂</m:t>
                </m:r>
              </m:num>
              <m:den>
                <m:r>
                  <m:rPr>
                    <m:sty m:val="p"/>
                  </m:rPr>
                  <m:t>∂</m:t>
                </m:r>
                <m:sSub>
                  <m:e>
                    <m:r>
                      <m:t>x</m:t>
                    </m:r>
                  </m:e>
                  <m:sub>
                    <m:r>
                      <m:t>2</m:t>
                    </m:r>
                  </m:sub>
                </m:sSub>
              </m:den>
            </m:f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den>
        </m:f>
        <m:r>
          <m:rPr>
            <m:sty m:val="p"/>
          </m:rPr>
          <m:t>(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;</w:t>
      </w:r>
    </w:p>
    <w:p>
      <w:pPr>
        <w:pStyle w:val="Compact"/>
        <w:numPr>
          <w:ilvl w:val="0"/>
          <w:numId w:val="1009"/>
        </w:numPr>
      </w:pP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∂</m:t>
                </m:r>
              </m:num>
              <m:den>
                <m:r>
                  <m:rPr>
                    <m:sty m:val="p"/>
                  </m:rPr>
                  <m:t>∂</m:t>
                </m:r>
                <m:sSub>
                  <m:e>
                    <m:r>
                      <m:t>x</m:t>
                    </m:r>
                  </m:e>
                  <m:sub>
                    <m:r>
                      <m:t>2</m:t>
                    </m:r>
                  </m:sub>
                </m:sSub>
              </m:den>
            </m:f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den>
        </m:f>
        <m:r>
          <m:rPr>
            <m:sty m:val="p"/>
          </m:rPr>
          <m:t>(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FirstParagraph"/>
      </w:pPr>
      <w:r>
        <w:t xml:space="preserve">The two mixed partial derivatives are both</w:t>
      </w:r>
      <w:r>
        <w:t xml:space="preserve"> </w:t>
      </w:r>
      <m:oMath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.</w:t>
      </w:r>
    </w:p>
    <w:bookmarkEnd w:id="118"/>
    <w:bookmarkStart w:id="121" w:name="def-hessian"/>
    <w:p>
      <w:pPr>
        <w:pStyle w:val="BodyText"/>
      </w:pPr>
      <w:r>
        <w:rPr>
          <w:b/>
          <w:bCs/>
        </w:rPr>
        <w:t xml:space="preserve">Definition 13 (Hessian matrix)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scalar-valued function 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whose first partial derivatives exist on an open ball around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(</w:t>
      </w:r>
      <w:hyperlink w:anchor="def-ball">
        <w:r>
          <w:rPr>
            <w:rStyle w:val="Hyperlink"/>
          </w:rPr>
          <w:t xml:space="preserve">Definition 11</w:t>
        </w:r>
      </w:hyperlink>
      <w:r>
        <w:t xml:space="preserve">)</w:t>
      </w:r>
      <w:r>
        <w:t xml:space="preserve"> </w:t>
      </w:r>
      <w:r>
        <w:t xml:space="preserve">and whose second partial derivatives (</w:t>
      </w:r>
      <w:hyperlink w:anchor="def-second-partial-derivative">
        <w:r>
          <w:rPr>
            <w:rStyle w:val="Hyperlink"/>
          </w:rPr>
          <w:t xml:space="preserve">Definition 12</w:t>
        </w:r>
      </w:hyperlink>
      <w:r>
        <w:t xml:space="preserve">) exist 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Hessian matrix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the derivative (</w:t>
      </w:r>
      <w:hyperlink w:anchor="def-vector-valued-derivative">
        <w:r>
          <w:rPr>
            <w:rStyle w:val="Hyperlink"/>
          </w:rPr>
          <w:t xml:space="preserve">Definition 6</w:t>
        </w:r>
      </w:hyperlink>
      <w:r>
        <w:t xml:space="preserve">)</w:t>
      </w:r>
      <w:r>
        <w:t xml:space="preserve"> </w:t>
      </w:r>
      <w:r>
        <w:t xml:space="preserve">of the transposed gradient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∂</m:t>
                    </m:r>
                  </m:num>
                  <m:den>
                    <m:r>
                      <m:rPr>
                        <m:sty m:val="p"/>
                      </m:rPr>
                      <m:t>∂</m:t>
                    </m:r>
                    <m:acc>
                      <m:accPr>
                        <m:chr m:val="̃"/>
                      </m:accPr>
                      <m:e>
                        <m:r>
                          <m:t>x</m:t>
                        </m:r>
                      </m:e>
                    </m:acc>
                  </m:den>
                </m:f>
                <m:r>
                  <m:t>f</m:t>
                </m:r>
                <m:r>
                  <m:rPr>
                    <m:sty m:val="p"/>
                  </m:rPr>
                  <m:t>(</m:t>
                </m:r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  <m:r>
                  <m:rPr>
                    <m:sty m:val="p"/>
                  </m:rPr>
                  <m:t>)</m:t>
                </m:r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w:anchor="def-vector-derivative">
        <w:r>
          <w:rPr>
            <w:rStyle w:val="Hyperlink"/>
          </w:rPr>
          <w:t xml:space="preserve">Definition 2</w:t>
        </w:r>
      </w:hyperlink>
      <w:r>
        <w:t xml:space="preserve">):</w:t>
      </w:r>
    </w:p>
    <w:p>
      <w:pPr>
        <w:pStyle w:val="BodyText"/>
      </w:pPr>
      <w:bookmarkStart w:id="119" w:name="eq-hessian"/>
      <m:oMathPara>
        <m:oMathParaPr>
          <m:jc m:val="center"/>
        </m:oMathParaPr>
        <m:oMath>
          <m:limLow>
            <m:e>
              <m:limLow>
                <m:e>
                  <m:sSub>
                    <m:e>
                      <m:r>
                        <m:rPr>
                          <m:sty m:val="bi"/>
                        </m:rPr>
                        <m:t>H</m:t>
                      </m:r>
                    </m:e>
                    <m:sub>
                      <m:r>
                        <m:t>f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den>
          </m:f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den>
                  </m:f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119"/>
    </w:p>
    <w:p>
      <w:pPr>
        <w:pStyle w:val="FirstParagraph"/>
      </w:pPr>
      <w:r>
        <w:t xml:space="preserve">By</w:t>
      </w:r>
      <w:r>
        <w:t xml:space="preserve"> </w:t>
      </w:r>
      <w:hyperlink w:anchor="thm-row-deriv-tp-col-deriv">
        <w:r>
          <w:rPr>
            <w:rStyle w:val="Hyperlink"/>
          </w:rPr>
          <w:t xml:space="preserve">Theorem 1</w:t>
        </w:r>
      </w:hyperlink>
      <w:r>
        <w:t xml:space="preserve">, the transposed gradient is the row-vector derivative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</m:num>
          <m:den>
            <m:r>
              <m:rPr>
                <m:sty m:val="p"/>
              </m:rPr>
              <m:t>∂</m:t>
            </m:r>
            <m:sSup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</m:den>
        </m:f>
      </m:oMath>
      <w:r>
        <w:t xml:space="preserve"> </w:t>
      </w:r>
      <w:r>
        <w:t xml:space="preserve">(</w:t>
      </w:r>
      <w:hyperlink w:anchor="def-row-vector-derivative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w:r>
        <w:t xml:space="preserve">so the Hessian can also be written</w:t>
      </w:r>
    </w:p>
    <w:p>
      <w:pPr>
        <w:pStyle w:val="BodyText"/>
      </w:pPr>
      <w:bookmarkStart w:id="120" w:name="eq-hessian-row"/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∂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den>
              </m:f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120"/>
    </w:p>
    <w:p>
      <w:pPr>
        <w:pStyle w:val="FirstParagraph"/>
      </w:pPr>
      <w:r>
        <w:t xml:space="preserve">Both forms follow the shape rule of matrix multiplication (</w:t>
      </w:r>
      <w:hyperlink w:anchor="rem-row-derivative-shape">
        <w:r>
          <w:rPr>
            <w:rStyle w:val="Hyperlink"/>
          </w:rPr>
          <w:t xml:space="preserve">Remark 1</w:t>
        </w:r>
      </w:hyperlink>
      <w:r>
        <w:t xml:space="preserve">):</w:t>
      </w:r>
      <w:r>
        <w:t xml:space="preserve"> </w:t>
      </w:r>
      <w:r>
        <w:t xml:space="preserve">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column-vector operator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den>
        </m:f>
      </m:oMath>
      <w:r>
        <w:t xml:space="preserve"> </w:t>
      </w:r>
      <w:r>
        <w:t xml:space="preserve">stands on the left of 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row vector,</w:t>
      </w:r>
      <w:r>
        <w:t xml:space="preserve"> </w:t>
      </w:r>
      <w:r>
        <w:t xml:space="preserve">giving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matrix.</w:t>
      </w:r>
    </w:p>
    <w:p>
      <w:pPr>
        <w:pStyle w:val="BodyText"/>
      </w:pPr>
      <w:r>
        <w:t xml:space="preserve">By</w:t>
      </w:r>
      <w:r>
        <w:t xml:space="preserve"> </w:t>
      </w:r>
      <w:hyperlink w:anchor="def-vector-valued-derivative">
        <w:r>
          <w:rPr>
            <w:rStyle w:val="Hyperlink"/>
          </w:rPr>
          <w:t xml:space="preserve">Definition 6</w:t>
        </w:r>
      </w:hyperlink>
      <w:r>
        <w:t xml:space="preserve">, with</w:t>
      </w:r>
      <w:r>
        <w:t xml:space="preserve"> </w:t>
      </w:r>
      <m:oMath>
        <m:sSub>
          <m:e>
            <m:r>
              <m:t>y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entry of the Hessian is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e>
          </m:d>
          <m:sSub>
            <m:e>
              <m:r>
                <m:t>​</m:t>
              </m:r>
            </m:e>
            <m:sub>
              <m:r>
                <m:t>i</m:t>
              </m:r>
              <m:r>
                <m:t>j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121"/>
    <w:bookmarkStart w:id="123" w:name="exm-hessian"/>
    <w:p>
      <w:pPr>
        <w:pStyle w:val="FirstParagraph"/>
      </w:pPr>
      <w:r>
        <w:rPr>
          <w:b/>
          <w:bCs/>
        </w:rPr>
        <w:t xml:space="preserve">Example 25 (A Hessian matrix)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t>2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sup>
        </m:sSup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is</w:t>
      </w:r>
      <w:r>
        <w:t xml:space="preserve"> </w:t>
      </w:r>
      <w:hyperlink r:id="rId122">
        <w:r>
          <w:rPr>
            <w:rStyle w:val="Hyperlink"/>
          </w:rPr>
          <w:t xml:space="preserve">Euler’s number</w:t>
        </w:r>
      </w:hyperlink>
      <w:r>
        <w:t xml:space="preserve">,</w:t>
      </w:r>
      <w:r>
        <w:t xml:space="preserve"> </w:t>
      </w:r>
      <w:r>
        <w:t xml:space="preserve">and write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By the</w:t>
      </w:r>
      <w:r>
        <w:t xml:space="preserve"> </w:t>
      </w:r>
      <w:hyperlink r:id="rId96">
        <w:r>
          <w:rPr>
            <w:rStyle w:val="Hyperlink"/>
          </w:rPr>
          <w:t xml:space="preserve">chain rule</w:t>
        </w:r>
      </w:hyperlink>
      <w:r>
        <w:t xml:space="preserve">,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den>
        </m:f>
        <m:sSup>
          <m:e>
            <m:r>
              <m:t>e</m:t>
            </m:r>
          </m:e>
          <m:sup>
            <m:r>
              <m:t>u</m:t>
            </m:r>
          </m:sup>
        </m:sSup>
        <m:r>
          <m:rPr>
            <m:sty m:val="p"/>
          </m:rPr>
          <m:t>=</m:t>
        </m:r>
        <m:r>
          <m:t>2</m:t>
        </m:r>
        <m:sSup>
          <m:e>
            <m:r>
              <m:t>e</m:t>
            </m:r>
          </m:e>
          <m:sup>
            <m:r>
              <m:t>u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den>
        </m:f>
        <m:sSup>
          <m:e>
            <m:r>
              <m:t>e</m:t>
            </m:r>
          </m:e>
          <m:sup>
            <m:r>
              <m:t>u</m:t>
            </m:r>
          </m:sup>
        </m:sSup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t>u</m:t>
            </m:r>
          </m:sup>
        </m:sSup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den>
          </m:f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  <m:sSup>
                      <m:e>
                        <m:r>
                          <m:t>e</m:t>
                        </m:r>
                      </m:e>
                      <m:sup>
                        <m:r>
                          <m:t>u</m:t>
                        </m:r>
                      </m:sup>
                    </m:sSup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</m:mr>
                <m:mr>
                  <m:e>
                    <m:sSup>
                      <m:e>
                        <m:r>
                          <m:t>e</m:t>
                        </m:r>
                      </m:e>
                      <m:sup>
                        <m:r>
                          <m:t>u</m:t>
                        </m:r>
                      </m:sup>
                    </m:sSup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Differentiating each entry again,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r>
                          <m:rPr>
                            <m:sty m:val="p"/>
                          </m:rPr>
                          <m:t>(</m:t>
                        </m:r>
                        <m:r>
                          <m:t>2</m:t>
                        </m:r>
                        <m:sSup>
                          <m:e>
                            <m:r>
                              <m:t>e</m:t>
                            </m:r>
                          </m:e>
                          <m:sup>
                            <m:r>
                              <m:t>u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sSup>
                          <m:e>
                            <m:r>
                              <m:t>e</m:t>
                            </m:r>
                          </m:e>
                          <m:sup>
                            <m:r>
                              <m:t>u</m:t>
                            </m:r>
                          </m:sup>
                        </m:sSup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r>
                          <m:rPr>
                            <m:sty m:val="p"/>
                          </m:rPr>
                          <m:t>(</m:t>
                        </m:r>
                        <m:r>
                          <m:t>2</m:t>
                        </m:r>
                        <m:sSup>
                          <m:e>
                            <m:r>
                              <m:t>e</m:t>
                            </m:r>
                          </m:e>
                          <m:sup>
                            <m:r>
                              <m:t>u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sSup>
                          <m:e>
                            <m:r>
                              <m:t>e</m:t>
                            </m:r>
                          </m:e>
                          <m:sup>
                            <m:r>
                              <m:t>u</m:t>
                            </m:r>
                          </m:sup>
                        </m:sSup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  <m:sSup>
                          <m:e>
                            <m:r>
                              <m:t>e</m:t>
                            </m:r>
                          </m:e>
                          <m:sup>
                            <m:r>
                              <m:t>u</m:t>
                            </m:r>
                          </m:sup>
                        </m:sSup>
                      </m:e>
                      <m:e>
                        <m:r>
                          <m:t>2</m:t>
                        </m:r>
                        <m:sSup>
                          <m:e>
                            <m:r>
                              <m:t>e</m:t>
                            </m:r>
                          </m:e>
                          <m:sup>
                            <m:r>
                              <m:t>u</m:t>
                            </m:r>
                          </m:sup>
                        </m:sSup>
                      </m:e>
                    </m:mr>
                    <m:mr>
                      <m:e>
                        <m:r>
                          <m:t>2</m:t>
                        </m:r>
                        <m:sSup>
                          <m:e>
                            <m:r>
                              <m:t>e</m:t>
                            </m:r>
                          </m:e>
                          <m:sup>
                            <m:r>
                              <m:t>u</m:t>
                            </m:r>
                          </m:sup>
                        </m:sSup>
                      </m:e>
                      <m:e>
                        <m:sSup>
                          <m:e>
                            <m:r>
                              <m:t>e</m:t>
                            </m:r>
                          </m:e>
                          <m:sup>
                            <m:r>
                              <m:t>u</m:t>
                            </m:r>
                          </m:sup>
                        </m:sSup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where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4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.</w:t>
      </w:r>
    </w:p>
    <w:bookmarkEnd w:id="123"/>
    <w:bookmarkStart w:id="126" w:name="exm-hessian-missing"/>
    <w:p>
      <w:pPr>
        <w:pStyle w:val="BodyText"/>
      </w:pPr>
      <w:r>
        <w:rPr>
          <w:b/>
          <w:bCs/>
        </w:rPr>
        <w:t xml:space="preserve">Example 26 (A function with a gradient but no Hessian at a point)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is the</w:t>
      </w:r>
      <w:r>
        <w:t xml:space="preserve"> </w:t>
      </w:r>
      <w:hyperlink r:id="rId124">
        <w:r>
          <w:rPr>
            <w:rStyle w:val="Hyperlink"/>
          </w:rPr>
          <w:t xml:space="preserve">absolute value</w:t>
        </w:r>
      </w:hyperlink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den>
        </m:f>
        <m:r>
          <m:t>f</m:t>
        </m:r>
        <m:r>
          <m:rPr>
            <m:sty m:val="p"/>
          </m:rPr>
          <m:t>=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;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r>
          <m:rPr>
            <m:sty m:val="p"/>
          </m:rPr>
          <m:t>−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den>
        </m:f>
        <m:r>
          <m:t>f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;</w:t>
      </w:r>
      <w:r>
        <w:t xml:space="preserve"> </w:t>
      </w:r>
      <w:r>
        <w:t xml:space="preserve">and at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the</w:t>
      </w:r>
      <w:r>
        <w:t xml:space="preserve"> </w:t>
      </w:r>
      <w:hyperlink r:id="rId125">
        <w:r>
          <w:rPr>
            <w:rStyle w:val="Hyperlink"/>
          </w:rPr>
          <w:t xml:space="preserve">difference quotient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h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</m:e>
        </m:d>
        <m:r>
          <m:t>​</m:t>
        </m:r>
        <m:r>
          <m:rPr>
            <m:sty m:val="p"/>
          </m:rPr>
          <m:t>/</m:t>
        </m:r>
        <m:r>
          <m:t>h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</m:e>
        </m:d>
        <m:r>
          <m:t>​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  <w:r>
        <w:t xml:space="preserve"> </w:t>
      </w:r>
      <w:r>
        <w:t xml:space="preserve">So the gradient exists everywhere: it is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2</m:t>
            </m:r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sSub>
                  <m:e>
                    <m:r>
                      <m:t>x</m:t>
                    </m:r>
                  </m:e>
                  <m:sub>
                    <m:r>
                      <m:t>1</m:t>
                    </m:r>
                  </m:sub>
                </m:sSub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t> 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But</w:t>
      </w:r>
      <w:r>
        <w:t xml:space="preserve"> </w:t>
      </w:r>
      <m:oMath>
        <m:r>
          <m:t>2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has no derivative in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(its difference quotient</w:t>
      </w:r>
      <w:r>
        <w:t xml:space="preserve"> </w:t>
      </w:r>
      <m:oMath>
        <m:r>
          <m:t>2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</m:e>
        </m:d>
        <m:r>
          <m:t>​</m:t>
        </m:r>
        <m:r>
          <m:rPr>
            <m:sty m:val="p"/>
          </m:rPr>
          <m:t>/</m:t>
        </m:r>
        <m:r>
          <m:t>h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&lt;</m:t>
        </m:r>
        <m:r>
          <m:t>0</m:t>
        </m:r>
      </m:oMath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rPr>
                    <m:sty m:val="bi"/>
                  </m:rPr>
                  <m:t>H</m:t>
                </m:r>
              </m:e>
              <m:sub>
                <m:r>
                  <m:t>f</m:t>
                </m:r>
              </m:sub>
            </m:sSub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</m:e>
        </m:d>
        <m:sSub>
          <m:e>
            <m:r>
              <m:t>​</m:t>
            </m:r>
          </m:e>
          <m:sub>
            <m:r>
              <m:t>11</m:t>
            </m:r>
          </m:sub>
        </m:sSub>
      </m:oMath>
      <w:r>
        <w:t xml:space="preserve">, and with it the Hessian, does not exist at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26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2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2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second and higher partial derivatives:</w:t>
            </w:r>
          </w:p>
          <w:p>
            <w:pPr>
              <w:pStyle w:val="Compact"/>
              <w:numPr>
                <w:ilvl w:val="0"/>
                <w:numId w:val="1010"/>
              </w:numPr>
            </w:pPr>
            <w:hyperlink r:id="rId129">
              <w:r>
                <w:rPr>
                  <w:rStyle w:val="Hyperlink"/>
                </w:rPr>
                <w:t xml:space="preserve">Higher-Order Partial Derivatives</w:t>
              </w:r>
            </w:hyperlink>
          </w:p>
          <w:p>
            <w:pPr>
              <w:pStyle w:val="Compact"/>
              <w:numPr>
                <w:ilvl w:val="0"/>
                <w:numId w:val="1010"/>
              </w:numPr>
            </w:pPr>
            <w:hyperlink r:id="rId130">
              <w:r>
                <w:rPr>
                  <w:rStyle w:val="Hyperlink"/>
                </w:rPr>
                <w:t xml:space="preserve">Exercise on Higher-Order Partial Derivatives</w:t>
              </w:r>
            </w:hyperlink>
          </w:p>
          <w:p/>
        </w:tc>
      </w:tr>
    </w:tbl>
    <w:bookmarkStart w:id="133" w:name="def-continuous-several"/>
    <w:p>
      <w:pPr>
        <w:pStyle w:val="FirstParagraph"/>
      </w:pPr>
      <w:r>
        <w:rPr>
          <w:b/>
          <w:bCs/>
        </w:rPr>
        <w:t xml:space="preserve">Definition 14 (Continuity in several variables)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to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q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continuous 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if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there is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&lt;</m:t>
        </m:r>
        <m:r>
          <m:t>ε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.</w:t>
      </w:r>
      <w:r>
        <w:t xml:space="preserve"> </w:t>
      </w:r>
      <w:r>
        <w:t xml:space="preserve">It is</w:t>
      </w:r>
      <w:r>
        <w:t xml:space="preserve"> </w:t>
      </w:r>
      <w:r>
        <w:rPr>
          <w:b/>
          <w:bCs/>
        </w:rPr>
        <w:t xml:space="preserve">continuous on</w:t>
      </w:r>
      <w:r>
        <w:t xml:space="preserve"> </w:t>
      </w:r>
      <w:r>
        <w:t xml:space="preserve">a set if it is continuous at every point of the set.</w:t>
      </w:r>
      <w:r>
        <w:t xml:space="preserve"> </w:t>
      </w:r>
      <w:r>
        <w:t xml:space="preserve">For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, this definition is the usual</w:t>
      </w:r>
      <w:r>
        <w:t xml:space="preserve"> </w:t>
      </w:r>
      <w:hyperlink r:id="rId131">
        <w:r>
          <w:rPr>
            <w:rStyle w:val="Hyperlink"/>
          </w:rPr>
          <w:t xml:space="preserve">continuity</w:t>
        </w:r>
      </w:hyperlink>
      <w:r>
        <w:t xml:space="preserve">,</w:t>
      </w:r>
      <w:r>
        <w:t xml:space="preserve"> </w:t>
      </w:r>
      <w:r>
        <w:t xml:space="preserve">written out with the</w:t>
      </w:r>
      <w:r>
        <w:t xml:space="preserve"> </w:t>
      </w:r>
      <m:oMath>
        <m:r>
          <m:t>ε</m:t>
        </m:r>
      </m:oMath>
      <w:r>
        <w:t xml:space="preserve">-</w:t>
      </w:r>
      <m:oMath>
        <m:r>
          <m:t>δ</m:t>
        </m:r>
      </m:oMath>
      <w:r>
        <w:t xml:space="preserve"> </w:t>
      </w:r>
      <w:r>
        <w:t xml:space="preserve">definition of the limit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y</m:t>
            </m:r>
            <m:r>
              <m:rPr>
                <m:sty m:val="p"/>
              </m:rPr>
              <m:t>→</m:t>
            </m:r>
            <m:r>
              <m:t>x</m:t>
            </m:r>
          </m:sub>
        </m:sSub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Continuity survives the usual operations:</w:t>
      </w:r>
    </w:p>
    <w:p>
      <w:pPr>
        <w:pStyle w:val="Compact"/>
        <w:numPr>
          <w:ilvl w:val="0"/>
          <w:numId w:val="1011"/>
        </w:numPr>
      </w:pPr>
      <w:r>
        <w:t xml:space="preserve">A</w:t>
      </w:r>
      <w:r>
        <w:t xml:space="preserve"> </w:t>
      </w:r>
      <w:hyperlink r:id="rId132">
        <w:r>
          <w:rPr>
            <w:rStyle w:val="Hyperlink"/>
          </w:rPr>
          <w:t xml:space="preserve">composition</w:t>
        </w:r>
      </w:hyperlink>
      <w:r>
        <w:t xml:space="preserve"> </w:t>
      </w:r>
      <w:r>
        <w:t xml:space="preserve">of continuous functions is continuous:</w:t>
      </w:r>
      <w:r>
        <w:t xml:space="preserve"> </w:t>
      </w:r>
      <w:r>
        <w:t xml:space="preserve">choose the</w:t>
      </w:r>
      <w:r>
        <w:t xml:space="preserve"> </w:t>
      </w:r>
      <m:oMath>
        <m:r>
          <m:t>δ</m:t>
        </m:r>
      </m:oMath>
      <w:r>
        <w:t xml:space="preserve"> </w:t>
      </w:r>
      <w:r>
        <w:t xml:space="preserve">for the</w:t>
      </w:r>
      <w:r>
        <w:t xml:space="preserve"> </w:t>
      </w:r>
      <w:hyperlink r:id="rId132">
        <w:r>
          <w:rPr>
            <w:rStyle w:val="Hyperlink"/>
          </w:rPr>
          <w:t xml:space="preserve">outer function</w:t>
        </w:r>
      </w:hyperlink>
      <w:r>
        <w:t xml:space="preserve"> </w:t>
      </w:r>
      <w:r>
        <w:t xml:space="preserve">first,</w:t>
      </w:r>
      <w:r>
        <w:t xml:space="preserve"> </w:t>
      </w:r>
      <w:r>
        <w:t xml:space="preserve">and use it as the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for the inner one.</w:t>
      </w:r>
    </w:p>
    <w:p>
      <w:pPr>
        <w:pStyle w:val="Compact"/>
        <w:numPr>
          <w:ilvl w:val="0"/>
          <w:numId w:val="1011"/>
        </w:numPr>
      </w:pPr>
      <w:r>
        <w:t xml:space="preserve">A sum</w:t>
      </w:r>
      <w:r>
        <w:t xml:space="preserve"> </w:t>
      </w:r>
      <m:oMath>
        <m:r>
          <m:t>f</m:t>
        </m:r>
        <m:r>
          <m:rPr>
            <m:sty m:val="p"/>
          </m:rPr>
          <m:t>+</m:t>
        </m:r>
        <m:r>
          <m:t>g</m:t>
        </m:r>
      </m:oMath>
      <w:r>
        <w:t xml:space="preserve"> </w:t>
      </w:r>
      <w:r>
        <w:t xml:space="preserve">of continuous real-valued functions is continuous,</w:t>
      </w:r>
      <w:r>
        <w:t xml:space="preserve"> </w:t>
      </w:r>
      <w:r>
        <w:t xml:space="preserve">since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(</m:t>
            </m:r>
            <m:r>
              <m:t>f</m:t>
            </m:r>
            <m:r>
              <m:rPr>
                <m:sty m:val="p"/>
              </m:rPr>
              <m:t>+</m:t>
            </m:r>
            <m:r>
              <m:t>g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rPr>
                <m:sty m:val="p"/>
              </m:rPr>
              <m:t>(</m:t>
            </m:r>
            <m:r>
              <m:t>f</m:t>
            </m:r>
            <m:r>
              <m:rPr>
                <m:sty m:val="p"/>
              </m:rPr>
              <m:t>+</m:t>
            </m:r>
            <m:r>
              <m:t>g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≤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+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g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:</w:t>
      </w:r>
      <w:r>
        <w:t xml:space="preserve"> </w:t>
      </w:r>
      <w:r>
        <w:t xml:space="preserve">use</w:t>
      </w:r>
      <w:r>
        <w:t xml:space="preserve"> </w:t>
      </w:r>
      <m:oMath>
        <m:r>
          <m:t>ε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for each.</w:t>
      </w:r>
    </w:p>
    <w:p>
      <w:pPr>
        <w:pStyle w:val="Compact"/>
        <w:numPr>
          <w:ilvl w:val="0"/>
          <w:numId w:val="1011"/>
        </w:numPr>
      </w:pPr>
      <w:r>
        <w:t xml:space="preserve">A constant multiple</w:t>
      </w:r>
      <w:r>
        <w:t xml:space="preserve"> </w:t>
      </w:r>
      <m:oMath>
        <m:r>
          <m:t>c</m:t>
        </m:r>
        <m:r>
          <m:t>f</m:t>
        </m:r>
      </m:oMath>
      <w:r>
        <w:t xml:space="preserve"> </w:t>
      </w:r>
      <w:r>
        <w:t xml:space="preserve">is continuous,</w:t>
      </w:r>
      <w:r>
        <w:t xml:space="preserve"> </w:t>
      </w:r>
      <w:r>
        <w:t xml:space="preserve">since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c</m:t>
            </m:r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c</m:t>
            </m:r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c</m:t>
            </m:r>
          </m:e>
        </m:d>
        <m:r>
          <m:t>​</m:t>
        </m:r>
        <m:r>
          <m:t> 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:</w:t>
      </w:r>
      <w:r>
        <w:t xml:space="preserve"> </w:t>
      </w:r>
      <w:r>
        <w:t xml:space="preserve">use</w:t>
      </w:r>
      <w:r>
        <w:t xml:space="preserve"> </w:t>
      </w:r>
      <m:oMath>
        <m:r>
          <m:t>ε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c</m:t>
            </m:r>
          </m:e>
        </m:d>
        <m:r>
          <m:t>​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f</m:t>
        </m:r>
      </m:oMath>
      <w:r>
        <w:t xml:space="preserve">.</w:t>
      </w:r>
    </w:p>
    <w:bookmarkEnd w:id="133"/>
    <w:bookmarkStart w:id="134" w:name="exm-continuous-several"/>
    <w:p>
      <w:pPr>
        <w:pStyle w:val="FirstParagraph"/>
      </w:pPr>
      <w:r>
        <w:rPr>
          <w:b/>
          <w:bCs/>
        </w:rPr>
        <w:t xml:space="preserve">Example 27 (A continuous function, and a discontinuous one)</w:t>
      </w:r>
      <w:r>
        <w:t xml:space="preserve"> </w:t>
      </w:r>
      <w:r>
        <w:t xml:space="preserve"> </w:t>
      </w:r>
    </w:p>
    <w:p>
      <w:pPr>
        <w:numPr>
          <w:ilvl w:val="0"/>
          <w:numId w:val="1012"/>
        </w:numPr>
      </w:pP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continuous at 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Each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≤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, since the squared length is a sum of nonnegative squares,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(triangle inequality for numbers)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2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term is at most 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is less than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&lt;</m:t>
        </m:r>
        <m:r>
          <m:t>δ</m:t>
        </m:r>
        <m:r>
          <m:rPr>
            <m:sty m:val="p"/>
          </m:rPr>
          <m:t>=</m:t>
        </m:r>
        <m:r>
          <m:t>ε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p>
      <w:pPr>
        <w:numPr>
          <w:ilvl w:val="0"/>
          <w:numId w:val="1012"/>
        </w:numPr>
      </w:pP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otherwise is not continuous at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:</w:t>
      </w:r>
      <w:r>
        <w:t xml:space="preserve"> </w:t>
      </w:r>
      <w:r>
        <w:t xml:space="preserve">for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 any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, the point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δ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has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δ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&lt;</m:t>
        </m:r>
        <m:r>
          <m:t>δ</m:t>
        </m:r>
      </m:oMath>
      <w:r>
        <w:t xml:space="preserve"> </w:t>
      </w:r>
      <w:r>
        <w:t xml:space="preserve">but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0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&gt;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bookmarkEnd w:id="134"/>
    <w:bookmarkStart w:id="135" w:name="exm-partials-not-continuous"/>
    <w:p>
      <w:pPr>
        <w:pStyle w:val="FirstParagraph"/>
      </w:pPr>
      <w:r>
        <w:rPr>
          <w:b/>
          <w:bCs/>
        </w:rPr>
        <w:t xml:space="preserve">Example 28 (Partial derivatives can exist where a function is not continuous)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num>
                      <m:den>
                        <m:sSubSup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  <m:r>
                          <m:rPr>
                            <m:sty m:val="p"/>
                          </m:rPr>
                          <m:t>+</m:t>
                        </m:r>
                        <m:sSubSup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</m:den>
                    </m:f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acc>
                      <m:accPr>
                        <m:chr m:val="̃"/>
                      </m:accPr>
                      <m:e>
                        <m:r>
                          <m:t>x</m:t>
                        </m:r>
                      </m:e>
                    </m:acc>
                    <m:r>
                      <m:rPr>
                        <m:sty m:val="p"/>
                      </m:rPr>
                      <m:t>≠</m:t>
                    </m:r>
                    <m:acc>
                      <m:accPr>
                        <m:chr m:val="̃"/>
                      </m:accPr>
                      <m:e>
                        <m:r>
                          <m:t>0</m:t>
                        </m:r>
                      </m:e>
                    </m:acc>
                    <m:r>
                      <m:rPr>
                        <m:sty m:val="p"/>
                      </m:rPr>
                      <m:t>,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acc>
                      <m:accPr>
                        <m:chr m:val="̃"/>
                      </m:accPr>
                      <m:e>
                        <m:r>
                          <m:t>x</m:t>
                        </m:r>
                      </m:e>
                    </m:acc>
                    <m:r>
                      <m:rPr>
                        <m:sty m:val="p"/>
                      </m:rPr>
                      <m:t>=</m:t>
                    </m:r>
                    <m:acc>
                      <m:accPr>
                        <m:chr m:val="̃"/>
                      </m:accPr>
                      <m:e>
                        <m:r>
                          <m:t>0</m:t>
                        </m:r>
                      </m:e>
                    </m:acc>
                    <m:r>
                      <m:rPr>
                        <m:sty m:val="p"/>
                      </m:rPr>
                      <m:t>.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rPr>
          <w:b/>
          <w:bCs/>
        </w:rPr>
        <w:t xml:space="preserve">Both partial derivatives exist at</w:t>
      </w:r>
      <w:r>
        <w:rPr>
          <w:b/>
          <w:bCs/>
        </w:rP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rPr>
          <w:b/>
          <w:bCs/>
        </w:rP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h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h</m:t>
            </m:r>
            <m:r>
              <m:rPr>
                <m:sty m:val="p"/>
              </m:rPr>
              <m:t>⋅</m:t>
            </m:r>
            <m:r>
              <m:t>0</m:t>
            </m:r>
          </m:num>
          <m:den>
            <m:sSup>
              <m:e>
                <m:r>
                  <m:t>h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t>0</m:t>
            </m:r>
          </m:den>
        </m:f>
        <m:r>
          <m:rPr>
            <m:sty m:val="p"/>
          </m:rPr>
          <m:t>=</m:t>
        </m:r>
        <m:r>
          <m:t>0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r>
                    <m:t>0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h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/</m:t>
              </m:r>
              <m:r>
                <m:t>h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for </m:t>
              </m:r>
              <m:r>
                <m:t>h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 the limit 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: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</w:t>
      </w:r>
      <w:hyperlink w:anchor="def-partial-derivative">
        <w:r>
          <w:rPr>
            <w:rStyle w:val="Hyperlink"/>
          </w:rPr>
          <w:t xml:space="preserve">Definition 1</w:t>
        </w:r>
      </w:hyperlink>
      <w:r>
        <w:t xml:space="preserve">).</w:t>
      </w:r>
      <w:r>
        <w:t xml:space="preserve"> </w:t>
      </w:r>
      <w:r>
        <w:t xml:space="preserve">The same steps 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h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give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But</w:t>
      </w:r>
      <w:r>
        <w:rPr>
          <w:b/>
          <w:bCs/>
        </w:rPr>
        <w:t xml:space="preserve"> </w:t>
      </w:r>
      <m:oMath>
        <m:r>
          <m:t>f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not continuous at</w:t>
      </w:r>
      <w:r>
        <w:rPr>
          <w:b/>
          <w:bCs/>
        </w:rP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(</w:t>
      </w:r>
      <w:hyperlink w:anchor="def-continuous-several">
        <w:r>
          <w:rPr>
            <w:rStyle w:val="Hyperlink"/>
          </w:rPr>
          <w:t xml:space="preserve">Definition 14</w:t>
        </w:r>
      </w:hyperlink>
      <w:r>
        <w:t xml:space="preserve">).</w:t>
      </w:r>
      <w:r>
        <w:t xml:space="preserve"> </w:t>
      </w:r>
      <w:r>
        <w:t xml:space="preserve">Take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</m:oMath>
      <w:r>
        <w:t xml:space="preserve"> </w:t>
      </w:r>
      <w:r>
        <w:t xml:space="preserve">and any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δ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,</m:t>
            </m:r>
            <m:r>
              <m:t>t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sSup>
              <m:e>
                <m:r>
                  <m:t>t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sSup>
              <m:e>
                <m:r>
                  <m:t>t</m:t>
                </m:r>
              </m:e>
              <m:sup>
                <m:r>
                  <m:t>2</m:t>
                </m:r>
              </m:sup>
            </m:sSup>
          </m:e>
        </m:rad>
        <m:r>
          <m:rPr>
            <m:sty m:val="p"/>
          </m:rPr>
          <m:t>=</m:t>
        </m:r>
        <m:r>
          <m:t>t</m:t>
        </m:r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=</m:t>
        </m:r>
        <m:r>
          <m:t>δ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&lt;</m:t>
        </m:r>
        <m:r>
          <m:t>δ</m:t>
        </m:r>
      </m:oMath>
      <w:r>
        <w:t xml:space="preserve">, 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t</m:t>
                      </m:r>
                      <m:r>
                        <m:rPr>
                          <m:sty m:val="p"/>
                        </m:rPr>
                        <m:t>⋅</m:t>
                      </m:r>
                      <m:r>
                        <m:t>t</m:t>
                      </m:r>
                    </m:num>
                    <m:den>
                      <m:sSup>
                        <m:e>
                          <m:r>
                            <m:t>t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t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≠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nor/>
                  <m:sty m:val="p"/>
                </m:rPr>
                <m:t>, since 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t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sSup>
                    <m:e>
                      <m:r>
                        <m:t>t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2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 more than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</m:oMath>
      <w:r>
        <w:t xml:space="preserve">.</w:t>
      </w:r>
    </w:p>
    <w:p>
      <w:pPr>
        <w:pStyle w:val="BodyText"/>
      </w:pPr>
      <w:r>
        <w:t xml:space="preserve">The partial derivatives only look along the two coordinate axes,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;</w:t>
      </w:r>
      <w:r>
        <w:t xml:space="preserve"> </w:t>
      </w:r>
      <w:r>
        <w:t xml:space="preserve">along the line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everywhere except at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So partial derivatives existing at a point says little about how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behaves near it.</w:t>
      </w:r>
    </w:p>
    <w:bookmarkEnd w:id="135"/>
    <w:bookmarkStart w:id="137" w:name="thm-hessian-symmetric"/>
    <w:p>
      <w:pPr>
        <w:pStyle w:val="BodyText"/>
      </w:pPr>
      <w:r>
        <w:rPr>
          <w:b/>
          <w:bCs/>
        </w:rPr>
        <w:t xml:space="preserve">Theorem 10 (Symmetry of the Hessian)</w:t>
      </w:r>
      <w:r>
        <w:t xml:space="preserve"> </w:t>
      </w:r>
      <w:r>
        <w:t xml:space="preserve">If the second partial derivatives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exist and are continuous (</w:t>
      </w:r>
      <w:hyperlink w:anchor="def-continuous-several">
        <w:r>
          <w:rPr>
            <w:rStyle w:val="Hyperlink"/>
          </w:rPr>
          <w:t xml:space="preserve">Definition 14</w:t>
        </w:r>
      </w:hyperlink>
      <w:r>
        <w:t xml:space="preserve">)</w:t>
      </w:r>
      <w:r>
        <w:t xml:space="preserve"> </w:t>
      </w:r>
      <w:r>
        <w:t xml:space="preserve">on an open ball around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(</w:t>
      </w:r>
      <w:hyperlink w:anchor="def-ball">
        <w:r>
          <w:rPr>
            <w:rStyle w:val="Hyperlink"/>
          </w:rPr>
          <w:t xml:space="preserve">Definition 11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∂</m:t>
                </m:r>
              </m:num>
              <m:den>
                <m:r>
                  <m:rPr>
                    <m:sty m:val="p"/>
                  </m:rPr>
                  <m:t>∂</m:t>
                </m:r>
                <m:sSub>
                  <m:e>
                    <m:r>
                      <m:t>x</m:t>
                    </m:r>
                  </m:e>
                  <m:sub>
                    <m:r>
                      <m:t>j</m:t>
                    </m:r>
                  </m:sub>
                </m:sSub>
              </m:den>
            </m:f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∂</m:t>
                </m:r>
              </m:num>
              <m:den>
                <m:r>
                  <m:rPr>
                    <m:sty m:val="p"/>
                  </m:rPr>
                  <m:t>∂</m:t>
                </m:r>
                <m:sSub>
                  <m:e>
                    <m:r>
                      <m:t>x</m:t>
                    </m:r>
                  </m:e>
                  <m:sub>
                    <m:r>
                      <m:t>i</m:t>
                    </m:r>
                  </m:sub>
                </m:sSub>
              </m:den>
            </m:f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i</m:t>
        </m:r>
        <m:r>
          <m:rPr>
            <m:sty m:val="p"/>
          </m:rPr>
          <m:t>,</m:t>
        </m:r>
        <m:r>
          <m:t>j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hessian">
        <w:r>
          <w:rPr>
            <w:rStyle w:val="Hyperlink"/>
          </w:rPr>
          <w:t xml:space="preserve">Definition 13</w:t>
        </w:r>
      </w:hyperlink>
      <w:r>
        <w:t xml:space="preserve">) is symmetric</w:t>
      </w:r>
      <w:r>
        <w:t xml:space="preserve"> </w:t>
      </w:r>
      <w:r>
        <w:t xml:space="preserve">(</w:t>
      </w:r>
      <w:hyperlink r:id="rId136">
        <w:r>
          <w:rPr>
            <w:rStyle w:val="Hyperlink"/>
          </w:rPr>
          <w:t xml:space="preserve">symmetric matrix</w:t>
        </w:r>
      </w:hyperlink>
      <w:r>
        <w:t xml:space="preserve">).</w:t>
      </w:r>
    </w:p>
    <w:bookmarkEnd w:id="137"/>
    <w:p>
      <w:pPr>
        <w:pStyle w:val="BodyText"/>
      </w:pPr>
      <w:r>
        <w:t xml:space="preserve">The proof applies the one-variable mean value theorem twice,</w:t>
      </w:r>
      <w:r>
        <w:t xml:space="preserve"> </w:t>
      </w:r>
      <w:r>
        <w:t xml:space="preserve">which these notes do not develop;</w:t>
      </w:r>
      <w:r>
        <w:t xml:space="preserve"> </w:t>
      </w:r>
      <w:r>
        <w:t xml:space="preserve">see</w:t>
      </w:r>
      <w:r>
        <w:t xml:space="preserve"> </w:t>
      </w:r>
      <w:r>
        <w:t xml:space="preserve">(Rudin 1976, Theorem 9.41)</w:t>
      </w:r>
      <w:r>
        <w:t xml:space="preserve">,</w:t>
      </w:r>
      <w:r>
        <w:t xml:space="preserve"> </w:t>
      </w:r>
      <w:r>
        <w:t xml:space="preserve">which is stated for two variables:</w:t>
      </w:r>
      <w:r>
        <w:t xml:space="preserve"> </w:t>
      </w:r>
      <w:r>
        <w:t xml:space="preserve">apply it to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as a function of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, with the other coordinates held fixed.</w:t>
      </w:r>
    </w:p>
    <w:bookmarkStart w:id="138" w:name="exm-hessian-symmetric"/>
    <w:p>
      <w:pPr>
        <w:pStyle w:val="BodyText"/>
      </w:pPr>
      <w:r>
        <w:rPr>
          <w:b/>
          <w:bCs/>
        </w:rPr>
        <w:t xml:space="preserve">Example 29 (Mixed partial derivatives agree)</w:t>
      </w:r>
      <w:r>
        <w:t xml:space="preserve"> </w:t>
      </w:r>
      <w:r>
        <w:t xml:space="preserve">In</w:t>
      </w:r>
      <w:r>
        <w:t xml:space="preserve"> </w:t>
      </w:r>
      <w:hyperlink w:anchor="exm-hessian">
        <w:r>
          <w:rPr>
            <w:rStyle w:val="Hyperlink"/>
          </w:rPr>
          <w:t xml:space="preserve">Example 25</w:t>
        </w:r>
      </w:hyperlink>
      <w:r>
        <w:t xml:space="preserve">, the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entries of</w:t>
      </w:r>
      <w:r>
        <w:t xml:space="preserve"> </w:t>
      </w:r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are both</w:t>
      </w:r>
      <w:r>
        <w:t xml:space="preserve"> </w:t>
      </w:r>
      <m:oMath>
        <m:r>
          <m:t>2</m:t>
        </m:r>
        <m:sSup>
          <m:e>
            <m:r>
              <m:t>e</m:t>
            </m:r>
          </m:e>
          <m:sup>
            <m:r>
              <m:t>2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sup>
        </m:sSup>
      </m:oMath>
      <w:r>
        <w:t xml:space="preserve">.</w:t>
      </w:r>
    </w:p>
    <w:bookmarkEnd w:id="138"/>
    <w:bookmarkStart w:id="139" w:name="exm-hessian-not-symmetric"/>
    <w:p>
      <w:pPr>
        <w:pStyle w:val="BodyText"/>
      </w:pPr>
      <w:r>
        <w:rPr>
          <w:b/>
          <w:bCs/>
        </w:rPr>
        <w:t xml:space="preserve">Example 30 (Without continuity, the mixed partials can differ)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(</m:t>
            </m:r>
            <m:sSubSup>
              <m:e>
                <m:r>
                  <m:t>x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−</m:t>
            </m:r>
            <m:sSubSup>
              <m:e>
                <m:r>
                  <m:t>x</m:t>
                </m:r>
              </m:e>
              <m:sub>
                <m:r>
                  <m:t>2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)</m:t>
            </m:r>
          </m:num>
          <m:den>
            <m:sSubSup>
              <m:e>
                <m:r>
                  <m:t>x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+</m:t>
            </m:r>
            <m:sSubSup>
              <m:e>
                <m:r>
                  <m:t>x</m:t>
                </m:r>
              </m:e>
              <m:sub>
                <m:r>
                  <m:t>2</m:t>
                </m:r>
              </m:sub>
              <m:sup>
                <m:r>
                  <m:t>2</m:t>
                </m:r>
              </m:sup>
            </m:sSubSup>
          </m:den>
        </m:f>
      </m:oMath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, the partial derivative (</w:t>
      </w:r>
      <w:hyperlink w:anchor="def-partial-derivative">
        <w:r>
          <w:rPr>
            <w:rStyle w:val="Hyperlink"/>
          </w:rPr>
          <w:t xml:space="preserve">Definition 1</w:t>
        </w:r>
      </w:hyperlink>
      <w:r>
        <w:t xml:space="preserve">) in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at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h</m:t>
                  </m:r>
                  <m:r>
                    <m:rPr>
                      <m:sty m:val="p"/>
                    </m:rPr>
                    <m:t>→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h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partial derivative, </m:t>
              </m:r>
              <m:r>
                <m:rPr>
                  <m:nor/>
                  <m:sty m:val="p"/>
                </m:rPr>
                <m:t>Definition 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h</m:t>
                  </m:r>
                  <m:r>
                    <m:rPr>
                      <m:sty m:val="p"/>
                    </m:rPr>
                    <m:t>→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bSup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)</m:t>
                  </m:r>
                </m:num>
                <m:den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bSup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; cancel </m:t>
              </m:r>
              <m:r>
                <m:t>h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sSubSup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)</m:t>
                  </m:r>
                </m:num>
                <m:den>
                  <m:sSubSup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quotient is continuous at </m:t>
              </m:r>
              <m:r>
                <m:t>h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ty m:val="p"/>
              </m:rPr>
              <m:t>lim</m:t>
            </m:r>
          </m:e>
          <m:sub>
            <m:r>
              <m:t>h</m:t>
            </m:r>
            <m:r>
              <m:rPr>
                <m:sty m:val="p"/>
              </m:rPr>
              <m:t>→</m:t>
            </m:r>
            <m:r>
              <m:t>0</m:t>
            </m:r>
          </m:sub>
        </m:sSub>
        <m:r>
          <m:rPr>
            <m:sty m:val="p"/>
          </m:rPr>
          <m:t>(</m:t>
        </m:r>
        <m:r>
          <m:t>0</m:t>
        </m:r>
        <m:r>
          <m:rPr>
            <m:sty m:val="p"/>
          </m:rPr>
          <m:t>−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h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den>
        </m:f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holds at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too.</w:t>
      </w:r>
      <w:r>
        <w:t xml:space="preserve"> </w:t>
      </w:r>
      <w:r>
        <w:t xml:space="preserve">In the same way, with the roles of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swapped,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k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k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sSup>
          <m:e>
            <m:r>
              <m:t>k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p>
          <m:e>
            <m:r>
              <m:t>k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→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den>
        </m:f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for every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So at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(</w:t>
      </w:r>
      <w:hyperlink w:anchor="def-hessian">
        <w:r>
          <w:rPr>
            <w:rStyle w:val="Hyperlink"/>
          </w:rPr>
          <w:t xml:space="preserve">Definition 13</w:t>
        </w:r>
      </w:hyperlink>
      <w:r>
        <w:t xml:space="preserve">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ty m:val="bi"/>
                        </m:rPr>
                        <m:t>H</m:t>
                      </m:r>
                    </m:e>
                    <m:sub>
                      <m:r>
                        <m:t>f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21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den>
                  </m:f>
                  <m:r>
                    <m:t>f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ty m:val="bi"/>
                        </m:rPr>
                        <m:t>H</m:t>
                      </m:r>
                    </m:e>
                    <m:sub>
                      <m:r>
                        <m:t>f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12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den>
                  </m:f>
                  <m:r>
                    <m:t>f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w:r>
        <w:t xml:space="preserve">the Hessian at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is not symmetric.</w:t>
      </w:r>
      <w:r>
        <w:t xml:space="preserve"> </w:t>
      </w:r>
      <w:r>
        <w:t xml:space="preserve">By</w:t>
      </w:r>
      <w:r>
        <w:t xml:space="preserve"> </w:t>
      </w:r>
      <w:hyperlink w:anchor="thm-hessian-symmetric">
        <w:r>
          <w:rPr>
            <w:rStyle w:val="Hyperlink"/>
          </w:rPr>
          <w:t xml:space="preserve">Theorem 10</w:t>
        </w:r>
      </w:hyperlink>
      <w:r>
        <w:t xml:space="preserve">, then, the second partial derivatives of this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cannot all be continuous near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bookmarkEnd w:id="139"/>
    <w:bookmarkStart w:id="140" w:name="thm-hessian-quadratic"/>
    <w:p>
      <w:pPr>
        <w:pStyle w:val="BodyText"/>
      </w:pPr>
      <w:r>
        <w:rPr>
          <w:b/>
          <w:bCs/>
        </w:rPr>
        <w:t xml:space="preserve">Theorem 11 (Hessian of a quadratic form)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a symmetric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that is constant with respect to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has</w:t>
      </w:r>
      <w:r>
        <w:t xml:space="preserve"> </w:t>
      </w:r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bi"/>
          </m:rPr>
          <m:t>S</m:t>
        </m:r>
      </m:oMath>
      <w:r>
        <w:t xml:space="preserve"> </w:t>
      </w: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</w:p>
    <w:bookmarkEnd w:id="14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bi"/>
                        </m:rPr>
                        <m:t>S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2</m:t>
                      </m:r>
                      <m:r>
                        <m:rPr>
                          <m:sty m:val="bi"/>
                        </m:rPr>
                        <m:t>S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den>
                  </m:f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bi"/>
                    </m:rPr>
                    <m:t>S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</m:t>
              </m:r>
              <m:r>
                <m:rPr>
                  <m:nor/>
                  <m:sty m:val="p"/>
                </m:rPr>
                <m:t>, with 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bi"/>
                </m:rPr>
                <m:t>S</m:t>
              </m:r>
              <m:r>
                <m:rPr>
                  <m:nor/>
                  <m:sty m:val="p"/>
                </m:rPr>
                <m:t> and 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; 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sSup>
                <m:e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bi"/>
                    </m:rPr>
                    <m:t>S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Definition 6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bi"/>
                    </m:rPr>
                    <m:t>S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Remark 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S</m:t>
              </m:r>
              <m:r>
                <m:rPr>
                  <m:nor/>
                  <m:sty m:val="p"/>
                </m:rPr>
                <m:t> is symmetric)</m:t>
              </m:r>
            </m:e>
          </m:eqArr>
        </m:oMath>
      </m:oMathPara>
    </w:p>
    <w:bookmarkStart w:id="141" w:name="exm-hessian-quadratic"/>
    <w:p>
      <w:pPr>
        <w:pStyle w:val="FirstParagraph"/>
      </w:pPr>
      <w:r>
        <w:rPr>
          <w:b/>
          <w:bCs/>
        </w:rPr>
        <w:t xml:space="preserve">Example 31 (The Hessian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quadratic form)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3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as in</w:t>
      </w:r>
      <w:r>
        <w:t xml:space="preserve"> </w:t>
      </w:r>
      <w:hyperlink w:anchor="exm-deriv-quadratic-form">
        <w:r>
          <w:rPr>
            <w:rStyle w:val="Hyperlink"/>
          </w:rPr>
          <w:t xml:space="preserve">Example 16</w:t>
        </w:r>
      </w:hyperlink>
      <w:r>
        <w:t xml:space="preserve">,</w:t>
      </w:r>
      <w:r>
        <w:t xml:space="preserve"> </w:t>
      </w:r>
      <w:hyperlink w:anchor="thm-hessian-quadratic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gives</w:t>
      </w:r>
      <w:r>
        <w:t xml:space="preserve"> </w:t>
      </w:r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6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4</m:t>
                  </m:r>
                </m:e>
              </m:mr>
            </m:m>
          </m:e>
        </m:d>
      </m:oMath>
      <w:r>
        <w:t xml:space="preserve">.</w:t>
      </w:r>
      <w:r>
        <w:t xml:space="preserve"> </w:t>
      </w:r>
      <w:r>
        <w:t xml:space="preserve">Directly, the gradient found there, with</w:t>
      </w:r>
      <w:r>
        <w:t xml:space="preserve"> </w:t>
      </w:r>
      <m:oMath>
        <m:sSub>
          <m:e>
            <m:r>
              <m:t>β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renamed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 is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6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r>
              <m:t>2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,</m:t>
            </m:r>
            <m:r>
              <m:t> </m:t>
            </m:r>
            <m:r>
              <m:t>2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r>
              <m:t>4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and differentiating its entries by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 by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w:anchor="def-hessian">
        <w:r>
          <w:rPr>
            <w:rStyle w:val="Hyperlink"/>
          </w:rPr>
          <w:t xml:space="preserve">Definition 13</w:t>
        </w:r>
      </w:hyperlink>
      <w:r>
        <w:t xml:space="preserve">)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r>
                          <m:rPr>
                            <m:sty m:val="p"/>
                          </m:rPr>
                          <m:t>(</m:t>
                        </m:r>
                        <m:r>
                          <m:t>6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)</m:t>
                        </m:r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r>
                          <m:rPr>
                            <m:sty m:val="p"/>
                          </m:rPr>
                          <m:t>(</m:t>
                        </m:r>
                        <m:r>
                          <m:t>2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4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r>
                          <m:rPr>
                            <m:sty m:val="p"/>
                          </m:rPr>
                          <m:t>(</m:t>
                        </m:r>
                        <m:r>
                          <m:t>6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)</m:t>
                        </m:r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r>
                          <m:rPr>
                            <m:sty m:val="p"/>
                          </m:rPr>
                          <m:t>(</m:t>
                        </m:r>
                        <m:r>
                          <m:t>2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4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6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  <m:e>
                        <m:r>
                          <m:t>4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</m:e>
          </m:eqArr>
        </m:oMath>
      </m:oMathPara>
    </w:p>
    <w:bookmarkEnd w:id="141"/>
    <w:bookmarkEnd w:id="142"/>
    <w:bookmarkStart w:id="147" w:name="sec-additional-resources"/>
    <w:p>
      <w:pPr>
        <w:pStyle w:val="Heading2"/>
      </w:pPr>
      <w:r>
        <w:t xml:space="preserve">3 Further reading</w:t>
      </w:r>
    </w:p>
    <w:p>
      <w:pPr>
        <w:pStyle w:val="Compact"/>
        <w:numPr>
          <w:ilvl w:val="0"/>
          <w:numId w:val="1013"/>
        </w:numPr>
      </w:pPr>
      <w:r>
        <w:t xml:space="preserve">Marsden and Tromba (2013)</w:t>
      </w:r>
      <w:r>
        <w:t xml:space="preserve"> </w:t>
      </w:r>
      <w:r>
        <w:t xml:space="preserve">is a standard textbook on multivariable and vector calculus.</w:t>
      </w:r>
      <w:r>
        <w:t xml:space="preserve"> </w:t>
      </w:r>
      <w:r>
        <w:t xml:space="preserve">It covers differentiation of functions of several variables, multiple integrals,</w:t>
      </w:r>
      <w:r>
        <w:t xml:space="preserve"> </w:t>
      </w:r>
      <w:r>
        <w:t xml:space="preserve">line and surface integrals, and the theorems of Green, Gauss, and Stokes.</w:t>
      </w:r>
    </w:p>
    <w:p>
      <w:pPr>
        <w:pStyle w:val="Compact"/>
        <w:numPr>
          <w:ilvl w:val="0"/>
          <w:numId w:val="1013"/>
        </w:numPr>
      </w:pPr>
      <w:r>
        <w:t xml:space="preserve">Petersen and Pedersen (2012)</w:t>
      </w:r>
      <w:r>
        <w:t xml:space="preserve"> </w:t>
      </w:r>
      <w:r>
        <w:t xml:space="preserve">is a free desk reference that collects matrix identities.</w:t>
      </w:r>
      <w:r>
        <w:t xml:space="preserve"> </w:t>
      </w:r>
      <w:r>
        <w:t xml:space="preserve">Its chapter on derivatives lists derivatives of vector and matrix expressions,</w:t>
      </w:r>
      <w:r>
        <w:t xml:space="preserve"> </w:t>
      </w:r>
      <w:r>
        <w:t xml:space="preserve">such as the linear and quadratic forms on this page.</w:t>
      </w:r>
    </w:p>
    <w:p>
      <w:pPr>
        <w:pStyle w:val="Compact"/>
        <w:numPr>
          <w:ilvl w:val="0"/>
          <w:numId w:val="1013"/>
        </w:numPr>
      </w:pPr>
      <w:r>
        <w:t xml:space="preserve">Miller (2016)</w:t>
      </w:r>
      <w:r>
        <w:t xml:space="preserve"> </w:t>
      </w:r>
      <w:r>
        <w:t xml:space="preserve">The partial derivative review exercises and worked solutions on this page are adapted from this supplemental review chapter.</w:t>
      </w:r>
    </w:p>
    <w:p>
      <w:pPr>
        <w:pStyle w:val="FirstParagraph"/>
      </w:pPr>
      <w:r>
        <w:t xml:space="preserve">See also the</w:t>
      </w:r>
      <w:r>
        <w:t xml:space="preserve"> </w:t>
      </w:r>
      <w:hyperlink r:id="rId143">
        <w:r>
          <w:rPr>
            <w:rStyle w:val="Hyperlink"/>
          </w:rPr>
          <w:t xml:space="preserve">Linear Algebra and Vector Calculus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further reading</w:t>
        </w:r>
      </w:hyperlink>
      <w:r>
        <w:t xml:space="preserve">.</w:t>
      </w:r>
    </w:p>
    <w:p>
      <w:pPr>
        <w:pStyle w:val="Compact"/>
        <w:numPr>
          <w:ilvl w:val="0"/>
          <w:numId w:val="1014"/>
        </w:numPr>
      </w:pPr>
      <w:hyperlink r:id="rId144">
        <w:r>
          <w:rPr>
            <w:rStyle w:val="Hyperlink"/>
          </w:rPr>
          <w:t xml:space="preserve">Hua Zhou</w:t>
        </w:r>
      </w:hyperlink>
      <w:r>
        <w:t xml:space="preserve">’s</w:t>
      </w:r>
      <w:r>
        <w:t xml:space="preserve"> </w:t>
      </w:r>
      <w:hyperlink r:id="rId145">
        <w:r>
          <w:rPr>
            <w:rStyle w:val="Hyperlink"/>
          </w:rPr>
          <w:t xml:space="preserve">lecture notes for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“UCLA Biostat 216 - Mathematical Methods for Biostatistics”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(2023 Fall)</w:t>
        </w:r>
      </w:hyperlink>
    </w:p>
    <w:p>
      <w:pPr>
        <w:pStyle w:val="Compact"/>
        <w:numPr>
          <w:ilvl w:val="0"/>
          <w:numId w:val="1014"/>
        </w:numPr>
      </w:pPr>
      <w:hyperlink r:id="rId146">
        <w:r>
          <w:rPr>
            <w:rStyle w:val="Hyperlink"/>
          </w:rPr>
          <w:t xml:space="preserve">Neural Networks</w:t>
        </w:r>
      </w:hyperlink>
      <w:r>
        <w:t xml:space="preserve"> </w:t>
      </w:r>
      <w:r>
        <w:t xml:space="preserve">is a YouTube playlist by Grant Sanderson (3Blue1Brown);</w:t>
      </w:r>
      <w:r>
        <w:t xml:space="preserve"> </w:t>
      </w:r>
      <w:r>
        <w:t xml:space="preserve">its chapters on gradient descent and backpropagation calculus visually illustrate</w:t>
      </w:r>
      <w:r>
        <w:t xml:space="preserve"> </w:t>
      </w:r>
      <w:r>
        <w:t xml:space="preserve">how gradients of multivariate cost functions are computed and used for optimization.</w:t>
      </w:r>
    </w:p>
    <w:bookmarkEnd w:id="147"/>
    <w:bookmarkStart w:id="164" w:name="references"/>
    <w:p>
      <w:pPr>
        <w:pStyle w:val="Heading2"/>
      </w:pPr>
      <w:r>
        <w:t xml:space="preserve">References</w:t>
      </w:r>
    </w:p>
    <w:bookmarkStart w:id="163" w:name="refs"/>
    <w:bookmarkStart w:id="149" w:name="ref-felippa_ifem_matrix_calculus"/>
    <w:p>
      <w:pPr>
        <w:pStyle w:val="Bibliography"/>
      </w:pPr>
      <w:r>
        <w:t xml:space="preserve">Felippa, Carlos A. n.d.</w:t>
      </w:r>
      <w:r>
        <w:t xml:space="preserve"> </w:t>
      </w:r>
      <w:r>
        <w:rPr>
          <w:i/>
          <w:iCs/>
        </w:rPr>
        <w:t xml:space="preserve">Matrix Calculus</w:t>
      </w:r>
      <w:r>
        <w:t xml:space="preserve">. Appendix F of Introduction to Finite Element Methods, course notes, University of Colorado Boulder. Accessed October 6, 2026.</w:t>
      </w:r>
      <w:r>
        <w:t xml:space="preserve"> </w:t>
      </w:r>
      <w:hyperlink r:id="rId148">
        <w:r>
          <w:rPr>
            <w:rStyle w:val="Hyperlink"/>
          </w:rPr>
          <w:t xml:space="preserve">https://quickfem.com/wp-content/uploads/IFEM.AppF_.pdf</w:t>
        </w:r>
      </w:hyperlink>
      <w:r>
        <w:t xml:space="preserve">.</w:t>
      </w:r>
    </w:p>
    <w:bookmarkEnd w:id="149"/>
    <w:bookmarkStart w:id="151" w:name="ref-fieller2018basics"/>
    <w:p>
      <w:pPr>
        <w:pStyle w:val="Bibliography"/>
      </w:pPr>
      <w:r>
        <w:t xml:space="preserve">Fieller, Nick. 2016.</w:t>
      </w:r>
      <w:r>
        <w:t xml:space="preserve"> </w:t>
      </w:r>
      <w:r>
        <w:rPr>
          <w:i/>
          <w:iCs/>
        </w:rPr>
        <w:t xml:space="preserve">Basics of Matrix Algebra for Statistics with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. Chapman; Hall/CRC.</w:t>
      </w:r>
      <w:r>
        <w:t xml:space="preserve"> </w:t>
      </w:r>
      <w:hyperlink r:id="rId150">
        <w:r>
          <w:rPr>
            <w:rStyle w:val="Hyperlink"/>
          </w:rPr>
          <w:t xml:space="preserve">https://doi.org/10.1201/9781315370200</w:t>
        </w:r>
      </w:hyperlink>
      <w:r>
        <w:t xml:space="preserve">.</w:t>
      </w:r>
    </w:p>
    <w:bookmarkEnd w:id="151"/>
    <w:bookmarkStart w:id="153" w:name="ref-hutchinson_wwu_ml_videos"/>
    <w:p>
      <w:pPr>
        <w:pStyle w:val="Bibliography"/>
      </w:pPr>
      <w:r>
        <w:t xml:space="preserve">Hutchinson, Brian. n.d.</w:t>
      </w:r>
      <w:r>
        <w:t xml:space="preserve"> </w:t>
      </w:r>
      <w:r>
        <w:rPr>
          <w:i/>
          <w:iCs/>
        </w:rPr>
        <w:t xml:space="preserve">DATA</w:t>
      </w:r>
      <w:r>
        <w:rPr>
          <w:i/>
          <w:iCs/>
        </w:rPr>
        <w:t xml:space="preserve"> </w:t>
      </w:r>
      <w:r>
        <w:rPr>
          <w:i/>
          <w:iCs/>
        </w:rPr>
        <w:t xml:space="preserve">471/571 (Machine Learning) and</w:t>
      </w:r>
      <w:r>
        <w:rPr>
          <w:i/>
          <w:iCs/>
        </w:rPr>
        <w:t xml:space="preserve"> </w:t>
      </w:r>
      <w:r>
        <w:rPr>
          <w:i/>
          <w:iCs/>
        </w:rPr>
        <w:t xml:space="preserve">CSCI</w:t>
      </w:r>
      <w:r>
        <w:rPr>
          <w:i/>
          <w:iCs/>
        </w:rPr>
        <w:t xml:space="preserve"> </w:t>
      </w:r>
      <w:r>
        <w:rPr>
          <w:i/>
          <w:iCs/>
        </w:rPr>
        <w:t xml:space="preserve">481/581 (Deep Learning) Video Lectures</w:t>
      </w:r>
      <w:r>
        <w:t xml:space="preserve">. Western Washington University. Accessed September 28, 2026.</w:t>
      </w:r>
      <w:r>
        <w:t xml:space="preserve"> </w:t>
      </w:r>
      <w:hyperlink r:id="rId152">
        <w:r>
          <w:rPr>
            <w:rStyle w:val="Hyperlink"/>
          </w:rPr>
          <w:t xml:space="preserve">https://facultyweb.cs.wwu.edu/~hutchib2/video_lectures/data371/</w:t>
        </w:r>
      </w:hyperlink>
      <w:r>
        <w:t xml:space="preserve">.</w:t>
      </w:r>
    </w:p>
    <w:bookmarkEnd w:id="153"/>
    <w:bookmarkStart w:id="155" w:name="ref-marsden2013vector"/>
    <w:p>
      <w:pPr>
        <w:pStyle w:val="Bibliography"/>
      </w:pPr>
      <w:r>
        <w:t xml:space="preserve">Marsden, Jerrold E., and Anthony Tromba. 2013.</w:t>
      </w:r>
      <w:r>
        <w:t xml:space="preserve"> </w:t>
      </w:r>
      <w:r>
        <w:rPr>
          <w:i/>
          <w:iCs/>
        </w:rPr>
        <w:t xml:space="preserve">Vector Calculus</w:t>
      </w:r>
      <w:r>
        <w:t xml:space="preserve">. 6th ed. Macmillan Learning.</w:t>
      </w:r>
      <w:r>
        <w:t xml:space="preserve"> </w:t>
      </w:r>
      <w:hyperlink r:id="rId154">
        <w:r>
          <w:rPr>
            <w:rStyle w:val="Hyperlink"/>
          </w:rPr>
          <w:t xml:space="preserve">https://www.macmillanlearning.com/college/us/product/Vector-Calculus/p/1429215089</w:t>
        </w:r>
      </w:hyperlink>
      <w:r>
        <w:t xml:space="preserve">.</w:t>
      </w:r>
    </w:p>
    <w:bookmarkEnd w:id="155"/>
    <w:bookmarkStart w:id="157" w:name="ref-problifesavercalc"/>
    <w:p>
      <w:pPr>
        <w:pStyle w:val="Bibliography"/>
      </w:pPr>
      <w:r>
        <w:t xml:space="preserve">Miller, Steven J. 2016.</w:t>
      </w:r>
      <w:r>
        <w:t xml:space="preserve"> </w:t>
      </w:r>
      <w:r>
        <w:rPr>
          <w:i/>
          <w:iCs/>
        </w:rPr>
        <w:t xml:space="preserve">The Probability Lifesaver: Calculus Review Problems</w:t>
      </w:r>
      <w:r>
        <w:t xml:space="preserve">.</w:t>
      </w:r>
      <w:r>
        <w:t xml:space="preserve"> </w:t>
      </w:r>
      <w:hyperlink r:id="rId156">
        <w:r>
          <w:rPr>
            <w:rStyle w:val="Hyperlink"/>
          </w:rPr>
          <w:t xml:space="preserve">https://web.williams.edu/Mathematics/sjmiller/public_html/probabilitylifesaver/index.htm#:~:text=http%3A//web.williams.edu/Mathematics/sjmiller/public_html/probabilitylifesaver/supplementalchap_calcreview.pdf</w:t>
        </w:r>
      </w:hyperlink>
      <w:r>
        <w:t xml:space="preserve">.</w:t>
      </w:r>
    </w:p>
    <w:bookmarkEnd w:id="157"/>
    <w:bookmarkStart w:id="159" w:name="ref-petersen2012matrix"/>
    <w:p>
      <w:pPr>
        <w:pStyle w:val="Bibliography"/>
      </w:pPr>
      <w:r>
        <w:t xml:space="preserve">Petersen, Kaare Brandt, and Michael Syskind Pedersen. 2012.</w:t>
      </w:r>
      <w:r>
        <w:t xml:space="preserve"> </w:t>
      </w:r>
      <w:r>
        <w:rPr>
          <w:i/>
          <w:iCs/>
        </w:rPr>
        <w:t xml:space="preserve">The Matrix Cookbook</w:t>
      </w:r>
      <w:r>
        <w:t xml:space="preserve">. Technical University of Denmark.</w:t>
      </w:r>
      <w:r>
        <w:t xml:space="preserve"> </w:t>
      </w:r>
      <w:hyperlink r:id="rId158">
        <w:r>
          <w:rPr>
            <w:rStyle w:val="Hyperlink"/>
          </w:rPr>
          <w:t xml:space="preserve">https://www2.imm.dtu.dk/pubdb/edoc/imm3274.pdf</w:t>
        </w:r>
      </w:hyperlink>
      <w:r>
        <w:t xml:space="preserve">.</w:t>
      </w:r>
    </w:p>
    <w:bookmarkEnd w:id="159"/>
    <w:bookmarkStart w:id="160" w:name="ref-rudin1976principles"/>
    <w:p>
      <w:pPr>
        <w:pStyle w:val="Bibliography"/>
      </w:pPr>
      <w:r>
        <w:t xml:space="preserve">Rudin, Walter. 1976.</w:t>
      </w:r>
      <w:r>
        <w:t xml:space="preserve"> </w:t>
      </w:r>
      <w:r>
        <w:rPr>
          <w:i/>
          <w:iCs/>
        </w:rPr>
        <w:t xml:space="preserve">Principles of Mathematical Analysis</w:t>
      </w:r>
      <w:r>
        <w:t xml:space="preserve">. 3rd ed. International Series in Pure and Applied Mathematics. McGraw-Hill.</w:t>
      </w:r>
    </w:p>
    <w:bookmarkEnd w:id="160"/>
    <w:bookmarkStart w:id="162" w:name="ref-wp:gradient"/>
    <w:p>
      <w:pPr>
        <w:pStyle w:val="Bibliography"/>
      </w:pPr>
      <w:r>
        <w:t xml:space="preserve">Wikipedia contributors. n.d.</w:t>
      </w:r>
      <w:r>
        <w:t xml:space="preserve"> </w:t>
      </w:r>
      <w:r>
        <w:rPr>
          <w:i/>
          <w:iCs/>
        </w:rPr>
        <w:t xml:space="preserve">Gradient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61">
        <w:r>
          <w:rPr>
            <w:rStyle w:val="Hyperlink"/>
          </w:rPr>
          <w:t xml:space="preserve">https://en.wikipedia.org/wiki/Gradient</w:t>
        </w:r>
      </w:hyperlink>
      <w:r>
        <w:t xml:space="preserve">.</w:t>
      </w:r>
    </w:p>
    <w:bookmarkEnd w:id="162"/>
    <w:bookmarkEnd w:id="163"/>
    <w:bookmarkEnd w:id="16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27" Type="http://schemas.openxmlformats.org/officeDocument/2006/relationships/image" Target="media/rId27.png"/><Relationship Id="rId124" Type="http://schemas.openxmlformats.org/officeDocument/2006/relationships/hyperlink" Target="algebra.qmd#def-absolute-value" TargetMode="External"/><Relationship Id="rId122" Type="http://schemas.openxmlformats.org/officeDocument/2006/relationships/hyperlink" Target="algebra.qmd#def-euler-number" TargetMode="External"/><Relationship Id="rId131" Type="http://schemas.openxmlformats.org/officeDocument/2006/relationships/hyperlink" Target="calculus.qmd#def-continuous" TargetMode="External"/><Relationship Id="rId10" Type="http://schemas.openxmlformats.org/officeDocument/2006/relationships/hyperlink" Target="calculus.qmd#def-derivative" TargetMode="External"/><Relationship Id="rId125" Type="http://schemas.openxmlformats.org/officeDocument/2006/relationships/hyperlink" Target="calculus.qmd#def-difference-quotient" TargetMode="External"/><Relationship Id="rId14" Type="http://schemas.openxmlformats.org/officeDocument/2006/relationships/hyperlink" Target="calculus.qmd#def-limit" TargetMode="External"/><Relationship Id="rId96" Type="http://schemas.openxmlformats.org/officeDocument/2006/relationships/hyperlink" Target="calculus.qmd#thm-chain-rule" TargetMode="External"/><Relationship Id="rId50" Type="http://schemas.openxmlformats.org/officeDocument/2006/relationships/hyperlink" Target="calculus.qmd#thm-product-rule" TargetMode="External"/><Relationship Id="rId150" Type="http://schemas.openxmlformats.org/officeDocument/2006/relationships/hyperlink" Target="https://doi.org/10.1201/9781315370200" TargetMode="External"/><Relationship Id="rId161" Type="http://schemas.openxmlformats.org/officeDocument/2006/relationships/hyperlink" Target="https://en.wikipedia.org/wiki/Gradient" TargetMode="External"/><Relationship Id="rId152" Type="http://schemas.openxmlformats.org/officeDocument/2006/relationships/hyperlink" Target="https://facultyweb.cs.wwu.edu/~hutchib2/video_lectures/data371/" TargetMode="External"/><Relationship Id="rId30" Type="http://schemas.openxmlformats.org/officeDocument/2006/relationships/hyperlink" Target="https://facultyweb.cs.wwu.edu/~hutchib2/video_lectures/data371/#gradients" TargetMode="External"/><Relationship Id="rId144" Type="http://schemas.openxmlformats.org/officeDocument/2006/relationships/hyperlink" Target="https://hua-zhou.github.io/" TargetMode="External"/><Relationship Id="rId148" Type="http://schemas.openxmlformats.org/officeDocument/2006/relationships/hyperlink" Target="https://quickfem.com/wp-content/uploads/IFEM.AppF_.pdf" TargetMode="External"/><Relationship Id="rId145" Type="http://schemas.openxmlformats.org/officeDocument/2006/relationships/hyperlink" Target="https://ucla-biostat-216.github.io/2023fall/schedule/schedule.html" TargetMode="External"/><Relationship Id="rId156" Type="http://schemas.openxmlformats.org/officeDocument/2006/relationships/hyperlink" Target="https://web.williams.edu/Mathematics/sjmiller/public_html/probabilitylifesaver/index.htm#:~:text=http%3A//web.williams.edu/Mathematics/sjmiller/public_html/probabilitylifesaver/supplementalchap_calcreview.pdf" TargetMode="External"/><Relationship Id="rId31" Type="http://schemas.openxmlformats.org/officeDocument/2006/relationships/hyperlink" Target="https://wwu.instructure.com/courses/1906010/modules#module_3922392" TargetMode="External"/><Relationship Id="rId154" Type="http://schemas.openxmlformats.org/officeDocument/2006/relationships/hyperlink" Target="https://www.macmillanlearning.com/college/us/product/Vector-Calculus/p/1429215089" TargetMode="External"/><Relationship Id="rId9" Type="http://schemas.openxmlformats.org/officeDocument/2006/relationships/hyperlink" Target="https://www.taylorfrancis.com/chapters/mono/10.1201/9781315370200-7/vector-matrix-calculus-nick-fieller?context=ubx&amp;refId=c310b723-786a-4f33-ae56-720a6cccd3a1" TargetMode="External"/><Relationship Id="rId146" Type="http://schemas.openxmlformats.org/officeDocument/2006/relationships/hyperlink" Target="https://www.youtube.com/playlist?list=PLZHQObOWTQDNU6R1_67000Dx_ZCJB-3pi" TargetMode="External"/><Relationship Id="rId36" Type="http://schemas.openxmlformats.org/officeDocument/2006/relationships/hyperlink" Target="https://www.youtube.com/watch?v=0YzXHf-u5zU&amp;list=PLRDl2inPrWQVu2OvnTvtkRpJ-wz-URMJx" TargetMode="External"/><Relationship Id="rId129" Type="http://schemas.openxmlformats.org/officeDocument/2006/relationships/hyperlink" Target="https://www.youtube.com/watch?v=3HAOTYo39A8&amp;list=PLRDl2inPrWQVu2OvnTvtkRpJ-wz-URMJx" TargetMode="External"/><Relationship Id="rId35" Type="http://schemas.openxmlformats.org/officeDocument/2006/relationships/hyperlink" Target="https://www.youtube.com/watch?v=8bHZJOBizwE&amp;list=PLRDl2inPrWQVu2OvnTvtkRpJ-wz-URMJx" TargetMode="External"/><Relationship Id="rId130" Type="http://schemas.openxmlformats.org/officeDocument/2006/relationships/hyperlink" Target="https://www.youtube.com/watch?v=E7ZN4y2tW0I&amp;list=PLRDl2inPrWQVu2OvnTvtkRpJ-wz-URMJx" TargetMode="External"/><Relationship Id="rId94" Type="http://schemas.openxmlformats.org/officeDocument/2006/relationships/hyperlink" Target="https://www.youtube.com/watch?v=KLXP2RL0-Vg&amp;list=PLRDl2inPrWQVu2OvnTvtkRpJ-wz-URMJx" TargetMode="External"/><Relationship Id="rId37" Type="http://schemas.openxmlformats.org/officeDocument/2006/relationships/hyperlink" Target="https://www.youtube.com/watch?v=WFmUDiABfUI&amp;list=PLRDl2inPrWQVu2OvnTvtkRpJ-wz-URMJx" TargetMode="External"/><Relationship Id="rId103" Type="http://schemas.openxmlformats.org/officeDocument/2006/relationships/hyperlink" Target="https://www.youtube.com/watch?v=_XeqwcVLf-s&amp;list=PLRDl2inPrWQVu2OvnTvtkRpJ-wz-URMJx" TargetMode="External"/><Relationship Id="rId38" Type="http://schemas.openxmlformats.org/officeDocument/2006/relationships/hyperlink" Target="https://www.youtube.com/watch?v=kIKVHguEpvA&amp;list=PLRDl2inPrWQVu2OvnTvtkRpJ-wz-URMJx" TargetMode="External"/><Relationship Id="rId34" Type="http://schemas.openxmlformats.org/officeDocument/2006/relationships/hyperlink" Target="https://www.youtube.com/watch?v=lRq7xtPxOGk&amp;list=PLRDl2inPrWQVu2OvnTvtkRpJ-wz-URMJx" TargetMode="External"/><Relationship Id="rId93" Type="http://schemas.openxmlformats.org/officeDocument/2006/relationships/hyperlink" Target="https://www.youtube.com/watch?v=rhn7ie7JBdA&amp;list=PLRDl2inPrWQVu2OvnTvtkRpJ-wz-URMJx" TargetMode="External"/><Relationship Id="rId104" Type="http://schemas.openxmlformats.org/officeDocument/2006/relationships/hyperlink" Target="https://www.youtube.com/watch?v=zjLUIkF4H6M&amp;list=PLRDl2inPrWQVu2OvnTvtkRpJ-wz-URMJx" TargetMode="External"/><Relationship Id="rId158" Type="http://schemas.openxmlformats.org/officeDocument/2006/relationships/hyperlink" Target="https://www2.imm.dtu.dk/pubdb/edoc/imm3274.pdf" TargetMode="External"/><Relationship Id="rId11" Type="http://schemas.openxmlformats.org/officeDocument/2006/relationships/hyperlink" Target="linear-algebra.qmd" TargetMode="External"/><Relationship Id="rId12" Type="http://schemas.openxmlformats.org/officeDocument/2006/relationships/hyperlink" Target="linear-algebra.qmd#def-column-vector" TargetMode="External"/><Relationship Id="rId13" Type="http://schemas.openxmlformats.org/officeDocument/2006/relationships/hyperlink" Target="linear-algebra.qmd#def-dot-product" TargetMode="External"/><Relationship Id="rId114" Type="http://schemas.openxmlformats.org/officeDocument/2006/relationships/hyperlink" Target="linear-algebra.qmd#def-euclidean-norm" TargetMode="External"/><Relationship Id="rId88" Type="http://schemas.openxmlformats.org/officeDocument/2006/relationships/hyperlink" Target="linear-algebra.qmd#def-least-squares" TargetMode="External"/><Relationship Id="rId48" Type="http://schemas.openxmlformats.org/officeDocument/2006/relationships/hyperlink" Target="linear-algebra.qmd#def-matrix-mult" TargetMode="External"/><Relationship Id="rId81" Type="http://schemas.openxmlformats.org/officeDocument/2006/relationships/hyperlink" Target="linear-algebra.qmd#def-quadratic-form" TargetMode="External"/><Relationship Id="rId49" Type="http://schemas.openxmlformats.org/officeDocument/2006/relationships/hyperlink" Target="linear-algebra.qmd#def-scalar-mult" TargetMode="External"/><Relationship Id="rId136" Type="http://schemas.openxmlformats.org/officeDocument/2006/relationships/hyperlink" Target="linear-algebra.qmd#def-symmetric-matrix" TargetMode="External"/><Relationship Id="rId106" Type="http://schemas.openxmlformats.org/officeDocument/2006/relationships/hyperlink" Target="linear-algebra.qmd#def-trace" TargetMode="External"/><Relationship Id="rId143" Type="http://schemas.openxmlformats.org/officeDocument/2006/relationships/hyperlink" Target="linear-algebra.qmd#sec-additional-resources" TargetMode="External"/><Relationship Id="rId76" Type="http://schemas.openxmlformats.org/officeDocument/2006/relationships/hyperlink" Target="linear-algebra.qmd#thm-transpose-product" TargetMode="External"/><Relationship Id="rId132" Type="http://schemas.openxmlformats.org/officeDocument/2006/relationships/hyperlink" Target="sets-functions.qmd#def-composition" TargetMode="External"/></Relationships>
</file>

<file path=word/_rels/footnotes.xml.rels><?xml version='1.0' encoding='UTF-8' standalone='yes'?>
<Relationships xmlns="http://schemas.openxmlformats.org/package/2006/relationships"><Relationship Id="rId124" Type="http://schemas.openxmlformats.org/officeDocument/2006/relationships/hyperlink" Target="algebra.qmd#def-absolute-value" TargetMode="External"/><Relationship Id="rId122" Type="http://schemas.openxmlformats.org/officeDocument/2006/relationships/hyperlink" Target="algebra.qmd#def-euler-number" TargetMode="External"/><Relationship Id="rId131" Type="http://schemas.openxmlformats.org/officeDocument/2006/relationships/hyperlink" Target="calculus.qmd#def-continuous" TargetMode="External"/><Relationship Id="rId10" Type="http://schemas.openxmlformats.org/officeDocument/2006/relationships/hyperlink" Target="calculus.qmd#def-derivative" TargetMode="External"/><Relationship Id="rId125" Type="http://schemas.openxmlformats.org/officeDocument/2006/relationships/hyperlink" Target="calculus.qmd#def-difference-quotient" TargetMode="External"/><Relationship Id="rId14" Type="http://schemas.openxmlformats.org/officeDocument/2006/relationships/hyperlink" Target="calculus.qmd#def-limit" TargetMode="External"/><Relationship Id="rId96" Type="http://schemas.openxmlformats.org/officeDocument/2006/relationships/hyperlink" Target="calculus.qmd#thm-chain-rule" TargetMode="External"/><Relationship Id="rId50" Type="http://schemas.openxmlformats.org/officeDocument/2006/relationships/hyperlink" Target="calculus.qmd#thm-product-rule" TargetMode="External"/><Relationship Id="rId150" Type="http://schemas.openxmlformats.org/officeDocument/2006/relationships/hyperlink" Target="https://doi.org/10.1201/9781315370200" TargetMode="External"/><Relationship Id="rId161" Type="http://schemas.openxmlformats.org/officeDocument/2006/relationships/hyperlink" Target="https://en.wikipedia.org/wiki/Gradient" TargetMode="External"/><Relationship Id="rId152" Type="http://schemas.openxmlformats.org/officeDocument/2006/relationships/hyperlink" Target="https://facultyweb.cs.wwu.edu/~hutchib2/video_lectures/data371/" TargetMode="External"/><Relationship Id="rId30" Type="http://schemas.openxmlformats.org/officeDocument/2006/relationships/hyperlink" Target="https://facultyweb.cs.wwu.edu/~hutchib2/video_lectures/data371/#gradients" TargetMode="External"/><Relationship Id="rId144" Type="http://schemas.openxmlformats.org/officeDocument/2006/relationships/hyperlink" Target="https://hua-zhou.github.io/" TargetMode="External"/><Relationship Id="rId148" Type="http://schemas.openxmlformats.org/officeDocument/2006/relationships/hyperlink" Target="https://quickfem.com/wp-content/uploads/IFEM.AppF_.pdf" TargetMode="External"/><Relationship Id="rId145" Type="http://schemas.openxmlformats.org/officeDocument/2006/relationships/hyperlink" Target="https://ucla-biostat-216.github.io/2023fall/schedule/schedule.html" TargetMode="External"/><Relationship Id="rId156" Type="http://schemas.openxmlformats.org/officeDocument/2006/relationships/hyperlink" Target="https://web.williams.edu/Mathematics/sjmiller/public_html/probabilitylifesaver/index.htm#:~:text=http%3A//web.williams.edu/Mathematics/sjmiller/public_html/probabilitylifesaver/supplementalchap_calcreview.pdf" TargetMode="External"/><Relationship Id="rId31" Type="http://schemas.openxmlformats.org/officeDocument/2006/relationships/hyperlink" Target="https://wwu.instructure.com/courses/1906010/modules#module_3922392" TargetMode="External"/><Relationship Id="rId154" Type="http://schemas.openxmlformats.org/officeDocument/2006/relationships/hyperlink" Target="https://www.macmillanlearning.com/college/us/product/Vector-Calculus/p/1429215089" TargetMode="External"/><Relationship Id="rId9" Type="http://schemas.openxmlformats.org/officeDocument/2006/relationships/hyperlink" Target="https://www.taylorfrancis.com/chapters/mono/10.1201/9781315370200-7/vector-matrix-calculus-nick-fieller?context=ubx&amp;refId=c310b723-786a-4f33-ae56-720a6cccd3a1" TargetMode="External"/><Relationship Id="rId146" Type="http://schemas.openxmlformats.org/officeDocument/2006/relationships/hyperlink" Target="https://www.youtube.com/playlist?list=PLZHQObOWTQDNU6R1_67000Dx_ZCJB-3pi" TargetMode="External"/><Relationship Id="rId36" Type="http://schemas.openxmlformats.org/officeDocument/2006/relationships/hyperlink" Target="https://www.youtube.com/watch?v=0YzXHf-u5zU&amp;list=PLRDl2inPrWQVu2OvnTvtkRpJ-wz-URMJx" TargetMode="External"/><Relationship Id="rId129" Type="http://schemas.openxmlformats.org/officeDocument/2006/relationships/hyperlink" Target="https://www.youtube.com/watch?v=3HAOTYo39A8&amp;list=PLRDl2inPrWQVu2OvnTvtkRpJ-wz-URMJx" TargetMode="External"/><Relationship Id="rId35" Type="http://schemas.openxmlformats.org/officeDocument/2006/relationships/hyperlink" Target="https://www.youtube.com/watch?v=8bHZJOBizwE&amp;list=PLRDl2inPrWQVu2OvnTvtkRpJ-wz-URMJx" TargetMode="External"/><Relationship Id="rId130" Type="http://schemas.openxmlformats.org/officeDocument/2006/relationships/hyperlink" Target="https://www.youtube.com/watch?v=E7ZN4y2tW0I&amp;list=PLRDl2inPrWQVu2OvnTvtkRpJ-wz-URMJx" TargetMode="External"/><Relationship Id="rId94" Type="http://schemas.openxmlformats.org/officeDocument/2006/relationships/hyperlink" Target="https://www.youtube.com/watch?v=KLXP2RL0-Vg&amp;list=PLRDl2inPrWQVu2OvnTvtkRpJ-wz-URMJx" TargetMode="External"/><Relationship Id="rId37" Type="http://schemas.openxmlformats.org/officeDocument/2006/relationships/hyperlink" Target="https://www.youtube.com/watch?v=WFmUDiABfUI&amp;list=PLRDl2inPrWQVu2OvnTvtkRpJ-wz-URMJx" TargetMode="External"/><Relationship Id="rId103" Type="http://schemas.openxmlformats.org/officeDocument/2006/relationships/hyperlink" Target="https://www.youtube.com/watch?v=_XeqwcVLf-s&amp;list=PLRDl2inPrWQVu2OvnTvtkRpJ-wz-URMJx" TargetMode="External"/><Relationship Id="rId38" Type="http://schemas.openxmlformats.org/officeDocument/2006/relationships/hyperlink" Target="https://www.youtube.com/watch?v=kIKVHguEpvA&amp;list=PLRDl2inPrWQVu2OvnTvtkRpJ-wz-URMJx" TargetMode="External"/><Relationship Id="rId34" Type="http://schemas.openxmlformats.org/officeDocument/2006/relationships/hyperlink" Target="https://www.youtube.com/watch?v=lRq7xtPxOGk&amp;list=PLRDl2inPrWQVu2OvnTvtkRpJ-wz-URMJx" TargetMode="External"/><Relationship Id="rId93" Type="http://schemas.openxmlformats.org/officeDocument/2006/relationships/hyperlink" Target="https://www.youtube.com/watch?v=rhn7ie7JBdA&amp;list=PLRDl2inPrWQVu2OvnTvtkRpJ-wz-URMJx" TargetMode="External"/><Relationship Id="rId104" Type="http://schemas.openxmlformats.org/officeDocument/2006/relationships/hyperlink" Target="https://www.youtube.com/watch?v=zjLUIkF4H6M&amp;list=PLRDl2inPrWQVu2OvnTvtkRpJ-wz-URMJx" TargetMode="External"/><Relationship Id="rId158" Type="http://schemas.openxmlformats.org/officeDocument/2006/relationships/hyperlink" Target="https://www2.imm.dtu.dk/pubdb/edoc/imm3274.pdf" TargetMode="External"/><Relationship Id="rId11" Type="http://schemas.openxmlformats.org/officeDocument/2006/relationships/hyperlink" Target="linear-algebra.qmd" TargetMode="External"/><Relationship Id="rId12" Type="http://schemas.openxmlformats.org/officeDocument/2006/relationships/hyperlink" Target="linear-algebra.qmd#def-column-vector" TargetMode="External"/><Relationship Id="rId13" Type="http://schemas.openxmlformats.org/officeDocument/2006/relationships/hyperlink" Target="linear-algebra.qmd#def-dot-product" TargetMode="External"/><Relationship Id="rId114" Type="http://schemas.openxmlformats.org/officeDocument/2006/relationships/hyperlink" Target="linear-algebra.qmd#def-euclidean-norm" TargetMode="External"/><Relationship Id="rId88" Type="http://schemas.openxmlformats.org/officeDocument/2006/relationships/hyperlink" Target="linear-algebra.qmd#def-least-squares" TargetMode="External"/><Relationship Id="rId48" Type="http://schemas.openxmlformats.org/officeDocument/2006/relationships/hyperlink" Target="linear-algebra.qmd#def-matrix-mult" TargetMode="External"/><Relationship Id="rId81" Type="http://schemas.openxmlformats.org/officeDocument/2006/relationships/hyperlink" Target="linear-algebra.qmd#def-quadratic-form" TargetMode="External"/><Relationship Id="rId49" Type="http://schemas.openxmlformats.org/officeDocument/2006/relationships/hyperlink" Target="linear-algebra.qmd#def-scalar-mult" TargetMode="External"/><Relationship Id="rId136" Type="http://schemas.openxmlformats.org/officeDocument/2006/relationships/hyperlink" Target="linear-algebra.qmd#def-symmetric-matrix" TargetMode="External"/><Relationship Id="rId106" Type="http://schemas.openxmlformats.org/officeDocument/2006/relationships/hyperlink" Target="linear-algebra.qmd#def-trace" TargetMode="External"/><Relationship Id="rId143" Type="http://schemas.openxmlformats.org/officeDocument/2006/relationships/hyperlink" Target="linear-algebra.qmd#sec-additional-resources" TargetMode="External"/><Relationship Id="rId76" Type="http://schemas.openxmlformats.org/officeDocument/2006/relationships/hyperlink" Target="linear-algebra.qmd#thm-transpose-product" TargetMode="External"/><Relationship Id="rId132" Type="http://schemas.openxmlformats.org/officeDocument/2006/relationships/hyperlink" Target="sets-functions.qmd#def-compositio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Vector Calculus</dc:title>
  <dc:creator/>
  <cp:keywords/>
  <dcterms:created xsi:type="dcterms:W3CDTF">2026-10-09T08:14:48Z</dcterms:created>
  <dcterms:modified xsi:type="dcterms:W3CDTF">2026-10-09T08:14:48Z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2026-10-09 00:57:32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