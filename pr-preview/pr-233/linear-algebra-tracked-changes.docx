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2026-10-10 19:44:14 (PDT)</w:delText>
        </w:r>
      </w:del>
    </w:p>
    <w:p>
      <w:pPr>
        <w:pStyle w:val="Date"/>
      </w:pPr>
      <w:ins w:id="2" w:author="PR Preview" w:date="2026-01-01T00:00:00Z">
        <w:r>
          <w:t xml:space="preserve">Last modified: 2026-10-10 20:00:04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2026-10-11T03:42:44Z</dcterms:created>
  <dcterms:modified xsi:type="dcterms:W3CDTF">2026-10-11T03:42:44Z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20:00:04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