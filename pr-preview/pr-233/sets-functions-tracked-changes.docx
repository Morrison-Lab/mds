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24 (Sequence)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sequence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in a set</w:delText>
        </w:r>
      </w:del>
      <w:del w:id="10" w:author="PR Preview" w:date="2026-01-01T00:00:00Z">
        <w:r>
          <w:delText xml:space="preserve"> </w:delText>
        </w:r>
      </w:del>
      <m:oMath>
        <m:r>
          <m:t>S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</w:delText>
        </w:r>
      </w:del>
      <w:del w:id="13" w:author="PR Preview" w:date="2026-01-01T00:00:00Z">
        <w:r>
          <w:delText xml:space="preserve"> </w:delText>
        </w:r>
      </w:del>
      <w:hyperlink w:anchor="def-function">
        <w:del w:id="1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from the</w:delText>
        </w:r>
      </w:del>
      <w:del w:id="18" w:author="PR Preview" w:date="2026-01-01T00:00:00Z">
        <w:r>
          <w:delText xml:space="preserve"> </w:delText>
        </w:r>
      </w:del>
      <w:hyperlink r:id="rId76">
        <w:del w:id="19" w:author="PR Preview" w:date="2026-01-01T00:00:00Z">
          <w:r>
            <w:rPr>
              <w:rStyle w:val="Hyperlink"/>
            </w:rPr>
            <w:delText xml:space="preserve">natural numbers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to</w:delText>
        </w:r>
      </w:del>
      <w:del w:id="22" w:author="PR Preview" w:date="2026-01-01T00:00:00Z">
        <w:r>
          <w:delText xml:space="preserve"> </w:delText>
        </w:r>
      </w:del>
      <m:oMath>
        <m:r>
          <m:t>S</m:t>
        </m:r>
      </m:oMath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Its value</w:delText>
        </w:r>
      </w:del>
      <w:del w:id="2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written</w:delText>
        </w:r>
      </w:del>
      <w:del w:id="2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and called its</w:delText>
        </w:r>
      </w:del>
      <w:del w:id="32" w:author="PR Preview" w:date="2026-01-01T00:00:00Z">
        <w:r>
          <w:delText xml:space="preserve"> </w:delText>
        </w:r>
      </w:del>
      <m:oMath>
        <m:r>
          <m:t>n</m:t>
        </m:r>
      </m:oMath>
      <w:del w:id="33" w:author="PR Preview" w:date="2026-01-01T00:00:00Z">
        <w:r>
          <w:delText xml:space="preserve">th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term</w:delText>
        </w:r>
      </w:del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the sequence is written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or</w:delText>
        </w:r>
      </w:del>
      <w:del w:id="4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3" w:author="PR Preview" w:date="2026-01-01T00:00:00Z">
        <w:r>
          <w:delText xml:space="preserve">.</w:delText>
        </w:r>
      </w:del>
    </w:p>
    <w:p>
      <w:pPr>
        <w:pStyle w:val="FirstParagraph"/>
      </w:pPr>
      <w:ins w:id="44" w:author="PR Preview" w:date="2026-01-01T00:00:00Z">
        <w:r>
          <w:rPr>
            <w:b/>
            <w:bCs/>
          </w:rPr>
          <w:t xml:space="preserve">Definition 24 (Elementwise application of a function to a vector)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Let</w:t>
        </w:r>
      </w:ins>
      <w:ins w:id="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be a function (</w:t>
        </w:r>
      </w:ins>
      <w:hyperlink w:anchor="def-function">
        <w:ins w:id="50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51" w:author="PR Preview" w:date="2026-01-01T00:00:00Z">
        <w:r>
          <w:t xml:space="preserve">),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 let</w:t>
        </w:r>
      </w:ins>
      <w:ins w:id="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be a vector whose entries all lie in</w:t>
        </w:r>
      </w:ins>
      <w:ins w:id="57" w:author="PR Preview" w:date="2026-01-01T00:00:00Z">
        <w:r>
          <w:t xml:space="preserve"> </w:t>
        </w:r>
      </w:ins>
      <m:oMath>
        <m:r>
          <m:t>A</m:t>
        </m:r>
      </m:oMath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rPr>
            <w:b/>
            <w:bCs/>
          </w:rPr>
          <w:t xml:space="preserve">elementwise application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of</w:t>
        </w:r>
      </w:ins>
      <w:ins w:id="65" w:author="PR Preview" w:date="2026-01-01T00:00:00Z">
        <w:r>
          <w:t xml:space="preserve"> </w:t>
        </w:r>
      </w:ins>
      <m:oMath>
        <m:r>
          <m:t>f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to</w:t>
        </w:r>
      </w:ins>
      <w:ins w:id="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written</w:t>
        </w:r>
      </w:ins>
      <w:ins w:id="7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the vector of the values of</w:t>
        </w:r>
      </w:ins>
      <w:ins w:id="76" w:author="PR Preview" w:date="2026-01-01T00:00:00Z">
        <w:r>
          <w:t xml:space="preserve"> </w:t>
        </w:r>
      </w:ins>
      <m:oMath>
        <m:r>
          <m:t>f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at the entries of</w:t>
        </w:r>
      </w:ins>
      <w:ins w:id="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1" w:author="PR Preview" w:date="2026-01-01T00:00:00Z">
        <w:r>
          <w:t xml:space="preserve">It is a function</w:t>
        </w:r>
      </w:ins>
      <w:ins w:id="8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ins w:id="83" w:author="PR Preview" w:date="2026-01-01T00:00:00Z">
        <w:r>
          <w:t xml:space="preserve">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where</w:t>
        </w:r>
      </w:ins>
      <w:ins w:id="86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n</m:t>
            </m:r>
          </m:sup>
        </m:sSup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the</w:t>
        </w:r>
      </w:ins>
      <w:ins w:id="89" w:author="PR Preview" w:date="2026-01-01T00:00:00Z">
        <w:r>
          <w:t xml:space="preserve"> </w:t>
        </w:r>
      </w:ins>
      <m:oMath>
        <m:r>
          <m:t>n</m:t>
        </m:r>
      </m:oMath>
      <w:ins w:id="90" w:author="PR Preview" w:date="2026-01-01T00:00:00Z">
        <w:r>
          <w:t xml:space="preserve">-fold Cartesian product of</w:t>
        </w:r>
      </w:ins>
      <w:ins w:id="91" w:author="PR Preview" w:date="2026-01-01T00:00:00Z">
        <w:r>
          <w:t xml:space="preserve"> </w:t>
        </w:r>
      </w:ins>
      <m:oMath>
        <m:r>
          <m:t>A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with itself (</w:t>
        </w:r>
      </w:ins>
      <w:hyperlink w:anchor="def-cartesian-product">
        <w:ins w:id="94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9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7"/>
        </w:numPr>
      </w:pPr>
      <w:ins w:id="96" w:author="PR Preview" w:date="2026-01-01T00:00:00Z">
        <w:r>
          <w:t xml:space="preserve">The superscript</w:t>
        </w:r>
      </w:ins>
      <w:ins w:id="97" w:author="PR Preview" w:date="2026-01-01T00:00:00Z">
        <w:r>
          <w:t xml:space="preserve"> </w:t>
        </w:r>
      </w:ins>
      <m:oMath>
        <m:r>
          <m:rPr>
            <m:sty m:val="p"/>
          </m:rPr>
          <m:t>⊙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keeps</w:t>
        </w:r>
      </w:ins>
      <w:ins w:id="10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apart from</w:t>
        </w:r>
      </w:ins>
      <w:ins w:id="103" w:author="PR Preview" w:date="2026-01-01T00:00:00Z">
        <w:r>
          <w:t xml:space="preserve"> </w:t>
        </w:r>
      </w:ins>
      <m:oMath>
        <m:r>
          <m:t>f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itself.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Where a function</w:t>
        </w:r>
      </w:ins>
      <w:ins w:id="108" w:author="PR Preview" w:date="2026-01-01T00:00:00Z">
        <w:r>
          <w:t xml:space="preserve"> </w:t>
        </w:r>
      </w:ins>
      <m:oMath>
        <m:r>
          <m:t>f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takes a whole vector as its argument,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as in the multivariable calculus of</w:t>
        </w:r>
      </w:ins>
      <w:ins w:id="113" w:author="PR Preview" w:date="2026-01-01T00:00:00Z">
        <w:r>
          <w:t xml:space="preserve"> </w:t>
        </w:r>
      </w:ins>
      <w:hyperlink r:id="rId73">
        <w:ins w:id="114" w:author="PR Preview" w:date="2026-01-01T00:00:00Z">
          <w:r>
            <w:rPr>
              <w:rStyle w:val="Hyperlink"/>
            </w:rPr>
            <w:t xml:space="preserve">vector calculus</w:t>
          </w:r>
        </w:ins>
      </w:hyperlink>
      <w:ins w:id="115" w:author="PR Preview" w:date="2026-01-01T00:00:00Z">
        <w:r>
          <w:t xml:space="preserve">,</w:t>
        </w:r>
      </w:ins>
      <w:ins w:id="1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means</w:t>
        </w:r>
      </w:ins>
      <w:ins w:id="119" w:author="PR Preview" w:date="2026-01-01T00:00:00Z">
        <w:r>
          <w:t xml:space="preserve"> </w:t>
        </w:r>
      </w:ins>
      <m:oMath>
        <m:r>
          <m:t>f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evaluated at the vector,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which is generally not the vector of its values at the entries.</w:t>
        </w:r>
      </w:ins>
    </w:p>
    <w:p>
      <w:pPr>
        <w:pStyle w:val="Compact"/>
        <w:numPr>
          <w:ilvl w:val="0"/>
          <w:numId w:val="1017"/>
        </w:numPr>
      </w:pPr>
      <w:ins w:id="124" w:author="PR Preview" w:date="2026-01-01T00:00:00Z">
        <w:r>
          <w:t xml:space="preserve">If</w:t>
        </w:r>
      </w:ins>
      <w:ins w:id="125" w:author="PR Preview" w:date="2026-01-01T00:00:00Z">
        <w:r>
          <w:t xml:space="preserve"> </w:t>
        </w:r>
      </w:ins>
      <m:oMath>
        <m:r>
          <m:t>f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has parameters, as in</w:t>
        </w:r>
      </w:ins>
      <w:ins w:id="12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the same parameters are used at every entry.</w:t>
        </w:r>
      </w:ins>
    </w:p>
    <w:p>
      <w:pPr>
        <w:pStyle w:val="Compact"/>
        <w:numPr>
          <w:ilvl w:val="0"/>
          <w:numId w:val="1017"/>
        </w:numPr>
      </w:pPr>
      <w:ins w:id="132" w:author="PR Preview" w:date="2026-01-01T00:00:00Z">
        <w:r>
          <w:t xml:space="preserve">Software usually applies a scalar function to a vector this way,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without a special symbol: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R and NumPy evaluate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rStyle w:val="VerbatimChar"/>
          </w:rPr>
          <w:t xml:space="preserve">exp(x)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entry by entry.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 matrix exponential of a square matrix is a different function from</w:t>
        </w:r>
      </w:ins>
      <w:ins w:id="14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ins w:id="144" w:author="PR Preview" w:date="2026-01-01T00:00:00Z">
        <w:r>
          <w:t xml:space="preserve">.</w:t>
        </w:r>
      </w:ins>
    </w:p>
    <w:bookmarkEnd w:id="74"/>
    <w:bookmarkStart w:id="75" w:name="exm-elementwise-function"/>
    <w:p>
      <w:pPr>
        <w:pStyle w:val="FirstParagraph"/>
      </w:pPr>
      <w:ins w:id="145" w:author="PR Preview" w:date="2026-01-01T00:00:00Z">
        <w:r>
          <w:rPr>
            <w:b/>
            <w:bCs/>
          </w:rPr>
          <w:t xml:space="preserve">Example 20 (The exponential and logistic functions applied to a vector)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Let</w:t>
        </w:r>
      </w:ins>
      <w:ins w:id="1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9" w:author="PR Preview" w:date="2026-01-01T00:00:00Z">
        <w:r>
          <w:t xml:space="preserve">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With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 the logistic function</w:t>
        </w:r>
      </w:ins>
      <w:ins w:id="155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ins w:id="15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57" w:author="PR Preview" w:date="2026-01-01T00:00:00Z">
        <w:r>
          <w:t xml:space="preserve">The code evaluates both, using R’s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rPr>
            <w:rStyle w:val="VerbatimChar"/>
          </w:rPr>
          <w:t xml:space="preserve">exp()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and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rPr>
            <w:rStyle w:val="VerbatimChar"/>
          </w:rPr>
          <w:t xml:space="preserve">plogis()</w:t>
        </w:r>
      </w:ins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which apply to a vector entry by entry.</w:t>
        </w:r>
      </w:ins>
    </w:p>
    <w:p>
      <w:pPr>
        <w:pStyle w:val="SourceCode"/>
      </w:pPr>
      <w:ins w:id="167" w:author="PR Preview" w:date="2026-01-01T00:00:00Z">
        <w:r>
          <w:rPr>
            <w:rStyle w:val="NormalTok"/>
          </w:rPr>
          <w:t xml:space="preserve">x </w:t>
        </w:r>
      </w:ins>
      <w:ins w:id="168" w:author="PR Preview" w:date="2026-01-01T00:00:00Z">
        <w:r>
          <w:rPr>
            <w:rStyle w:val="OtherTok"/>
          </w:rPr>
          <w:t xml:space="preserve">&lt;-</w:t>
        </w:r>
      </w:ins>
      <w:ins w:id="169" w:author="PR Preview" w:date="2026-01-01T00:00:00Z">
        <w:r>
          <w:rPr>
            <w:rStyle w:val="NormalTok"/>
          </w:rPr>
          <w:t xml:space="preserve"> </w:t>
        </w:r>
      </w:ins>
      <w:ins w:id="170" w:author="PR Preview" w:date="2026-01-01T00:00:00Z">
        <w:r>
          <w:rPr>
            <w:rStyle w:val="FunctionTok"/>
          </w:rPr>
          <w:t xml:space="preserve">c</w:t>
        </w:r>
      </w:ins>
      <w:ins w:id="171" w:author="PR Preview" w:date="2026-01-01T00:00:00Z">
        <w:r>
          <w:rPr>
            <w:rStyle w:val="NormalTok"/>
          </w:rPr>
          <w:t xml:space="preserve">(</w:t>
        </w:r>
      </w:ins>
      <w:ins w:id="172" w:author="PR Preview" w:date="2026-01-01T00:00:00Z">
        <w:r>
          <w:rPr>
            <w:rStyle w:val="SpecialCharTok"/>
          </w:rPr>
          <w:t xml:space="preserve">-</w:t>
        </w:r>
      </w:ins>
      <w:ins w:id="173" w:author="PR Preview" w:date="2026-01-01T00:00:00Z">
        <w:r>
          <w:rPr>
            <w:rStyle w:val="DecValTok"/>
          </w:rPr>
          <w:t xml:space="preserve">1</w:t>
        </w:r>
      </w:ins>
      <w:ins w:id="174" w:author="PR Preview" w:date="2026-01-01T00:00:00Z">
        <w:r>
          <w:rPr>
            <w:rStyle w:val="NormalTok"/>
          </w:rPr>
          <w:t xml:space="preserve">, </w:t>
        </w:r>
      </w:ins>
      <w:ins w:id="175" w:author="PR Preview" w:date="2026-01-01T00:00:00Z">
        <w:r>
          <w:rPr>
            <w:rStyle w:val="DecValTok"/>
          </w:rPr>
          <w:t xml:space="preserve">0</w:t>
        </w:r>
      </w:ins>
      <w:ins w:id="176" w:author="PR Preview" w:date="2026-01-01T00:00:00Z">
        <w:r>
          <w:rPr>
            <w:rStyle w:val="NormalTok"/>
          </w:rPr>
          <w:t xml:space="preserve">, </w:t>
        </w:r>
      </w:ins>
      <w:ins w:id="177" w:author="PR Preview" w:date="2026-01-01T00:00:00Z">
        <w:r>
          <w:rPr>
            <w:rStyle w:val="DecValTok"/>
          </w:rPr>
          <w:t xml:space="preserve">2</w:t>
        </w:r>
      </w:ins>
      <w:ins w:id="178" w:author="PR Preview" w:date="2026-01-01T00:00:00Z">
        <w:r>
          <w:rPr>
            <w:rStyle w:val="NormalTok"/>
          </w:rPr>
          <w:t xml:space="preserve">)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exp_x </w:t>
        </w:r>
      </w:ins>
      <w:ins w:id="181" w:author="PR Preview" w:date="2026-01-01T00:00:00Z">
        <w:r>
          <w:rPr>
            <w:rStyle w:val="OtherTok"/>
          </w:rPr>
          <w:t xml:space="preserve">&lt;-</w:t>
        </w:r>
      </w:ins>
      <w:ins w:id="182" w:author="PR Preview" w:date="2026-01-01T00:00:00Z">
        <w:r>
          <w:rPr>
            <w:rStyle w:val="NormalTok"/>
          </w:rPr>
          <w:t xml:space="preserve"> </w:t>
        </w:r>
      </w:ins>
      <w:ins w:id="183" w:author="PR Preview" w:date="2026-01-01T00:00:00Z">
        <w:r>
          <w:rPr>
            <w:rStyle w:val="FunctionTok"/>
          </w:rPr>
          <w:t xml:space="preserve">exp</w:t>
        </w:r>
      </w:ins>
      <w:ins w:id="184" w:author="PR Preview" w:date="2026-01-01T00:00:00Z">
        <w:r>
          <w:rPr>
            <w:rStyle w:val="NormalTok"/>
          </w:rPr>
          <w:t xml:space="preserve">(x)</w:t>
        </w:r>
      </w:ins>
      <w:ins w:id="185" w:author="PR Preview" w:date="2026-01-01T00:00:00Z">
        <w:r>
          <w:br/>
        </w:r>
      </w:ins>
      <w:ins w:id="186" w:author="PR Preview" w:date="2026-01-01T00:00:00Z">
        <w:r>
          <w:rPr>
            <w:rStyle w:val="NormalTok"/>
          </w:rPr>
          <w:t xml:space="preserve">expit_x </w:t>
        </w:r>
      </w:ins>
      <w:ins w:id="187" w:author="PR Preview" w:date="2026-01-01T00:00:00Z">
        <w:r>
          <w:rPr>
            <w:rStyle w:val="OtherTok"/>
          </w:rPr>
          <w:t xml:space="preserve">&lt;-</w:t>
        </w:r>
      </w:ins>
      <w:ins w:id="188" w:author="PR Preview" w:date="2026-01-01T00:00:00Z">
        <w:r>
          <w:rPr>
            <w:rStyle w:val="NormalTok"/>
          </w:rPr>
          <w:t xml:space="preserve"> </w:t>
        </w:r>
      </w:ins>
      <w:ins w:id="189" w:author="PR Preview" w:date="2026-01-01T00:00:00Z">
        <w:r>
          <w:rPr>
            <w:rStyle w:val="FunctionTok"/>
          </w:rPr>
          <w:t xml:space="preserve">plogis</w:t>
        </w:r>
      </w:ins>
      <w:ins w:id="190" w:author="PR Preview" w:date="2026-01-01T00:00:00Z">
        <w:r>
          <w:rPr>
            <w:rStyle w:val="NormalTok"/>
          </w:rPr>
          <w:t xml:space="preserve">(x)</w:t>
        </w:r>
      </w:ins>
      <w:ins w:id="191" w:author="PR Preview" w:date="2026-01-01T00:00:00Z">
        <w:r>
          <w:br/>
        </w:r>
      </w:ins>
      <w:ins w:id="192" w:author="PR Preview" w:date="2026-01-01T00:00:00Z">
        <w:r>
          <w:rPr>
            <w:rStyle w:val="NormalTok"/>
          </w:rPr>
          <w:t xml:space="preserve">exp_x</w:t>
        </w:r>
      </w:ins>
      <w:ins w:id="193" w:author="PR Preview" w:date="2026-01-01T00:00:00Z">
        <w:r>
          <w:br/>
        </w:r>
      </w:ins>
      <w:ins w:id="194" w:author="PR Preview" w:date="2026-01-01T00:00:00Z">
        <w:r>
          <w:rPr>
            <w:rStyle w:val="CommentTok"/>
          </w:rPr>
          <w:t xml:space="preserve">#&gt; [1] 0.3678794 1.0000000 7.3890561</w:t>
        </w:r>
      </w:ins>
      <w:ins w:id="195" w:author="PR Preview" w:date="2026-01-01T00:00:00Z">
        <w:r>
          <w:br/>
        </w:r>
      </w:ins>
      <w:ins w:id="196" w:author="PR Preview" w:date="2026-01-01T00:00:00Z">
        <w:r>
          <w:rPr>
            <w:rStyle w:val="NormalTok"/>
          </w:rPr>
          <w:t xml:space="preserve">expit_x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CommentTok"/>
          </w:rPr>
          <w:t xml:space="preserve">#&gt; [1] 0.2689414 0.5000000 0.8807971</w:t>
        </w:r>
      </w:ins>
    </w:p>
    <w:p>
      <w:pPr>
        <w:pStyle w:val="FirstParagraph"/>
      </w:pPr>
      <w:ins w:id="199" w:author="PR Preview" w:date="2026-01-01T00:00:00Z">
        <w:r>
          <w:t xml:space="preserve">So</w:t>
        </w:r>
      </w:ins>
      <w:ins w:id="20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(0.3679, 1, 7.3891)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</w:t>
        </w:r>
      </w:ins>
      <w:ins w:id="20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(0.2689, 0.5, 0.8808).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Each entry of the output depends only on the entry of</w:t>
        </w:r>
      </w:ins>
      <w:ins w:id="2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in the same position.</w:t>
        </w:r>
      </w:ins>
    </w:p>
    <w:bookmarkEnd w:id="75"/>
    <w:bookmarkStart w:id="77" w:name="def-sequence"/>
    <w:p>
      <w:pPr>
        <w:pStyle w:val="BodyText"/>
      </w:pPr>
      <w:ins w:id="213" w:author="PR Preview" w:date="2026-01-01T00:00:00Z">
        <w:r>
          <w:rPr>
            <w:b/>
            <w:bCs/>
          </w:rPr>
          <w:t xml:space="preserve">Definition 25 (Sequence)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rPr>
            <w:b/>
            <w:bCs/>
          </w:rPr>
          <w:t xml:space="preserve">sequence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in a set</w:t>
        </w:r>
      </w:ins>
      <w:ins w:id="220" w:author="PR Preview" w:date="2026-01-01T00:00:00Z">
        <w:r>
          <w:t xml:space="preserve"> </w:t>
        </w:r>
      </w:ins>
      <m:oMath>
        <m:r>
          <m:t>S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 a</w:t>
        </w:r>
      </w:ins>
      <w:ins w:id="223" w:author="PR Preview" w:date="2026-01-01T00:00:00Z">
        <w:r>
          <w:t xml:space="preserve"> </w:t>
        </w:r>
      </w:ins>
      <w:hyperlink w:anchor="def-function">
        <w:ins w:id="22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from the</w:t>
        </w:r>
      </w:ins>
      <w:ins w:id="228" w:author="PR Preview" w:date="2026-01-01T00:00:00Z">
        <w:r>
          <w:t xml:space="preserve"> </w:t>
        </w:r>
      </w:ins>
      <w:hyperlink r:id="rId76">
        <w:ins w:id="229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to</w:t>
        </w:r>
      </w:ins>
      <w:ins w:id="232" w:author="PR Preview" w:date="2026-01-01T00:00:00Z">
        <w:r>
          <w:t xml:space="preserve"> </w:t>
        </w:r>
      </w:ins>
      <m:oMath>
        <m:r>
          <m:t>S</m:t>
        </m:r>
      </m:oMath>
      <w:ins w:id="233" w:author="PR Preview" w:date="2026-01-01T00:00:00Z">
        <w:r>
          <w:t xml:space="preserve">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Its value</w:t>
        </w:r>
      </w:ins>
      <w:ins w:id="2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is written</w:t>
        </w:r>
      </w:ins>
      <w:ins w:id="23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 called its</w:t>
        </w:r>
      </w:ins>
      <w:ins w:id="242" w:author="PR Preview" w:date="2026-01-01T00:00:00Z">
        <w:r>
          <w:t xml:space="preserve"> </w:t>
        </w:r>
      </w:ins>
      <m:oMath>
        <m:r>
          <m:t>n</m:t>
        </m:r>
      </m:oMath>
      <w:ins w:id="243" w:author="PR Preview" w:date="2026-01-01T00:00:00Z">
        <w:r>
          <w:t xml:space="preserve">th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rPr>
            <w:b/>
            <w:bCs/>
          </w:rPr>
          <w:t xml:space="preserve">term</w:t>
        </w:r>
      </w:ins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 the sequence is written</w:t>
        </w:r>
      </w:ins>
      <w:ins w:id="2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or</w:t>
        </w:r>
      </w:ins>
      <w:ins w:id="25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53" w:author="PR Preview" w:date="2026-01-01T00:00:00Z">
        <w:r>
          <w:t xml:space="preserve">.</w:t>
        </w:r>
      </w:ins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del w:id="254" w:author="PR Preview" w:date="2026-01-01T00:00:00Z">
        <w:r>
          <w:rPr>
            <w:b/>
            <w:bCs/>
          </w:rPr>
          <w:delText xml:space="preserve">Example 20 (Sequences)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 </w:delText>
        </w:r>
      </w:del>
    </w:p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Example 21 (Sequences)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End w:id="79"/>
    <w:bookmarkStart w:id="94" w:name="countable-sets"/>
    <w:p>
      <w:pPr>
        <w:pStyle w:val="Heading2"/>
      </w:pPr>
      <w:r>
        <w:t xml:space="preserve">4 Countable sets</w:t>
      </w:r>
    </w:p>
    <w:bookmarkStart w:id="80" w:name="def-finite-set"/>
    <w:p>
      <w:pPr>
        <w:pStyle w:val="FirstParagraph"/>
      </w:pPr>
      <w:del w:id="260" w:author="PR Preview" w:date="2026-01-01T00:00:00Z">
        <w:r>
          <w:rPr>
            <w:b/>
            <w:bCs/>
          </w:rPr>
          <w:delText xml:space="preserve">Definition 25 (Finite set, infinite set, and cardinality)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 set</w:delText>
        </w:r>
      </w:del>
      <w:del w:id="263" w:author="PR Preview" w:date="2026-01-01T00:00:00Z">
        <w:r>
          <w:delText xml:space="preserve"> </w:delText>
        </w:r>
      </w:del>
      <m:oMath>
        <m:r>
          <m:t>A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rPr>
            <w:b/>
            <w:bCs/>
          </w:rPr>
          <w:delText xml:space="preserve">finite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if it is empty,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or if, for some natural number</w:delText>
        </w:r>
      </w:del>
      <w:del w:id="272" w:author="PR Preview" w:date="2026-01-01T00:00:00Z">
        <w:r>
          <w:delText xml:space="preserve"> </w:delText>
        </w:r>
      </w:del>
      <m:oMath>
        <m:r>
          <m:t>n</m:t>
        </m:r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its elements can be listed as a finite sequence (</w:delText>
        </w:r>
      </w:del>
      <w:hyperlink w:anchor="def-sequence">
        <w:del w:id="276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77" w:author="PR Preview" w:date="2026-01-01T00:00:00Z">
        <w:r>
          <w:delText xml:space="preserve">)</w:delText>
        </w:r>
      </w:del>
      <w:del w:id="27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in which each element of</w:delText>
        </w:r>
      </w:del>
      <w:del w:id="281" w:author="PR Preview" w:date="2026-01-01T00:00:00Z">
        <w:r>
          <w:delText xml:space="preserve"> </w:delText>
        </w:r>
      </w:del>
      <m:oMath>
        <m:r>
          <m:t>A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appears exactly once.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That number</w:delText>
        </w:r>
      </w:del>
      <w:del w:id="286" w:author="PR Preview" w:date="2026-01-01T00:00:00Z">
        <w:r>
          <w:delText xml:space="preserve"> </w:delText>
        </w:r>
      </w:del>
      <m:oMath>
        <m:r>
          <m:t>n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is the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rPr>
            <w:b/>
            <w:bCs/>
          </w:rPr>
          <w:delText xml:space="preserve">cardinality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of</w:delText>
        </w:r>
      </w:del>
      <w:del w:id="293" w:author="PR Preview" w:date="2026-01-01T00:00:00Z">
        <w:r>
          <w:delText xml:space="preserve"> </w:delText>
        </w:r>
      </w:del>
      <m:oMath>
        <m:r>
          <m:t>A</m:t>
        </m:r>
      </m:oMath>
      <w:del w:id="294" w:author="PR Preview" w:date="2026-01-01T00:00:00Z">
        <w:r>
          <w:delText xml:space="preserve">, its number of elements,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written</w:delText>
        </w:r>
      </w:del>
      <w:del w:id="29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98" w:author="PR Preview" w:date="2026-01-01T00:00:00Z">
        <w:r>
          <w:delText xml:space="preserve">;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the empty set has cardinality</w:delText>
        </w:r>
      </w:del>
      <w:del w:id="3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302" w:author="PR Preview" w:date="2026-01-01T00:00:00Z">
        <w:r>
          <w:delText xml:space="preserve">.</w:delText>
        </w:r>
      </w:del>
    </w:p>
    <w:p>
      <w:pPr>
        <w:pStyle w:val="FirstParagraph"/>
      </w:pPr>
      <w:ins w:id="303" w:author="PR Preview" w:date="2026-01-01T00:00:00Z">
        <w:r>
          <w:rPr>
            <w:b/>
            <w:bCs/>
          </w:rPr>
          <w:t xml:space="preserve">Definition 26 (Finite set, infinite set, and cardinality)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 set</w:t>
        </w:r>
      </w:ins>
      <w:ins w:id="306" w:author="PR Preview" w:date="2026-01-01T00:00:00Z">
        <w:r>
          <w:t xml:space="preserve"> </w:t>
        </w:r>
      </w:ins>
      <m:oMath>
        <m:r>
          <m:t>A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rPr>
            <w:b/>
            <w:bCs/>
          </w:rPr>
          <w:t xml:space="preserve">finite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if it is empty,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or if, for some natural number</w:t>
        </w:r>
      </w:ins>
      <w:ins w:id="315" w:author="PR Preview" w:date="2026-01-01T00:00:00Z">
        <w:r>
          <w:t xml:space="preserve"> </w:t>
        </w:r>
      </w:ins>
      <m:oMath>
        <m:r>
          <m:t>n</m:t>
        </m:r>
      </m:oMath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its elements can be listed as a finite sequence (</w:t>
        </w:r>
      </w:ins>
      <w:hyperlink w:anchor="def-sequence">
        <w:ins w:id="319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320" w:author="PR Preview" w:date="2026-01-01T00:00:00Z">
        <w:r>
          <w:t xml:space="preserve">)</w:t>
        </w:r>
      </w:ins>
      <w:ins w:id="32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in which each element of</w:t>
        </w:r>
      </w:ins>
      <w:ins w:id="324" w:author="PR Preview" w:date="2026-01-01T00:00:00Z">
        <w:r>
          <w:t xml:space="preserve"> </w:t>
        </w:r>
      </w:ins>
      <m:oMath>
        <m:r>
          <m:t>A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appears exactly once.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That number</w:t>
        </w:r>
      </w:ins>
      <w:ins w:id="329" w:author="PR Preview" w:date="2026-01-01T00:00:00Z">
        <w:r>
          <w:t xml:space="preserve"> </w:t>
        </w:r>
      </w:ins>
      <m:oMath>
        <m:r>
          <m:t>n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is the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rPr>
            <w:b/>
            <w:bCs/>
          </w:rPr>
          <w:t xml:space="preserve">cardinality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of</w:t>
        </w:r>
      </w:ins>
      <w:ins w:id="336" w:author="PR Preview" w:date="2026-01-01T00:00:00Z">
        <w:r>
          <w:t xml:space="preserve"> </w:t>
        </w:r>
      </w:ins>
      <m:oMath>
        <m:r>
          <m:t>A</m:t>
        </m:r>
      </m:oMath>
      <w:ins w:id="337" w:author="PR Preview" w:date="2026-01-01T00:00:00Z">
        <w:r>
          <w:t xml:space="preserve">, its number of elements,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written</w:t>
        </w:r>
      </w:ins>
      <w:ins w:id="34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341" w:author="PR Preview" w:date="2026-01-01T00:00:00Z">
        <w:r>
          <w:t xml:space="preserve">;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the empty set has cardinality</w:t>
        </w:r>
      </w:ins>
      <w:ins w:id="34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345" w:author="PR Preview" w:date="2026-01-01T00:00:00Z">
        <w:r>
          <w:t xml:space="preserve">.</w:t>
        </w:r>
      </w:ins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80"/>
    <w:bookmarkStart w:id="83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8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8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3"/>
    <w:bookmarkStart w:id="84" w:name="exm-finite-set"/>
    <w:p>
      <w:pPr>
        <w:pStyle w:val="BodyText"/>
      </w:pPr>
      <w:del w:id="346" w:author="PR Preview" w:date="2026-01-01T00:00:00Z">
        <w:r>
          <w:rPr>
            <w:b/>
            <w:bCs/>
          </w:rPr>
          <w:delText xml:space="preserve">Example 21 (Finite and infinite sets)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 </w:delText>
        </w:r>
      </w:del>
    </w:p>
    <w:p>
      <w:pPr>
        <w:pStyle w:val="BodyText"/>
      </w:pPr>
      <w:ins w:id="349" w:author="PR Preview" w:date="2026-01-01T00:00:00Z">
        <w:r>
          <w:rPr>
            <w:b/>
            <w:bCs/>
          </w:rPr>
          <w:t xml:space="preserve">Example 22 (Finite and infinite sets)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4"/>
    <w:bookmarkStart w:id="85" w:name="def-countable-set"/>
    <w:p>
      <w:pPr>
        <w:pStyle w:val="FirstParagraph"/>
      </w:pPr>
      <w:del w:id="352" w:author="PR Preview" w:date="2026-01-01T00:00:00Z">
        <w:r>
          <w:rPr>
            <w:b/>
            <w:bCs/>
          </w:rPr>
          <w:delText xml:space="preserve">Definition 26 (Countable set)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 set is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rPr>
            <w:b/>
            <w:bCs/>
          </w:rPr>
          <w:delText xml:space="preserve">countable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if it is finite (</w:delText>
        </w:r>
      </w:del>
      <w:hyperlink w:anchor="def-finite-set">
        <w:del w:id="359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60" w:author="PR Preview" w:date="2026-01-01T00:00:00Z">
        <w:r>
          <w:delText xml:space="preserve">),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or if its elements can be listed as a sequence (</w:delText>
        </w:r>
      </w:del>
      <w:hyperlink w:anchor="def-sequence">
        <w:del w:id="363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364" w:author="PR Preview" w:date="2026-01-01T00:00:00Z">
        <w:r>
          <w:delText xml:space="preserve">)</w:delText>
        </w:r>
      </w:del>
      <w:del w:id="36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368" w:author="PR Preview" w:date="2026-01-01T00:00:00Z">
        <w:r>
          <w:rPr>
            <w:b/>
            <w:bCs/>
          </w:rPr>
          <w:delText xml:space="preserve">Definition 27 (Countably infinite set)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 set is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rPr>
            <w:b/>
            <w:bCs/>
          </w:rPr>
          <w:delText xml:space="preserve">countably infinite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if it is</w:delText>
        </w:r>
      </w:del>
      <w:del w:id="375" w:author="PR Preview" w:date="2026-01-01T00:00:00Z">
        <w:r>
          <w:delText xml:space="preserve"> </w:delText>
        </w:r>
      </w:del>
      <w:hyperlink w:anchor="def-countable-set">
        <w:del w:id="376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and not finite.</w:delText>
        </w:r>
      </w:del>
    </w:p>
    <w:p>
      <w:pPr>
        <w:pStyle w:val="BodyText"/>
      </w:pPr>
      <w:del w:id="379" w:author="PR Preview" w:date="2026-01-01T00:00:00Z">
        <w:r>
          <w:rPr>
            <w:b/>
            <w:bCs/>
          </w:rPr>
          <w:delText xml:space="preserve">Example 22 (Countable and uncountable sets)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 </w:delText>
        </w:r>
      </w:del>
    </w:p>
    <w:p>
      <w:pPr>
        <w:pStyle w:val="FirstParagraph"/>
      </w:pPr>
      <w:ins w:id="382" w:author="PR Preview" w:date="2026-01-01T00:00:00Z">
        <w:r>
          <w:rPr>
            <w:b/>
            <w:bCs/>
          </w:rPr>
          <w:t xml:space="preserve">Definition 27 (Countable set)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A set is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rPr>
            <w:b/>
            <w:bCs/>
          </w:rPr>
          <w:t xml:space="preserve">countable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if it is finite (</w:t>
        </w:r>
      </w:ins>
      <w:hyperlink w:anchor="def-finite-set">
        <w:ins w:id="389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390" w:author="PR Preview" w:date="2026-01-01T00:00:00Z">
        <w:r>
          <w:t xml:space="preserve">),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or if its elements can be listed as a sequence (</w:t>
        </w:r>
      </w:ins>
      <w:hyperlink w:anchor="def-sequence">
        <w:ins w:id="393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394" w:author="PR Preview" w:date="2026-01-01T00:00:00Z">
        <w:r>
          <w:t xml:space="preserve">)</w:t>
        </w:r>
      </w:ins>
      <w:ins w:id="39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in which every element appears.</w:t>
        </w:r>
      </w:ins>
    </w:p>
    <w:bookmarkEnd w:id="85"/>
    <w:bookmarkStart w:id="86" w:name="def-countably-infinite"/>
    <w:p>
      <w:pPr>
        <w:pStyle w:val="BodyText"/>
      </w:pPr>
      <w:ins w:id="398" w:author="PR Preview" w:date="2026-01-01T00:00:00Z">
        <w:r>
          <w:rPr>
            <w:b/>
            <w:bCs/>
          </w:rPr>
          <w:t xml:space="preserve">Definition 28 (Countably infinite set)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 set is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rPr>
            <w:b/>
            <w:bCs/>
          </w:rPr>
          <w:t xml:space="preserve">countably infinite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if it is</w:t>
        </w:r>
      </w:ins>
      <w:ins w:id="405" w:author="PR Preview" w:date="2026-01-01T00:00:00Z">
        <w:r>
          <w:t xml:space="preserve"> </w:t>
        </w:r>
      </w:ins>
      <w:hyperlink w:anchor="def-countable-set">
        <w:ins w:id="406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and not finite.</w:t>
        </w:r>
      </w:ins>
    </w:p>
    <w:bookmarkEnd w:id="86"/>
    <w:bookmarkStart w:id="89" w:name="exm-countable-set"/>
    <w:p>
      <w:pPr>
        <w:pStyle w:val="BodyText"/>
      </w:pPr>
      <w:ins w:id="409" w:author="PR Preview" w:date="2026-01-01T00:00:00Z">
        <w:r>
          <w:rPr>
            <w:b/>
            <w:bCs/>
          </w:rPr>
          <w:t xml:space="preserve">Example 23 (Countable and uncountable sets)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9"/>
    <w:bookmarkStart w:id="9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90"/>
    <w:bookmarkStart w:id="93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9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3"/>
    <w:bookmarkEnd w:id="94"/>
    <w:bookmarkStart w:id="99" w:name="extended-non-negative-real-numbers"/>
    <w:p>
      <w:pPr>
        <w:pStyle w:val="Heading2"/>
      </w:pPr>
      <w:r>
        <w:t xml:space="preserve">5 Extended non-negative real numbers</w:t>
      </w:r>
    </w:p>
    <w:bookmarkStart w:id="95" w:name="def-extended-nonneg-reals"/>
    <w:p>
      <w:pPr>
        <w:pStyle w:val="FirstParagraph"/>
      </w:pPr>
      <w:del w:id="412" w:author="PR Preview" w:date="2026-01-01T00:00:00Z">
        <w:r>
          <w:rPr>
            <w:b/>
            <w:bCs/>
          </w:rPr>
          <w:delText xml:space="preserve">Definition 28 (Extended non-negative real numbers)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The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417" w:author="PR Preview" w:date="2026-01-01T00:00:00Z">
        <w:r>
          <w:delText xml:space="preserve">, written</w:delText>
        </w:r>
      </w:del>
      <w:del w:id="41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419" w:author="PR Preview" w:date="2026-01-01T00:00:00Z">
        <w:r>
          <w:delText xml:space="preserve">,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are the non-negative real numbers together with an extra element</w:delText>
        </w:r>
      </w:del>
      <w:del w:id="42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that is greater than every real number:</w:delText>
        </w:r>
      </w:del>
    </w:p>
    <w:p>
      <w:pPr>
        <w:pStyle w:val="FirstParagraph"/>
      </w:pPr>
      <w:ins w:id="425" w:author="PR Preview" w:date="2026-01-01T00:00:00Z">
        <w:r>
          <w:rPr>
            <w:b/>
            <w:bCs/>
          </w:rPr>
          <w:t xml:space="preserve">Definition 29 (Extended non-negative real numbers)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The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rPr>
            <w:b/>
            <w:bCs/>
          </w:rPr>
          <w:t xml:space="preserve">extended non-negative real numbers</w:t>
        </w:r>
      </w:ins>
      <w:ins w:id="430" w:author="PR Preview" w:date="2026-01-01T00:00:00Z">
        <w:r>
          <w:t xml:space="preserve">, written</w:t>
        </w:r>
      </w:ins>
      <w:ins w:id="43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are the non-negative real numbers together with an extra element</w:t>
        </w:r>
      </w:ins>
      <w:ins w:id="43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7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7"/>
    <w:bookmarkStart w:id="98" w:name="exm-extended-nonneg-reals"/>
    <w:p>
      <w:pPr>
        <w:pStyle w:val="BodyText"/>
      </w:pPr>
      <w:del w:id="438" w:author="PR Preview" w:date="2026-01-01T00:00:00Z">
        <w:r>
          <w:rPr>
            <w:b/>
            <w:bCs/>
          </w:rPr>
          <w:delText xml:space="preserve">Example 23 (Adding with</w:delText>
        </w:r>
      </w:del>
      <w:del w:id="43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440" w:author="PR Preview" w:date="2026-01-01T00:00:00Z">
        <w:r>
          <w:rPr>
            <w:b/>
            <w:bCs/>
          </w:rPr>
          <w:delText xml:space="preserve">)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In</w:delText>
        </w:r>
      </w:del>
      <w:del w:id="44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444" w:author="PR Preview" w:date="2026-01-01T00:00:00Z">
        <w:r>
          <w:delText xml:space="preserve">,</w:delText>
        </w:r>
      </w:del>
      <w:del w:id="44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as usual,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while</w:delText>
        </w:r>
      </w:del>
      <w:del w:id="45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and</w:delText>
        </w:r>
      </w:del>
      <w:del w:id="45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54" w:author="PR Preview" w:date="2026-01-01T00:00:00Z">
        <w:r>
          <w:delText xml:space="preserve">.</w:delText>
        </w:r>
      </w:del>
    </w:p>
    <w:p>
      <w:pPr>
        <w:pStyle w:val="BodyText"/>
      </w:pPr>
      <w:ins w:id="455" w:author="PR Preview" w:date="2026-01-01T00:00:00Z">
        <w:r>
          <w:rPr>
            <w:b/>
            <w:bCs/>
          </w:rPr>
          <w:t xml:space="preserve">Example 24 (Adding with</w:t>
        </w:r>
      </w:ins>
      <w:ins w:id="45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457" w:author="PR Preview" w:date="2026-01-01T00:00:00Z">
        <w:r>
          <w:rPr>
            <w:b/>
            <w:bCs/>
          </w:rPr>
          <w:t xml:space="preserve">)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In</w:t>
        </w:r>
      </w:ins>
      <w:ins w:id="46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61" w:author="PR Preview" w:date="2026-01-01T00:00:00Z">
        <w:r>
          <w:t xml:space="preserve">,</w:t>
        </w:r>
      </w:ins>
      <w:ins w:id="46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as usual,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while</w:t>
        </w:r>
      </w:ins>
      <w:ins w:id="46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and</w:t>
        </w:r>
      </w:ins>
      <w:ins w:id="470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71" w:author="PR Preview" w:date="2026-01-01T00:00:00Z">
        <w:r>
          <w:t xml:space="preserve">.</w:t>
        </w:r>
      </w:ins>
    </w:p>
    <w:bookmarkEnd w:id="98"/>
    <w:bookmarkEnd w:id="99"/>
    <w:bookmarkStart w:id="10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1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1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1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1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00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2"/>
    <w:bookmarkStart w:id="10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4"/>
    <w:bookmarkStart w:id="10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6"/>
    <w:bookmarkStart w:id="10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hyperlink" Target="algebra-basics.html#def-absolute-value" TargetMode="External"/><Relationship Id="rId82" Type="http://schemas.openxmlformats.org/officeDocument/2006/relationships/hyperlink" Target="algebra-complex.html#def-complex-modulus" TargetMode="External"/><Relationship Id="rId103" Type="http://schemas.openxmlformats.org/officeDocument/2006/relationships/hyperlink" Target="https://doi.org/10.1007/978-1-4612-0903-4" TargetMode="External"/><Relationship Id="rId107" Type="http://schemas.openxmlformats.org/officeDocument/2006/relationships/hyperlink" Target="https://doi.org/10.1007/978-1-4757-1645-0" TargetMode="External"/><Relationship Id="rId105" Type="http://schemas.openxmlformats.org/officeDocument/2006/relationships/hyperlink" Target="https://doi.org/10.1016/C2009-0-22107-6" TargetMode="External"/><Relationship Id="rId9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0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7" Type="http://schemas.openxmlformats.org/officeDocument/2006/relationships/hyperlink" Target="notation.qmd#def-nonnegative-integers" TargetMode="External"/><Relationship Id="rId9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algebra-basics.html#def-absolute-value" TargetMode="External"/><Relationship Id="rId82" Type="http://schemas.openxmlformats.org/officeDocument/2006/relationships/hyperlink" Target="algebra-complex.html#def-complex-modulus" TargetMode="External"/><Relationship Id="rId103" Type="http://schemas.openxmlformats.org/officeDocument/2006/relationships/hyperlink" Target="https://doi.org/10.1007/978-1-4612-0903-4" TargetMode="External"/><Relationship Id="rId107" Type="http://schemas.openxmlformats.org/officeDocument/2006/relationships/hyperlink" Target="https://doi.org/10.1007/978-1-4757-1645-0" TargetMode="External"/><Relationship Id="rId105" Type="http://schemas.openxmlformats.org/officeDocument/2006/relationships/hyperlink" Target="https://doi.org/10.1016/C2009-0-22107-6" TargetMode="External"/><Relationship Id="rId9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0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7" Type="http://schemas.openxmlformats.org/officeDocument/2006/relationships/hyperlink" Target="notation.qmd#def-nonnegative-integers" TargetMode="External"/><Relationship Id="rId9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2026-10-11T03:51:20Z</dcterms:created>
  <dcterms:modified xsi:type="dcterms:W3CDTF">2026-10-11T03:51:20Z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