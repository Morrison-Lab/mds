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Growth Rates</w:t>
        </w:r>
      </w:ins>
    </w:p>
    <w:p>
      <w:pPr>
        <w:pStyle w:val="Date"/>
      </w:pPr>
      <w:ins w:id="2" w:author="PR Preview" w:date="2026-01-01T00:00:00Z">
        <w:r>
          <w:t xml:space="preserve">Last modified: 2026-10-22 01:03:26 (PDT)</w:t>
        </w:r>
      </w:ins>
    </w:p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</w:t>
        </w:r>
      </w:ins>
      <w:ins w:id="4" w:author="PR Preview" w:date="2026-01-01T00:00:00Z">
        <w:r>
          <w:t xml:space="preserve">. </w:t>
        </w:r>
      </w:ins>
      <w:ins w:id="5" w:author="PR Preview" w:date="2026-01-01T00:00:00Z">
        <w:r>
          <w:t xml:space="preserve">The running time of an</w:t>
        </w:r>
      </w:ins>
      <w:ins w:id="6" w:author="PR Preview" w:date="2026-01-01T00:00:00Z">
        <w:r>
          <w:t xml:space="preserve"> </w:t>
        </w:r>
      </w:ins>
      <w:hyperlink r:id="rId9">
        <w:ins w:id="7" w:author="PR Preview" w:date="2026-01-01T00:00:00Z">
          <w:r>
            <w:rPr>
              <w:rStyle w:val="Hyperlink"/>
            </w:rPr>
            <w:t xml:space="preserve">algorithm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is a</w:t>
        </w:r>
      </w:ins>
      <w:ins w:id="10" w:author="PR Preview" w:date="2026-01-01T00:00:00Z">
        <w:r>
          <w:t xml:space="preserve"> </w:t>
        </w:r>
      </w:ins>
      <w:hyperlink r:id="rId10">
        <w:ins w:id="11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of the size</w:t>
        </w:r>
      </w:ins>
      <w:ins w:id="14" w:author="PR Preview" w:date="2026-01-01T00:00:00Z">
        <w:r>
          <w:t xml:space="preserve"> </w:t>
        </w:r>
      </w:ins>
      <m:oMath>
        <m:r>
          <m:t>n</m:t>
        </m:r>
      </m:oMath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of its</w:t>
        </w:r>
      </w:ins>
      <w:ins w:id="17" w:author="PR Preview" w:date="2026-01-01T00:00:00Z">
        <w:r>
          <w:t xml:space="preserve"> </w:t>
        </w:r>
      </w:ins>
      <w:hyperlink r:id="rId11">
        <w:ins w:id="18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19" w:author="PR Preview" w:date="2026-01-01T00:00:00Z">
        <w:r>
          <w:t xml:space="preserve">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To compare running times, we ignore fixed factors and small inputs.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This page defines the notation for that comparison.</w:t>
        </w:r>
      </w:ins>
    </w:p>
    <w:bookmarkStart w:id="20" w:name="upper-bounds"/>
    <w:p>
      <w:pPr>
        <w:pStyle w:val="Heading2"/>
      </w:pPr>
      <w:ins w:id="24" w:author="PR Preview" w:date="2026-01-01T00:00:00Z">
        <w:r>
          <w:t xml:space="preserve">1 Upper bounds</w:t>
        </w:r>
      </w:ins>
    </w:p>
    <w:bookmarkStart w:id="17" w:name="def-big-o"/>
    <w:p>
      <w:pPr>
        <w:pStyle w:val="FirstParagraph"/>
      </w:pPr>
      <w:ins w:id="25" w:author="PR Preview" w:date="2026-01-01T00:00:00Z">
        <w:r>
          <w:rPr>
            <w:b/>
            <w:bCs/>
          </w:rPr>
          <w:t xml:space="preserve">Definition 1 (Big-O)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Let</w:t>
        </w:r>
      </w:ins>
      <w:ins w:id="28" w:author="PR Preview" w:date="2026-01-01T00:00:00Z">
        <w:r>
          <w:t xml:space="preserve"> </w:t>
        </w:r>
      </w:ins>
      <m:oMath>
        <m:r>
          <m:t>f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and</w:t>
        </w:r>
      </w:ins>
      <w:ins w:id="31" w:author="PR Preview" w:date="2026-01-01T00:00:00Z">
        <w:r>
          <w:t xml:space="preserve"> </w:t>
        </w:r>
      </w:ins>
      <m:oMath>
        <m:r>
          <m:t>g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be</w:t>
        </w:r>
      </w:ins>
      <w:ins w:id="34" w:author="PR Preview" w:date="2026-01-01T00:00:00Z">
        <w:r>
          <w:t xml:space="preserve"> </w:t>
        </w:r>
      </w:ins>
      <w:hyperlink r:id="rId10">
        <w:ins w:id="35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from the</w:t>
        </w:r>
      </w:ins>
      <w:ins w:id="38" w:author="PR Preview" w:date="2026-01-01T00:00:00Z">
        <w:r>
          <w:t xml:space="preserve"> </w:t>
        </w:r>
      </w:ins>
      <w:hyperlink r:id="rId12">
        <w:ins w:id="39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to the</w:t>
        </w:r>
      </w:ins>
      <w:ins w:id="42" w:author="PR Preview" w:date="2026-01-01T00:00:00Z">
        <w:r>
          <w:t xml:space="preserve"> </w:t>
        </w:r>
      </w:ins>
      <w:hyperlink r:id="rId13">
        <w:ins w:id="43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44" w:author="PR Preview" w:date="2026-01-01T00:00:00Z">
        <w: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Then</w:t>
        </w:r>
      </w:ins>
      <w:ins w:id="4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rPr>
            <w:b/>
            <w:bCs/>
          </w:rPr>
          <w:t xml:space="preserve">big-O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of</w:t>
        </w:r>
      </w:ins>
      <w:ins w:id="5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[1]</w:t>
        </w:r>
      </w:ins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written</w:t>
        </w:r>
      </w:ins>
      <w:ins w:id="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61" w:author="PR Preview" w:date="2026-01-01T00:00:00Z">
        <w:r>
          <w:t xml:space="preserve">,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when there exist a</w:t>
        </w:r>
      </w:ins>
      <w:ins w:id="64" w:author="PR Preview" w:date="2026-01-01T00:00:00Z">
        <w:r>
          <w:t xml:space="preserve"> </w:t>
        </w:r>
      </w:ins>
      <w:hyperlink r:id="rId13">
        <w:ins w:id="65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6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 a</w:t>
        </w:r>
      </w:ins>
      <w:ins w:id="69" w:author="PR Preview" w:date="2026-01-01T00:00:00Z">
        <w:r>
          <w:t xml:space="preserve"> </w:t>
        </w:r>
      </w:ins>
      <w:hyperlink r:id="rId12">
        <w:ins w:id="70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71" w:author="PR Preview" w:date="2026-01-01T00:00:00Z">
        <w:r>
          <w:t xml:space="preserve"> </w:t>
        </w:r>
      </w:ins>
      <m:oMath>
        <m:r>
          <m:t>N</m:t>
        </m:r>
      </m:oMath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such that, for every natural number</w:t>
        </w:r>
      </w:ins>
      <w:ins w:id="7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7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76" w:author="PR Preview" w:date="2026-01-01T00:00:00Z">
        <w:r>
          <w:t xml:space="preserve">In words, from some point</w:t>
        </w:r>
      </w:ins>
      <w:ins w:id="77" w:author="PR Preview" w:date="2026-01-01T00:00:00Z">
        <w:r>
          <w:t xml:space="preserve"> </w:t>
        </w:r>
      </w:ins>
      <m:oMath>
        <m:r>
          <m:t>N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on,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</w:t>
        </w:r>
      </w:ins>
      <w:ins w:id="82" w:author="PR Preview" w:date="2026-01-01T00:00:00Z">
        <w:r>
          <w:t xml:space="preserve"> </w:t>
        </w:r>
      </w:ins>
      <w:hyperlink r:id="rId14">
        <w:ins w:id="83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of</w:t>
        </w:r>
      </w:ins>
      <w:ins w:id="8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is at most a fixed multiple</w:t>
        </w:r>
      </w:ins>
      <w:ins w:id="89" w:author="PR Preview" w:date="2026-01-01T00:00:00Z">
        <w:r>
          <w:t xml:space="preserve"> </w:t>
        </w:r>
      </w:ins>
      <m:oMath>
        <m:r>
          <m:t>c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of the absolute value of</w:t>
        </w:r>
      </w:ins>
      <w:ins w:id="9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93" w:author="PR Preview" w:date="2026-01-01T00:00:00Z">
        <w:r>
          <w:t xml:space="preserve">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“there exist”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is an</w:t>
        </w:r>
      </w:ins>
      <w:ins w:id="100" w:author="PR Preview" w:date="2026-01-01T00:00:00Z">
        <w:r>
          <w:t xml:space="preserve"> </w:t>
        </w:r>
      </w:ins>
      <w:hyperlink r:id="rId15">
        <w:ins w:id="101" w:author="PR Preview" w:date="2026-01-01T00:00:00Z">
          <w:r>
            <w:rPr>
              <w:rStyle w:val="Hyperlink"/>
            </w:rPr>
            <w:t xml:space="preserve">existential quantifier</w:t>
          </w:r>
        </w:ins>
      </w:hyperlink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and the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“for every”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 a</w:t>
        </w:r>
      </w:ins>
      <w:ins w:id="109" w:author="PR Preview" w:date="2026-01-01T00:00:00Z">
        <w:r>
          <w:t xml:space="preserve"> </w:t>
        </w:r>
      </w:ins>
      <w:hyperlink r:id="rId16">
        <w:ins w:id="110" w:author="PR Preview" w:date="2026-01-01T00:00:00Z">
          <w:r>
            <w:rPr>
              <w:rStyle w:val="Hyperlink"/>
            </w:rPr>
            <w:t xml:space="preserve">universal quantifier</w:t>
          </w:r>
        </w:ins>
      </w:hyperlink>
      <w:ins w:id="111" w:author="PR Preview" w:date="2026-01-01T00:00:00Z">
        <w:r>
          <w:t xml:space="preserve">.</w:t>
        </w:r>
      </w:ins>
    </w:p>
    <w:bookmarkEnd w:id="17"/>
    <w:bookmarkStart w:id="19" w:name="exm-big-o"/>
    <w:p>
      <w:pPr>
        <w:pStyle w:val="BodyText"/>
      </w:pPr>
      <w:ins w:id="112" w:author="PR Preview" w:date="2026-01-01T00:00:00Z">
        <w:r>
          <w:rPr>
            <w:b/>
            <w:bCs/>
          </w:rPr>
          <w:t xml:space="preserve">Example 1 (The function</w:t>
        </w:r>
      </w:ins>
      <w:ins w:id="113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14" w:author="PR Preview" w:date="2026-01-01T00:00:00Z">
        <w:r>
          <w:rPr>
            <w:b/>
            <w:bCs/>
          </w:rP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is big-O of</w:t>
        </w:r>
      </w:ins>
      <w:ins w:id="116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117" w:author="PR Preview" w:date="2026-01-01T00:00:00Z">
        <w:r>
          <w:rPr>
            <w:b/>
            <w:bCs/>
          </w:rPr>
          <w:t xml:space="preserve">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Let</w:t>
        </w:r>
      </w:ins>
      <w:ins w:id="12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and</w:t>
        </w:r>
      </w:ins>
      <w:ins w:id="123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To show</w:t>
        </w:r>
      </w:ins>
      <w:ins w:id="12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by</w:t>
        </w:r>
      </w:ins>
      <w:ins w:id="130" w:author="PR Preview" w:date="2026-01-01T00:00:00Z">
        <w:r>
          <w:t xml:space="preserve"> </w:t>
        </w:r>
      </w:ins>
      <w:hyperlink w:anchor="def-big-o">
        <w:ins w:id="13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choose</w:t>
        </w:r>
      </w:ins>
      <w:ins w:id="13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</w:t>
        </w:r>
      </w:ins>
      <w:ins w:id="1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139" w:author="PR Preview" w:date="2026-01-01T00:00:00Z">
        <w:r>
          <w:t xml:space="preserve">.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For every</w:t>
        </w:r>
      </w:ins>
      <w:ins w:id="142" w:author="PR Preview" w:date="2026-01-01T00:00:00Z">
        <w:r>
          <w:t xml:space="preserve"> </w:t>
        </w:r>
      </w:ins>
      <w:hyperlink r:id="rId12">
        <w:ins w:id="143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1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5</m:t>
        </m:r>
      </m:oMath>
      <w:ins w:id="14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46" w:author="PR Preview" w:date="2026-01-01T00:00:00Z">
        <w:r>
          <w:t xml:space="preserve">which is the</w:t>
        </w:r>
      </w:ins>
      <w:ins w:id="147" w:author="PR Preview" w:date="2026-01-01T00:00:00Z">
        <w:r>
          <w:t xml:space="preserve"> </w:t>
        </w:r>
      </w:ins>
      <w:hyperlink r:id="rId18">
        <w:ins w:id="148" w:author="PR Preview" w:date="2026-01-01T00:00:00Z">
          <w:r>
            <w:rPr>
              <w:rStyle w:val="Hyperlink"/>
            </w:rPr>
            <w:t xml:space="preserve">inequality</w:t>
          </w:r>
        </w:ins>
      </w:hyperlink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in</w:t>
        </w:r>
      </w:ins>
      <w:ins w:id="151" w:author="PR Preview" w:date="2026-01-01T00:00:00Z">
        <w:r>
          <w:t xml:space="preserve"> </w:t>
        </w:r>
      </w:ins>
      <w:hyperlink w:anchor="def-big-o">
        <w:ins w:id="152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with</w:t>
        </w:r>
      </w:ins>
      <w:ins w:id="15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4</m:t>
        </m:r>
      </m:oMath>
      <w:ins w:id="156" w:author="PR Preview" w:date="2026-01-01T00:00:00Z">
        <w:r>
          <w:t xml:space="preserve">.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Hence</w:t>
        </w:r>
      </w:ins>
      <w:ins w:id="159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60" w:author="PR Preview" w:date="2026-01-01T00:00:00Z">
        <w:r>
          <w:t xml:space="preserve">.</w:t>
        </w:r>
      </w:ins>
    </w:p>
    <w:bookmarkEnd w:id="19"/>
    <w:bookmarkEnd w:id="20"/>
    <w:bookmarkStart w:id="23" w:name="lower-bounds"/>
    <w:p>
      <w:pPr>
        <w:pStyle w:val="Heading2"/>
      </w:pPr>
      <w:ins w:id="161" w:author="PR Preview" w:date="2026-01-01T00:00:00Z">
        <w:r>
          <w:t xml:space="preserve">2 Lower bounds</w:t>
        </w:r>
      </w:ins>
    </w:p>
    <w:bookmarkStart w:id="21" w:name="def-big-omega"/>
    <w:p>
      <w:pPr>
        <w:pStyle w:val="FirstParagraph"/>
      </w:pPr>
      <w:ins w:id="162" w:author="PR Preview" w:date="2026-01-01T00:00:00Z">
        <w:r>
          <w:rPr>
            <w:b/>
            <w:bCs/>
          </w:rPr>
          <w:t xml:space="preserve">Definition 2 (Big-Omega)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Let</w:t>
        </w:r>
      </w:ins>
      <w:ins w:id="165" w:author="PR Preview" w:date="2026-01-01T00:00:00Z">
        <w:r>
          <w:t xml:space="preserve"> </w:t>
        </w:r>
      </w:ins>
      <m:oMath>
        <m:r>
          <m:t>f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and</w:t>
        </w:r>
      </w:ins>
      <w:ins w:id="168" w:author="PR Preview" w:date="2026-01-01T00:00:00Z">
        <w:r>
          <w:t xml:space="preserve"> </w:t>
        </w:r>
      </w:ins>
      <m:oMath>
        <m:r>
          <m:t>g</m:t>
        </m:r>
      </m:oMath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be</w:t>
        </w:r>
      </w:ins>
      <w:ins w:id="171" w:author="PR Preview" w:date="2026-01-01T00:00:00Z">
        <w:r>
          <w:t xml:space="preserve"> </w:t>
        </w:r>
      </w:ins>
      <w:hyperlink r:id="rId10">
        <w:ins w:id="172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from the</w:t>
        </w:r>
      </w:ins>
      <w:ins w:id="175" w:author="PR Preview" w:date="2026-01-01T00:00:00Z">
        <w:r>
          <w:t xml:space="preserve"> </w:t>
        </w:r>
      </w:ins>
      <w:hyperlink r:id="rId12">
        <w:ins w:id="176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to the</w:t>
        </w:r>
      </w:ins>
      <w:ins w:id="179" w:author="PR Preview" w:date="2026-01-01T00:00:00Z">
        <w:r>
          <w:t xml:space="preserve"> </w:t>
        </w:r>
      </w:ins>
      <w:hyperlink r:id="rId13">
        <w:ins w:id="180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181" w:author="PR Preview" w:date="2026-01-01T00:00:00Z">
        <w:r>
          <w:t xml:space="preserve">.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Then</w:t>
        </w:r>
      </w:ins>
      <w:ins w:id="18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is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rPr>
            <w:b/>
            <w:bCs/>
          </w:rPr>
          <w:t xml:space="preserve">big-Omega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of</w:t>
        </w:r>
      </w:ins>
      <w:ins w:id="19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[1]</w:t>
        </w:r>
      </w:ins>
      <w:ins w:id="194" w:author="PR Preview" w:date="2026-01-01T00:00:00Z">
        <w:r>
          <w:t xml:space="preserve">,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written</w:t>
        </w:r>
      </w:ins>
      <w:ins w:id="19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when there exist a</w:t>
        </w:r>
      </w:ins>
      <w:ins w:id="201" w:author="PR Preview" w:date="2026-01-01T00:00:00Z">
        <w:r>
          <w:t xml:space="preserve"> </w:t>
        </w:r>
      </w:ins>
      <w:hyperlink r:id="rId13">
        <w:ins w:id="202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20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&gt;</m:t>
        </m:r>
        <m:r>
          <m:t>0</m:t>
        </m:r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and a</w:t>
        </w:r>
      </w:ins>
      <w:ins w:id="206" w:author="PR Preview" w:date="2026-01-01T00:00:00Z">
        <w:r>
          <w:t xml:space="preserve"> </w:t>
        </w:r>
      </w:ins>
      <w:hyperlink r:id="rId12">
        <w:ins w:id="207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208" w:author="PR Preview" w:date="2026-01-01T00:00:00Z">
        <w:r>
          <w:t xml:space="preserve"> </w:t>
        </w:r>
      </w:ins>
      <m:oMath>
        <m:r>
          <m:t>N</m:t>
        </m:r>
      </m:oMath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such that, for every natural number</w:t>
        </w:r>
      </w:ins>
      <w:ins w:id="21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N</m:t>
        </m:r>
      </m:oMath>
      <w:ins w:id="21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13" w:author="PR Preview" w:date="2026-01-01T00:00:00Z">
        <w:r>
          <w:t xml:space="preserve">In words, from some point</w:t>
        </w:r>
      </w:ins>
      <w:ins w:id="214" w:author="PR Preview" w:date="2026-01-01T00:00:00Z">
        <w:r>
          <w:t xml:space="preserve"> </w:t>
        </w:r>
      </w:ins>
      <m:oMath>
        <m:r>
          <m:t>N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on,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the</w:t>
        </w:r>
      </w:ins>
      <w:ins w:id="219" w:author="PR Preview" w:date="2026-01-01T00:00:00Z">
        <w:r>
          <w:t xml:space="preserve"> </w:t>
        </w:r>
      </w:ins>
      <w:hyperlink r:id="rId14">
        <w:ins w:id="220" w:author="PR Preview" w:date="2026-01-01T00:00:00Z">
          <w:r>
            <w:rPr>
              <w:rStyle w:val="Hyperlink"/>
            </w:rPr>
            <w:t xml:space="preserve">absolute value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of</w:t>
        </w:r>
      </w:ins>
      <w:ins w:id="22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is at least a fixed positive multiple</w:t>
        </w:r>
      </w:ins>
      <w:ins w:id="226" w:author="PR Preview" w:date="2026-01-01T00:00:00Z">
        <w:r>
          <w:t xml:space="preserve"> </w:t>
        </w:r>
      </w:ins>
      <m:oMath>
        <m:r>
          <m:t>c</m:t>
        </m:r>
      </m:oMath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of the absolute value of</w:t>
        </w:r>
      </w:ins>
      <w:ins w:id="22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30" w:author="PR Preview" w:date="2026-01-01T00:00:00Z">
        <w:r>
          <w:t xml:space="preserve">.</w:t>
        </w:r>
      </w:ins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Dividing by</w:t>
        </w:r>
      </w:ins>
      <w:ins w:id="233" w:author="PR Preview" w:date="2026-01-01T00:00:00Z">
        <w:r>
          <w:t xml:space="preserve"> </w:t>
        </w:r>
      </w:ins>
      <m:oMath>
        <m:r>
          <m:t>c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shows that</w:t>
        </w:r>
      </w:ins>
      <w:ins w:id="23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exactly when</w:t>
        </w:r>
      </w:ins>
      <w:ins w:id="23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in the sense of</w:t>
        </w:r>
      </w:ins>
      <w:ins w:id="242" w:author="PR Preview" w:date="2026-01-01T00:00:00Z">
        <w:r>
          <w:t xml:space="preserve"> </w:t>
        </w:r>
      </w:ins>
      <w:hyperlink w:anchor="def-big-o">
        <w:ins w:id="24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44" w:author="PR Preview" w:date="2026-01-01T00:00:00Z">
        <w:r>
          <w:t xml:space="preserve">.</w:t>
        </w:r>
      </w:ins>
    </w:p>
    <w:bookmarkEnd w:id="21"/>
    <w:bookmarkStart w:id="22" w:name="exm-big-omega"/>
    <w:p>
      <w:pPr>
        <w:pStyle w:val="BodyText"/>
      </w:pPr>
      <w:ins w:id="245" w:author="PR Preview" w:date="2026-01-01T00:00:00Z">
        <w:r>
          <w:rPr>
            <w:b/>
            <w:bCs/>
          </w:rPr>
          <w:t xml:space="preserve">Example 2 (The function</w:t>
        </w:r>
      </w:ins>
      <w:ins w:id="246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247" w:author="PR Preview" w:date="2026-01-01T00:00:00Z">
        <w:r>
          <w:rPr>
            <w:b/>
            <w:bCs/>
          </w:rPr>
          <w:t xml:space="preserve"> </w:t>
        </w:r>
      </w:ins>
      <w:ins w:id="248" w:author="PR Preview" w:date="2026-01-01T00:00:00Z">
        <w:r>
          <w:rPr>
            <w:b/>
            <w:bCs/>
          </w:rPr>
          <w:t xml:space="preserve">is big-Omega of</w:t>
        </w:r>
      </w:ins>
      <w:ins w:id="249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250" w:author="PR Preview" w:date="2026-01-01T00:00:00Z">
        <w:r>
          <w:rPr>
            <w:b/>
            <w:bCs/>
          </w:rPr>
          <w:t xml:space="preserve">)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Let</w:t>
        </w:r>
      </w:ins>
      <w:ins w:id="25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and</w:t>
        </w:r>
      </w:ins>
      <w:ins w:id="256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57" w:author="PR Preview" w:date="2026-01-01T00:00:00Z">
        <w:r>
          <w:t xml:space="preserve">.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To show</w:t>
        </w:r>
      </w:ins>
      <w:ins w:id="2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by</w:t>
        </w:r>
      </w:ins>
      <w:ins w:id="263" w:author="PR Preview" w:date="2026-01-01T00:00:00Z">
        <w:r>
          <w:t xml:space="preserve"> </w:t>
        </w:r>
      </w:ins>
      <w:hyperlink w:anchor="def-big-omega">
        <w:ins w:id="26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65" w:author="PR Preview" w:date="2026-01-01T00:00:00Z">
        <w:r>
          <w:t xml:space="preserve">,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choose</w:t>
        </w:r>
      </w:ins>
      <w:ins w:id="26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and</w:t>
        </w:r>
      </w:ins>
      <w:ins w:id="27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272" w:author="PR Preview" w:date="2026-01-01T00:00:00Z">
        <w:r>
          <w:t xml:space="preserve">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For every</w:t>
        </w:r>
      </w:ins>
      <w:ins w:id="275" w:author="PR Preview" w:date="2026-01-01T00:00:00Z">
        <w:r>
          <w:t xml:space="preserve"> </w:t>
        </w:r>
      </w:ins>
      <w:hyperlink r:id="rId12">
        <w:ins w:id="276" w:author="PR Preview" w:date="2026-01-01T00:00:00Z">
          <w:r>
            <w:rPr>
              <w:rStyle w:val="Hyperlink"/>
            </w:rPr>
            <w:t xml:space="preserve">natural number</w:t>
          </w:r>
        </w:ins>
      </w:hyperlink>
      <w:ins w:id="27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≥</m:t>
        </m:r>
        <m:r>
          <m:t>1</m:t>
        </m:r>
      </m:oMath>
      <w:ins w:id="278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|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n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79" w:author="PR Preview" w:date="2026-01-01T00:00:00Z">
        <w:r>
          <w:t xml:space="preserve">which is the</w:t>
        </w:r>
      </w:ins>
      <w:ins w:id="280" w:author="PR Preview" w:date="2026-01-01T00:00:00Z">
        <w:r>
          <w:t xml:space="preserve"> </w:t>
        </w:r>
      </w:ins>
      <w:hyperlink r:id="rId18">
        <w:ins w:id="281" w:author="PR Preview" w:date="2026-01-01T00:00:00Z">
          <w:r>
            <w:rPr>
              <w:rStyle w:val="Hyperlink"/>
            </w:rPr>
            <w:t xml:space="preserve">inequality</w:t>
          </w:r>
        </w:ins>
      </w:hyperlink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in</w:t>
        </w:r>
      </w:ins>
      <w:ins w:id="284" w:author="PR Preview" w:date="2026-01-01T00:00:00Z">
        <w:r>
          <w:t xml:space="preserve"> </w:t>
        </w:r>
      </w:ins>
      <w:hyperlink w:anchor="def-big-omega">
        <w:ins w:id="28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with</w:t>
        </w:r>
      </w:ins>
      <w:ins w:id="288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3</m:t>
        </m:r>
      </m:oMath>
      <w:ins w:id="289" w:author="PR Preview" w:date="2026-01-01T00:00:00Z">
        <w:r>
          <w:t xml:space="preserve">.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Hence</w:t>
        </w:r>
      </w:ins>
      <w:ins w:id="292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293" w:author="PR Preview" w:date="2026-01-01T00:00:00Z">
        <w:r>
          <w:t xml:space="preserve">.</w:t>
        </w:r>
      </w:ins>
    </w:p>
    <w:bookmarkEnd w:id="22"/>
    <w:bookmarkEnd w:id="23"/>
    <w:bookmarkStart w:id="26" w:name="matching-bounds"/>
    <w:p>
      <w:pPr>
        <w:pStyle w:val="Heading2"/>
      </w:pPr>
      <w:ins w:id="294" w:author="PR Preview" w:date="2026-01-01T00:00:00Z">
        <w:r>
          <w:t xml:space="preserve">3 Matching bounds</w:t>
        </w:r>
      </w:ins>
    </w:p>
    <w:bookmarkStart w:id="24" w:name="def-big-theta"/>
    <w:p>
      <w:pPr>
        <w:pStyle w:val="FirstParagraph"/>
      </w:pPr>
      <w:ins w:id="295" w:author="PR Preview" w:date="2026-01-01T00:00:00Z">
        <w:r>
          <w:rPr>
            <w:b/>
            <w:bCs/>
          </w:rPr>
          <w:t xml:space="preserve">Definition 3 (Big-Theta)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Let</w:t>
        </w:r>
      </w:ins>
      <w:ins w:id="298" w:author="PR Preview" w:date="2026-01-01T00:00:00Z">
        <w:r>
          <w:t xml:space="preserve"> </w:t>
        </w:r>
      </w:ins>
      <m:oMath>
        <m:r>
          <m:t>f</m:t>
        </m:r>
      </m:oMath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and</w:t>
        </w:r>
      </w:ins>
      <w:ins w:id="301" w:author="PR Preview" w:date="2026-01-01T00:00:00Z">
        <w:r>
          <w:t xml:space="preserve"> </w:t>
        </w:r>
      </w:ins>
      <m:oMath>
        <m:r>
          <m:t>g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be</w:t>
        </w:r>
      </w:ins>
      <w:ins w:id="304" w:author="PR Preview" w:date="2026-01-01T00:00:00Z">
        <w:r>
          <w:t xml:space="preserve"> </w:t>
        </w:r>
      </w:ins>
      <w:hyperlink r:id="rId10">
        <w:ins w:id="305" w:author="PR Preview" w:date="2026-01-01T00:00:00Z">
          <w:r>
            <w:rPr>
              <w:rStyle w:val="Hyperlink"/>
            </w:rPr>
            <w:t xml:space="preserve">functions</w:t>
          </w:r>
        </w:ins>
      </w:hyperlink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from the</w:t>
        </w:r>
      </w:ins>
      <w:ins w:id="308" w:author="PR Preview" w:date="2026-01-01T00:00:00Z">
        <w:r>
          <w:t xml:space="preserve"> </w:t>
        </w:r>
      </w:ins>
      <w:hyperlink r:id="rId12">
        <w:ins w:id="309" w:author="PR Preview" w:date="2026-01-01T00:00:00Z">
          <w:r>
            <w:rPr>
              <w:rStyle w:val="Hyperlink"/>
            </w:rPr>
            <w:t xml:space="preserve">natural numbers</w:t>
          </w:r>
        </w:ins>
      </w:hyperlink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to the</w:t>
        </w:r>
      </w:ins>
      <w:ins w:id="312" w:author="PR Preview" w:date="2026-01-01T00:00:00Z">
        <w:r>
          <w:t xml:space="preserve"> </w:t>
        </w:r>
      </w:ins>
      <w:hyperlink r:id="rId13">
        <w:ins w:id="313" w:author="PR Preview" w:date="2026-01-01T00:00:00Z">
          <w:r>
            <w:rPr>
              <w:rStyle w:val="Hyperlink"/>
            </w:rPr>
            <w:t xml:space="preserve">real numbers</w:t>
          </w:r>
        </w:ins>
      </w:hyperlink>
      <w:ins w:id="314" w:author="PR Preview" w:date="2026-01-01T00:00:00Z">
        <w:r>
          <w:t xml:space="preserve">.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Then</w:t>
        </w:r>
      </w:ins>
      <w:ins w:id="31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is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rPr>
            <w:b/>
            <w:bCs/>
          </w:rPr>
          <w:t xml:space="preserve">big-Theta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of</w:t>
        </w:r>
      </w:ins>
      <w:ins w:id="32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[1]</w:t>
        </w:r>
      </w:ins>
      <w:ins w:id="327" w:author="PR Preview" w:date="2026-01-01T00:00:00Z">
        <w:r>
          <w:t xml:space="preserve">,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written</w:t>
        </w:r>
      </w:ins>
      <w:ins w:id="33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31" w:author="PR Preview" w:date="2026-01-01T00:00:00Z">
        <w:r>
          <w:t xml:space="preserve">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when both</w:t>
        </w:r>
      </w:ins>
      <w:ins w:id="33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(</w:t>
        </w:r>
      </w:ins>
      <w:hyperlink w:anchor="def-big-o">
        <w:ins w:id="337" w:author="PR Preview" w:date="2026-01-01T00:00:00Z">
          <w:r>
            <w:rPr>
              <w:rStyle w:val="Hyperlink"/>
            </w:rPr>
            <w:t xml:space="preserve">big-O</w:t>
          </w:r>
        </w:ins>
      </w:hyperlink>
      <w:ins w:id="338" w:author="PR Preview" w:date="2026-01-01T00:00:00Z">
        <w:r>
          <w:t xml:space="preserve">)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and</w:t>
        </w:r>
      </w:ins>
      <w:ins w:id="34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(</w:t>
        </w:r>
      </w:ins>
      <w:hyperlink w:anchor="def-big-omega">
        <w:ins w:id="344" w:author="PR Preview" w:date="2026-01-01T00:00:00Z">
          <w:r>
            <w:rPr>
              <w:rStyle w:val="Hyperlink"/>
            </w:rPr>
            <w:t xml:space="preserve">big-Omega</w:t>
          </w:r>
        </w:ins>
      </w:hyperlink>
      <w:ins w:id="345" w:author="PR Preview" w:date="2026-01-01T00:00:00Z">
        <w:r>
          <w:t xml:space="preserve">).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In words,</w:t>
        </w:r>
      </w:ins>
      <w:ins w:id="34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and</w:t>
        </w:r>
      </w:ins>
      <w:ins w:id="35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are within fixed multiples of each other, from some point on.</w:t>
        </w:r>
      </w:ins>
    </w:p>
    <w:bookmarkEnd w:id="24"/>
    <w:bookmarkStart w:id="25" w:name="exm-big-theta"/>
    <w:p>
      <w:pPr>
        <w:pStyle w:val="BodyText"/>
      </w:pPr>
      <w:ins w:id="354" w:author="PR Preview" w:date="2026-01-01T00:00:00Z">
        <w:r>
          <w:rPr>
            <w:b/>
            <w:bCs/>
          </w:rPr>
          <w:t xml:space="preserve">Example 3 (The function</w:t>
        </w:r>
      </w:ins>
      <w:ins w:id="35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356" w:author="PR Preview" w:date="2026-01-01T00:00:00Z">
        <w:r>
          <w:rPr>
            <w:b/>
            <w:bCs/>
          </w:rPr>
          <w:t xml:space="preserve"> </w:t>
        </w:r>
      </w:ins>
      <w:ins w:id="357" w:author="PR Preview" w:date="2026-01-01T00:00:00Z">
        <w:r>
          <w:rPr>
            <w:b/>
            <w:bCs/>
          </w:rPr>
          <w:t xml:space="preserve">is big-Theta of</w:t>
        </w:r>
      </w:ins>
      <w:ins w:id="358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</m:oMath>
      <w:ins w:id="359" w:author="PR Preview" w:date="2026-01-01T00:00:00Z">
        <w:r>
          <w:rPr>
            <w:b/>
            <w:bCs/>
          </w:rPr>
          <w:t xml:space="preserve">)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Let</w:t>
        </w:r>
      </w:ins>
      <w:ins w:id="36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and</w:t>
        </w:r>
      </w:ins>
      <w:ins w:id="36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By</w:t>
        </w:r>
      </w:ins>
      <w:ins w:id="369" w:author="PR Preview" w:date="2026-01-01T00:00:00Z">
        <w:r>
          <w:t xml:space="preserve"> </w:t>
        </w:r>
      </w:ins>
      <w:hyperlink w:anchor="exm-big-o">
        <w:ins w:id="370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73" w:author="PR Preview" w:date="2026-01-01T00:00:00Z">
        <w:r>
          <w:t xml:space="preserve">, and by</w:t>
        </w:r>
      </w:ins>
      <w:ins w:id="374" w:author="PR Preview" w:date="2026-01-01T00:00:00Z">
        <w:r>
          <w:t xml:space="preserve"> </w:t>
        </w:r>
      </w:ins>
      <w:hyperlink w:anchor="exm-big-omega">
        <w:ins w:id="375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376" w:author="PR Preview" w:date="2026-01-01T00:00:00Z">
        <w:r>
          <w:t xml:space="preserve">,</w:t>
        </w:r>
      </w:ins>
      <w:ins w:id="37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78" w:author="PR Preview" w:date="2026-01-01T00:00:00Z">
        <w:r>
          <w:t xml:space="preserve">.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Therefore</w:t>
        </w:r>
      </w:ins>
      <w:ins w:id="381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by</w:t>
        </w:r>
      </w:ins>
      <w:ins w:id="384" w:author="PR Preview" w:date="2026-01-01T00:00:00Z">
        <w:r>
          <w:t xml:space="preserve"> </w:t>
        </w:r>
      </w:ins>
      <w:hyperlink w:anchor="def-big-theta">
        <w:ins w:id="38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86" w:author="PR Preview" w:date="2026-01-01T00:00:00Z">
        <w:r>
          <w:t xml:space="preserve">.</w:t>
        </w:r>
      </w:ins>
    </w:p>
    <w:bookmarkEnd w:id="25"/>
    <w:bookmarkEnd w:id="26"/>
    <w:bookmarkStart w:id="30" w:name="references"/>
    <w:p>
      <w:pPr>
        <w:pStyle w:val="Heading2"/>
      </w:pPr>
      <w:ins w:id="387" w:author="PR Preview" w:date="2026-01-01T00:00:00Z">
        <w:r>
          <w:t xml:space="preserve">References</w:t>
        </w:r>
      </w:ins>
    </w:p>
    <w:bookmarkStart w:id="29" w:name="refs"/>
    <w:bookmarkStart w:id="28" w:name="ref-wikipedia_big_o_notation"/>
    <w:p>
      <w:pPr>
        <w:pStyle w:val="Bibliography"/>
      </w:pPr>
      <w:ins w:id="388" w:author="PR Preview" w:date="2026-01-01T00:00:00Z">
        <w:r>
          <w:t xml:space="preserve">[1]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	</w:t>
        </w:r>
      </w:ins>
      <w:ins w:id="391" w:author="PR Preview" w:date="2026-01-01T00:00:00Z">
        <w:r>
          <w:t xml:space="preserve">Wikipedia contributors,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“Big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O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notation —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Wikipedia</w:t>
        </w:r>
      </w:ins>
      <w:ins w:id="400" w:author="PR Preview" w:date="2026-01-01T00:00:00Z">
        <w:r>
          <w:t xml:space="preserve">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 free encyclopedia.”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2026. Available:</w:t>
        </w:r>
      </w:ins>
      <w:ins w:id="405" w:author="PR Preview" w:date="2026-01-01T00:00:00Z">
        <w:r>
          <w:t xml:space="preserve"> </w:t>
        </w:r>
      </w:ins>
      <w:hyperlink r:id="rId27">
        <w:ins w:id="406" w:author="PR Preview" w:date="2026-01-01T00:00:00Z">
          <w:r>
            <w:rPr>
              <w:rStyle w:val="Hyperlink"/>
            </w:rPr>
            <w:t xml:space="preserve">https://en.wikipedia.org/wiki/Big_O_notation</w:t>
          </w:r>
        </w:ins>
      </w:hyperlink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expressions-algorithms.qmd#def-algorithm" TargetMode="External"/><Relationship Id="rId11" Type="http://schemas.openxmlformats.org/officeDocument/2006/relationships/hyperlink" Target="functions.qmd#def-argument" TargetMode="External"/><Relationship Id="rId10" Type="http://schemas.openxmlformats.org/officeDocument/2006/relationships/hyperlink" Target="functions.qmd#def-function" TargetMode="External"/><Relationship Id="rId27" Type="http://schemas.openxmlformats.org/officeDocument/2006/relationships/hyperlink" Target="https://en.wikipedia.org/wiki/Big_O_notation" TargetMode="External"/><Relationship Id="rId14" Type="http://schemas.openxmlformats.org/officeDocument/2006/relationships/hyperlink" Target="number-systems.qmd#def-absolute-value" TargetMode="External"/><Relationship Id="rId12" Type="http://schemas.openxmlformats.org/officeDocument/2006/relationships/hyperlink" Target="number-systems.qmd#def-natural-numbers" TargetMode="External"/><Relationship Id="rId13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existential-quantifier" TargetMode="External"/><Relationship Id="rId18" Type="http://schemas.openxmlformats.org/officeDocument/2006/relationships/hyperlink" Target="proof-writing.qmd#def-inequality" TargetMode="External"/><Relationship Id="rId16" Type="http://schemas.openxmlformats.org/officeDocument/2006/relationships/hyperlink" Target="proof-writing.qmd#def-universal-quantifier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expressions-algorithms.qmd#def-algorithm" TargetMode="External"/><Relationship Id="rId11" Type="http://schemas.openxmlformats.org/officeDocument/2006/relationships/hyperlink" Target="functions.qmd#def-argument" TargetMode="External"/><Relationship Id="rId10" Type="http://schemas.openxmlformats.org/officeDocument/2006/relationships/hyperlink" Target="functions.qmd#def-function" TargetMode="External"/><Relationship Id="rId27" Type="http://schemas.openxmlformats.org/officeDocument/2006/relationships/hyperlink" Target="https://en.wikipedia.org/wiki/Big_O_notation" TargetMode="External"/><Relationship Id="rId14" Type="http://schemas.openxmlformats.org/officeDocument/2006/relationships/hyperlink" Target="number-systems.qmd#def-absolute-value" TargetMode="External"/><Relationship Id="rId12" Type="http://schemas.openxmlformats.org/officeDocument/2006/relationships/hyperlink" Target="number-systems.qmd#def-natural-numbers" TargetMode="External"/><Relationship Id="rId13" Type="http://schemas.openxmlformats.org/officeDocument/2006/relationships/hyperlink" Target="number-systems.qmd#def-real-numbers" TargetMode="External"/><Relationship Id="rId15" Type="http://schemas.openxmlformats.org/officeDocument/2006/relationships/hyperlink" Target="proof-writing.qmd#def-existential-quantifier" TargetMode="External"/><Relationship Id="rId18" Type="http://schemas.openxmlformats.org/officeDocument/2006/relationships/hyperlink" Target="proof-writing.qmd#def-inequality" TargetMode="External"/><Relationship Id="rId16" Type="http://schemas.openxmlformats.org/officeDocument/2006/relationships/hyperlink" Target="proof-writing.qmd#def-universal-quantifi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Growth Rates</dc:title>
  <dc:creator/>
  <cp:keywords/>
  <dcterms:created xsi:type="dcterms:W3CDTF">2026-10-22T08:26:59Z</dcterms:created>
  <dcterms:modified xsi:type="dcterms:W3CDTF">2026-10-22T08:26:59Z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