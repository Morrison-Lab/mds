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Functions</w:t>
      </w:r>
    </w:p>
    <w:p>
      <w:pPr>
        <w:pStyle w:val="Date"/>
      </w:pPr>
      <w:del w:id="1" w:author="PR Preview" w:date="2026-01-01T00:00:00Z">
        <w:r>
          <w:delText xml:space="preserve">Last modified: 2026-10-22 08:26:35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09:52:25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Random variables, densities, and measures are functions.</w:t>
      </w:r>
      <w:r>
        <w:t xml:space="preserve"> </w:t>
      </w:r>
      <w:r>
        <w:t xml:space="preserve">This page collects the definitions of functions, sequences, and countable sets</w:t>
      </w:r>
      <w:r>
        <w:t xml:space="preserve"> </w:t>
      </w:r>
      <w:r>
        <w:t xml:space="preserve">that the Morrison Lab’s probability and statistics notes build on.</w:t>
      </w:r>
      <w:r>
        <w:t xml:space="preserve"> </w:t>
      </w:r>
      <w:r>
        <w:t xml:space="preserve">The functions here go between the sets defined on the</w:t>
      </w:r>
      <w:r>
        <w:t xml:space="preserve"> </w:t>
      </w:r>
      <w:hyperlink r:id="rId9">
        <w:r>
          <w:rPr>
            <w:rStyle w:val="Hyperlink"/>
          </w:rPr>
          <w:t xml:space="preserve">Sets</w:t>
        </w:r>
      </w:hyperlink>
      <w:r>
        <w:t xml:space="preserve"> </w:t>
      </w:r>
      <w:r>
        <w:t xml:space="preserve">page.</w:t>
      </w:r>
    </w:p>
    <w:bookmarkStart w:id="63" w:name="functions"/>
    <w:p>
      <w:pPr>
        <w:pStyle w:val="Heading2"/>
      </w:pPr>
      <w:r>
        <w:t xml:space="preserve">1 Functions</w:t>
      </w:r>
    </w:p>
    <w:bookmarkStart w:id="10" w:name="def-function"/>
    <w:p>
      <w:pPr>
        <w:pStyle w:val="FirstParagraph"/>
      </w:pPr>
      <w:r>
        <w:rPr>
          <w:b/>
          <w:bCs/>
        </w:rPr>
        <w:t xml:space="preserve">Definition 1 (Function (map, mapping, transformation))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[1]</w:t>
      </w:r>
      <w:r>
        <w:t xml:space="preserve"> </w:t>
      </w:r>
      <w:r>
        <w:t xml:space="preserve">written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,</w:t>
      </w:r>
      <w:r>
        <w:t xml:space="preserve"> </w:t>
      </w:r>
      <w:r>
        <w:t xml:space="preserve">assigns to each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exactly one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BodyText"/>
      </w:pPr>
      <w:r>
        <w:t xml:space="preserve">A function is also called a</w:t>
      </w:r>
      <w:r>
        <w:t xml:space="preserve"> </w:t>
      </w:r>
      <w:r>
        <w:rPr>
          <w:b/>
          <w:bCs/>
        </w:rPr>
        <w:t xml:space="preserve">map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mapping</w:t>
      </w:r>
      <w:r>
        <w:t xml:space="preserve">)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transformation</w:t>
      </w:r>
      <w:r>
        <w:t xml:space="preserve">;</w:t>
      </w:r>
      <w:r>
        <w:t xml:space="preserve"> </w:t>
      </w:r>
      <w:r>
        <w:t xml:space="preserve">on this site the three words mean the same thing,</w:t>
      </w:r>
      <w:r>
        <w:t xml:space="preserve"> </w:t>
      </w:r>
      <w:r>
        <w:t xml:space="preserve">although some authors reserve</w:t>
      </w:r>
      <w:r>
        <w:t xml:space="preserve"> </w:t>
      </w:r>
      <w:r>
        <w:t xml:space="preserve">“transformation”</w:t>
      </w:r>
      <w:r>
        <w:t xml:space="preserve"> </w:t>
      </w:r>
      <w:r>
        <w:t xml:space="preserve">for a function from a set to itself.</w:t>
      </w:r>
    </w:p>
    <w:bookmarkEnd w:id="10"/>
    <w:bookmarkStart w:id="11" w:name="exm-function"/>
    <w:p>
      <w:pPr>
        <w:pStyle w:val="BodyText"/>
      </w:pPr>
      <w:r>
        <w:rPr>
          <w:b/>
          <w:bCs/>
        </w:rPr>
        <w:t xml:space="preserve">Example 1 (Doubling a die roll)</w:t>
      </w:r>
      <w:r>
        <w:t xml:space="preserve"> </w:t>
      </w:r>
      <w:r>
        <w:t xml:space="preserve">The rule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defines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it assigns exactly one real number to each possible roll;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A rule that assigned both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to the roll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would not be a function,</w:t>
      </w:r>
      <w:r>
        <w:t xml:space="preserve"> </w:t>
      </w:r>
      <w:r>
        <w:t xml:space="preserve">because a function assigns exactly one value to each element.</w:t>
      </w:r>
    </w:p>
    <w:bookmarkEnd w:id="11"/>
    <w:bookmarkStart w:id="12" w:name="def-argument"/>
    <w:p>
      <w:pPr>
        <w:pStyle w:val="BodyText"/>
      </w:pPr>
      <w:r>
        <w:rPr>
          <w:b/>
          <w:bCs/>
        </w:rPr>
        <w:t xml:space="preserve">Definition 2 (Argument (input))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argument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input</w:t>
      </w:r>
      <w:r>
        <w:t xml:space="preserve">) 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an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applied to.</w:t>
      </w:r>
    </w:p>
    <w:bookmarkEnd w:id="12"/>
    <w:bookmarkStart w:id="13" w:name="exm-argument"/>
    <w:p>
      <w:pPr>
        <w:pStyle w:val="BodyText"/>
      </w:pPr>
      <w:r>
        <w:rPr>
          <w:b/>
          <w:bCs/>
        </w:rPr>
        <w:t xml:space="preserve">Example 2 (Arguments of doubling a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funct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roll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an argument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be applied to it.</w:t>
      </w:r>
      <w:r>
        <w:t xml:space="preserve"> </w:t>
      </w:r>
      <w:r>
        <w:t xml:space="preserve">The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not an argument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because it is not an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13"/>
    <w:bookmarkStart w:id="14" w:name="def-value"/>
    <w:p>
      <w:pPr>
        <w:pStyle w:val="BodyText"/>
      </w:pPr>
      <w:r>
        <w:rPr>
          <w:b/>
          <w:bCs/>
        </w:rPr>
        <w:t xml:space="preserve">Definition 3 (Value (output))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value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output</w:t>
      </w:r>
      <w:r>
        <w:t xml:space="preserve">) 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at an</w:t>
      </w:r>
      <w:r>
        <w:t xml:space="preserve"> </w:t>
      </w:r>
      <w:hyperlink w:anchor="def-argument">
        <w:r>
          <w:rPr>
            <w:rStyle w:val="Hyperlink"/>
          </w:rPr>
          <w:t xml:space="preserve">argument</w:t>
        </w:r>
      </w:hyperlink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the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assigns to</w:t>
      </w:r>
      <w:r>
        <w:t xml:space="preserve"> </w:t>
      </w:r>
      <m:oMath>
        <m:r>
          <m:t>a</m:t>
        </m:r>
      </m:oMath>
      <w:r>
        <w:t xml:space="preserve">.</w:t>
      </w:r>
    </w:p>
    <w:bookmarkEnd w:id="14"/>
    <w:bookmarkStart w:id="15" w:name="exm-value"/>
    <w:p>
      <w:pPr>
        <w:pStyle w:val="BodyText"/>
      </w:pPr>
      <w:r>
        <w:rPr>
          <w:b/>
          <w:bCs/>
        </w:rPr>
        <w:t xml:space="preserve">Example 3 (Values of doubling a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funct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argument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value at the argument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</m:oMath>
      <w:r>
        <w:t xml:space="preserve">.</w:t>
      </w:r>
    </w:p>
    <w:bookmarkEnd w:id="15"/>
    <w:bookmarkStart w:id="17" w:name="def-relation"/>
    <w:p>
      <w:pPr>
        <w:pStyle w:val="BodyText"/>
      </w:pPr>
      <w:r>
        <w:rPr>
          <w:b/>
          <w:bCs/>
        </w:rPr>
        <w:t xml:space="preserve">Definition 4 (Relation)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[2]</w:t>
      </w:r>
      <w:r>
        <w:t xml:space="preserve"> </w:t>
      </w:r>
      <w:r>
        <w:t xml:space="preserve">is a rule that,</w:t>
      </w:r>
      <w:r>
        <w:t xml:space="preserve"> </w:t>
      </w:r>
      <w:r>
        <w:t xml:space="preserve">for each</w:t>
      </w:r>
      <w:r>
        <w:t xml:space="preserve"> </w:t>
      </w:r>
      <w:hyperlink r:id="rId16">
        <w:r>
          <w:rPr>
            <w:rStyle w:val="Hyperlink"/>
          </w:rPr>
          <w:t xml:space="preserve">ordered pair</w:t>
        </w:r>
      </w:hyperlink>
      <w:r>
        <w:t xml:space="preserve"> </w:t>
      </w:r>
      <w:r>
        <w:t xml:space="preserve">of elements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w:r>
        <w:t xml:space="preserve">says whether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holds 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related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17"/>
    <w:bookmarkStart w:id="18" w:name="exm-relation"/>
    <w:p>
      <w:pPr>
        <w:pStyle w:val="BodyText"/>
      </w:pPr>
      <w:r>
        <w:rPr>
          <w:b/>
          <w:bCs/>
        </w:rPr>
        <w:t xml:space="preserve">Example 4 (Relations on the real numbers)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are relations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 pair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is related, since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5</m:t>
        </m:r>
      </m:oMath>
      <w:r>
        <w:t xml:space="preserve">,</w:t>
      </w:r>
      <w:r>
        <w:t xml:space="preserve"> </w:t>
      </w:r>
      <w:r>
        <w:t xml:space="preserve">but 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5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order of the pair matters.</w:t>
      </w:r>
    </w:p>
    <w:bookmarkEnd w:id="18"/>
    <w:bookmarkStart w:id="19" w:name="def-domain"/>
    <w:p>
      <w:pPr>
        <w:pStyle w:val="BodyText"/>
      </w:pPr>
      <w:r>
        <w:rPr>
          <w:b/>
          <w:bCs/>
        </w:rPr>
        <w:t xml:space="preserve">Definition 5 (Domain)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domain</w:t>
      </w:r>
      <w:r>
        <w:t xml:space="preserve"> </w:t>
      </w:r>
      <w:r>
        <w:t xml:space="preserve">[3]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elements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assigns values to.</w:t>
      </w:r>
    </w:p>
    <w:bookmarkEnd w:id="19"/>
    <w:bookmarkStart w:id="20" w:name="def-codomain"/>
    <w:p>
      <w:pPr>
        <w:pStyle w:val="BodyText"/>
      </w:pPr>
      <w:r>
        <w:rPr>
          <w:b/>
          <w:bCs/>
        </w:rPr>
        <w:t xml:space="preserve">Definition 6 (Codomain)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codomain</w:t>
      </w:r>
      <w:r>
        <w:t xml:space="preserve"> </w:t>
      </w:r>
      <w:r>
        <w:t xml:space="preserve">[4]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that its values are required to lie in.</w:t>
      </w:r>
    </w:p>
    <w:bookmarkEnd w:id="20"/>
    <w:bookmarkStart w:id="21" w:name="def-image"/>
    <w:p>
      <w:pPr>
        <w:pStyle w:val="BodyText"/>
      </w:pPr>
      <w:r>
        <w:rPr>
          <w:b/>
          <w:bCs/>
        </w:rPr>
        <w:t xml:space="preserve">Definition 7 (Image)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[5]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actually takes: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single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image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under</w:t>
      </w:r>
      <w:r>
        <w:t xml:space="preserve"> </w:t>
      </w:r>
      <m:oMath>
        <m:r>
          <m:t>f</m:t>
        </m:r>
      </m:oMath>
      <w:r>
        <w:t xml:space="preserve">.</w:t>
      </w:r>
    </w:p>
    <w:bookmarkEnd w:id="21"/>
    <w:bookmarkStart w:id="22" w:name="def-range"/>
    <w:p>
      <w:pPr>
        <w:pStyle w:val="BodyText"/>
      </w:pPr>
      <w:r>
        <w:rPr>
          <w:b/>
          <w:bCs/>
        </w:rPr>
        <w:t xml:space="preserve">Definition 8 (Range)</w:t>
      </w:r>
      <w:r>
        <w:t xml:space="preserve"> </w:t>
      </w:r>
      <w:r>
        <w:t xml:space="preserve">The word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has two conflicting meanings,</w:t>
      </w:r>
      <w:r>
        <w:t xml:space="preserve"> </w:t>
      </w:r>
      <w:r>
        <w:t xml:space="preserve">and sources use one or the other: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w:anchor="def-image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the set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of values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actually takes;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w:anchor="def-codomain">
        <w:r>
          <w:rPr>
            <w:rStyle w:val="Hyperlink"/>
          </w:rPr>
          <w:t xml:space="preserve">codomain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the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that its values are required to lie in.</w:t>
      </w:r>
    </w:p>
    <w:p>
      <w:pPr>
        <w:pStyle w:val="FirstParagraph"/>
      </w:pPr>
      <w:r>
        <w:t xml:space="preserve">To avoid the ambiguity, these notes write</w:t>
      </w:r>
      <w:r>
        <w:t xml:space="preserve"> </w:t>
      </w:r>
      <w:r>
        <w:t xml:space="preserve">“image”</w:t>
      </w:r>
      <w:r>
        <w:t xml:space="preserve"> </w:t>
      </w:r>
      <w:r>
        <w:t xml:space="preserve">or</w:t>
      </w:r>
      <w:r>
        <w:t xml:space="preserve"> </w:t>
      </w:r>
      <w:r>
        <w:t xml:space="preserve">“codomain”</w:t>
      </w:r>
      <w:r>
        <w:t xml:space="preserve"> </w:t>
      </w:r>
      <w:r>
        <w:t xml:space="preserve">instead,</w:t>
      </w:r>
      <w:r>
        <w:t xml:space="preserve"> </w:t>
      </w:r>
      <w:r>
        <w:t xml:space="preserve">and recommend that you do too</w:t>
      </w:r>
      <w:r>
        <w:t xml:space="preserve"> </w:t>
      </w:r>
      <w:r>
        <w:t xml:space="preserve">[6]</w:t>
      </w:r>
      <w:r>
        <w:t xml:space="preserve">.</w:t>
      </w:r>
    </w:p>
    <w:bookmarkEnd w:id="22"/>
    <w:bookmarkStart w:id="23" w:name="exm-range"/>
    <w:p>
      <w:pPr>
        <w:pStyle w:val="BodyText"/>
      </w:pPr>
      <w:r>
        <w:rPr>
          <w:b/>
          <w:bCs/>
        </w:rPr>
        <w:t xml:space="preserve">Example 5 (Two ranges of a squaring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“the range of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could mean the image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or the codomain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image is always a subset of the codomain,</w:t>
      </w:r>
      <w:r>
        <w:t xml:space="preserve"> </w:t>
      </w:r>
      <w:r>
        <w:t xml:space="preserve">because every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lies in the codomain.</w:t>
      </w:r>
    </w:p>
    <w:bookmarkEnd w:id="23"/>
    <w:bookmarkStart w:id="24" w:name="rem-image-range"/>
    <w:p>
      <w:pPr>
        <w:pStyle w:val="BodyText"/>
      </w:pPr>
      <w:r>
        <w:rPr>
          <w:i/>
          <w:iCs/>
        </w:rPr>
        <w:t xml:space="preserve">Remark 1</w:t>
      </w:r>
      <w:r>
        <w:t xml:space="preserve"> (Image and range). </w:t>
      </w:r>
      <w:r>
        <w:t xml:space="preserve">Many sources call the</w:t>
      </w:r>
      <w:r>
        <w:t xml:space="preserve"> </w:t>
      </w:r>
      <w:hyperlink w:anchor="def-image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the</w:t>
      </w:r>
      <w:r>
        <w:t xml:space="preserve"> </w:t>
      </w:r>
      <w:r>
        <w:t xml:space="preserve">“range”</w:t>
      </w:r>
      <w:r>
        <w:t xml:space="preserve">,</w:t>
      </w:r>
      <w:r>
        <w:t xml:space="preserve"> </w:t>
      </w:r>
      <w:r>
        <w:t xml:space="preserve">but others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</w:t>
      </w:r>
      <w:r>
        <w:t xml:space="preserve"> </w:t>
      </w:r>
      <w:hyperlink w:anchor="def-codomain">
        <w:r>
          <w:rPr>
            <w:rStyle w:val="Hyperlink"/>
          </w:rPr>
          <w:t xml:space="preserve">codomain</w:t>
        </w:r>
      </w:hyperlink>
      <w:r>
        <w:t xml:space="preserve">.</w:t>
      </w:r>
      <w:r>
        <w:t xml:space="preserve"> </w:t>
      </w:r>
      <w:hyperlink w:anchor="def-rang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gives the two meanings and the terms these notes use instead.</w:t>
      </w:r>
    </w:p>
    <w:bookmarkEnd w:id="24"/>
    <w:bookmarkStart w:id="25" w:name="exm-domain-codomain-image"/>
    <w:p>
      <w:pPr>
        <w:pStyle w:val="BodyText"/>
      </w:pPr>
      <w:r>
        <w:rPr>
          <w:b/>
          <w:bCs/>
        </w:rPr>
        <w:t xml:space="preserve">Example 6 (Domain, codomain, and image of the doubled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function">
        <w:r>
          <w:rPr>
            <w:rStyle w:val="Hyperlink"/>
          </w:rPr>
          <w:t xml:space="preserve">Example 1</w:t>
        </w:r>
      </w:hyperlink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the domain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codomain is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image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,</m:t>
            </m:r>
            <m:r>
              <m:t>12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image is a subset of the codomain,</w:t>
      </w:r>
      <w:r>
        <w:t xml:space="preserve"> </w:t>
      </w:r>
      <w:r>
        <w:t xml:space="preserve">and here a much smaller one:</w:t>
      </w:r>
      <w:r>
        <w:t xml:space="preserve"> </w:t>
      </w:r>
      <w:r>
        <w:t xml:space="preserve">most real numbers, such 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are not values of</w:t>
      </w:r>
      <w:r>
        <w:t xml:space="preserve"> </w:t>
      </w:r>
      <m:oMath>
        <m:r>
          <m:t>f</m:t>
        </m:r>
      </m:oMath>
      <w:r>
        <w:t xml:space="preserve">.</w:t>
      </w:r>
    </w:p>
    <w:bookmarkEnd w:id="25"/>
    <w:bookmarkStart w:id="26" w:name="def-graph"/>
    <w:p>
      <w:pPr>
        <w:pStyle w:val="BodyText"/>
      </w:pPr>
      <w:r>
        <w:rPr>
          <w:b/>
          <w:bCs/>
        </w:rPr>
        <w:t xml:space="preserve">Definition 9 (Graph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graph</w:t>
      </w:r>
      <w:r>
        <w:t xml:space="preserve"> </w:t>
      </w:r>
      <w:r>
        <w:t xml:space="preserve">[7]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16">
        <w:r>
          <w:rPr>
            <w:rStyle w:val="Hyperlink"/>
          </w:rPr>
          <w:t xml:space="preserve">ordered pairs</w:t>
        </w:r>
      </w:hyperlink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one for each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its domain: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bookmarkEnd w:id="26"/>
    <w:bookmarkStart w:id="27" w:name="exm-graph"/>
    <w:p>
      <w:pPr>
        <w:pStyle w:val="FirstParagraph"/>
      </w:pPr>
      <w:r>
        <w:rPr>
          <w:b/>
          <w:bCs/>
        </w:rPr>
        <w:t xml:space="preserve">Example 7 (The graph of a function on three 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 graph, because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 the domain of</w:t>
      </w:r>
      <w:r>
        <w:t xml:space="preserve"> </w:t>
      </w:r>
      <m:oMath>
        <m:r>
          <m:t>f</m:t>
        </m:r>
      </m:oMath>
      <w:r>
        <w:t xml:space="preserve">.</w:t>
      </w:r>
    </w:p>
    <w:bookmarkEnd w:id="27"/>
    <w:bookmarkStart w:id="28" w:name="rem-graph-real-function"/>
    <w:p>
      <w:pPr>
        <w:pStyle w:val="BodyText"/>
      </w:pPr>
      <w:r>
        <w:rPr>
          <w:i/>
          <w:iCs/>
        </w:rPr>
        <w:t xml:space="preserve">Remark 2</w:t>
      </w:r>
      <w:r>
        <w:t xml:space="preserve"> (The graph of a real function is a curve). </w:t>
      </w:r>
      <w:r>
        <w:t xml:space="preserve">For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graph is a curve in the plane,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 the horizontal axis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on the vertical axis.</w:t>
      </w:r>
    </w:p>
    <w:bookmarkEnd w:id="28"/>
    <w:bookmarkStart w:id="29" w:name="rem-function-as-set-of-pairs"/>
    <w:p>
      <w:pPr>
        <w:pStyle w:val="BodyText"/>
      </w:pPr>
      <w:r>
        <w:rPr>
          <w:i/>
          <w:iCs/>
        </w:rPr>
        <w:t xml:space="preserve">Remark 3</w:t>
      </w:r>
      <w:r>
        <w:t xml:space="preserve"> (What a function is fundamentally). </w:t>
      </w:r>
      <w:hyperlink w:anchor="def-funct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defines what a function</w:t>
      </w:r>
      <w:r>
        <w:t xml:space="preserve"> </w:t>
      </w:r>
      <w:r>
        <w:rPr>
          <w:i/>
          <w:iCs/>
        </w:rPr>
        <w:t xml:space="preserve">does</w:t>
      </w:r>
      <w:r>
        <w:t xml:space="preserve">: it assigns an output to each input.</w:t>
      </w:r>
      <w:r>
        <w:t xml:space="preserve"> </w:t>
      </w:r>
      <w:r>
        <w:t xml:space="preserve">In formal set theory, what a function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is described in terms of</w:t>
      </w:r>
      <w:r>
        <w:t xml:space="preserve"> </w:t>
      </w:r>
      <w:hyperlink r:id="rId16">
        <w:r>
          <w:rPr>
            <w:rStyle w:val="Hyperlink"/>
          </w:rPr>
          <w:t xml:space="preserve">ordered pairs</w:t>
        </w:r>
      </w:hyperlink>
      <w:r>
        <w:t xml:space="preserve"> </w:t>
      </w:r>
      <w:r>
        <w:t xml:space="preserve">and its graph (</w:t>
      </w:r>
      <w:hyperlink w:anchor="def-graph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w:r>
        <w:t xml:space="preserve">the set of pairs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Authors define a function formally in one of two ways: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As its graph</w:t>
      </w:r>
      <w:r>
        <w:t xml:space="preserve"> </w:t>
      </w:r>
      <w:r>
        <w:t xml:space="preserve">[8, Sec. 8], p. 30</w:t>
      </w:r>
      <w:r>
        <w:t xml:space="preserve">: a function is a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containing exactly one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where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 the statement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is notation for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f</m:t>
        </m:r>
      </m:oMath>
      <w:r>
        <w:t xml:space="preserve">. Under this convention,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specified alongside the graph in the declaration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As a triple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)</m:t>
        </m:r>
      </m:oMath>
      <w:r>
        <w:t xml:space="preserve">: the function consists of the domain</w:t>
      </w:r>
      <w:r>
        <w:t xml:space="preserve"> </w:t>
      </w:r>
      <m:oMath>
        <m:r>
          <m:t>A</m:t>
        </m:r>
      </m:oMath>
      <w:r>
        <w:t xml:space="preserve">, the codomain</w:t>
      </w:r>
      <w:r>
        <w:t xml:space="preserve"> </w:t>
      </w:r>
      <m:oMath>
        <m:r>
          <m:t>B</m:t>
        </m:r>
      </m:oMath>
      <w:r>
        <w:t xml:space="preserve">, and the graph</w:t>
      </w:r>
      <w:r>
        <w:t xml:space="preserve"> </w:t>
      </w:r>
      <m:oMath>
        <m:r>
          <m:t>G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 This explicit packaging retains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part of the function itself, distinguishing functions that have the same graph but different codomains (such as a function mapping into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versus into integers).</w:t>
      </w:r>
    </w:p>
    <w:p>
      <w:pPr>
        <w:pStyle w:val="FirstParagraph"/>
      </w:pPr>
      <w:r>
        <w:t xml:space="preserve">For example, the die-doubling function in</w:t>
      </w:r>
      <w:r>
        <w:t xml:space="preserve"> </w:t>
      </w:r>
      <w:hyperlink w:anchor="exm-funct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the graph of six ordered pairs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5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,</m:t>
            </m:r>
            <m:r>
              <m:t>12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This distinction clarifies what a function is and is not: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Not an algebraic formula:</w:t>
      </w:r>
      <w:r>
        <w:t xml:space="preserve"> </w:t>
      </w:r>
      <w:r>
        <w:t xml:space="preserve">A function is not fundamentally an equation or algebraic expression. While many functions are specified by a formula (such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), many others cannot be written in closed form (such as empirical measurements or a lookup table), yet every function has a well-defined set of input-output pairs.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Not a curve:</w:t>
      </w:r>
      <w:r>
        <w:t xml:space="preserve"> </w:t>
      </w:r>
      <w:r>
        <w:t xml:space="preserve">A curve or plot is a geometric visualization of a function whose domain and codomain are subsets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but functions can map between arbitrary sets (such as sets of words, matrices, or probability distributions).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Sets of pairs with unique first entries:</w:t>
      </w:r>
      <w:r>
        <w:t xml:space="preserve"> </w:t>
      </w:r>
      <w:r>
        <w:t xml:space="preserve">Any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in which no two distinct pairs share the same first element defines a function from the set of those first elements to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FirstParagraph"/>
      </w:pPr>
      <w:r>
        <w:t xml:space="preserve">In computer science, viewing a function as a set of key-value pairs corresponds directly to a</w:t>
      </w:r>
      <w:r>
        <w:t xml:space="preserve"> </w:t>
      </w:r>
      <w:r>
        <w:rPr>
          <w:b/>
          <w:bCs/>
        </w:rPr>
        <w:t xml:space="preserve">dictionary</w:t>
      </w:r>
      <w:r>
        <w:t xml:space="preserve">,</w:t>
      </w:r>
      <w:r>
        <w:t xml:space="preserve"> </w:t>
      </w:r>
      <w:r>
        <w:rPr>
          <w:b/>
          <w:bCs/>
        </w:rPr>
        <w:t xml:space="preserve">lookup table</w:t>
      </w:r>
      <w:r>
        <w:t xml:space="preserve">, or</w:t>
      </w:r>
      <w:r>
        <w:t xml:space="preserve"> </w:t>
      </w:r>
      <w:r>
        <w:rPr>
          <w:b/>
          <w:bCs/>
        </w:rPr>
        <w:t xml:space="preserve">hash map</w:t>
      </w:r>
      <w:r>
        <w:t xml:space="preserve">.</w:t>
      </w:r>
      <w:r>
        <w:t xml:space="preserve"> </w:t>
      </w:r>
      <w:r>
        <w:t xml:space="preserve">Evaluating an expression computes outputs on demand;</w:t>
      </w:r>
      <w:r>
        <w:t xml:space="preserve"> </w:t>
      </w:r>
      <w:r>
        <w:t xml:space="preserve">caching computed outputs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on demand to return on future calls without recomputing is known as</w:t>
      </w:r>
      <w:r>
        <w:t xml:space="preserve"> </w:t>
      </w:r>
      <w:r>
        <w:rPr>
          <w:b/>
          <w:bCs/>
        </w:rPr>
        <w:t xml:space="preserve">memoization</w:t>
      </w:r>
      <w:r>
        <w:t xml:space="preserve">.</w:t>
      </w:r>
    </w:p>
    <w:bookmarkEnd w:id="29"/>
    <w:bookmarkStart w:id="30" w:name="def-composition"/>
    <w:p>
      <w:pPr>
        <w:pStyle w:val="BodyText"/>
      </w:pPr>
      <w:r>
        <w:rPr>
          <w:b/>
          <w:bCs/>
        </w:rPr>
        <w:t xml:space="preserve">Definition 10 (Composition)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be</w:t>
      </w:r>
      <w:r>
        <w:t xml:space="preserve"> </w:t>
      </w:r>
      <w:hyperlink w:anchor="def-function">
        <w:r>
          <w:rPr>
            <w:rStyle w:val="Hyperlink"/>
          </w:rPr>
          <w:t xml:space="preserve">functions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composition</w:t>
      </w:r>
      <w:r>
        <w:t xml:space="preserve"> </w:t>
      </w:r>
      <w:r>
        <w:t xml:space="preserve">[9]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∘</m:t>
          </m:r>
          <m: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each </m:t>
          </m:r>
          <m:r>
            <m:t>a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30"/>
    <w:bookmarkStart w:id="31" w:name="def-inner-function"/>
    <w:p>
      <w:pPr>
        <w:pStyle w:val="FirstParagraph"/>
      </w:pPr>
      <w:r>
        <w:rPr>
          <w:b/>
          <w:bCs/>
        </w:rPr>
        <w:t xml:space="preserve">Definition 11 (Inner function)</w:t>
      </w:r>
      <w:r>
        <w:t xml:space="preserve"> </w:t>
      </w:r>
      <w:r>
        <w:t xml:space="preserve">In a composition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(</w:t>
      </w:r>
      <w:hyperlink w:anchor="def-composition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inner function</w:t>
      </w:r>
      <w:r>
        <w:t xml:space="preserve">, applied first.</w:t>
      </w:r>
    </w:p>
    <w:bookmarkEnd w:id="31"/>
    <w:bookmarkStart w:id="32" w:name="def-outer-function"/>
    <w:p>
      <w:pPr>
        <w:pStyle w:val="BodyText"/>
      </w:pPr>
      <w:r>
        <w:rPr>
          <w:b/>
          <w:bCs/>
        </w:rPr>
        <w:t xml:space="preserve">Definition 12 (Outer function)</w:t>
      </w:r>
      <w:r>
        <w:t xml:space="preserve"> </w:t>
      </w:r>
      <w:r>
        <w:t xml:space="preserve">In a composition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(</w:t>
      </w:r>
      <w:hyperlink w:anchor="def-composition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outer function</w:t>
      </w:r>
      <w:r>
        <w:t xml:space="preserve">, applied to the result.</w:t>
      </w:r>
    </w:p>
    <w:bookmarkEnd w:id="32"/>
    <w:bookmarkStart w:id="33" w:name="exm-composition"/>
    <w:p>
      <w:pPr>
        <w:pStyle w:val="BodyText"/>
      </w:pPr>
      <w:r>
        <w:rPr>
          <w:b/>
          <w:bCs/>
        </w:rPr>
        <w:t xml:space="preserve">Example 8 (The order of composition matters)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∘</m:t>
              </m:r>
              <m:r>
                <m:t>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t>g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outer function.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∘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now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outer function.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9</m:t>
        </m:r>
        <m:r>
          <m:rPr>
            <m:sty m:val="p"/>
          </m:rPr>
          <m:t>≠</m:t>
        </m:r>
        <m:r>
          <m:t>5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are different functions.</w:t>
      </w:r>
    </w:p>
    <w:bookmarkEnd w:id="33"/>
    <w:bookmarkStart w:id="34" w:name="def-inverse-function"/>
    <w:p>
      <w:pPr>
        <w:pStyle w:val="BodyText"/>
      </w:pPr>
      <w:r>
        <w:rPr>
          <w:b/>
          <w:bCs/>
        </w:rPr>
        <w:t xml:space="preserve">Definition 13 (Inverse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inverse function</w:t>
      </w:r>
      <w:r>
        <w:t xml:space="preserve"> </w:t>
      </w:r>
      <w:r>
        <w:t xml:space="preserve">[10]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if both</w:t>
      </w:r>
    </w:p>
    <w:p>
      <w:pPr>
        <w:pStyle w:val="Compact"/>
        <w:numPr>
          <w:ilvl w:val="0"/>
          <w:numId w:val="1006"/>
        </w:numPr>
      </w:pPr>
      <m:oMath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and</w:t>
      </w:r>
    </w:p>
    <w:p>
      <w:pPr>
        <w:pStyle w:val="Compact"/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FirstParagraph"/>
      </w:pPr>
      <w:r>
        <w:t xml:space="preserve">A function that has an inverse function 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.</w:t>
      </w:r>
    </w:p>
    <w:bookmarkEnd w:id="34"/>
    <w:bookmarkStart w:id="35" w:name="rem-inverse-not-reciprocal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not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f</m:t>
        </m:r>
      </m:oMath>
      <w:r>
        <w:t xml:space="preserve">). </w:t>
      </w:r>
      <w:r>
        <w:t xml:space="preserve">The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does not mean a reciprocal: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input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maps to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.</w:t>
      </w:r>
    </w:p>
    <w:bookmarkEnd w:id="35"/>
    <w:bookmarkStart w:id="36" w:name="exm-inverse-function"/>
    <w:p>
      <w:pPr>
        <w:pStyle w:val="BodyText"/>
      </w:pPr>
      <w:r>
        <w:rPr>
          <w:b/>
          <w:bCs/>
        </w:rPr>
        <w:t xml:space="preserve">Example 9 (An invertible function,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Its inverse function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7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an inverse function would need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to equal both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not invertible.</w:t>
      </w:r>
    </w:p>
    <w:bookmarkEnd w:id="36"/>
    <w:bookmarkStart w:id="38" w:name="def-elementwise-function"/>
    <w:p>
      <w:pPr>
        <w:pStyle w:val="FirstParagraph"/>
      </w:pPr>
      <w:r>
        <w:rPr>
          <w:b/>
          <w:bCs/>
        </w:rPr>
        <w:t xml:space="preserve">Definition 14 (Elementwise application of a function to a vector)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 function (</w:t>
      </w:r>
      <w:hyperlink w:anchor="def-function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$\mathord{\smash[b]{\underset{\raise.3ex\hbox{$\scriptstyle\sim$}}{x}}\vphantom{x}}= {\mathopen{}\left(x_1, x_2, \ldots, x_n\right)\mathclose{}}^{\top}$</w:t>
      </w:r>
      <w:r>
        <w:t xml:space="preserve"> </w:t>
      </w:r>
      <w:r>
        <w:t xml:space="preserve">be a vector whose entries all lie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elementwise application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w:r>
        <w:t xml:space="preserve">$f^{\odot}(\mathord{\smash[b]{\underset{\raise.3ex\hbox{$\scriptstyle\sim$}}{x}}\vphantom{x}})$</w:t>
      </w:r>
      <w:r>
        <w:t xml:space="preserve">,</w:t>
      </w:r>
      <w:r>
        <w:t xml:space="preserve"> </w:t>
      </w:r>
      <w:r>
        <w:t xml:space="preserve">is the vector 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entries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:</w:t>
      </w:r>
    </w:p>
    <w:p>
      <w:pPr>
        <w:pStyle w:val="BodyText"/>
      </w:pPr>
      <w:r>
        <w:t xml:space="preserve">$$
    f^{\odot}(\mathord{\smash[b]{\underset{\raise.3ex\hbox{$\scriptstyle\sim$}}{x}}\vphantom{x}}) = {\mathopen{}\left(f(x_1), f(x_2), \ldots, f(x_n)\right)\mathclose{}}^{\top}.
    $$</w:t>
      </w:r>
    </w:p>
    <w:p>
      <w:pPr>
        <w:pStyle w:val="FirstParagraph"/>
      </w:pPr>
      <w:r>
        <w:t xml:space="preserve">It is a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:</m:t>
        </m:r>
        <m:sSup>
          <m:e>
            <m:r>
              <m:t>A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sSup>
          <m:e>
            <m:r>
              <m:t>B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</m:oMath>
      <w:r>
        <w:t xml:space="preserve">-fold Cartesian product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 itself (</w:t>
      </w:r>
      <w:hyperlink r:id="rId37">
        <w:r>
          <w:rPr>
            <w:rStyle w:val="Hyperlink"/>
          </w:rPr>
          <w:t xml:space="preserve">definition</w:t>
        </w:r>
      </w:hyperlink>
      <w:r>
        <w:t xml:space="preserve">).</w:t>
      </w:r>
    </w:p>
    <w:bookmarkEnd w:id="38"/>
    <w:bookmarkStart w:id="39" w:name="exm-elementwise-function"/>
    <w:p>
      <w:pPr>
        <w:pStyle w:val="BodyText"/>
      </w:pPr>
      <w:r>
        <w:rPr>
          <w:b/>
          <w:bCs/>
        </w:rPr>
        <w:t xml:space="preserve">Example 10 (The exponential and logistic functions applied to a vector)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{\mathopen{}\left(-1, 0, 2\right)\mathclose{}}^{\top}$</w:t>
      </w:r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 the logistic function</w:t>
      </w:r>
      <w:r>
        <w:t xml:space="preserve"> </w:t>
      </w:r>
      <m:oMath>
        <m:r>
          <m:rPr>
            <m:sty m:val="p"/>
          </m:rPr>
          <m:t>expit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t</m:t>
                </m:r>
              </m:sup>
            </m:sSup>
          </m:den>
        </m:f>
      </m:oMath>
      <w:r>
        <w:t xml:space="preserve">,</w:t>
      </w:r>
    </w:p>
    <w:p>
      <w:pPr>
        <w:pStyle w:val="BodyText"/>
      </w:pPr>
      <w:r>
        <w:t xml:space="preserve">$$
    \begin{aligned}
    \operatorname{exp}^{\odot}(\mathord{\smash[b]{\underset{\raise.3ex\hbox{$\scriptstyle\sim$}}{x}}\vphantom{x}}) &amp;= {\mathopen{}\left(e^{-1}, e^{0}, e^{2}\right)\mathclose{}}^{\top}, \\
    \operatorname{expit}^{\odot}(\mathord{\smash[b]{\underset{\raise.3ex\hbox{$\scriptstyle\sim$}}{x}}\vphantom{x}}) &amp;= {\mathopen{}\left(\operatorname{expit}(-1), \operatorname{expit}(0), \operatorname{expit}(2)\right)\mathclose{}}^{\top}.
    \end{aligned}
    $$</w:t>
      </w:r>
    </w:p>
    <w:p>
      <w:pPr>
        <w:pStyle w:val="FirstParagraph"/>
      </w:pPr>
      <w:r>
        <w:t xml:space="preserve">The code evaluates both, using R’s</w:t>
      </w:r>
      <w:r>
        <w:t xml:space="preserve"> </w:t>
      </w:r>
      <w:r>
        <w:rPr>
          <w:rStyle w:val="VerbatimChar"/>
        </w:rPr>
        <w:t xml:space="preserve">exp()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,</w:t>
      </w:r>
      <w:r>
        <w:t xml:space="preserve"> </w:t>
      </w:r>
      <w:r>
        <w:t xml:space="preserve">which apply to a vector entry by entry.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expit_x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exp_x</w:t>
      </w:r>
      <w:r>
        <w:br/>
      </w:r>
      <w:r>
        <w:rPr>
          <w:rStyle w:val="CommentTok"/>
        </w:rPr>
        <w:t xml:space="preserve">#&gt; [1] 0.3678794 1.0000000 7.3890561</w:t>
      </w:r>
      <w:r>
        <w:br/>
      </w:r>
      <w:r>
        <w:rPr>
          <w:rStyle w:val="NormalTok"/>
        </w:rPr>
        <w:t xml:space="preserve">expit_x</w:t>
      </w:r>
      <w:r>
        <w:br/>
      </w:r>
      <w:r>
        <w:rPr>
          <w:rStyle w:val="CommentTok"/>
        </w:rPr>
        <w:t xml:space="preserve">#&gt; [1] 0.2689414 0.5000000 0.8807971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$\operatorname{exp}^{\odot}(\mathord{\smash[b]{\underset{\raise.3ex\hbox{$\scriptstyle\sim$}}{x}}\vphantom{x}}) \approx$</w:t>
      </w:r>
      <w:r>
        <w:t xml:space="preserve"> </w:t>
      </w:r>
      <w:r>
        <w:t xml:space="preserve">(0.3679, 1, 7.3891)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$\operatorname{expit}^{\odot}(\mathord{\smash[b]{\underset{\raise.3ex\hbox{$\scriptstyle\sim$}}{x}}\vphantom{x}}) \approx$</w:t>
      </w:r>
      <w:r>
        <w:t xml:space="preserve"> </w:t>
      </w:r>
      <w:r>
        <w:t xml:space="preserve">(0.2689, 0.5, 0.8808).</w:t>
      </w:r>
      <w:r>
        <w:t xml:space="preserve"> </w:t>
      </w:r>
      <w:r>
        <w:t xml:space="preserve">Each entry of the output depends only on the entry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in the same position.</w:t>
      </w:r>
    </w:p>
    <w:bookmarkEnd w:id="39"/>
    <w:bookmarkStart w:id="41" w:name="rem-elementwise-function-notation"/>
    <w:p>
      <w:pPr>
        <w:pStyle w:val="BodyText"/>
      </w:pPr>
      <w:r>
        <w:rPr>
          <w:i/>
          <w:iCs/>
        </w:rPr>
        <w:t xml:space="preserve">Remark 5</w:t>
      </w:r>
      <w:r>
        <w:t xml:space="preserve"> (Notation and software for elementwise application). </w:t>
      </w:r>
    </w:p>
    <w:p>
      <w:pPr>
        <w:pStyle w:val="Compact"/>
        <w:numPr>
          <w:ilvl w:val="0"/>
          <w:numId w:val="1008"/>
        </w:numPr>
      </w:pPr>
      <w:r>
        <w:t xml:space="preserve">The superscript</w:t>
      </w:r>
      <w:r>
        <w:t xml:space="preserve"> </w:t>
      </w:r>
      <m:oMath>
        <m:r>
          <m:rPr>
            <m:sty m:val="p"/>
          </m:rPr>
          <m:t>⊙</m:t>
        </m:r>
      </m:oMath>
      <w:r>
        <w:t xml:space="preserve"> </w:t>
      </w:r>
      <w:r>
        <w:t xml:space="preserve">keeps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 </w:t>
      </w:r>
      <w:r>
        <w:t xml:space="preserve">apart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Where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a whole vector as its argument,</w:t>
      </w:r>
      <w:r>
        <w:t xml:space="preserve"> </w:t>
      </w:r>
      <w:r>
        <w:t xml:space="preserve">as in the multivariable calculus of</w:t>
      </w:r>
      <w:r>
        <w:t xml:space="preserve"> </w:t>
      </w:r>
      <w:hyperlink r:id="rId40">
        <w:r>
          <w:rPr>
            <w:rStyle w:val="Hyperlink"/>
          </w:rPr>
          <w:t xml:space="preserve">vector calculus</w:t>
        </w:r>
      </w:hyperlink>
      <w:r>
        <w:t xml:space="preserve">,</w:t>
      </w:r>
      <w:r>
        <w:t xml:space="preserve"> </w:t>
      </w:r>
      <w:r>
        <w:t xml:space="preserve">$f(\mathord{\smash[b]{\underset{\raise.3ex\hbox{$\scriptstyle\sim$}}{x}}\vphantom{x}})$</w:t>
      </w:r>
      <w:r>
        <w:t xml:space="preserve"> </w:t>
      </w:r>
      <w:r>
        <w:t xml:space="preserve">means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evaluated at the vector,</w:t>
      </w:r>
      <w:r>
        <w:t xml:space="preserve"> </w:t>
      </w:r>
      <w:r>
        <w:t xml:space="preserve">which is generally not the vector of its values at the entries.</w:t>
      </w:r>
    </w:p>
    <w:p>
      <w:pPr>
        <w:pStyle w:val="Compact"/>
        <w:numPr>
          <w:ilvl w:val="0"/>
          <w:numId w:val="1008"/>
        </w:numPr>
      </w:pP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parameters, as in</w:t>
      </w:r>
      <w:r>
        <w:t xml:space="preserve"> </w:t>
      </w:r>
      <w:r>
        <w:t xml:space="preserve">$f_{\mathord{\smash[b]{\underset{\raise.3ex\hbox{$\scriptstyle\sim$}}{\beta}}\vphantom{\beta}}}$</w:t>
      </w:r>
      <w:r>
        <w:t xml:space="preserve">,</w:t>
      </w:r>
      <w:r>
        <w:t xml:space="preserve"> </w:t>
      </w:r>
      <w:r>
        <w:t xml:space="preserve">the same parameters are used at every entry.</w:t>
      </w:r>
    </w:p>
    <w:p>
      <w:pPr>
        <w:pStyle w:val="Compact"/>
        <w:numPr>
          <w:ilvl w:val="0"/>
          <w:numId w:val="1008"/>
        </w:numPr>
      </w:pPr>
      <w:r>
        <w:t xml:space="preserve">Software usually applies a scalar function to a vector this way,</w:t>
      </w:r>
      <w:r>
        <w:t xml:space="preserve"> </w:t>
      </w:r>
      <w:r>
        <w:t xml:space="preserve">without a special symbol:</w:t>
      </w:r>
      <w:r>
        <w:t xml:space="preserve"> </w:t>
      </w:r>
      <w:r>
        <w:t xml:space="preserve">R and NumPy evaluate</w:t>
      </w:r>
      <w:r>
        <w:t xml:space="preserve"> </w:t>
      </w:r>
      <w:r>
        <w:rPr>
          <w:rStyle w:val="VerbatimChar"/>
        </w:rPr>
        <w:t xml:space="preserve">exp(x)</w:t>
      </w:r>
      <w:r>
        <w:t xml:space="preserve"> </w:t>
      </w:r>
      <w:r>
        <w:t xml:space="preserve">entry by entry.</w:t>
      </w:r>
      <w:r>
        <w:t xml:space="preserve"> </w:t>
      </w:r>
      <w:r>
        <w:t xml:space="preserve">The matrix exponential of a square matrix is a different function from</w:t>
      </w:r>
      <w:r>
        <w:t xml:space="preserve"> </w:t>
      </w:r>
      <m:oMath>
        <m:sSup>
          <m:e>
            <m:r>
              <m:rPr>
                <m:sty m:val="p"/>
              </m:rPr>
              <m:t>exp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.</w:t>
      </w:r>
    </w:p>
    <w:bookmarkEnd w:id="41"/>
    <w:bookmarkStart w:id="42" w:name="def-operator"/>
    <w:p>
      <w:pPr>
        <w:pStyle w:val="FirstParagraph"/>
      </w:pPr>
      <w:r>
        <w:rPr>
          <w:b/>
          <w:bCs/>
        </w:rPr>
        <w:t xml:space="preserve">Definition 15 (Operator)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operator</w:t>
      </w:r>
      <w:r>
        <w:t xml:space="preserve"> </w:t>
      </w:r>
      <w:r>
        <w:t xml:space="preserve">[11]</w:t>
      </w:r>
      <w:r>
        <w:t xml:space="preserve"> </w:t>
      </w:r>
      <w:r>
        <w:t xml:space="preserve">is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whose</w:t>
      </w:r>
      <w:r>
        <w:t xml:space="preserve"> </w:t>
      </w:r>
      <w:hyperlink w:anchor="def-argument">
        <w:r>
          <w:rPr>
            <w:rStyle w:val="Hyperlink"/>
          </w:rPr>
          <w:t xml:space="preserve">arguments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value">
        <w:r>
          <w:rPr>
            <w:rStyle w:val="Hyperlink"/>
          </w:rPr>
          <w:t xml:space="preserve">values</w:t>
        </w:r>
      </w:hyperlink>
      <w:r>
        <w:t xml:space="preserve"> </w:t>
      </w:r>
      <w:r>
        <w:t xml:space="preserve">are both functions or both vectors.</w:t>
      </w:r>
    </w:p>
    <w:bookmarkEnd w:id="42"/>
    <w:bookmarkStart w:id="43" w:name="exm-operator"/>
    <w:p>
      <w:pPr>
        <w:pStyle w:val="BodyText"/>
      </w:pPr>
      <w:r>
        <w:rPr>
          <w:b/>
          <w:bCs/>
        </w:rPr>
        <w:t xml:space="preserve">Example 11 (The derivative as an operator)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send each differentiable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 its derivative function</w:t>
      </w:r>
      <w:r>
        <w:t xml:space="preserve"> </w:t>
      </w:r>
      <m:oMath>
        <m:r>
          <m:t>D</m:t>
        </m:r>
        <m:r>
          <m:t>f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an operator, because its arguments and its values are functions.</w:t>
      </w:r>
      <w:r>
        <w:t xml:space="preserve"> </w:t>
      </w:r>
      <w:r>
        <w:t xml:space="preserve">For example,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sends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 the function</w:t>
      </w:r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43"/>
    <w:bookmarkStart w:id="45" w:name="rem-operator"/>
    <w:p>
      <w:pPr>
        <w:pStyle w:val="BodyText"/>
      </w:pPr>
      <w:r>
        <w:rPr>
          <w:i/>
          <w:iCs/>
        </w:rPr>
        <w:t xml:space="preserve">Remark 6</w:t>
      </w:r>
      <w:r>
        <w:t xml:space="preserve"> (Other uses of</w:t>
      </w:r>
      <w:r>
        <w:t xml:space="preserve"> </w:t>
      </w:r>
      <w:r>
        <w:t xml:space="preserve">“operator”</w:t>
      </w:r>
      <w:r>
        <w:t xml:space="preserve">). </w:t>
      </w:r>
      <w:r>
        <w:t xml:space="preserve">Some authors call every function an operator,</w:t>
      </w:r>
      <w:r>
        <w:t xml:space="preserve"> </w:t>
      </w:r>
      <w:r>
        <w:t xml:space="preserve">and others reserve the word for functions whose domain and codomain are the same set,</w:t>
      </w:r>
      <w:r>
        <w:t xml:space="preserve"> </w:t>
      </w:r>
      <w:r>
        <w:t xml:space="preserve">as in the</w:t>
      </w:r>
      <w:r>
        <w:t xml:space="preserve"> </w:t>
      </w:r>
      <w:hyperlink r:id="rId44">
        <w:r>
          <w:rPr>
            <w:rStyle w:val="Hyperlink"/>
          </w:rPr>
          <w:t xml:space="preserve">linear operator</w:t>
        </w:r>
      </w:hyperlink>
      <w:r>
        <w:t xml:space="preserve">.</w:t>
      </w:r>
    </w:p>
    <w:bookmarkEnd w:id="45"/>
    <w:bookmarkStart w:id="46" w:name="def-functional"/>
    <w:p>
      <w:pPr>
        <w:pStyle w:val="BodyText"/>
      </w:pPr>
      <w:r>
        <w:rPr>
          <w:b/>
          <w:bCs/>
        </w:rPr>
        <w:t xml:space="preserve">Definition 16 (Functional)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functional</w:t>
      </w:r>
      <w:r>
        <w:t xml:space="preserve"> </w:t>
      </w:r>
      <w:r>
        <w:t xml:space="preserve">[12]</w:t>
      </w:r>
      <w:r>
        <w:t xml:space="preserve"> </w:t>
      </w:r>
      <w:r>
        <w:t xml:space="preserve">is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whose</w:t>
      </w:r>
      <w:r>
        <w:t xml:space="preserve"> </w:t>
      </w:r>
      <w:hyperlink w:anchor="def-argument">
        <w:r>
          <w:rPr>
            <w:rStyle w:val="Hyperlink"/>
          </w:rPr>
          <w:t xml:space="preserve">arguments</w:t>
        </w:r>
      </w:hyperlink>
      <w:r>
        <w:t xml:space="preserve"> </w:t>
      </w:r>
      <w:r>
        <w:t xml:space="preserve">are functions or vectors</w:t>
      </w:r>
      <w:r>
        <w:t xml:space="preserve"> </w:t>
      </w:r>
      <w:r>
        <w:t xml:space="preserve">and whose</w:t>
      </w:r>
      <w:r>
        <w:t xml:space="preserve"> </w:t>
      </w:r>
      <w:hyperlink w:anchor="def-value">
        <w:r>
          <w:rPr>
            <w:rStyle w:val="Hyperlink"/>
          </w:rPr>
          <w:t xml:space="preserve">values</w:t>
        </w:r>
      </w:hyperlink>
      <w:r>
        <w:t xml:space="preserve"> </w:t>
      </w:r>
      <w:r>
        <w:t xml:space="preserve">are real numbers.</w:t>
      </w:r>
    </w:p>
    <w:bookmarkEnd w:id="46"/>
    <w:bookmarkStart w:id="48" w:name="exm-functional"/>
    <w:p>
      <w:pPr>
        <w:pStyle w:val="BodyText"/>
      </w:pPr>
      <w:r>
        <w:rPr>
          <w:b/>
          <w:bCs/>
        </w:rPr>
        <w:t xml:space="preserve">Example 12 (Evaluation, integration and expectation as functionals)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Evaluation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sends each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 the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 definite integral sends each continuous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 value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</w:t>
      </w:r>
      <w:r>
        <w:t xml:space="preserve"> </w:t>
      </w:r>
      <w:hyperlink r:id="rId47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sends each random variable, which is a function,</w:t>
      </w:r>
      <w:r>
        <w:t xml:space="preserve"> </w:t>
      </w:r>
      <w:r>
        <w:t xml:space="preserve">to a real number, its population mean.</w:t>
      </w:r>
    </w:p>
    <w:p>
      <w:pPr>
        <w:pStyle w:val="Compact"/>
        <w:numPr>
          <w:ilvl w:val="0"/>
          <w:numId w:val="1009"/>
        </w:numPr>
      </w:pPr>
      <w:r>
        <w:t xml:space="preserve">Summing the entries sends each vector</w:t>
      </w:r>
      <w:r>
        <w:t xml:space="preserve"> </w:t>
      </w:r>
      <w:r>
        <w:t xml:space="preserve">$\mathord{\smash[b]{\underset{\raise.3ex\hbox{$\scriptstyle\sim$}}{x}}\vphantom{x}}\in \mathbb{R}^n$</w:t>
      </w:r>
      <w:r>
        <w:t xml:space="preserve"> </w:t>
      </w:r>
      <w:r>
        <w:t xml:space="preserve">to the number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Each takes a function or a vector as its argument and returns a number,</w:t>
      </w:r>
      <w:r>
        <w:t xml:space="preserve"> </w:t>
      </w:r>
      <w:r>
        <w:t xml:space="preserve">so each is a functional.</w:t>
      </w:r>
      <w:r>
        <w:t xml:space="preserve"> </w:t>
      </w:r>
      <w:r>
        <w:t xml:space="preserve">The derivative operator in</w:t>
      </w:r>
      <w:r>
        <w:t xml:space="preserve"> </w:t>
      </w:r>
      <w:hyperlink w:anchor="exm-operator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is not a functional,</w:t>
      </w:r>
      <w:r>
        <w:t xml:space="preserve"> </w:t>
      </w:r>
      <w:r>
        <w:t xml:space="preserve">because its values are functions, not numbers.</w:t>
      </w:r>
    </w:p>
    <w:bookmarkEnd w:id="48"/>
    <w:bookmarkStart w:id="50" w:name="def-sequence"/>
    <w:p>
      <w:pPr>
        <w:pStyle w:val="BodyText"/>
      </w:pPr>
      <w:r>
        <w:rPr>
          <w:b/>
          <w:bCs/>
        </w:rPr>
        <w:t xml:space="preserve">Definition 17 (Sequence)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sequence</w:t>
      </w:r>
      <w:r>
        <w:t xml:space="preserve"> </w:t>
      </w:r>
      <w:r>
        <w:t xml:space="preserve">in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[13]</w:t>
      </w:r>
      <w:r>
        <w:t xml:space="preserve"> </w:t>
      </w:r>
      <w:r>
        <w:t xml:space="preserve">is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a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→</m:t>
        </m:r>
        <m:r>
          <m:t>S</m:t>
        </m:r>
      </m:oMath>
      <w:r>
        <w:t xml:space="preserve"> </w:t>
      </w:r>
      <w:r>
        <w:t xml:space="preserve">from the</w:t>
      </w:r>
      <w:r>
        <w:t xml:space="preserve"> </w:t>
      </w:r>
      <w:hyperlink r:id="rId49">
        <w:r>
          <w:rPr>
            <w:rStyle w:val="Hyperlink"/>
          </w:rPr>
          <w:t xml:space="preserve">natural numbers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Its value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the sequence is written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50"/>
    <w:bookmarkStart w:id="51" w:name="def-sequence-term"/>
    <w:p>
      <w:pPr>
        <w:pStyle w:val="BodyText"/>
      </w:pPr>
      <w:r>
        <w:rPr>
          <w:b/>
          <w:bCs/>
        </w:rPr>
        <w:t xml:space="preserve">Definition 18 (Term of a sequence)</w:t>
      </w:r>
      <w:r>
        <w:t xml:space="preserve"> </w:t>
      </w:r>
      <w:r>
        <w:t xml:space="preserve">The value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sequence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sequence">
        <w:r>
          <w:rPr>
            <w:rStyle w:val="Hyperlink"/>
          </w:rPr>
          <w:t xml:space="preserve">Definition 17</w:t>
        </w:r>
      </w:hyperlink>
      <w:r>
        <w:t xml:space="preserve">) is called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term</w:t>
      </w:r>
      <w:r>
        <w:t xml:space="preserve">.</w:t>
      </w:r>
    </w:p>
    <w:bookmarkEnd w:id="51"/>
    <w:bookmarkStart w:id="52" w:name="exm-sequence"/>
    <w:p>
      <w:pPr>
        <w:pStyle w:val="BodyText"/>
      </w:pPr>
      <w:r>
        <w:rPr>
          <w:b/>
          <w:bCs/>
        </w:rPr>
        <w:t xml:space="preserve">Example 13 (Sequences)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the sequence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;</w:t>
      </w:r>
      <w:r>
        <w:t xml:space="preserve"> </w:t>
      </w:r>
      <w:r>
        <w:t xml:space="preserve">its third term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 sequence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  <w:r>
        <w:t xml:space="preserve"> </w:t>
      </w:r>
      <w:r>
        <w:t xml:space="preserve">a sequence can repeat values.</w:t>
      </w:r>
    </w:p>
    <w:p>
      <w:pPr>
        <w:pStyle w:val="Compact"/>
        <w:numPr>
          <w:ilvl w:val="0"/>
          <w:numId w:val="1010"/>
        </w:numPr>
      </w:pPr>
      <w:r>
        <w:t xml:space="preserve">The die rolls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form a finite sequence of length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As a set,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as a sequence, the order and the repeats matter.</w:t>
      </w:r>
    </w:p>
    <w:bookmarkEnd w:id="52"/>
    <w:bookmarkStart w:id="53" w:name="def-finite-sequence"/>
    <w:p>
      <w:pPr>
        <w:pStyle w:val="FirstParagraph"/>
      </w:pPr>
      <w:r>
        <w:rPr>
          <w:b/>
          <w:bCs/>
        </w:rPr>
        <w:t xml:space="preserve">Definition 19 (Finite sequence)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finite sequence</w:t>
      </w:r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function 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53"/>
    <w:bookmarkStart w:id="54" w:name="def-closed-under"/>
    <w:p>
      <w:pPr>
        <w:pStyle w:val="BodyText"/>
      </w:pPr>
      <w:r>
        <w:rPr>
          <w:b/>
          <w:bCs/>
        </w:rPr>
        <w:t xml:space="preserve">Definition 20 (Closed under an operation (closure))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closed under</w:t>
      </w:r>
      <w:r>
        <w:t xml:space="preserve"> </w:t>
      </w:r>
      <w:r>
        <w:t xml:space="preserve">[14]</w:t>
      </w:r>
      <w:r>
        <w:t xml:space="preserve"> </w:t>
      </w:r>
      <w:r>
        <w:t xml:space="preserve">an operation,</w:t>
      </w:r>
      <w:r>
        <w:t xml:space="preserve"> </w:t>
      </w:r>
      <w:r>
        <w:t xml:space="preserve">such as addition of numbers or union of sets,</w:t>
      </w:r>
      <w:r>
        <w:t xml:space="preserve"> </w:t>
      </w:r>
      <w:r>
        <w:t xml:space="preserve">if applying the operation to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always gives an element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property is called</w:t>
      </w:r>
      <w:r>
        <w:t xml:space="preserve"> </w:t>
      </w:r>
      <w:r>
        <w:rPr>
          <w:b/>
          <w:bCs/>
        </w:rPr>
        <w:t xml:space="preserve">closure</w:t>
      </w:r>
      <w:r>
        <w:t xml:space="preserve"> </w:t>
      </w:r>
      <w:r>
        <w:t xml:space="preserve">under the operation.</w:t>
      </w:r>
    </w:p>
    <w:bookmarkEnd w:id="54"/>
    <w:bookmarkStart w:id="60" w:name="exm-closed-under"/>
    <w:p>
      <w:pPr>
        <w:pStyle w:val="BodyText"/>
      </w:pPr>
      <w:r>
        <w:rPr>
          <w:b/>
          <w:bCs/>
        </w:rPr>
        <w:t xml:space="preserve">Example 14 (Closed and not closed)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w:r>
        <w:t xml:space="preserve">The</w:t>
      </w:r>
      <w:r>
        <w:t xml:space="preserve"> </w:t>
      </w:r>
      <w:hyperlink r:id="rId55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integers are closed under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is even, and</w:t>
      </w:r>
      <w:r>
        <w:t xml:space="preserve"> </w:t>
      </w:r>
      <m:oMath>
        <m:r>
          <m:t>2</m:t>
        </m:r>
        <m:r>
          <m:t>m</m:t>
        </m:r>
        <m:r>
          <m:rPr>
            <m:sty m:val="p"/>
          </m:rPr>
          <m:t>+</m:t>
        </m:r>
        <m:r>
          <m:t>2</m:t>
        </m:r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even for all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odd integers are not closed under addition: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are odd, but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 even.</w:t>
      </w:r>
    </w:p>
    <w:p>
      <w:pPr>
        <w:pStyle w:val="Compact"/>
        <w:numPr>
          <w:ilvl w:val="0"/>
          <w:numId w:val="1011"/>
        </w:numPr>
      </w:pPr>
      <w:r>
        <w:t xml:space="preserve">The</w:t>
      </w:r>
      <w:r>
        <w:t xml:space="preserve"> </w:t>
      </w:r>
      <w:hyperlink r:id="rId56">
        <w:r>
          <w:rPr>
            <w:rStyle w:val="Hyperlink"/>
          </w:rPr>
          <w:t xml:space="preserve">collection</w:t>
        </w:r>
      </w:hyperlink>
      <w:r>
        <w:t xml:space="preserve"> </w:t>
      </w:r>
      <w:r>
        <w:t xml:space="preserve">of all</w:t>
      </w:r>
      <w:r>
        <w:t xml:space="preserve"> </w:t>
      </w:r>
      <w:hyperlink r:id="rId57">
        <w:r>
          <w:rPr>
            <w:rStyle w:val="Hyperlink"/>
          </w:rPr>
          <w:t xml:space="preserve">subsets</w:t>
        </w:r>
      </w:hyperlink>
      <w:r>
        <w:t xml:space="preserve"> </w:t>
      </w:r>
      <w:r>
        <w:t xml:space="preserve">of a</w:t>
      </w:r>
      <w:r>
        <w:t xml:space="preserve"> </w:t>
      </w:r>
      <w:hyperlink r:id="rId58">
        <w:r>
          <w:rPr>
            <w:rStyle w:val="Hyperlink"/>
          </w:rPr>
          <w:t xml:space="preserve">set</w:t>
        </w:r>
      </w:hyperlink>
      <w:r>
        <w:t xml:space="preserve"> </w:t>
      </w:r>
      <m:oMath>
        <m:r>
          <m:t>S</m:t>
        </m:r>
      </m:oMath>
      <w:r>
        <w:t xml:space="preserve"> </w:t>
      </w:r>
      <w:r>
        <w:t xml:space="preserve">is closed under</w:t>
      </w:r>
      <w:r>
        <w:t xml:space="preserve"> </w:t>
      </w:r>
      <w:hyperlink r:id="rId59">
        <w:r>
          <w:rPr>
            <w:rStyle w:val="Hyperlink"/>
          </w:rPr>
          <w:t xml:space="preserve">union</w:t>
        </w:r>
      </w:hyperlink>
      <w:r>
        <w:t xml:space="preserve">:</w:t>
      </w:r>
      <w:r>
        <w:t xml:space="preserve"> </w:t>
      </w:r>
      <w:r>
        <w:t xml:space="preserve">the union of two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again a</w:t>
      </w:r>
      <w:r>
        <w:t xml:space="preserve"> </w:t>
      </w:r>
      <w:hyperlink r:id="rId57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.</w:t>
      </w:r>
    </w:p>
    <w:bookmarkEnd w:id="60"/>
    <w:bookmarkStart w:id="61" w:name="def-logistic-function"/>
    <w:p>
      <w:pPr>
        <w:pStyle w:val="FirstParagraph"/>
      </w:pPr>
      <w:r>
        <w:rPr>
          <w:b/>
          <w:bCs/>
        </w:rPr>
        <w:t xml:space="preserve">Definition 21 (Logistic function (also called the sigmoid or expit))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logistic function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sigmoid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expit</w:t>
      </w:r>
      <w:r>
        <w:t xml:space="preserve">, is</w:t>
      </w:r>
      <w:r>
        <w:t xml:space="preserve"> </w:t>
      </w:r>
      <w:r>
        <w:t xml:space="preserve">the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σ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[15]</w:t>
      </w:r>
    </w:p>
    <w:p>
      <w:pPr>
        <w:pStyle w:val="BodyText"/>
      </w:pPr>
      <m:oMathPara>
        <m:oMathParaPr>
          <m:jc m:val="center"/>
        </m:oMathParaPr>
        <m:oMath>
          <m:r>
            <m:t>σ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z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61"/>
    <w:bookmarkStart w:id="62" w:name="exm-logistic-function"/>
    <w:p>
      <w:pPr>
        <w:pStyle w:val="FirstParagraph"/>
      </w:pPr>
      <w:r>
        <w:rPr>
          <w:b/>
          <w:bCs/>
        </w:rPr>
        <w:t xml:space="preserve">Example 15 (Values of the logistic function)</w:t>
      </w:r>
      <w:r>
        <w:t xml:space="preserve"> </w:t>
      </w:r>
      <w:r>
        <w:t xml:space="preserve">The</w:t>
      </w:r>
      <w:r>
        <w:t xml:space="preserve"> </w:t>
      </w:r>
      <w:hyperlink w:anchor="def-logistic-function">
        <w:r>
          <w:rPr>
            <w:rStyle w:val="Hyperlink"/>
          </w:rPr>
          <w:t xml:space="preserve">logistic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these</w:t>
      </w:r>
      <w:r>
        <w:t xml:space="preserve"> </w:t>
      </w:r>
      <w:hyperlink w:anchor="def-value">
        <w:r>
          <w:rPr>
            <w:rStyle w:val="Hyperlink"/>
          </w:rPr>
          <w:t xml:space="preserve">values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sigmoid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z)))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z sigmoid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0.119</w:t>
      </w:r>
      <w:r>
        <w:br/>
      </w:r>
      <w:r>
        <w:rPr>
          <w:rStyle w:val="CommentTok"/>
        </w:rPr>
        <w:t xml:space="preserve">#&gt; 2     0   0.5  </w:t>
      </w:r>
      <w:r>
        <w:br/>
      </w:r>
      <w:r>
        <w:rPr>
          <w:rStyle w:val="CommentTok"/>
        </w:rPr>
        <w:t xml:space="preserve">#&gt; 3     2   0.881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value">
        <w:r>
          <w:rPr>
            <w:rStyle w:val="Hyperlink"/>
          </w:rPr>
          <w:t xml:space="preserve">value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t>0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The values at</w:t>
      </w:r>
      <w:r>
        <w:t xml:space="preserve"> </w:t>
      </w:r>
      <m:oMath>
        <m:r>
          <m:rPr>
            <m:sty m:val="p"/>
          </m:rPr>
          <m:t>±</m:t>
        </m:r>
        <m:r>
          <m:t>2</m:t>
        </m:r>
      </m:oMath>
      <w:r>
        <w:t xml:space="preserve"> </w:t>
      </w:r>
      <w:r>
        <w:t xml:space="preserve">add to 1; each lies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62"/>
    <w:bookmarkEnd w:id="63"/>
    <w:bookmarkStart w:id="80" w:name="countable-sets"/>
    <w:p>
      <w:pPr>
        <w:pStyle w:val="Heading2"/>
      </w:pPr>
      <w:r>
        <w:t xml:space="preserve">2 Countable sets</w:t>
      </w:r>
    </w:p>
    <w:bookmarkStart w:id="64" w:name="def-finite-set"/>
    <w:p>
      <w:pPr>
        <w:pStyle w:val="FirstParagraph"/>
      </w:pPr>
      <w:r>
        <w:rPr>
          <w:b/>
          <w:bCs/>
        </w:rPr>
        <w:t xml:space="preserve">Definition 22 (Finite 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[16]</w:t>
      </w:r>
      <w:r>
        <w:t xml:space="preserve"> </w:t>
      </w:r>
      <w:r>
        <w:t xml:space="preserve">if it is empty,</w:t>
      </w:r>
      <w:r>
        <w:t xml:space="preserve"> </w:t>
      </w:r>
      <w:r>
        <w:t xml:space="preserve">or if, for some natural number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its elements can be listed as a finite sequence (</w:t>
      </w:r>
      <w:hyperlink w:anchor="def-finite-sequence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which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exactly once.</w:t>
      </w:r>
    </w:p>
    <w:bookmarkEnd w:id="64"/>
    <w:bookmarkStart w:id="65" w:name="def-cardinality"/>
    <w:p>
      <w:pPr>
        <w:pStyle w:val="BodyText"/>
      </w:pPr>
      <w:r>
        <w:rPr>
          <w:b/>
          <w:bCs/>
        </w:rPr>
        <w:t xml:space="preserve">Definition 23 (Cardinality)</w:t>
      </w:r>
      <w:r>
        <w:t xml:space="preserve"> </w:t>
      </w:r>
      <w:r>
        <w:t xml:space="preserve">For a finite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finite-set">
        <w:r>
          <w:rPr>
            <w:rStyle w:val="Hyperlink"/>
          </w:rPr>
          <w:t xml:space="preserve">Definition 22</w:t>
        </w:r>
      </w:hyperlink>
      <w:r>
        <w:t xml:space="preserve">), the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such a list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cardinality</w:t>
      </w:r>
      <w:r>
        <w:t xml:space="preserve"> </w:t>
      </w:r>
      <w:r>
        <w:t xml:space="preserve">[17]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its number of elements,</w:t>
      </w:r>
      <w:r>
        <w:t xml:space="preserve"> </w:t>
      </w:r>
      <w:r>
        <w:t xml:space="preserve">written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the empty set has cardinality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5"/>
    <w:bookmarkStart w:id="68" w:name="rem-cardinality-bars"/>
    <w:p>
      <w:pPr>
        <w:pStyle w:val="BodyText"/>
      </w:pPr>
      <w:r>
        <w:rPr>
          <w:i/>
          <w:iCs/>
        </w:rPr>
        <w:t xml:space="preserve">Remark 7</w:t>
      </w:r>
      <w:r>
        <w:t xml:space="preserve"> (Two meanings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). </w:t>
      </w:r>
      <w:r>
        <w:t xml:space="preserve">Applied to a set, the bars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mean the cardinality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Applied to a number,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means its</w:t>
      </w:r>
      <w:r>
        <w:t xml:space="preserve"> </w:t>
      </w:r>
      <w:hyperlink r:id="rId66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or its</w:t>
      </w:r>
      <w:r>
        <w:t xml:space="preserve"> </w:t>
      </w:r>
      <w:hyperlink r:id="rId67">
        <w:r>
          <w:rPr>
            <w:rStyle w:val="Hyperlink"/>
          </w:rPr>
          <w:t xml:space="preserve">modulus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complex.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68"/>
    <w:bookmarkStart w:id="69" w:name="exm-finite-set"/>
    <w:p>
      <w:pPr>
        <w:pStyle w:val="BodyText"/>
      </w:pPr>
      <w:r>
        <w:rPr>
          <w:b/>
          <w:bCs/>
        </w:rPr>
        <w:t xml:space="preserve">Example 16 (Finite and infinite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a repeated listing does not count twice.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infinite:</w:t>
      </w:r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</m:oMath>
      <w:r>
        <w:t xml:space="preserve">, a list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natural numbers</w:t>
      </w:r>
      <w:r>
        <w:t xml:space="preserve"> </w:t>
      </w:r>
      <w:r>
        <w:t xml:space="preserve">misses the natural number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which is larger than every number in the list.</w:t>
      </w:r>
    </w:p>
    <w:bookmarkEnd w:id="69"/>
    <w:bookmarkStart w:id="70" w:name="def-infinite-set"/>
    <w:p>
      <w:pPr>
        <w:pStyle w:val="FirstParagraph"/>
      </w:pPr>
      <w:r>
        <w:rPr>
          <w:b/>
          <w:bCs/>
        </w:rPr>
        <w:t xml:space="preserve">Definition 24 (Infinite set)</w:t>
      </w:r>
      <w:r>
        <w:t xml:space="preserve"> </w:t>
      </w:r>
      <w:r>
        <w:t xml:space="preserve">A set that is not finite (</w:t>
      </w:r>
      <w:hyperlink w:anchor="def-finite-set">
        <w:r>
          <w:rPr>
            <w:rStyle w:val="Hyperlink"/>
          </w:rPr>
          <w:t xml:space="preserve">Definition 22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infinite</w:t>
      </w:r>
      <w:r>
        <w:t xml:space="preserve"> </w:t>
      </w:r>
      <w:r>
        <w:t xml:space="preserve">[18]</w:t>
      </w:r>
      <w:r>
        <w:t xml:space="preserve">.</w:t>
      </w:r>
    </w:p>
    <w:bookmarkEnd w:id="70"/>
    <w:bookmarkStart w:id="71" w:name="def-countable-set"/>
    <w:p>
      <w:pPr>
        <w:pStyle w:val="BodyText"/>
      </w:pPr>
      <w:r>
        <w:rPr>
          <w:b/>
          <w:bCs/>
        </w:rPr>
        <w:t xml:space="preserve">Definition 25 (Countable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countable</w:t>
      </w:r>
      <w:r>
        <w:t xml:space="preserve"> </w:t>
      </w:r>
      <w:r>
        <w:t xml:space="preserve">[19]</w:t>
      </w:r>
      <w:r>
        <w:t xml:space="preserve"> </w:t>
      </w:r>
      <w:r>
        <w:t xml:space="preserve">if it is finite (</w:t>
      </w:r>
      <w:hyperlink w:anchor="def-finite-set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or if its elements can be listed as a sequence (</w:t>
      </w:r>
      <w:hyperlink w:anchor="def-sequence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 which every element appears.</w:t>
      </w:r>
    </w:p>
    <w:bookmarkEnd w:id="71"/>
    <w:bookmarkStart w:id="72" w:name="def-countably-infinite"/>
    <w:p>
      <w:pPr>
        <w:pStyle w:val="BodyText"/>
      </w:pPr>
      <w:r>
        <w:rPr>
          <w:b/>
          <w:bCs/>
        </w:rPr>
        <w:t xml:space="preserve">Definition 26 (Countably infinite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countably infinite</w:t>
      </w:r>
      <w:r>
        <w:t xml:space="preserve"> </w:t>
      </w:r>
      <w:r>
        <w:t xml:space="preserve">if it is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 </w:t>
      </w:r>
      <w:r>
        <w:t xml:space="preserve">and not finite.</w:t>
      </w:r>
    </w:p>
    <w:bookmarkEnd w:id="72"/>
    <w:bookmarkStart w:id="75" w:name="exm-countable-set"/>
    <w:p>
      <w:pPr>
        <w:pStyle w:val="BodyText"/>
      </w:pPr>
      <w:r>
        <w:rPr>
          <w:b/>
          <w:bCs/>
        </w:rPr>
        <w:t xml:space="preserve">Example 17 (Countable and uncountable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countable, because it is finite.</w:t>
      </w:r>
    </w:p>
    <w:p>
      <w:pPr>
        <w:pStyle w:val="Compact"/>
        <w:numPr>
          <w:ilvl w:val="0"/>
          <w:numId w:val="1013"/>
        </w:numPr>
      </w:pPr>
      <w:r>
        <w:t xml:space="preserve">The</w:t>
      </w:r>
      <w:r>
        <w:t xml:space="preserve"> </w:t>
      </w:r>
      <w:hyperlink r:id="rId73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countably infinite: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them.</w:t>
      </w:r>
    </w:p>
    <w:p>
      <w:pPr>
        <w:pStyle w:val="Compact"/>
        <w:numPr>
          <w:ilvl w:val="0"/>
          <w:numId w:val="1013"/>
        </w:numPr>
      </w:pPr>
      <w:r>
        <w:t xml:space="preserve">The</w:t>
      </w:r>
      <w:r>
        <w:t xml:space="preserve"> </w:t>
      </w:r>
      <w:hyperlink r:id="rId74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countably infinite too: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every one of them.</w:t>
      </w:r>
    </w:p>
    <w:bookmarkEnd w:id="75"/>
    <w:bookmarkStart w:id="76" w:name="thm-interval-uncountable"/>
    <w:p>
      <w:pPr>
        <w:pStyle w:val="FirstParagraph"/>
      </w:pPr>
      <w:r>
        <w:rPr>
          <w:b/>
          <w:bCs/>
        </w:rPr>
        <w:t xml:space="preserve">Theorem 1 (The unit interval is not countable)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not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76"/>
    <w:bookmarkStart w:id="79" w:name="rem-cantor-diagonal"/>
    <w:p>
      <w:pPr>
        <w:pStyle w:val="BodyText"/>
      </w:pPr>
      <w:r>
        <w:rPr>
          <w:i/>
          <w:iCs/>
        </w:rPr>
        <w:t xml:space="preserve">Remark 8</w:t>
      </w:r>
      <w:r>
        <w:t xml:space="preserve"> (Cantor’s diagonal argument). </w:t>
      </w:r>
      <w:r>
        <w:t xml:space="preserve">The standard</w:t>
      </w:r>
      <w:r>
        <w:t xml:space="preserve"> </w:t>
      </w:r>
      <w:hyperlink r:id="rId77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is Cantor’s diagonal argument:</w:t>
      </w:r>
      <w:r>
        <w:t xml:space="preserve"> </w:t>
      </w:r>
      <w:r>
        <w:t xml:space="preserve">given any sequence of numbers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it builds a number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whose</w:t>
      </w:r>
      <w:r>
        <w:t xml:space="preserve"> </w:t>
      </w:r>
      <w:hyperlink r:id="rId78">
        <w:r>
          <w:rPr>
            <w:rStyle w:val="Hyperlink"/>
          </w:rPr>
          <w:t xml:space="preserve">decimal expansion</w:t>
        </w:r>
      </w:hyperlink>
      <w:r>
        <w:t xml:space="preserve"> </w:t>
      </w:r>
      <w:r>
        <w:t xml:space="preserve">differs from the</w:t>
      </w:r>
      <w:r>
        <w:t xml:space="preserve"> </w:t>
      </w:r>
      <m:oMath>
        <m:r>
          <m:t>n</m:t>
        </m:r>
      </m:oMath>
      <w:r>
        <w:t xml:space="preserve">th number’s in the</w:t>
      </w:r>
      <w:r>
        <w:t xml:space="preserve"> </w:t>
      </w:r>
      <m:oMath>
        <m:r>
          <m:t>n</m:t>
        </m:r>
      </m:oMath>
      <w:r>
        <w:t xml:space="preserve">th digit</w:t>
      </w:r>
      <w:r>
        <w:t xml:space="preserve"> </w:t>
      </w:r>
      <w:r>
        <w:t xml:space="preserve">(its</w:t>
      </w:r>
      <w:r>
        <w:t xml:space="preserve"> </w:t>
      </w:r>
      <m:oMath>
        <m:r>
          <m:t>n</m:t>
        </m:r>
      </m:oMath>
      <w:r>
        <w:t xml:space="preserve">th decimal place, one of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9</m:t>
        </m:r>
      </m:oMath>
      <w:r>
        <w:t xml:space="preserve">),</w:t>
      </w:r>
      <w:r>
        <w:t xml:space="preserve"> </w:t>
      </w:r>
      <w:r>
        <w:t xml:space="preserve">so the sequence misses it</w:t>
      </w:r>
      <w:r>
        <w:t xml:space="preserve"> </w:t>
      </w:r>
      <w:r>
        <w:t xml:space="preserve">[20]</w:t>
      </w:r>
      <w:r>
        <w:t xml:space="preserve">.</w:t>
      </w:r>
      <w:r>
        <w:t xml:space="preserve"> </w:t>
      </w:r>
      <w:r>
        <w:t xml:space="preserve">One way to choose the</w:t>
      </w:r>
      <w:r>
        <w:t xml:space="preserve"> </w:t>
      </w:r>
      <m:oMath>
        <m:r>
          <m:t>n</m:t>
        </m:r>
      </m:oMath>
      <w:r>
        <w:t xml:space="preserve">th digit is to use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unless the</w:t>
      </w:r>
      <w:r>
        <w:t xml:space="preserve"> </w:t>
      </w:r>
      <m:oMath>
        <m:r>
          <m:t>n</m:t>
        </m:r>
      </m:oMath>
      <w:r>
        <w:t xml:space="preserve">th number’s</w:t>
      </w:r>
      <w:r>
        <w:t xml:space="preserve"> </w:t>
      </w:r>
      <m:oMath>
        <m:r>
          <m:t>n</m:t>
        </m:r>
      </m:oMath>
      <w:r>
        <w:t xml:space="preserve">th digit is</w:t>
      </w:r>
      <w:r>
        <w:t xml:space="preserve"> </w:t>
      </w:r>
      <m:oMath>
        <m:r>
          <m:t>5</m:t>
        </m:r>
      </m:oMath>
      <w:r>
        <w:t xml:space="preserve">, in which case use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For example, if the sequence starts</w:t>
      </w:r>
      <w:r>
        <w:t xml:space="preserve"> </w:t>
      </w:r>
      <m:oMath>
        <m:r>
          <m:t>0.1234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0.3579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0.2468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diagonal digits 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,</w:t>
      </w:r>
      <w:r>
        <w:t xml:space="preserve"> </w:t>
      </w:r>
      <w:r>
        <w:t xml:space="preserve">so the new number starts</w:t>
      </w:r>
      <w:r>
        <w:t xml:space="preserve"> </w:t>
      </w:r>
      <m:oMath>
        <m:r>
          <m:t>0.545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which differs from the first number in the first digit,</w:t>
      </w:r>
      <w:r>
        <w:t xml:space="preserve"> </w:t>
      </w:r>
      <w:r>
        <w:t xml:space="preserve">from the second in the second digit,</w:t>
      </w:r>
      <w:r>
        <w:t xml:space="preserve"> </w:t>
      </w:r>
      <w:r>
        <w:t xml:space="preserve">and from the third in the third digit.</w:t>
      </w:r>
    </w:p>
    <w:bookmarkEnd w:id="79"/>
    <w:bookmarkEnd w:id="80"/>
    <w:bookmarkStart w:id="122" w:name="references"/>
    <w:p>
      <w:pPr>
        <w:pStyle w:val="Heading2"/>
      </w:pPr>
      <w:r>
        <w:t xml:space="preserve">References</w:t>
      </w:r>
    </w:p>
    <w:bookmarkStart w:id="121" w:name="refs"/>
    <w:bookmarkStart w:id="82" w:name="ref-wikipedia_function_mathema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“Function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1">
        <w:r>
          <w:rPr>
            <w:rStyle w:val="Hyperlink"/>
          </w:rPr>
          <w:t xml:space="preserve">https://en.wikipedia.org/wiki/Function_(mathematics)</w:t>
        </w:r>
      </w:hyperlink>
    </w:p>
    <w:bookmarkEnd w:id="82"/>
    <w:bookmarkStart w:id="84" w:name="ref-wikipedia_binary_rela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“Binary relation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https://en.wikipedia.org/wiki/Binary_relation</w:t>
        </w:r>
      </w:hyperlink>
    </w:p>
    <w:bookmarkEnd w:id="84"/>
    <w:bookmarkStart w:id="86" w:name="ref-wikipedia_domain_of_a_fun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“Domain of a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https://en.wikipedia.org/wiki/Domain_of_a_function</w:t>
        </w:r>
      </w:hyperlink>
    </w:p>
    <w:bookmarkEnd w:id="86"/>
    <w:bookmarkStart w:id="88" w:name="ref-wikipedia_codomai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“Codomain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https://en.wikipedia.org/wiki/Codomain</w:t>
        </w:r>
      </w:hyperlink>
    </w:p>
    <w:bookmarkEnd w:id="88"/>
    <w:bookmarkStart w:id="90" w:name="ref-wikipedia_image_mathematic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“Image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9">
        <w:r>
          <w:rPr>
            <w:rStyle w:val="Hyperlink"/>
          </w:rPr>
          <w:t xml:space="preserve">https://en.wikipedia.org/wiki/Image_(mathematics)</w:t>
        </w:r>
      </w:hyperlink>
    </w:p>
    <w:bookmarkEnd w:id="90"/>
    <w:bookmarkStart w:id="92" w:name="ref-wikipedia_range_of_a_func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“Range of a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1">
        <w:r>
          <w:rPr>
            <w:rStyle w:val="Hyperlink"/>
          </w:rPr>
          <w:t xml:space="preserve">https://en.wikipedia.org/wiki/Range_of_a_function</w:t>
        </w:r>
      </w:hyperlink>
    </w:p>
    <w:bookmarkEnd w:id="92"/>
    <w:bookmarkStart w:id="94" w:name="ref-wikipedia_graph_of_a_funct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“Graph of a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3">
        <w:r>
          <w:rPr>
            <w:rStyle w:val="Hyperlink"/>
          </w:rPr>
          <w:t xml:space="preserve">https://en.wikipedia.org/wiki/Graph_of_a_function</w:t>
        </w:r>
      </w:hyperlink>
    </w:p>
    <w:bookmarkEnd w:id="94"/>
    <w:bookmarkStart w:id="96" w:name="ref-halmos1974naiv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P. R. Halmos,</w:t>
      </w:r>
      <w:r>
        <w:t xml:space="preserve"> </w:t>
      </w:r>
      <w:r>
        <w:rPr>
          <w:i/>
          <w:iCs/>
        </w:rPr>
        <w:t xml:space="preserve">Naive set theory</w:t>
      </w:r>
      <w:r>
        <w:t xml:space="preserve">. in Undergraduate texts in mathematics. New York: Springer, 1974. doi:</w:t>
      </w:r>
      <w:r>
        <w:t xml:space="preserve"> </w:t>
      </w:r>
      <w:hyperlink r:id="rId95">
        <w:r>
          <w:rPr>
            <w:rStyle w:val="Hyperlink"/>
          </w:rPr>
          <w:t xml:space="preserve">10.1007/978-1-4757-1645-0</w:t>
        </w:r>
      </w:hyperlink>
      <w:r>
        <w:t xml:space="preserve">.</w:t>
      </w:r>
    </w:p>
    <w:bookmarkEnd w:id="96"/>
    <w:bookmarkStart w:id="98" w:name="ref-wikipedia_function_composi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“Function composition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https://en.wikipedia.org/wiki/Function_composition</w:t>
        </w:r>
      </w:hyperlink>
    </w:p>
    <w:bookmarkEnd w:id="98"/>
    <w:bookmarkStart w:id="100" w:name="ref-wikipedia_inverse_functi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“Inverse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9">
        <w:r>
          <w:rPr>
            <w:rStyle w:val="Hyperlink"/>
          </w:rPr>
          <w:t xml:space="preserve">https://en.wikipedia.org/wiki/Inverse_function</w:t>
        </w:r>
      </w:hyperlink>
    </w:p>
    <w:bookmarkEnd w:id="100"/>
    <w:bookmarkStart w:id="102" w:name="ref-wikipedia_operator_mathematic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“Operator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1">
        <w:r>
          <w:rPr>
            <w:rStyle w:val="Hyperlink"/>
          </w:rPr>
          <w:t xml:space="preserve">https://en.wikipedia.org/wiki/Operator_(mathematics)</w:t>
        </w:r>
      </w:hyperlink>
    </w:p>
    <w:bookmarkEnd w:id="102"/>
    <w:bookmarkStart w:id="104" w:name="ref-wikipedia_functional_mathematics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“Functional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3">
        <w:r>
          <w:rPr>
            <w:rStyle w:val="Hyperlink"/>
          </w:rPr>
          <w:t xml:space="preserve">https://en.wikipedia.org/wiki/Functional_(mathematics)</w:t>
        </w:r>
      </w:hyperlink>
    </w:p>
    <w:bookmarkEnd w:id="104"/>
    <w:bookmarkStart w:id="106" w:name="ref-wikipedia_sequence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“Sequence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5">
        <w:r>
          <w:rPr>
            <w:rStyle w:val="Hyperlink"/>
          </w:rPr>
          <w:t xml:space="preserve">https://en.wikipedia.org/wiki/Sequence</w:t>
        </w:r>
      </w:hyperlink>
    </w:p>
    <w:bookmarkEnd w:id="106"/>
    <w:bookmarkStart w:id="108" w:name="ref-wikipedia_closure_mathematics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“Closure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7">
        <w:r>
          <w:rPr>
            <w:rStyle w:val="Hyperlink"/>
          </w:rPr>
          <w:t xml:space="preserve">https://en.wikipedia.org/wiki/Closure_(mathematics)</w:t>
        </w:r>
      </w:hyperlink>
    </w:p>
    <w:bookmarkEnd w:id="108"/>
    <w:bookmarkStart w:id="110" w:name="ref-wikipedia_logistic_function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“Logistic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9">
        <w:r>
          <w:rPr>
            <w:rStyle w:val="Hyperlink"/>
          </w:rPr>
          <w:t xml:space="preserve">https://en.wikipedia.org/wiki/Logistic_function</w:t>
        </w:r>
      </w:hyperlink>
    </w:p>
    <w:bookmarkEnd w:id="110"/>
    <w:bookmarkStart w:id="112" w:name="ref-wikipedia_finite_se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“Finite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1">
        <w:r>
          <w:rPr>
            <w:rStyle w:val="Hyperlink"/>
          </w:rPr>
          <w:t xml:space="preserve">https://en.wikipedia.org/wiki/Finite_set</w:t>
        </w:r>
      </w:hyperlink>
    </w:p>
    <w:bookmarkEnd w:id="112"/>
    <w:bookmarkStart w:id="114" w:name="ref-wikipedia_cardinality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“Cardinality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3">
        <w:r>
          <w:rPr>
            <w:rStyle w:val="Hyperlink"/>
          </w:rPr>
          <w:t xml:space="preserve">https://en.wikipedia.org/wiki/Cardinality</w:t>
        </w:r>
      </w:hyperlink>
    </w:p>
    <w:bookmarkEnd w:id="114"/>
    <w:bookmarkStart w:id="116" w:name="ref-wikipedia_infinite_set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“Infinite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5">
        <w:r>
          <w:rPr>
            <w:rStyle w:val="Hyperlink"/>
          </w:rPr>
          <w:t xml:space="preserve">https://en.wikipedia.org/wiki/Infinite_set</w:t>
        </w:r>
      </w:hyperlink>
    </w:p>
    <w:bookmarkEnd w:id="116"/>
    <w:bookmarkStart w:id="118" w:name="ref-wikipedia_countable_set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“Countable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7">
        <w:r>
          <w:rPr>
            <w:rStyle w:val="Hyperlink"/>
          </w:rPr>
          <w:t xml:space="preserve">https://en.wikipedia.org/wiki/Countable_set</w:t>
        </w:r>
      </w:hyperlink>
    </w:p>
    <w:bookmarkEnd w:id="118"/>
    <w:bookmarkStart w:id="120" w:name="ref-wikipedia_cantors_diagonal_argument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“Cantor’s diagonal argument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9">
        <w:r>
          <w:rPr>
            <w:rStyle w:val="Hyperlink"/>
          </w:rPr>
          <w:t xml:space="preserve">https://en.wikipedia.org/wiki/Cantor%27s_diagonal_argument</w:t>
        </w:r>
      </w:hyperlink>
    </w:p>
    <w:bookmarkEnd w:id="120"/>
    <w:bookmarkEnd w:id="121"/>
    <w:bookmarkEnd w:id="1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6" Type="http://schemas.openxmlformats.org/officeDocument/2006/relationships/hyperlink" Target="algebra-basics.html#def-absolute-value" TargetMode="External"/><Relationship Id="rId67" Type="http://schemas.openxmlformats.org/officeDocument/2006/relationships/hyperlink" Target="algebra-complex.html#def-complex-modulus" TargetMode="External"/><Relationship Id="rId95" Type="http://schemas.openxmlformats.org/officeDocument/2006/relationships/hyperlink" Target="https://doi.org/10.1007/978-1-4757-1645-0" TargetMode="External"/><Relationship Id="rId83" Type="http://schemas.openxmlformats.org/officeDocument/2006/relationships/hyperlink" Target="https://en.wikipedia.org/wiki/Binary_relation" TargetMode="External"/><Relationship Id="rId119" Type="http://schemas.openxmlformats.org/officeDocument/2006/relationships/hyperlink" Target="https://en.wikipedia.org/wiki/Cantor%27s_diagonal_argument" TargetMode="External"/><Relationship Id="rId113" Type="http://schemas.openxmlformats.org/officeDocument/2006/relationships/hyperlink" Target="https://en.wikipedia.org/wiki/Cardinality" TargetMode="External"/><Relationship Id="rId107" Type="http://schemas.openxmlformats.org/officeDocument/2006/relationships/hyperlink" Target="https://en.wikipedia.org/wiki/Closure_(mathematics)" TargetMode="External"/><Relationship Id="rId87" Type="http://schemas.openxmlformats.org/officeDocument/2006/relationships/hyperlink" Target="https://en.wikipedia.org/wiki/Codomain" TargetMode="External"/><Relationship Id="rId117" Type="http://schemas.openxmlformats.org/officeDocument/2006/relationships/hyperlink" Target="https://en.wikipedia.org/wiki/Countable_set" TargetMode="External"/><Relationship Id="rId85" Type="http://schemas.openxmlformats.org/officeDocument/2006/relationships/hyperlink" Target="https://en.wikipedia.org/wiki/Domain_of_a_function" TargetMode="External"/><Relationship Id="rId111" Type="http://schemas.openxmlformats.org/officeDocument/2006/relationships/hyperlink" Target="https://en.wikipedia.org/wiki/Finite_set" TargetMode="External"/><Relationship Id="rId81" Type="http://schemas.openxmlformats.org/officeDocument/2006/relationships/hyperlink" Target="https://en.wikipedia.org/wiki/Function_(mathematics)" TargetMode="External"/><Relationship Id="rId97" Type="http://schemas.openxmlformats.org/officeDocument/2006/relationships/hyperlink" Target="https://en.wikipedia.org/wiki/Function_composition" TargetMode="External"/><Relationship Id="rId103" Type="http://schemas.openxmlformats.org/officeDocument/2006/relationships/hyperlink" Target="https://en.wikipedia.org/wiki/Functional_(mathematics)" TargetMode="External"/><Relationship Id="rId93" Type="http://schemas.openxmlformats.org/officeDocument/2006/relationships/hyperlink" Target="https://en.wikipedia.org/wiki/Graph_of_a_function" TargetMode="External"/><Relationship Id="rId89" Type="http://schemas.openxmlformats.org/officeDocument/2006/relationships/hyperlink" Target="https://en.wikipedia.org/wiki/Image_(mathematics)" TargetMode="External"/><Relationship Id="rId115" Type="http://schemas.openxmlformats.org/officeDocument/2006/relationships/hyperlink" Target="https://en.wikipedia.org/wiki/Infinite_set" TargetMode="External"/><Relationship Id="rId99" Type="http://schemas.openxmlformats.org/officeDocument/2006/relationships/hyperlink" Target="https://en.wikipedia.org/wiki/Inverse_function" TargetMode="External"/><Relationship Id="rId109" Type="http://schemas.openxmlformats.org/officeDocument/2006/relationships/hyperlink" Target="https://en.wikipedia.org/wiki/Logistic_function" TargetMode="External"/><Relationship Id="rId101" Type="http://schemas.openxmlformats.org/officeDocument/2006/relationships/hyperlink" Target="https://en.wikipedia.org/wiki/Operator_(mathematics)" TargetMode="External"/><Relationship Id="rId91" Type="http://schemas.openxmlformats.org/officeDocument/2006/relationships/hyperlink" Target="https://en.wikipedia.org/wiki/Range_of_a_function" TargetMode="External"/><Relationship Id="rId105" Type="http://schemas.openxmlformats.org/officeDocument/2006/relationships/hyperlink" Target="https://en.wikipedia.org/wiki/Sequence" TargetMode="External"/><Relationship Id="rId47" Type="http://schemas.openxmlformats.org/officeDocument/2006/relationships/hyperlink" Target="https://morrison-lab.github.io/pds/expectation.html#def-expectation" TargetMode="External"/><Relationship Id="rId44" Type="http://schemas.openxmlformats.org/officeDocument/2006/relationships/hyperlink" Target="linear-algebra-matrices.qmd#def-linear-operator" TargetMode="External"/><Relationship Id="rId55" Type="http://schemas.openxmlformats.org/officeDocument/2006/relationships/hyperlink" Target="number-systems.qmd#def-even-odd" TargetMode="External"/><Relationship Id="rId74" Type="http://schemas.openxmlformats.org/officeDocument/2006/relationships/hyperlink" Target="number-systems.qmd#def-integers" TargetMode="External"/><Relationship Id="rId49" Type="http://schemas.openxmlformats.org/officeDocument/2006/relationships/hyperlink" Target="number-systems.qmd#def-natural-numbers" TargetMode="External"/><Relationship Id="rId73" Type="http://schemas.openxmlformats.org/officeDocument/2006/relationships/hyperlink" Target="number-systems.qmd#def-nonnegative-integers" TargetMode="External"/><Relationship Id="rId78" Type="http://schemas.openxmlformats.org/officeDocument/2006/relationships/hyperlink" Target="number-systems.qmd#def-real-numbers" TargetMode="External"/><Relationship Id="rId77" Type="http://schemas.openxmlformats.org/officeDocument/2006/relationships/hyperlink" Target="proof-writing.qmd#def-proof" TargetMode="External"/><Relationship Id="rId9" Type="http://schemas.openxmlformats.org/officeDocument/2006/relationships/hyperlink" Target="sets.qmd" TargetMode="External"/><Relationship Id="rId37" Type="http://schemas.openxmlformats.org/officeDocument/2006/relationships/hyperlink" Target="sets.qmd#def-cartesian-product" TargetMode="External"/><Relationship Id="rId56" Type="http://schemas.openxmlformats.org/officeDocument/2006/relationships/hyperlink" Target="sets.qmd#def-collection" TargetMode="External"/><Relationship Id="rId16" Type="http://schemas.openxmlformats.org/officeDocument/2006/relationships/hyperlink" Target="sets.qmd#def-ordered-pair" TargetMode="External"/><Relationship Id="rId58" Type="http://schemas.openxmlformats.org/officeDocument/2006/relationships/hyperlink" Target="sets.qmd#def-set" TargetMode="External"/><Relationship Id="rId57" Type="http://schemas.openxmlformats.org/officeDocument/2006/relationships/hyperlink" Target="sets.qmd#def-subset" TargetMode="External"/><Relationship Id="rId59" Type="http://schemas.openxmlformats.org/officeDocument/2006/relationships/hyperlink" Target="sets.qmd#def-union" TargetMode="External"/><Relationship Id="rId40" Type="http://schemas.openxmlformats.org/officeDocument/2006/relationships/hyperlink" Target="vector-calculus.qmd" TargetMode="External"/></Relationships>
</file>

<file path=word/_rels/footnotes.xml.rels><?xml version='1.0' encoding='UTF-8' standalone='yes'?>
<Relationships xmlns="http://schemas.openxmlformats.org/package/2006/relationships"><Relationship Id="rId66" Type="http://schemas.openxmlformats.org/officeDocument/2006/relationships/hyperlink" Target="algebra-basics.html#def-absolute-value" TargetMode="External"/><Relationship Id="rId67" Type="http://schemas.openxmlformats.org/officeDocument/2006/relationships/hyperlink" Target="algebra-complex.html#def-complex-modulus" TargetMode="External"/><Relationship Id="rId95" Type="http://schemas.openxmlformats.org/officeDocument/2006/relationships/hyperlink" Target="https://doi.org/10.1007/978-1-4757-1645-0" TargetMode="External"/><Relationship Id="rId83" Type="http://schemas.openxmlformats.org/officeDocument/2006/relationships/hyperlink" Target="https://en.wikipedia.org/wiki/Binary_relation" TargetMode="External"/><Relationship Id="rId119" Type="http://schemas.openxmlformats.org/officeDocument/2006/relationships/hyperlink" Target="https://en.wikipedia.org/wiki/Cantor%27s_diagonal_argument" TargetMode="External"/><Relationship Id="rId113" Type="http://schemas.openxmlformats.org/officeDocument/2006/relationships/hyperlink" Target="https://en.wikipedia.org/wiki/Cardinality" TargetMode="External"/><Relationship Id="rId107" Type="http://schemas.openxmlformats.org/officeDocument/2006/relationships/hyperlink" Target="https://en.wikipedia.org/wiki/Closure_(mathematics)" TargetMode="External"/><Relationship Id="rId87" Type="http://schemas.openxmlformats.org/officeDocument/2006/relationships/hyperlink" Target="https://en.wikipedia.org/wiki/Codomain" TargetMode="External"/><Relationship Id="rId117" Type="http://schemas.openxmlformats.org/officeDocument/2006/relationships/hyperlink" Target="https://en.wikipedia.org/wiki/Countable_set" TargetMode="External"/><Relationship Id="rId85" Type="http://schemas.openxmlformats.org/officeDocument/2006/relationships/hyperlink" Target="https://en.wikipedia.org/wiki/Domain_of_a_function" TargetMode="External"/><Relationship Id="rId111" Type="http://schemas.openxmlformats.org/officeDocument/2006/relationships/hyperlink" Target="https://en.wikipedia.org/wiki/Finite_set" TargetMode="External"/><Relationship Id="rId81" Type="http://schemas.openxmlformats.org/officeDocument/2006/relationships/hyperlink" Target="https://en.wikipedia.org/wiki/Function_(mathematics)" TargetMode="External"/><Relationship Id="rId97" Type="http://schemas.openxmlformats.org/officeDocument/2006/relationships/hyperlink" Target="https://en.wikipedia.org/wiki/Function_composition" TargetMode="External"/><Relationship Id="rId103" Type="http://schemas.openxmlformats.org/officeDocument/2006/relationships/hyperlink" Target="https://en.wikipedia.org/wiki/Functional_(mathematics)" TargetMode="External"/><Relationship Id="rId93" Type="http://schemas.openxmlformats.org/officeDocument/2006/relationships/hyperlink" Target="https://en.wikipedia.org/wiki/Graph_of_a_function" TargetMode="External"/><Relationship Id="rId89" Type="http://schemas.openxmlformats.org/officeDocument/2006/relationships/hyperlink" Target="https://en.wikipedia.org/wiki/Image_(mathematics)" TargetMode="External"/><Relationship Id="rId115" Type="http://schemas.openxmlformats.org/officeDocument/2006/relationships/hyperlink" Target="https://en.wikipedia.org/wiki/Infinite_set" TargetMode="External"/><Relationship Id="rId99" Type="http://schemas.openxmlformats.org/officeDocument/2006/relationships/hyperlink" Target="https://en.wikipedia.org/wiki/Inverse_function" TargetMode="External"/><Relationship Id="rId109" Type="http://schemas.openxmlformats.org/officeDocument/2006/relationships/hyperlink" Target="https://en.wikipedia.org/wiki/Logistic_function" TargetMode="External"/><Relationship Id="rId101" Type="http://schemas.openxmlformats.org/officeDocument/2006/relationships/hyperlink" Target="https://en.wikipedia.org/wiki/Operator_(mathematics)" TargetMode="External"/><Relationship Id="rId91" Type="http://schemas.openxmlformats.org/officeDocument/2006/relationships/hyperlink" Target="https://en.wikipedia.org/wiki/Range_of_a_function" TargetMode="External"/><Relationship Id="rId105" Type="http://schemas.openxmlformats.org/officeDocument/2006/relationships/hyperlink" Target="https://en.wikipedia.org/wiki/Sequence" TargetMode="External"/><Relationship Id="rId47" Type="http://schemas.openxmlformats.org/officeDocument/2006/relationships/hyperlink" Target="https://morrison-lab.github.io/pds/expectation.html#def-expectation" TargetMode="External"/><Relationship Id="rId44" Type="http://schemas.openxmlformats.org/officeDocument/2006/relationships/hyperlink" Target="linear-algebra-matrices.qmd#def-linear-operator" TargetMode="External"/><Relationship Id="rId55" Type="http://schemas.openxmlformats.org/officeDocument/2006/relationships/hyperlink" Target="number-systems.qmd#def-even-odd" TargetMode="External"/><Relationship Id="rId74" Type="http://schemas.openxmlformats.org/officeDocument/2006/relationships/hyperlink" Target="number-systems.qmd#def-integers" TargetMode="External"/><Relationship Id="rId49" Type="http://schemas.openxmlformats.org/officeDocument/2006/relationships/hyperlink" Target="number-systems.qmd#def-natural-numbers" TargetMode="External"/><Relationship Id="rId73" Type="http://schemas.openxmlformats.org/officeDocument/2006/relationships/hyperlink" Target="number-systems.qmd#def-nonnegative-integers" TargetMode="External"/><Relationship Id="rId78" Type="http://schemas.openxmlformats.org/officeDocument/2006/relationships/hyperlink" Target="number-systems.qmd#def-real-numbers" TargetMode="External"/><Relationship Id="rId77" Type="http://schemas.openxmlformats.org/officeDocument/2006/relationships/hyperlink" Target="proof-writing.qmd#def-proof" TargetMode="External"/><Relationship Id="rId9" Type="http://schemas.openxmlformats.org/officeDocument/2006/relationships/hyperlink" Target="sets.qmd" TargetMode="External"/><Relationship Id="rId37" Type="http://schemas.openxmlformats.org/officeDocument/2006/relationships/hyperlink" Target="sets.qmd#def-cartesian-product" TargetMode="External"/><Relationship Id="rId56" Type="http://schemas.openxmlformats.org/officeDocument/2006/relationships/hyperlink" Target="sets.qmd#def-collection" TargetMode="External"/><Relationship Id="rId16" Type="http://schemas.openxmlformats.org/officeDocument/2006/relationships/hyperlink" Target="sets.qmd#def-ordered-pair" TargetMode="External"/><Relationship Id="rId58" Type="http://schemas.openxmlformats.org/officeDocument/2006/relationships/hyperlink" Target="sets.qmd#def-set" TargetMode="External"/><Relationship Id="rId57" Type="http://schemas.openxmlformats.org/officeDocument/2006/relationships/hyperlink" Target="sets.qmd#def-subset" TargetMode="External"/><Relationship Id="rId59" Type="http://schemas.openxmlformats.org/officeDocument/2006/relationships/hyperlink" Target="sets.qmd#def-union" TargetMode="External"/><Relationship Id="rId40" Type="http://schemas.openxmlformats.org/officeDocument/2006/relationships/hyperlink" Target="vector-calculu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Functions</dc:title>
  <dc:creator/>
  <cp:keywords/>
  <dcterms:created xsi:type="dcterms:W3CDTF">2026-10-22T17:20:29Z</dcterms:created>
  <dcterms:modified xsi:type="dcterms:W3CDTF">2026-10-22T17:20:29Z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09:52:25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